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C89F4" w14:textId="2A318ACD" w:rsidR="00DF37B3" w:rsidRPr="000F3C94" w:rsidRDefault="006D7DF3" w:rsidP="00DF37B3">
      <w:pPr>
        <w:spacing w:line="259" w:lineRule="auto"/>
        <w:rPr>
          <w:lang w:val="en-GB"/>
        </w:rPr>
      </w:pPr>
      <w:r w:rsidRPr="000F3C94">
        <w:rPr>
          <w:noProof/>
          <w:lang w:val="en-GB" w:eastAsia="fi-FI"/>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2F5193" w:rsidRPr="00B94B05" w:rsidRDefault="002F5193"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2F5193" w:rsidRPr="00B94B05" w:rsidRDefault="002F5193"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v:textbox>
                </v:shape>
                <w10:wrap anchorx="margin"/>
              </v:group>
            </w:pict>
          </mc:Fallback>
        </mc:AlternateContent>
      </w:r>
      <w:r w:rsidR="00DF37B3" w:rsidRPr="000F3C94">
        <w:rPr>
          <w:lang w:val="en-GB"/>
        </w:rPr>
        <w:tab/>
        <w:t xml:space="preserve"> </w:t>
      </w:r>
    </w:p>
    <w:p w14:paraId="3B7509F1" w14:textId="77777777" w:rsidR="00DF37B3" w:rsidRPr="000F3C94" w:rsidRDefault="00DF37B3" w:rsidP="00DF37B3">
      <w:pPr>
        <w:rPr>
          <w:lang w:val="en-GB"/>
        </w:rPr>
      </w:pPr>
      <w:r w:rsidRPr="000F3C94">
        <w:rPr>
          <w:lang w:val="en-GB"/>
        </w:rPr>
        <w:br w:type="page"/>
      </w:r>
    </w:p>
    <w:p w14:paraId="140B3427" w14:textId="77777777" w:rsidR="00DF37B3" w:rsidRPr="000F3C94" w:rsidRDefault="00DF37B3" w:rsidP="00DF37B3">
      <w:pPr>
        <w:rPr>
          <w:lang w:val="en-GB"/>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0F3C94" w14:paraId="7E974B6A" w14:textId="77777777" w:rsidTr="00DF37B3">
        <w:tc>
          <w:tcPr>
            <w:tcW w:w="8862" w:type="dxa"/>
            <w:tcBorders>
              <w:top w:val="single" w:sz="4" w:space="0" w:color="000000"/>
            </w:tcBorders>
          </w:tcPr>
          <w:p w14:paraId="0CDC683B" w14:textId="2C98B06B" w:rsidR="00DF37B3" w:rsidRPr="000F3C94"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jc w:val="center"/>
              <w:rPr>
                <w:rFonts w:ascii="Helvetica" w:hAnsi="Helvetica"/>
                <w:sz w:val="22"/>
                <w:lang w:val="en-GB"/>
              </w:rPr>
            </w:pPr>
            <w:r w:rsidRPr="000F3C94">
              <w:rPr>
                <w:rFonts w:ascii="Helvetica" w:hAnsi="Helvetica" w:cs="Helvetica"/>
                <w:sz w:val="22"/>
                <w:lang w:val="en-GB"/>
              </w:rPr>
              <w:t xml:space="preserve">© </w:t>
            </w:r>
            <w:r w:rsidRPr="000F3C94">
              <w:rPr>
                <w:rFonts w:ascii="Helvetica" w:hAnsi="Helvetica"/>
                <w:sz w:val="22"/>
                <w:lang w:val="en-GB"/>
              </w:rPr>
              <w:t>Copyright International Hydrographic Organization 20</w:t>
            </w:r>
            <w:r w:rsidR="007D2E52" w:rsidRPr="000F3C94">
              <w:rPr>
                <w:rFonts w:ascii="Helvetica" w:hAnsi="Helvetica"/>
                <w:sz w:val="22"/>
                <w:lang w:val="en-GB"/>
              </w:rPr>
              <w:t>2</w:t>
            </w:r>
            <w:r w:rsidR="008E215F" w:rsidRPr="000F3C94">
              <w:rPr>
                <w:rFonts w:ascii="Helvetica" w:hAnsi="Helvetica"/>
                <w:sz w:val="22"/>
                <w:lang w:val="en-GB"/>
              </w:rPr>
              <w:t>5</w:t>
            </w:r>
          </w:p>
        </w:tc>
      </w:tr>
      <w:tr w:rsidR="00DF37B3" w:rsidRPr="000F3C94" w14:paraId="48304DE6" w14:textId="77777777" w:rsidTr="00DF37B3">
        <w:tc>
          <w:tcPr>
            <w:tcW w:w="8862" w:type="dxa"/>
          </w:tcPr>
          <w:p w14:paraId="0D351341"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 xml:space="preserve">This work is copyright. Apart from any use permitted in accordance with the </w:t>
            </w:r>
            <w:hyperlink r:id="rId14" w:history="1">
              <w:r w:rsidRPr="000F3C94">
                <w:rPr>
                  <w:color w:val="auto"/>
                  <w:sz w:val="20"/>
                  <w:szCs w:val="20"/>
                  <w:lang w:val="en-GB"/>
                </w:rPr>
                <w:t>Berne Convention for the Protection of Literary and Artistic Works</w:t>
              </w:r>
            </w:hyperlink>
            <w:r w:rsidRPr="000F3C94">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0F3C94" w14:paraId="4B9370CD" w14:textId="77777777" w:rsidTr="00DF37B3">
        <w:tc>
          <w:tcPr>
            <w:tcW w:w="8862" w:type="dxa"/>
          </w:tcPr>
          <w:p w14:paraId="00294D9F"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0F3C94" w14:paraId="342B1EAE" w14:textId="77777777" w:rsidTr="00DF37B3">
        <w:tc>
          <w:tcPr>
            <w:tcW w:w="8862" w:type="dxa"/>
          </w:tcPr>
          <w:p w14:paraId="725B5079" w14:textId="77777777" w:rsidR="00DF37B3" w:rsidRPr="000F3C94" w:rsidRDefault="00DF37B3" w:rsidP="00DF37B3">
            <w:pPr>
              <w:autoSpaceDE w:val="0"/>
              <w:autoSpaceDN w:val="0"/>
              <w:adjustRightInd w:val="0"/>
              <w:spacing w:before="120"/>
              <w:ind w:left="317" w:right="390"/>
              <w:rPr>
                <w:lang w:val="en-GB"/>
              </w:rPr>
            </w:pPr>
            <w:r w:rsidRPr="000F3C94">
              <w:rPr>
                <w:lang w:val="en-GB"/>
              </w:rPr>
              <w:t>In the event that this document or partial material from this document is reproduced, translated or distributed under the terms described above, the following statements are to be included:</w:t>
            </w:r>
          </w:p>
        </w:tc>
      </w:tr>
      <w:tr w:rsidR="00DF37B3" w:rsidRPr="000F3C94" w14:paraId="69DD885C" w14:textId="77777777" w:rsidTr="00DF37B3">
        <w:tc>
          <w:tcPr>
            <w:tcW w:w="8862" w:type="dxa"/>
          </w:tcPr>
          <w:p w14:paraId="7544C243"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“Material from IHO publication [reference to extract: Title, Edition] is reproduced with the permission of the IHO Secretariat (Permission No …</w:t>
            </w:r>
            <w:proofErr w:type="gramStart"/>
            <w:r w:rsidRPr="000F3C94">
              <w:rPr>
                <w:rFonts w:ascii="Calibri" w:hAnsi="Calibri"/>
                <w:i/>
                <w:lang w:val="en-GB"/>
              </w:rPr>
              <w:t>…./</w:t>
            </w:r>
            <w:proofErr w:type="gramEnd"/>
            <w:r w:rsidRPr="000F3C94">
              <w:rPr>
                <w:rFonts w:ascii="Calibri" w:hAnsi="Calibri"/>
                <w:i/>
                <w:lang w:val="en-GB"/>
              </w:rPr>
              <w:t xml:space="preserve">…)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0F3C94" w14:paraId="660AB924" w14:textId="77777777" w:rsidTr="00DF37B3">
        <w:trPr>
          <w:trHeight w:val="2312"/>
        </w:trPr>
        <w:tc>
          <w:tcPr>
            <w:tcW w:w="8862" w:type="dxa"/>
            <w:tcBorders>
              <w:bottom w:val="single" w:sz="4" w:space="0" w:color="000000"/>
            </w:tcBorders>
          </w:tcPr>
          <w:p w14:paraId="72C533B8"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0F3C94" w:rsidRDefault="00DF37B3" w:rsidP="00DF37B3">
            <w:pPr>
              <w:autoSpaceDE w:val="0"/>
              <w:autoSpaceDN w:val="0"/>
              <w:adjustRightInd w:val="0"/>
              <w:spacing w:before="120"/>
              <w:ind w:left="366" w:right="924"/>
              <w:rPr>
                <w:lang w:val="en-GB"/>
              </w:rPr>
            </w:pPr>
            <w:r w:rsidRPr="000F3C94">
              <w:rPr>
                <w:lang w:val="en-GB"/>
              </w:rPr>
              <w:t>The IHO Logo or other identifiers shall not be used in any derived product without prior written permission from the IHO Secretariat.</w:t>
            </w:r>
          </w:p>
          <w:p w14:paraId="3E5F3896" w14:textId="77777777" w:rsidR="00DF37B3" w:rsidRPr="000F3C94" w:rsidRDefault="00DF37B3" w:rsidP="00DF37B3">
            <w:pPr>
              <w:autoSpaceDE w:val="0"/>
              <w:autoSpaceDN w:val="0"/>
              <w:adjustRightInd w:val="0"/>
              <w:spacing w:before="120"/>
              <w:ind w:left="600" w:right="924"/>
              <w:rPr>
                <w:lang w:val="en-GB"/>
              </w:rPr>
            </w:pPr>
          </w:p>
        </w:tc>
      </w:tr>
    </w:tbl>
    <w:p w14:paraId="446D9470" w14:textId="77777777" w:rsidR="00DF37B3" w:rsidRPr="000F3C94" w:rsidRDefault="00DF37B3" w:rsidP="00DF37B3">
      <w:pPr>
        <w:rPr>
          <w:lang w:val="en-GB"/>
        </w:rPr>
      </w:pPr>
    </w:p>
    <w:p w14:paraId="3AE457EB" w14:textId="77777777" w:rsidR="00DF37B3" w:rsidRPr="000F3C94" w:rsidRDefault="00DF37B3" w:rsidP="00DF37B3">
      <w:pPr>
        <w:rPr>
          <w:lang w:val="en-GB"/>
        </w:rPr>
      </w:pPr>
    </w:p>
    <w:p w14:paraId="650D93EE" w14:textId="77777777" w:rsidR="00DF37B3" w:rsidRPr="000F3C94" w:rsidRDefault="00DF37B3" w:rsidP="00DF37B3">
      <w:pPr>
        <w:rPr>
          <w:lang w:val="en-GB"/>
        </w:rPr>
      </w:pPr>
    </w:p>
    <w:p w14:paraId="54F10F31" w14:textId="77777777" w:rsidR="00DF37B3" w:rsidRPr="000F3C94" w:rsidRDefault="00DF37B3" w:rsidP="00DF37B3">
      <w:pPr>
        <w:rPr>
          <w:lang w:val="en-GB"/>
        </w:rPr>
      </w:pPr>
    </w:p>
    <w:p w14:paraId="3EE09CB3" w14:textId="77777777" w:rsidR="00DF37B3" w:rsidRPr="000F3C94" w:rsidRDefault="00DF37B3" w:rsidP="00DF37B3">
      <w:pPr>
        <w:rPr>
          <w:lang w:val="en-GB"/>
        </w:rPr>
      </w:pPr>
    </w:p>
    <w:p w14:paraId="0E73DED6" w14:textId="77777777" w:rsidR="00487533" w:rsidRPr="000F3C94"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lang w:val="en-GB"/>
        </w:rPr>
      </w:pPr>
    </w:p>
    <w:p w14:paraId="0E387A35" w14:textId="77777777" w:rsidR="00487533" w:rsidRPr="000F3C94" w:rsidRDefault="00691DA9" w:rsidP="00691DA9">
      <w:pPr>
        <w:pStyle w:val="zzContents"/>
        <w:spacing w:before="0" w:after="0" w:line="360" w:lineRule="auto"/>
        <w:jc w:val="both"/>
        <w:rPr>
          <w:lang w:val="en-GB"/>
        </w:rPr>
      </w:pPr>
      <w:r w:rsidRPr="000F3C94">
        <w:rPr>
          <w:lang w:val="en-GB"/>
        </w:rPr>
        <w:lastRenderedPageBreak/>
        <w:t>Contents</w:t>
      </w:r>
    </w:p>
    <w:sdt>
      <w:sdtPr>
        <w:rPr>
          <w:rFonts w:ascii="Batang" w:eastAsia="Batang" w:hAnsi="Batang" w:cs="Batang"/>
          <w:b w:val="0"/>
          <w:bCs w:val="0"/>
          <w:kern w:val="0"/>
          <w:sz w:val="20"/>
          <w:szCs w:val="22"/>
          <w:lang w:val="en-GB"/>
        </w:rPr>
        <w:id w:val="-924651738"/>
        <w:docPartObj>
          <w:docPartGallery w:val="Table of Contents"/>
          <w:docPartUnique/>
        </w:docPartObj>
      </w:sdtPr>
      <w:sdtEndPr>
        <w:rPr>
          <w:rFonts w:ascii="Arial" w:eastAsia="MS Mincho" w:hAnsi="Arial" w:cs="Arial"/>
        </w:rPr>
      </w:sdtEndPr>
      <w:sdtContent>
        <w:p w14:paraId="3296B9E9" w14:textId="6ED45297" w:rsidR="00DF7FD4" w:rsidRPr="000F3C94" w:rsidRDefault="00DF7FD4" w:rsidP="00401EBD">
          <w:pPr>
            <w:pStyle w:val="TOCHeading"/>
            <w:spacing w:before="0" w:after="0" w:line="240" w:lineRule="auto"/>
            <w:rPr>
              <w:sz w:val="4"/>
              <w:lang w:val="en-GB"/>
            </w:rPr>
          </w:pPr>
        </w:p>
        <w:p w14:paraId="1A59740E" w14:textId="010B2FB3" w:rsidR="004976E0" w:rsidRPr="000F3C94" w:rsidRDefault="00DF7FD4">
          <w:pPr>
            <w:pStyle w:val="TOC1"/>
            <w:rPr>
              <w:rFonts w:eastAsiaTheme="minorEastAsia"/>
              <w:b w:val="0"/>
              <w:bCs/>
              <w:noProof/>
              <w:kern w:val="2"/>
              <w:szCs w:val="20"/>
              <w:lang w:val="en-GB" w:eastAsia="en-GB"/>
              <w14:ligatures w14:val="standardContextual"/>
            </w:rPr>
          </w:pPr>
          <w:r w:rsidRPr="000F3C94">
            <w:rPr>
              <w:b w:val="0"/>
              <w:bCs/>
              <w:szCs w:val="20"/>
              <w:lang w:val="en-GB"/>
            </w:rPr>
            <w:fldChar w:fldCharType="begin"/>
          </w:r>
          <w:r w:rsidRPr="000F3C94">
            <w:rPr>
              <w:b w:val="0"/>
              <w:bCs/>
              <w:szCs w:val="20"/>
              <w:lang w:val="en-GB"/>
            </w:rPr>
            <w:instrText xml:space="preserve"> TOC \o "1-3" \h \z \u </w:instrText>
          </w:r>
          <w:r w:rsidRPr="000F3C94">
            <w:rPr>
              <w:b w:val="0"/>
              <w:bCs/>
              <w:szCs w:val="20"/>
              <w:lang w:val="en-GB"/>
            </w:rPr>
            <w:fldChar w:fldCharType="separate"/>
          </w:r>
          <w:hyperlink w:anchor="_Toc194499965" w:history="1">
            <w:r w:rsidR="004976E0" w:rsidRPr="000F3C94">
              <w:rPr>
                <w:rStyle w:val="Hyperlink"/>
                <w:b w:val="0"/>
                <w:bCs/>
                <w:noProof/>
                <w:szCs w:val="20"/>
                <w:lang w:val="en-GB"/>
              </w:rPr>
              <w:t>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Overview</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74C5F3A1" w14:textId="754CCDB1" w:rsidR="004976E0" w:rsidRPr="000F3C94" w:rsidRDefault="0089710D">
          <w:pPr>
            <w:pStyle w:val="TOC2"/>
            <w:rPr>
              <w:rFonts w:eastAsiaTheme="minorEastAsia"/>
              <w:b w:val="0"/>
              <w:bCs/>
              <w:noProof/>
              <w:kern w:val="2"/>
              <w:szCs w:val="20"/>
              <w:lang w:val="en-GB" w:eastAsia="en-GB"/>
              <w14:ligatures w14:val="standardContextual"/>
            </w:rPr>
          </w:pPr>
          <w:hyperlink w:anchor="_Toc194499966" w:history="1">
            <w:r w:rsidR="004976E0" w:rsidRPr="000F3C94">
              <w:rPr>
                <w:rStyle w:val="Hyperlink"/>
                <w:b w:val="0"/>
                <w:bCs/>
                <w:noProof/>
                <w:szCs w:val="20"/>
                <w:lang w:val="en-GB"/>
              </w:rPr>
              <w:t>1.1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692070AE" w14:textId="468F1794" w:rsidR="004976E0" w:rsidRPr="000F3C94" w:rsidRDefault="0089710D">
          <w:pPr>
            <w:pStyle w:val="TOC2"/>
            <w:rPr>
              <w:rFonts w:eastAsiaTheme="minorEastAsia"/>
              <w:b w:val="0"/>
              <w:bCs/>
              <w:noProof/>
              <w:kern w:val="2"/>
              <w:szCs w:val="20"/>
              <w:lang w:val="en-GB" w:eastAsia="en-GB"/>
              <w14:ligatures w14:val="standardContextual"/>
            </w:rPr>
          </w:pPr>
          <w:hyperlink w:anchor="_Toc194499967" w:history="1">
            <w:r w:rsidR="004976E0" w:rsidRPr="000F3C94">
              <w:rPr>
                <w:rStyle w:val="Hyperlink"/>
                <w:b w:val="0"/>
                <w:bCs/>
                <w:noProof/>
                <w:szCs w:val="20"/>
                <w:lang w:val="en-GB"/>
              </w:rPr>
              <w:t>1.2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References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1C8FB388" w14:textId="1F4DC25B" w:rsidR="004976E0" w:rsidRPr="000F3C94" w:rsidRDefault="0089710D">
          <w:pPr>
            <w:pStyle w:val="TOC2"/>
            <w:rPr>
              <w:rFonts w:eastAsiaTheme="minorEastAsia"/>
              <w:b w:val="0"/>
              <w:bCs/>
              <w:noProof/>
              <w:kern w:val="2"/>
              <w:szCs w:val="20"/>
              <w:lang w:val="en-GB" w:eastAsia="en-GB"/>
              <w14:ligatures w14:val="standardContextual"/>
            </w:rPr>
          </w:pPr>
          <w:hyperlink w:anchor="_Toc194499968" w:history="1">
            <w:r w:rsidR="004976E0" w:rsidRPr="000F3C94">
              <w:rPr>
                <w:rStyle w:val="Hyperlink"/>
                <w:b w:val="0"/>
                <w:bCs/>
                <w:noProof/>
                <w:szCs w:val="20"/>
                <w:lang w:val="en-GB"/>
              </w:rPr>
              <w:t>1.3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Terms, definitions and abbreviations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4FE72699" w14:textId="4D9EDE4D" w:rsidR="004976E0" w:rsidRPr="000F3C94" w:rsidRDefault="0089710D">
          <w:pPr>
            <w:pStyle w:val="TOC3"/>
            <w:rPr>
              <w:rFonts w:eastAsiaTheme="minorEastAsia"/>
              <w:b w:val="0"/>
              <w:bCs/>
              <w:noProof/>
              <w:kern w:val="2"/>
              <w:szCs w:val="20"/>
              <w:lang w:val="en-GB" w:eastAsia="en-GB"/>
              <w14:ligatures w14:val="standardContextual"/>
            </w:rPr>
          </w:pPr>
          <w:hyperlink w:anchor="_Toc194499969" w:history="1">
            <w:r w:rsidR="004976E0" w:rsidRPr="000F3C94">
              <w:rPr>
                <w:rStyle w:val="Hyperlink"/>
                <w:b w:val="0"/>
                <w:bCs/>
                <w:noProof/>
                <w:szCs w:val="20"/>
                <w:lang w:val="en-GB"/>
              </w:rPr>
              <w:t>1.3.1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Use of Language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w:t>
            </w:r>
            <w:r w:rsidR="004976E0" w:rsidRPr="000F3C94">
              <w:rPr>
                <w:b w:val="0"/>
                <w:bCs/>
                <w:noProof/>
                <w:webHidden/>
                <w:szCs w:val="20"/>
                <w:lang w:val="en-GB"/>
              </w:rPr>
              <w:fldChar w:fldCharType="end"/>
            </w:r>
          </w:hyperlink>
        </w:p>
        <w:p w14:paraId="71C08C47" w14:textId="3766E871" w:rsidR="004976E0" w:rsidRPr="000F3C94" w:rsidRDefault="0089710D">
          <w:pPr>
            <w:pStyle w:val="TOC3"/>
            <w:rPr>
              <w:rFonts w:eastAsiaTheme="minorEastAsia"/>
              <w:b w:val="0"/>
              <w:bCs/>
              <w:noProof/>
              <w:kern w:val="2"/>
              <w:szCs w:val="20"/>
              <w:lang w:val="en-GB" w:eastAsia="en-GB"/>
              <w14:ligatures w14:val="standardContextual"/>
            </w:rPr>
          </w:pPr>
          <w:hyperlink w:anchor="_Toc194499970" w:history="1">
            <w:r w:rsidR="004976E0" w:rsidRPr="000F3C94">
              <w:rPr>
                <w:rStyle w:val="Hyperlink"/>
                <w:b w:val="0"/>
                <w:bCs/>
                <w:noProof/>
                <w:szCs w:val="20"/>
                <w:lang w:val="en-GB"/>
              </w:rPr>
              <w:t>1.3.2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Terms and definitions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w:t>
            </w:r>
            <w:r w:rsidR="004976E0" w:rsidRPr="000F3C94">
              <w:rPr>
                <w:b w:val="0"/>
                <w:bCs/>
                <w:noProof/>
                <w:webHidden/>
                <w:szCs w:val="20"/>
                <w:lang w:val="en-GB"/>
              </w:rPr>
              <w:fldChar w:fldCharType="end"/>
            </w:r>
          </w:hyperlink>
        </w:p>
        <w:p w14:paraId="02D271B0" w14:textId="10BC1CFB" w:rsidR="004976E0" w:rsidRPr="000F3C94" w:rsidRDefault="0089710D">
          <w:pPr>
            <w:pStyle w:val="TOC3"/>
            <w:rPr>
              <w:rFonts w:eastAsiaTheme="minorEastAsia"/>
              <w:b w:val="0"/>
              <w:bCs/>
              <w:noProof/>
              <w:kern w:val="2"/>
              <w:szCs w:val="20"/>
              <w:lang w:val="en-GB" w:eastAsia="en-GB"/>
              <w14:ligatures w14:val="standardContextual"/>
            </w:rPr>
          </w:pPr>
          <w:hyperlink w:anchor="_Toc194499971" w:history="1">
            <w:r w:rsidR="004976E0" w:rsidRPr="000F3C94">
              <w:rPr>
                <w:rStyle w:val="Hyperlink"/>
                <w:b w:val="0"/>
                <w:bCs/>
                <w:noProof/>
                <w:szCs w:val="20"/>
                <w:lang w:val="en-GB"/>
              </w:rPr>
              <w:t>1.3.3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Abbreviations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w:t>
            </w:r>
            <w:r w:rsidR="004976E0" w:rsidRPr="000F3C94">
              <w:rPr>
                <w:b w:val="0"/>
                <w:bCs/>
                <w:noProof/>
                <w:webHidden/>
                <w:szCs w:val="20"/>
                <w:lang w:val="en-GB"/>
              </w:rPr>
              <w:fldChar w:fldCharType="end"/>
            </w:r>
          </w:hyperlink>
        </w:p>
        <w:p w14:paraId="5E602402" w14:textId="582A7F67" w:rsidR="004976E0" w:rsidRPr="000F3C94" w:rsidRDefault="0089710D">
          <w:pPr>
            <w:pStyle w:val="TOC2"/>
            <w:rPr>
              <w:rFonts w:eastAsiaTheme="minorEastAsia"/>
              <w:b w:val="0"/>
              <w:bCs/>
              <w:noProof/>
              <w:kern w:val="2"/>
              <w:szCs w:val="20"/>
              <w:lang w:val="en-GB" w:eastAsia="en-GB"/>
              <w14:ligatures w14:val="standardContextual"/>
            </w:rPr>
          </w:pPr>
          <w:hyperlink w:anchor="_Toc194499972" w:history="1">
            <w:r w:rsidR="004976E0" w:rsidRPr="000F3C94">
              <w:rPr>
                <w:rStyle w:val="Hyperlink"/>
                <w:b w:val="0"/>
                <w:bCs/>
                <w:noProof/>
                <w:szCs w:val="20"/>
                <w:lang w:val="en-GB"/>
              </w:rPr>
              <w:t>1.4</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General S-128 data product description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4</w:t>
            </w:r>
            <w:r w:rsidR="004976E0" w:rsidRPr="000F3C94">
              <w:rPr>
                <w:b w:val="0"/>
                <w:bCs/>
                <w:noProof/>
                <w:webHidden/>
                <w:szCs w:val="20"/>
                <w:lang w:val="en-GB"/>
              </w:rPr>
              <w:fldChar w:fldCharType="end"/>
            </w:r>
          </w:hyperlink>
        </w:p>
        <w:p w14:paraId="29524DFA" w14:textId="31A539F2" w:rsidR="004976E0" w:rsidRPr="000F3C94" w:rsidRDefault="0089710D">
          <w:pPr>
            <w:pStyle w:val="TOC2"/>
            <w:rPr>
              <w:rFonts w:eastAsiaTheme="minorEastAsia"/>
              <w:b w:val="0"/>
              <w:bCs/>
              <w:noProof/>
              <w:kern w:val="2"/>
              <w:szCs w:val="20"/>
              <w:lang w:val="en-GB" w:eastAsia="en-GB"/>
              <w14:ligatures w14:val="standardContextual"/>
            </w:rPr>
          </w:pPr>
          <w:hyperlink w:anchor="_Toc194499973" w:history="1">
            <w:r w:rsidR="004976E0" w:rsidRPr="000F3C94">
              <w:rPr>
                <w:rStyle w:val="Hyperlink"/>
                <w:b w:val="0"/>
                <w:bCs/>
                <w:noProof/>
                <w:szCs w:val="20"/>
                <w:lang w:val="en-GB"/>
              </w:rPr>
              <w:t>1.5</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 product specification 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4</w:t>
            </w:r>
            <w:r w:rsidR="004976E0" w:rsidRPr="000F3C94">
              <w:rPr>
                <w:b w:val="0"/>
                <w:bCs/>
                <w:noProof/>
                <w:webHidden/>
                <w:szCs w:val="20"/>
                <w:lang w:val="en-GB"/>
              </w:rPr>
              <w:fldChar w:fldCharType="end"/>
            </w:r>
          </w:hyperlink>
        </w:p>
        <w:p w14:paraId="558633DB" w14:textId="6DD54E57" w:rsidR="004976E0" w:rsidRPr="000F3C94" w:rsidRDefault="0089710D">
          <w:pPr>
            <w:pStyle w:val="TOC2"/>
            <w:rPr>
              <w:rFonts w:eastAsiaTheme="minorEastAsia"/>
              <w:b w:val="0"/>
              <w:bCs/>
              <w:noProof/>
              <w:kern w:val="2"/>
              <w:szCs w:val="20"/>
              <w:lang w:val="en-GB" w:eastAsia="en-GB"/>
              <w14:ligatures w14:val="standardContextual"/>
            </w:rPr>
          </w:pPr>
          <w:hyperlink w:anchor="_Toc194499974" w:history="1">
            <w:r w:rsidR="004976E0" w:rsidRPr="000F3C94">
              <w:rPr>
                <w:rStyle w:val="Hyperlink"/>
                <w:b w:val="0"/>
                <w:bCs/>
                <w:noProof/>
                <w:szCs w:val="20"/>
                <w:lang w:val="en-GB" w:eastAsia="en-US"/>
              </w:rPr>
              <w:t>1.6</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eastAsia="en-US"/>
              </w:rPr>
              <w:t>IHO Product Specification maintenance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18802FB4" w14:textId="25A26E5B" w:rsidR="004976E0" w:rsidRPr="000F3C94" w:rsidRDefault="0089710D">
          <w:pPr>
            <w:pStyle w:val="TOC3"/>
            <w:rPr>
              <w:rFonts w:eastAsiaTheme="minorEastAsia"/>
              <w:b w:val="0"/>
              <w:bCs/>
              <w:noProof/>
              <w:kern w:val="2"/>
              <w:szCs w:val="20"/>
              <w:lang w:val="en-GB" w:eastAsia="en-GB"/>
              <w14:ligatures w14:val="standardContextual"/>
            </w:rPr>
          </w:pPr>
          <w:hyperlink w:anchor="_Toc194499975" w:history="1">
            <w:r w:rsidR="004976E0" w:rsidRPr="000F3C94">
              <w:rPr>
                <w:rStyle w:val="Hyperlink"/>
                <w:b w:val="0"/>
                <w:bCs/>
                <w:noProof/>
                <w:szCs w:val="20"/>
                <w:lang w:val="en-GB"/>
              </w:rPr>
              <w:t>1.6.1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08B2C963" w14:textId="39C89D2B" w:rsidR="004976E0" w:rsidRPr="000F3C94" w:rsidRDefault="0089710D">
          <w:pPr>
            <w:pStyle w:val="TOC3"/>
            <w:rPr>
              <w:rFonts w:eastAsiaTheme="minorEastAsia"/>
              <w:b w:val="0"/>
              <w:bCs/>
              <w:noProof/>
              <w:kern w:val="2"/>
              <w:szCs w:val="20"/>
              <w:lang w:val="en-GB" w:eastAsia="en-GB"/>
              <w14:ligatures w14:val="standardContextual"/>
            </w:rPr>
          </w:pPr>
          <w:hyperlink w:anchor="_Toc194499976" w:history="1">
            <w:r w:rsidR="004976E0" w:rsidRPr="000F3C94">
              <w:rPr>
                <w:rStyle w:val="Hyperlink"/>
                <w:b w:val="0"/>
                <w:bCs/>
                <w:noProof/>
                <w:szCs w:val="20"/>
                <w:lang w:val="en-GB"/>
              </w:rPr>
              <w:t>1.6.2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New Edition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4DE488E5" w14:textId="7B537110" w:rsidR="004976E0" w:rsidRPr="000F3C94" w:rsidRDefault="0089710D">
          <w:pPr>
            <w:pStyle w:val="TOC3"/>
            <w:rPr>
              <w:rFonts w:eastAsiaTheme="minorEastAsia"/>
              <w:b w:val="0"/>
              <w:bCs/>
              <w:noProof/>
              <w:kern w:val="2"/>
              <w:szCs w:val="20"/>
              <w:lang w:val="en-GB" w:eastAsia="en-GB"/>
              <w14:ligatures w14:val="standardContextual"/>
            </w:rPr>
          </w:pPr>
          <w:hyperlink w:anchor="_Toc194499977" w:history="1">
            <w:r w:rsidR="004976E0" w:rsidRPr="000F3C94">
              <w:rPr>
                <w:rStyle w:val="Hyperlink"/>
                <w:b w:val="0"/>
                <w:bCs/>
                <w:noProof/>
                <w:szCs w:val="20"/>
                <w:lang w:val="en-GB"/>
              </w:rPr>
              <w:t>1.6.3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Revision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5364A04B" w14:textId="0B71A594" w:rsidR="004976E0" w:rsidRPr="000F3C94" w:rsidRDefault="0089710D">
          <w:pPr>
            <w:pStyle w:val="TOC3"/>
            <w:rPr>
              <w:rFonts w:eastAsiaTheme="minorEastAsia"/>
              <w:b w:val="0"/>
              <w:bCs/>
              <w:noProof/>
              <w:kern w:val="2"/>
              <w:szCs w:val="20"/>
              <w:lang w:val="en-GB" w:eastAsia="en-GB"/>
              <w14:ligatures w14:val="standardContextual"/>
            </w:rPr>
          </w:pPr>
          <w:hyperlink w:anchor="_Toc194499978" w:history="1">
            <w:r w:rsidR="004976E0" w:rsidRPr="000F3C94">
              <w:rPr>
                <w:rStyle w:val="Hyperlink"/>
                <w:b w:val="0"/>
                <w:bCs/>
                <w:noProof/>
                <w:szCs w:val="20"/>
                <w:lang w:val="en-GB"/>
              </w:rPr>
              <w:t>1.6.4</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Clarification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566634B0" w14:textId="682F2DBC" w:rsidR="004976E0" w:rsidRPr="000F3C94" w:rsidRDefault="0089710D">
          <w:pPr>
            <w:pStyle w:val="TOC3"/>
            <w:rPr>
              <w:rFonts w:eastAsiaTheme="minorEastAsia"/>
              <w:b w:val="0"/>
              <w:bCs/>
              <w:noProof/>
              <w:kern w:val="2"/>
              <w:szCs w:val="20"/>
              <w:lang w:val="en-GB" w:eastAsia="en-GB"/>
              <w14:ligatures w14:val="standardContextual"/>
            </w:rPr>
          </w:pPr>
          <w:hyperlink w:anchor="_Toc194499979" w:history="1">
            <w:r w:rsidR="004976E0" w:rsidRPr="000F3C94">
              <w:rPr>
                <w:rStyle w:val="Hyperlink"/>
                <w:b w:val="0"/>
                <w:bCs/>
                <w:noProof/>
                <w:szCs w:val="20"/>
                <w:lang w:val="en-GB"/>
              </w:rPr>
              <w:t>1.6.5</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Version numbers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_Toc194499979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2A001CCE" w14:textId="423E7253" w:rsidR="004976E0" w:rsidRPr="000F3C94" w:rsidRDefault="0089710D">
          <w:pPr>
            <w:pStyle w:val="TOC1"/>
            <w:rPr>
              <w:rFonts w:eastAsiaTheme="minorEastAsia"/>
              <w:b w:val="0"/>
              <w:bCs/>
              <w:noProof/>
              <w:kern w:val="2"/>
              <w:szCs w:val="20"/>
              <w:lang w:val="en-GB" w:eastAsia="en-GB"/>
              <w14:ligatures w14:val="standardContextual"/>
            </w:rPr>
          </w:pPr>
          <w:hyperlink w:anchor="_Toc194499980" w:history="1">
            <w:r w:rsidR="004976E0" w:rsidRPr="000F3C94">
              <w:rPr>
                <w:rStyle w:val="Hyperlink"/>
                <w:b w:val="0"/>
                <w:bCs/>
                <w:noProof/>
                <w:szCs w:val="20"/>
                <w:lang w:val="en-GB"/>
              </w:rPr>
              <w:t>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Specification Scopes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5</w:t>
            </w:r>
            <w:r w:rsidR="004976E0" w:rsidRPr="000F3C94">
              <w:rPr>
                <w:b w:val="0"/>
                <w:bCs/>
                <w:noProof/>
                <w:webHidden/>
                <w:szCs w:val="20"/>
                <w:lang w:val="en-GB"/>
              </w:rPr>
              <w:fldChar w:fldCharType="end"/>
            </w:r>
          </w:hyperlink>
        </w:p>
        <w:p w14:paraId="615DCEA5" w14:textId="12A1C39E" w:rsidR="004976E0" w:rsidRPr="000F3C94" w:rsidRDefault="0089710D">
          <w:pPr>
            <w:pStyle w:val="TOC1"/>
            <w:rPr>
              <w:rFonts w:eastAsiaTheme="minorEastAsia"/>
              <w:b w:val="0"/>
              <w:bCs/>
              <w:noProof/>
              <w:kern w:val="2"/>
              <w:szCs w:val="20"/>
              <w:lang w:val="en-GB" w:eastAsia="en-GB"/>
              <w14:ligatures w14:val="standardContextual"/>
            </w:rPr>
          </w:pPr>
          <w:hyperlink w:anchor="_Toc194499981" w:history="1">
            <w:r w:rsidR="004976E0" w:rsidRPr="000F3C94">
              <w:rPr>
                <w:rStyle w:val="Hyperlink"/>
                <w:b w:val="0"/>
                <w:bCs/>
                <w:noProof/>
                <w:szCs w:val="20"/>
                <w:lang w:val="en-GB"/>
              </w:rPr>
              <w:t>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Dataset Identification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6</w:t>
            </w:r>
            <w:r w:rsidR="004976E0" w:rsidRPr="000F3C94">
              <w:rPr>
                <w:b w:val="0"/>
                <w:bCs/>
                <w:noProof/>
                <w:webHidden/>
                <w:szCs w:val="20"/>
                <w:lang w:val="en-GB"/>
              </w:rPr>
              <w:fldChar w:fldCharType="end"/>
            </w:r>
          </w:hyperlink>
        </w:p>
        <w:p w14:paraId="66CD788A" w14:textId="5521FDB6" w:rsidR="004976E0" w:rsidRPr="000F3C94" w:rsidRDefault="0089710D">
          <w:pPr>
            <w:pStyle w:val="TOC1"/>
            <w:rPr>
              <w:rFonts w:eastAsiaTheme="minorEastAsia"/>
              <w:b w:val="0"/>
              <w:bCs/>
              <w:noProof/>
              <w:kern w:val="2"/>
              <w:szCs w:val="20"/>
              <w:lang w:val="en-GB" w:eastAsia="en-GB"/>
              <w14:ligatures w14:val="standardContextual"/>
            </w:rPr>
          </w:pPr>
          <w:hyperlink w:anchor="_Toc194499982" w:history="1">
            <w:r w:rsidR="004976E0" w:rsidRPr="000F3C94">
              <w:rPr>
                <w:rStyle w:val="Hyperlink"/>
                <w:b w:val="0"/>
                <w:bCs/>
                <w:noProof/>
                <w:szCs w:val="20"/>
                <w:lang w:val="en-GB"/>
              </w:rPr>
              <w:t>4</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 Content and Structure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6</w:t>
            </w:r>
            <w:r w:rsidR="004976E0" w:rsidRPr="000F3C94">
              <w:rPr>
                <w:b w:val="0"/>
                <w:bCs/>
                <w:noProof/>
                <w:webHidden/>
                <w:szCs w:val="20"/>
                <w:lang w:val="en-GB"/>
              </w:rPr>
              <w:fldChar w:fldCharType="end"/>
            </w:r>
          </w:hyperlink>
        </w:p>
        <w:p w14:paraId="739635D9" w14:textId="364196C0" w:rsidR="004976E0" w:rsidRPr="000F3C94" w:rsidRDefault="0089710D">
          <w:pPr>
            <w:pStyle w:val="TOC2"/>
            <w:rPr>
              <w:rFonts w:eastAsiaTheme="minorEastAsia"/>
              <w:b w:val="0"/>
              <w:bCs/>
              <w:noProof/>
              <w:kern w:val="2"/>
              <w:szCs w:val="20"/>
              <w:lang w:val="en-GB" w:eastAsia="en-GB"/>
              <w14:ligatures w14:val="standardContextual"/>
            </w:rPr>
          </w:pPr>
          <w:hyperlink w:anchor="_Toc194499983" w:history="1">
            <w:r w:rsidR="004976E0" w:rsidRPr="000F3C94">
              <w:rPr>
                <w:rStyle w:val="Hyperlink"/>
                <w:b w:val="0"/>
                <w:bCs/>
                <w:noProof/>
                <w:szCs w:val="20"/>
                <w:lang w:val="en-GB"/>
              </w:rPr>
              <w:t>4.1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6</w:t>
            </w:r>
            <w:r w:rsidR="004976E0" w:rsidRPr="000F3C94">
              <w:rPr>
                <w:b w:val="0"/>
                <w:bCs/>
                <w:noProof/>
                <w:webHidden/>
                <w:szCs w:val="20"/>
                <w:lang w:val="en-GB"/>
              </w:rPr>
              <w:fldChar w:fldCharType="end"/>
            </w:r>
          </w:hyperlink>
        </w:p>
        <w:p w14:paraId="649CBF5D" w14:textId="386C70E0" w:rsidR="004976E0" w:rsidRPr="000F3C94" w:rsidRDefault="0089710D">
          <w:pPr>
            <w:pStyle w:val="TOC2"/>
            <w:rPr>
              <w:rFonts w:eastAsiaTheme="minorEastAsia"/>
              <w:b w:val="0"/>
              <w:bCs/>
              <w:noProof/>
              <w:kern w:val="2"/>
              <w:szCs w:val="20"/>
              <w:lang w:val="en-GB" w:eastAsia="en-GB"/>
              <w14:ligatures w14:val="standardContextual"/>
            </w:rPr>
          </w:pPr>
          <w:hyperlink w:anchor="_Toc194499984" w:history="1">
            <w:r w:rsidR="004976E0" w:rsidRPr="000F3C94">
              <w:rPr>
                <w:rStyle w:val="Hyperlink"/>
                <w:b w:val="0"/>
                <w:bCs/>
                <w:noProof/>
                <w:szCs w:val="20"/>
                <w:lang w:val="en-GB"/>
              </w:rPr>
              <w:t>4.2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Application Schema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7</w:t>
            </w:r>
            <w:r w:rsidR="004976E0" w:rsidRPr="000F3C94">
              <w:rPr>
                <w:b w:val="0"/>
                <w:bCs/>
                <w:noProof/>
                <w:webHidden/>
                <w:szCs w:val="20"/>
                <w:lang w:val="en-GB"/>
              </w:rPr>
              <w:fldChar w:fldCharType="end"/>
            </w:r>
          </w:hyperlink>
        </w:p>
        <w:p w14:paraId="6C664499" w14:textId="6BBDA447" w:rsidR="004976E0" w:rsidRPr="000F3C94" w:rsidRDefault="0089710D">
          <w:pPr>
            <w:pStyle w:val="TOC2"/>
            <w:rPr>
              <w:rFonts w:eastAsiaTheme="minorEastAsia"/>
              <w:b w:val="0"/>
              <w:bCs/>
              <w:noProof/>
              <w:kern w:val="2"/>
              <w:szCs w:val="20"/>
              <w:lang w:val="en-GB" w:eastAsia="en-GB"/>
              <w14:ligatures w14:val="standardContextual"/>
            </w:rPr>
          </w:pPr>
          <w:hyperlink w:anchor="_Toc194499985" w:history="1">
            <w:r w:rsidR="004976E0" w:rsidRPr="000F3C94">
              <w:rPr>
                <w:rStyle w:val="Hyperlink"/>
                <w:b w:val="0"/>
                <w:bCs/>
                <w:noProof/>
                <w:szCs w:val="20"/>
                <w:lang w:val="en-GB"/>
              </w:rPr>
              <w:t>4.3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Feature Catalogue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2A629E6A" w14:textId="646538E0" w:rsidR="004976E0" w:rsidRPr="000F3C94" w:rsidRDefault="0089710D">
          <w:pPr>
            <w:pStyle w:val="TOC3"/>
            <w:rPr>
              <w:rFonts w:eastAsiaTheme="minorEastAsia"/>
              <w:b w:val="0"/>
              <w:bCs/>
              <w:noProof/>
              <w:kern w:val="2"/>
              <w:szCs w:val="20"/>
              <w:lang w:val="en-GB" w:eastAsia="en-GB"/>
              <w14:ligatures w14:val="standardContextual"/>
            </w:rPr>
          </w:pPr>
          <w:hyperlink w:anchor="_Toc194499986" w:history="1">
            <w:r w:rsidR="004976E0" w:rsidRPr="000F3C94">
              <w:rPr>
                <w:rStyle w:val="Hyperlink"/>
                <w:b w:val="0"/>
                <w:bCs/>
                <w:noProof/>
                <w:szCs w:val="20"/>
                <w:lang w:val="en-GB"/>
              </w:rPr>
              <w:t>4.3.1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246413AA" w14:textId="6A3F1347" w:rsidR="004976E0" w:rsidRPr="000F3C94" w:rsidRDefault="0089710D">
          <w:pPr>
            <w:pStyle w:val="TOC3"/>
            <w:rPr>
              <w:rFonts w:eastAsiaTheme="minorEastAsia"/>
              <w:b w:val="0"/>
              <w:bCs/>
              <w:noProof/>
              <w:kern w:val="2"/>
              <w:szCs w:val="20"/>
              <w:lang w:val="en-GB" w:eastAsia="en-GB"/>
              <w14:ligatures w14:val="standardContextual"/>
            </w:rPr>
          </w:pPr>
          <w:hyperlink w:anchor="_Toc194499987" w:history="1">
            <w:r w:rsidR="004976E0" w:rsidRPr="000F3C94">
              <w:rPr>
                <w:rStyle w:val="Hyperlink"/>
                <w:b w:val="0"/>
                <w:bCs/>
                <w:noProof/>
                <w:szCs w:val="20"/>
                <w:lang w:val="en-GB"/>
              </w:rPr>
              <w:t>4.3.2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Feature types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2E531B5A" w14:textId="209A4720" w:rsidR="004976E0" w:rsidRPr="000F3C94" w:rsidRDefault="0089710D">
          <w:pPr>
            <w:pStyle w:val="TOC3"/>
            <w:rPr>
              <w:rFonts w:eastAsiaTheme="minorEastAsia"/>
              <w:b w:val="0"/>
              <w:bCs/>
              <w:noProof/>
              <w:kern w:val="2"/>
              <w:szCs w:val="20"/>
              <w:lang w:val="en-GB" w:eastAsia="en-GB"/>
              <w14:ligatures w14:val="standardContextual"/>
            </w:rPr>
          </w:pPr>
          <w:hyperlink w:anchor="_Toc194499988" w:history="1">
            <w:r w:rsidR="004976E0" w:rsidRPr="000F3C94">
              <w:rPr>
                <w:rStyle w:val="Hyperlink"/>
                <w:b w:val="0"/>
                <w:bCs/>
                <w:noProof/>
                <w:szCs w:val="20"/>
                <w:lang w:val="en-GB"/>
              </w:rPr>
              <w:t>4.3.3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Feature relationship</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454D272F" w14:textId="0CFD997C" w:rsidR="004976E0" w:rsidRPr="000F3C94" w:rsidRDefault="0089710D">
          <w:pPr>
            <w:pStyle w:val="TOC3"/>
            <w:rPr>
              <w:rFonts w:eastAsiaTheme="minorEastAsia"/>
              <w:b w:val="0"/>
              <w:bCs/>
              <w:noProof/>
              <w:kern w:val="2"/>
              <w:szCs w:val="20"/>
              <w:lang w:val="en-GB" w:eastAsia="en-GB"/>
              <w14:ligatures w14:val="standardContextual"/>
            </w:rPr>
          </w:pPr>
          <w:hyperlink w:anchor="_Toc194499989" w:history="1">
            <w:r w:rsidR="004976E0" w:rsidRPr="000F3C94">
              <w:rPr>
                <w:rStyle w:val="Hyperlink"/>
                <w:b w:val="0"/>
                <w:bCs/>
                <w:noProof/>
                <w:szCs w:val="20"/>
                <w:lang w:val="en-GB"/>
              </w:rPr>
              <w:t>4.3.4</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Information types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_Toc194499989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3BE50799" w14:textId="3DE8FD68" w:rsidR="004976E0" w:rsidRPr="000F3C94" w:rsidRDefault="0089710D">
          <w:pPr>
            <w:pStyle w:val="TOC3"/>
            <w:rPr>
              <w:rFonts w:eastAsiaTheme="minorEastAsia"/>
              <w:b w:val="0"/>
              <w:bCs/>
              <w:noProof/>
              <w:kern w:val="2"/>
              <w:szCs w:val="20"/>
              <w:lang w:val="en-GB" w:eastAsia="en-GB"/>
              <w14:ligatures w14:val="standardContextual"/>
            </w:rPr>
          </w:pPr>
          <w:hyperlink w:anchor="_Toc194499990" w:history="1">
            <w:r w:rsidR="004976E0" w:rsidRPr="000F3C94">
              <w:rPr>
                <w:rStyle w:val="Hyperlink"/>
                <w:b w:val="0"/>
                <w:bCs/>
                <w:noProof/>
                <w:szCs w:val="20"/>
                <w:lang w:val="en-GB"/>
              </w:rPr>
              <w:t>4.3.5</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Attributes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12</w:t>
            </w:r>
            <w:r w:rsidR="004976E0" w:rsidRPr="000F3C94">
              <w:rPr>
                <w:b w:val="0"/>
                <w:bCs/>
                <w:noProof/>
                <w:webHidden/>
                <w:szCs w:val="20"/>
                <w:lang w:val="en-GB"/>
              </w:rPr>
              <w:fldChar w:fldCharType="end"/>
            </w:r>
          </w:hyperlink>
        </w:p>
        <w:p w14:paraId="5C614409" w14:textId="4E6B6EA1" w:rsidR="004976E0" w:rsidRPr="000F3C94" w:rsidRDefault="0089710D">
          <w:pPr>
            <w:pStyle w:val="TOC2"/>
            <w:rPr>
              <w:rFonts w:eastAsiaTheme="minorEastAsia"/>
              <w:b w:val="0"/>
              <w:bCs/>
              <w:noProof/>
              <w:kern w:val="2"/>
              <w:szCs w:val="20"/>
              <w:lang w:val="en-GB" w:eastAsia="en-GB"/>
              <w14:ligatures w14:val="standardContextual"/>
            </w:rPr>
          </w:pPr>
          <w:hyperlink w:anchor="_Toc194499991" w:history="1">
            <w:r w:rsidR="004976E0" w:rsidRPr="000F3C94">
              <w:rPr>
                <w:rStyle w:val="Hyperlink"/>
                <w:b w:val="0"/>
                <w:bCs/>
                <w:noProof/>
                <w:szCs w:val="20"/>
                <w:lang w:val="en-GB"/>
              </w:rPr>
              <w:t>4.4</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Geometric representation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13</w:t>
            </w:r>
            <w:r w:rsidR="004976E0" w:rsidRPr="000F3C94">
              <w:rPr>
                <w:b w:val="0"/>
                <w:bCs/>
                <w:noProof/>
                <w:webHidden/>
                <w:szCs w:val="20"/>
                <w:lang w:val="en-GB"/>
              </w:rPr>
              <w:fldChar w:fldCharType="end"/>
            </w:r>
          </w:hyperlink>
        </w:p>
        <w:p w14:paraId="1A7BE3BD" w14:textId="0C804768" w:rsidR="004976E0" w:rsidRPr="000F3C94" w:rsidRDefault="0089710D">
          <w:pPr>
            <w:pStyle w:val="TOC1"/>
            <w:rPr>
              <w:rFonts w:eastAsiaTheme="minorEastAsia"/>
              <w:b w:val="0"/>
              <w:bCs/>
              <w:noProof/>
              <w:kern w:val="2"/>
              <w:szCs w:val="20"/>
              <w:lang w:val="en-GB" w:eastAsia="en-GB"/>
              <w14:ligatures w14:val="standardContextual"/>
            </w:rPr>
          </w:pPr>
          <w:hyperlink w:anchor="_Toc194499992" w:history="1">
            <w:r w:rsidR="004976E0" w:rsidRPr="000F3C94">
              <w:rPr>
                <w:rStyle w:val="Hyperlink"/>
                <w:b w:val="0"/>
                <w:bCs/>
                <w:noProof/>
                <w:szCs w:val="20"/>
                <w:lang w:val="en-GB"/>
              </w:rPr>
              <w:t>5</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Coordinate Reference Systems (CRS)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1DDC94AA" w14:textId="47163A59" w:rsidR="004976E0" w:rsidRPr="000F3C94" w:rsidRDefault="0089710D">
          <w:pPr>
            <w:pStyle w:val="TOC2"/>
            <w:rPr>
              <w:rFonts w:eastAsiaTheme="minorEastAsia"/>
              <w:b w:val="0"/>
              <w:bCs/>
              <w:noProof/>
              <w:kern w:val="2"/>
              <w:szCs w:val="20"/>
              <w:lang w:val="en-GB" w:eastAsia="en-GB"/>
              <w14:ligatures w14:val="standardContextual"/>
            </w:rPr>
          </w:pPr>
          <w:hyperlink w:anchor="_Toc194499993" w:history="1">
            <w:r w:rsidR="004976E0" w:rsidRPr="000F3C94">
              <w:rPr>
                <w:rStyle w:val="Hyperlink"/>
                <w:b w:val="0"/>
                <w:bCs/>
                <w:noProof/>
                <w:szCs w:val="20"/>
                <w:lang w:val="en-GB"/>
              </w:rPr>
              <w:t>5.1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324010C8" w14:textId="5274E2A8" w:rsidR="004976E0" w:rsidRPr="000F3C94" w:rsidRDefault="0089710D">
          <w:pPr>
            <w:pStyle w:val="TOC2"/>
            <w:rPr>
              <w:rFonts w:eastAsiaTheme="minorEastAsia"/>
              <w:b w:val="0"/>
              <w:bCs/>
              <w:noProof/>
              <w:kern w:val="2"/>
              <w:szCs w:val="20"/>
              <w:lang w:val="en-GB" w:eastAsia="en-GB"/>
              <w14:ligatures w14:val="standardContextual"/>
            </w:rPr>
          </w:pPr>
          <w:hyperlink w:anchor="_Toc194499994" w:history="1">
            <w:r w:rsidR="004976E0" w:rsidRPr="000F3C94">
              <w:rPr>
                <w:rStyle w:val="Hyperlink"/>
                <w:rFonts w:eastAsia="Malgun Gothic"/>
                <w:b w:val="0"/>
                <w:bCs/>
                <w:noProof/>
                <w:szCs w:val="20"/>
                <w:lang w:val="en-GB"/>
              </w:rPr>
              <w:t>5.2</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Horizontal reference system</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5ED08605" w14:textId="36FA5C16" w:rsidR="004976E0" w:rsidRPr="000F3C94" w:rsidRDefault="0089710D">
          <w:pPr>
            <w:pStyle w:val="TOC2"/>
            <w:rPr>
              <w:rFonts w:eastAsiaTheme="minorEastAsia"/>
              <w:b w:val="0"/>
              <w:bCs/>
              <w:noProof/>
              <w:kern w:val="2"/>
              <w:szCs w:val="20"/>
              <w:lang w:val="en-GB" w:eastAsia="en-GB"/>
              <w14:ligatures w14:val="standardContextual"/>
            </w:rPr>
          </w:pPr>
          <w:hyperlink w:anchor="_Toc194499995" w:history="1">
            <w:r w:rsidR="004976E0" w:rsidRPr="000F3C94">
              <w:rPr>
                <w:rStyle w:val="Hyperlink"/>
                <w:rFonts w:eastAsia="Malgun Gothic"/>
                <w:b w:val="0"/>
                <w:bCs/>
                <w:noProof/>
                <w:szCs w:val="20"/>
                <w:lang w:val="en-GB"/>
              </w:rPr>
              <w:t>5.3</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Projection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00B264F5" w14:textId="3648CAAF" w:rsidR="004976E0" w:rsidRPr="000F3C94" w:rsidRDefault="0089710D">
          <w:pPr>
            <w:pStyle w:val="TOC2"/>
            <w:rPr>
              <w:rFonts w:eastAsiaTheme="minorEastAsia"/>
              <w:b w:val="0"/>
              <w:bCs/>
              <w:noProof/>
              <w:kern w:val="2"/>
              <w:szCs w:val="20"/>
              <w:lang w:val="en-GB" w:eastAsia="en-GB"/>
              <w14:ligatures w14:val="standardContextual"/>
            </w:rPr>
          </w:pPr>
          <w:hyperlink w:anchor="_Toc194499996" w:history="1">
            <w:r w:rsidR="004976E0" w:rsidRPr="000F3C94">
              <w:rPr>
                <w:rStyle w:val="Hyperlink"/>
                <w:rFonts w:eastAsia="Malgun Gothic"/>
                <w:b w:val="0"/>
                <w:bCs/>
                <w:noProof/>
                <w:szCs w:val="20"/>
                <w:lang w:val="en-GB"/>
              </w:rPr>
              <w:t>5.4</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Vertical coordinate reference system</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56D7B723" w14:textId="4B8BB4B6" w:rsidR="004976E0" w:rsidRPr="000F3C94" w:rsidRDefault="0089710D">
          <w:pPr>
            <w:pStyle w:val="TOC2"/>
            <w:rPr>
              <w:rFonts w:eastAsiaTheme="minorEastAsia"/>
              <w:b w:val="0"/>
              <w:bCs/>
              <w:noProof/>
              <w:kern w:val="2"/>
              <w:szCs w:val="20"/>
              <w:lang w:val="en-GB" w:eastAsia="en-GB"/>
              <w14:ligatures w14:val="standardContextual"/>
            </w:rPr>
          </w:pPr>
          <w:hyperlink w:anchor="_Toc194499997" w:history="1">
            <w:r w:rsidR="004976E0" w:rsidRPr="000F3C94">
              <w:rPr>
                <w:rStyle w:val="Hyperlink"/>
                <w:rFonts w:eastAsia="Malgun Gothic"/>
                <w:b w:val="0"/>
                <w:bCs/>
                <w:noProof/>
                <w:szCs w:val="20"/>
                <w:lang w:val="en-GB"/>
              </w:rPr>
              <w:t>5.5</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Temporal reference system</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14</w:t>
            </w:r>
            <w:r w:rsidR="004976E0" w:rsidRPr="000F3C94">
              <w:rPr>
                <w:b w:val="0"/>
                <w:bCs/>
                <w:noProof/>
                <w:webHidden/>
                <w:szCs w:val="20"/>
                <w:lang w:val="en-GB"/>
              </w:rPr>
              <w:fldChar w:fldCharType="end"/>
            </w:r>
          </w:hyperlink>
        </w:p>
        <w:p w14:paraId="2C999308" w14:textId="68A89852" w:rsidR="004976E0" w:rsidRPr="000F3C94" w:rsidRDefault="0089710D">
          <w:pPr>
            <w:pStyle w:val="TOC2"/>
            <w:rPr>
              <w:rFonts w:eastAsiaTheme="minorEastAsia"/>
              <w:b w:val="0"/>
              <w:bCs/>
              <w:noProof/>
              <w:kern w:val="2"/>
              <w:szCs w:val="20"/>
              <w:lang w:val="en-GB" w:eastAsia="en-GB"/>
              <w14:ligatures w14:val="standardContextual"/>
            </w:rPr>
          </w:pPr>
          <w:hyperlink w:anchor="_Toc194499998" w:history="1">
            <w:r w:rsidR="004976E0" w:rsidRPr="000F3C94">
              <w:rPr>
                <w:rStyle w:val="Hyperlink"/>
                <w:rFonts w:eastAsia="Malgun Gothic"/>
                <w:b w:val="0"/>
                <w:bCs/>
                <w:noProof/>
                <w:szCs w:val="20"/>
                <w:lang w:val="en-GB"/>
              </w:rPr>
              <w:t>5.6</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Coverage of nautical products data and scale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1AAA6CA1" w14:textId="3A7F41A3" w:rsidR="004976E0" w:rsidRPr="000F3C94" w:rsidRDefault="0089710D">
          <w:pPr>
            <w:pStyle w:val="TOC1"/>
            <w:rPr>
              <w:rFonts w:eastAsiaTheme="minorEastAsia"/>
              <w:b w:val="0"/>
              <w:bCs/>
              <w:noProof/>
              <w:kern w:val="2"/>
              <w:szCs w:val="20"/>
              <w:lang w:val="en-GB" w:eastAsia="en-GB"/>
              <w14:ligatures w14:val="standardContextual"/>
            </w:rPr>
          </w:pPr>
          <w:hyperlink w:anchor="_Toc194499999" w:history="1">
            <w:r w:rsidR="004976E0" w:rsidRPr="000F3C94">
              <w:rPr>
                <w:rStyle w:val="Hyperlink"/>
                <w:b w:val="0"/>
                <w:bCs/>
                <w:noProof/>
                <w:szCs w:val="20"/>
                <w:lang w:val="en-GB"/>
              </w:rPr>
              <w:t>6</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 Quality</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_Toc194499999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17162459" w14:textId="2D48C488" w:rsidR="004976E0" w:rsidRPr="000F3C94" w:rsidRDefault="0089710D">
          <w:pPr>
            <w:pStyle w:val="TOC2"/>
            <w:rPr>
              <w:rFonts w:eastAsiaTheme="minorEastAsia"/>
              <w:b w:val="0"/>
              <w:bCs/>
              <w:noProof/>
              <w:kern w:val="2"/>
              <w:szCs w:val="20"/>
              <w:lang w:val="en-GB" w:eastAsia="en-GB"/>
              <w14:ligatures w14:val="standardContextual"/>
            </w:rPr>
          </w:pPr>
          <w:hyperlink w:anchor="_Toc194500000" w:history="1">
            <w:r w:rsidR="004976E0" w:rsidRPr="000F3C94">
              <w:rPr>
                <w:rStyle w:val="Hyperlink"/>
                <w:b w:val="0"/>
                <w:bCs/>
                <w:noProof/>
                <w:szCs w:val="20"/>
                <w:lang w:val="en-GB"/>
              </w:rPr>
              <w:t>6.1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477D253A" w14:textId="254EF8A6" w:rsidR="004976E0" w:rsidRPr="000F3C94" w:rsidRDefault="0089710D">
          <w:pPr>
            <w:pStyle w:val="TOC1"/>
            <w:rPr>
              <w:rFonts w:eastAsiaTheme="minorEastAsia"/>
              <w:b w:val="0"/>
              <w:bCs/>
              <w:noProof/>
              <w:kern w:val="2"/>
              <w:szCs w:val="20"/>
              <w:lang w:val="en-GB" w:eastAsia="en-GB"/>
              <w14:ligatures w14:val="standardContextual"/>
            </w:rPr>
          </w:pPr>
          <w:hyperlink w:anchor="_Toc194500001" w:history="1">
            <w:r w:rsidR="004976E0" w:rsidRPr="000F3C94">
              <w:rPr>
                <w:rStyle w:val="Hyperlink"/>
                <w:b w:val="0"/>
                <w:bCs/>
                <w:noProof/>
                <w:szCs w:val="20"/>
                <w:lang w:val="en-GB"/>
              </w:rPr>
              <w:t>7</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 Capture and Classification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15</w:t>
            </w:r>
            <w:r w:rsidR="004976E0" w:rsidRPr="000F3C94">
              <w:rPr>
                <w:b w:val="0"/>
                <w:bCs/>
                <w:noProof/>
                <w:webHidden/>
                <w:szCs w:val="20"/>
                <w:lang w:val="en-GB"/>
              </w:rPr>
              <w:fldChar w:fldCharType="end"/>
            </w:r>
          </w:hyperlink>
        </w:p>
        <w:p w14:paraId="2709F312" w14:textId="07735971" w:rsidR="004976E0" w:rsidRPr="000F3C94" w:rsidRDefault="0089710D">
          <w:pPr>
            <w:pStyle w:val="TOC1"/>
            <w:rPr>
              <w:rFonts w:eastAsiaTheme="minorEastAsia"/>
              <w:b w:val="0"/>
              <w:bCs/>
              <w:noProof/>
              <w:kern w:val="2"/>
              <w:szCs w:val="20"/>
              <w:lang w:val="en-GB" w:eastAsia="en-GB"/>
              <w14:ligatures w14:val="standardContextual"/>
            </w:rPr>
          </w:pPr>
          <w:hyperlink w:anchor="_Toc194500002" w:history="1">
            <w:r w:rsidR="004976E0" w:rsidRPr="000F3C94">
              <w:rPr>
                <w:rStyle w:val="Hyperlink"/>
                <w:b w:val="0"/>
                <w:bCs/>
                <w:noProof/>
                <w:szCs w:val="20"/>
                <w:lang w:val="en-GB"/>
              </w:rPr>
              <w:t>8</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Maintenance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43BEBA94" w14:textId="4328AA69" w:rsidR="004976E0" w:rsidRPr="000F3C94" w:rsidRDefault="0089710D">
          <w:pPr>
            <w:pStyle w:val="TOC2"/>
            <w:rPr>
              <w:rFonts w:eastAsiaTheme="minorEastAsia"/>
              <w:b w:val="0"/>
              <w:bCs/>
              <w:noProof/>
              <w:kern w:val="2"/>
              <w:szCs w:val="20"/>
              <w:lang w:val="en-GB" w:eastAsia="en-GB"/>
              <w14:ligatures w14:val="standardContextual"/>
            </w:rPr>
          </w:pPr>
          <w:hyperlink w:anchor="_Toc194500003" w:history="1">
            <w:r w:rsidR="004976E0" w:rsidRPr="000F3C94">
              <w:rPr>
                <w:rStyle w:val="Hyperlink"/>
                <w:rFonts w:eastAsia="Malgun Gothic"/>
                <w:b w:val="0"/>
                <w:bCs/>
                <w:noProof/>
                <w:szCs w:val="20"/>
                <w:lang w:val="en-GB"/>
              </w:rPr>
              <w:t>8.1</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07088CB9" w14:textId="1A278059" w:rsidR="004976E0" w:rsidRPr="000F3C94" w:rsidRDefault="0089710D">
          <w:pPr>
            <w:pStyle w:val="TOC2"/>
            <w:rPr>
              <w:rFonts w:eastAsiaTheme="minorEastAsia"/>
              <w:b w:val="0"/>
              <w:bCs/>
              <w:noProof/>
              <w:kern w:val="2"/>
              <w:szCs w:val="20"/>
              <w:lang w:val="en-GB" w:eastAsia="en-GB"/>
              <w14:ligatures w14:val="standardContextual"/>
            </w:rPr>
          </w:pPr>
          <w:hyperlink w:anchor="_Toc194500004" w:history="1">
            <w:r w:rsidR="004976E0" w:rsidRPr="000F3C94">
              <w:rPr>
                <w:rStyle w:val="Hyperlink"/>
                <w:b w:val="0"/>
                <w:bCs/>
                <w:noProof/>
                <w:szCs w:val="20"/>
                <w:lang w:val="en-GB"/>
              </w:rPr>
              <w:t>8.2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Production process for base and update datasets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6E0B3739" w14:textId="11BA938E" w:rsidR="004976E0" w:rsidRPr="000F3C94" w:rsidRDefault="0089710D">
          <w:pPr>
            <w:pStyle w:val="TOC2"/>
            <w:rPr>
              <w:rFonts w:eastAsiaTheme="minorEastAsia"/>
              <w:b w:val="0"/>
              <w:bCs/>
              <w:noProof/>
              <w:kern w:val="2"/>
              <w:szCs w:val="20"/>
              <w:lang w:val="en-GB" w:eastAsia="en-GB"/>
              <w14:ligatures w14:val="standardContextual"/>
            </w:rPr>
          </w:pPr>
          <w:hyperlink w:anchor="_Toc194500005" w:history="1">
            <w:r w:rsidR="004976E0" w:rsidRPr="000F3C94">
              <w:rPr>
                <w:rStyle w:val="Hyperlink"/>
                <w:rFonts w:eastAsia="Malgun Gothic"/>
                <w:b w:val="0"/>
                <w:bCs/>
                <w:noProof/>
                <w:szCs w:val="20"/>
                <w:lang w:val="en-GB"/>
              </w:rPr>
              <w:t>8.3</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Dataset updates and cancellation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3F527161" w14:textId="79D12E0B" w:rsidR="004976E0" w:rsidRPr="000F3C94" w:rsidRDefault="0089710D">
          <w:pPr>
            <w:pStyle w:val="TOC2"/>
            <w:rPr>
              <w:rFonts w:eastAsiaTheme="minorEastAsia"/>
              <w:b w:val="0"/>
              <w:bCs/>
              <w:noProof/>
              <w:kern w:val="2"/>
              <w:szCs w:val="20"/>
              <w:lang w:val="en-GB" w:eastAsia="en-GB"/>
              <w14:ligatures w14:val="standardContextual"/>
            </w:rPr>
          </w:pPr>
          <w:hyperlink w:anchor="_Toc194500006" w:history="1">
            <w:r w:rsidR="004976E0" w:rsidRPr="000F3C94">
              <w:rPr>
                <w:rStyle w:val="Hyperlink"/>
                <w:rFonts w:eastAsia="Malgun Gothic"/>
                <w:b w:val="0"/>
                <w:bCs/>
                <w:noProof/>
                <w:szCs w:val="20"/>
                <w:lang w:val="en-GB"/>
              </w:rPr>
              <w:t>8.4</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Support file updates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58D470D3" w14:textId="1B1E77CA" w:rsidR="004976E0" w:rsidRPr="000F3C94" w:rsidRDefault="0089710D">
          <w:pPr>
            <w:pStyle w:val="TOC2"/>
            <w:rPr>
              <w:rFonts w:eastAsiaTheme="minorEastAsia"/>
              <w:b w:val="0"/>
              <w:bCs/>
              <w:noProof/>
              <w:kern w:val="2"/>
              <w:szCs w:val="20"/>
              <w:lang w:val="en-GB" w:eastAsia="en-GB"/>
              <w14:ligatures w14:val="standardContextual"/>
            </w:rPr>
          </w:pPr>
          <w:hyperlink w:anchor="_Toc194500007" w:history="1">
            <w:r w:rsidR="004976E0" w:rsidRPr="000F3C94">
              <w:rPr>
                <w:rStyle w:val="Hyperlink"/>
                <w:rFonts w:eastAsia="Malgun Gothic"/>
                <w:b w:val="0"/>
                <w:bCs/>
                <w:noProof/>
                <w:szCs w:val="20"/>
                <w:lang w:val="en-GB"/>
              </w:rPr>
              <w:t>8.5</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Feature and Portrayal Catalogues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68F93FA4" w14:textId="608413F5" w:rsidR="004976E0" w:rsidRPr="000F3C94" w:rsidRDefault="0089710D">
          <w:pPr>
            <w:pStyle w:val="TOC2"/>
            <w:rPr>
              <w:rFonts w:eastAsiaTheme="minorEastAsia"/>
              <w:b w:val="0"/>
              <w:bCs/>
              <w:noProof/>
              <w:kern w:val="2"/>
              <w:szCs w:val="20"/>
              <w:lang w:val="en-GB" w:eastAsia="en-GB"/>
              <w14:ligatures w14:val="standardContextual"/>
            </w:rPr>
          </w:pPr>
          <w:hyperlink w:anchor="_Toc194500008" w:history="1">
            <w:r w:rsidR="004976E0" w:rsidRPr="000F3C94">
              <w:rPr>
                <w:rStyle w:val="Hyperlink"/>
                <w:rFonts w:eastAsia="Malgun Gothic"/>
                <w:b w:val="0"/>
                <w:bCs/>
                <w:noProof/>
                <w:szCs w:val="20"/>
                <w:lang w:val="en-GB"/>
              </w:rPr>
              <w:t>8.6</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Feature history, version, and change tracking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16</w:t>
            </w:r>
            <w:r w:rsidR="004976E0" w:rsidRPr="000F3C94">
              <w:rPr>
                <w:b w:val="0"/>
                <w:bCs/>
                <w:noProof/>
                <w:webHidden/>
                <w:szCs w:val="20"/>
                <w:lang w:val="en-GB"/>
              </w:rPr>
              <w:fldChar w:fldCharType="end"/>
            </w:r>
          </w:hyperlink>
        </w:p>
        <w:p w14:paraId="3D0B737C" w14:textId="1B2F75CD" w:rsidR="004976E0" w:rsidRPr="000F3C94" w:rsidRDefault="0089710D">
          <w:pPr>
            <w:pStyle w:val="TOC2"/>
            <w:rPr>
              <w:rFonts w:eastAsiaTheme="minorEastAsia"/>
              <w:b w:val="0"/>
              <w:bCs/>
              <w:noProof/>
              <w:kern w:val="2"/>
              <w:szCs w:val="20"/>
              <w:lang w:val="en-GB" w:eastAsia="en-GB"/>
              <w14:ligatures w14:val="standardContextual"/>
            </w:rPr>
          </w:pPr>
          <w:hyperlink w:anchor="_Toc194500009" w:history="1">
            <w:r w:rsidR="004976E0" w:rsidRPr="000F3C94">
              <w:rPr>
                <w:rStyle w:val="Hyperlink"/>
                <w:rFonts w:eastAsia="Malgun Gothic"/>
                <w:b w:val="0"/>
                <w:bCs/>
                <w:noProof/>
                <w:szCs w:val="20"/>
                <w:lang w:val="en-GB"/>
              </w:rPr>
              <w:t>8.7</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Dataset encryption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_Toc194500009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7B5A2E04" w14:textId="24ED7B2F" w:rsidR="004976E0" w:rsidRPr="000F3C94" w:rsidRDefault="0089710D">
          <w:pPr>
            <w:pStyle w:val="TOC1"/>
            <w:rPr>
              <w:rFonts w:eastAsiaTheme="minorEastAsia"/>
              <w:b w:val="0"/>
              <w:bCs/>
              <w:noProof/>
              <w:kern w:val="2"/>
              <w:szCs w:val="20"/>
              <w:lang w:val="en-GB" w:eastAsia="en-GB"/>
              <w14:ligatures w14:val="standardContextual"/>
            </w:rPr>
          </w:pPr>
          <w:hyperlink w:anchor="_Toc194500010" w:history="1">
            <w:r w:rsidR="004976E0" w:rsidRPr="000F3C94">
              <w:rPr>
                <w:rStyle w:val="Hyperlink"/>
                <w:b w:val="0"/>
                <w:bCs/>
                <w:noProof/>
                <w:szCs w:val="20"/>
                <w:lang w:val="en-GB"/>
              </w:rPr>
              <w:t>9</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Portrayal</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4DA444B7" w14:textId="7881C31E" w:rsidR="004976E0" w:rsidRPr="000F3C94" w:rsidRDefault="0089710D">
          <w:pPr>
            <w:pStyle w:val="TOC2"/>
            <w:rPr>
              <w:rFonts w:eastAsiaTheme="minorEastAsia"/>
              <w:b w:val="0"/>
              <w:bCs/>
              <w:noProof/>
              <w:kern w:val="2"/>
              <w:szCs w:val="20"/>
              <w:lang w:val="en-GB" w:eastAsia="en-GB"/>
              <w14:ligatures w14:val="standardContextual"/>
            </w:rPr>
          </w:pPr>
          <w:hyperlink w:anchor="_Toc194500011" w:history="1">
            <w:r w:rsidR="004976E0" w:rsidRPr="000F3C94">
              <w:rPr>
                <w:rStyle w:val="Hyperlink"/>
                <w:b w:val="0"/>
                <w:bCs/>
                <w:noProof/>
                <w:szCs w:val="20"/>
                <w:lang w:val="en-GB"/>
              </w:rPr>
              <w:t>9.1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Portrayal Catalogue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31ED04A9" w14:textId="147E75AA" w:rsidR="004976E0" w:rsidRPr="000F3C94" w:rsidRDefault="0089710D">
          <w:pPr>
            <w:pStyle w:val="TOC1"/>
            <w:rPr>
              <w:rFonts w:eastAsiaTheme="minorEastAsia"/>
              <w:b w:val="0"/>
              <w:bCs/>
              <w:noProof/>
              <w:kern w:val="2"/>
              <w:szCs w:val="20"/>
              <w:lang w:val="en-GB" w:eastAsia="en-GB"/>
              <w14:ligatures w14:val="standardContextual"/>
            </w:rPr>
          </w:pPr>
          <w:hyperlink w:anchor="_Toc194500012" w:history="1">
            <w:r w:rsidR="004976E0" w:rsidRPr="000F3C94">
              <w:rPr>
                <w:rStyle w:val="Hyperlink"/>
                <w:b w:val="0"/>
                <w:bCs/>
                <w:noProof/>
                <w:szCs w:val="20"/>
                <w:lang w:val="en-GB"/>
              </w:rPr>
              <w:t>10</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 Product Format (Encoding)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6CD89B9D" w14:textId="35A3CB3B" w:rsidR="004976E0" w:rsidRPr="000F3C94" w:rsidRDefault="0089710D">
          <w:pPr>
            <w:pStyle w:val="TOC2"/>
            <w:rPr>
              <w:rFonts w:eastAsiaTheme="minorEastAsia"/>
              <w:b w:val="0"/>
              <w:bCs/>
              <w:noProof/>
              <w:kern w:val="2"/>
              <w:szCs w:val="20"/>
              <w:lang w:val="en-GB" w:eastAsia="en-GB"/>
              <w14:ligatures w14:val="standardContextual"/>
            </w:rPr>
          </w:pPr>
          <w:hyperlink w:anchor="_Toc194500013" w:history="1">
            <w:r w:rsidR="004976E0" w:rsidRPr="000F3C94">
              <w:rPr>
                <w:rStyle w:val="Hyperlink"/>
                <w:b w:val="0"/>
                <w:bCs/>
                <w:noProof/>
                <w:szCs w:val="20"/>
                <w:lang w:val="en-GB"/>
              </w:rPr>
              <w:t>10.1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17</w:t>
            </w:r>
            <w:r w:rsidR="004976E0" w:rsidRPr="000F3C94">
              <w:rPr>
                <w:b w:val="0"/>
                <w:bCs/>
                <w:noProof/>
                <w:webHidden/>
                <w:szCs w:val="20"/>
                <w:lang w:val="en-GB"/>
              </w:rPr>
              <w:fldChar w:fldCharType="end"/>
            </w:r>
          </w:hyperlink>
        </w:p>
        <w:p w14:paraId="4CD6B62B" w14:textId="78F0C70A" w:rsidR="004976E0" w:rsidRPr="000F3C94" w:rsidRDefault="0089710D">
          <w:pPr>
            <w:pStyle w:val="TOC2"/>
            <w:rPr>
              <w:rFonts w:eastAsiaTheme="minorEastAsia"/>
              <w:b w:val="0"/>
              <w:bCs/>
              <w:noProof/>
              <w:kern w:val="2"/>
              <w:szCs w:val="20"/>
              <w:lang w:val="en-GB" w:eastAsia="en-GB"/>
              <w14:ligatures w14:val="standardContextual"/>
            </w:rPr>
          </w:pPr>
          <w:hyperlink w:anchor="_Toc194500014" w:history="1">
            <w:r w:rsidR="004976E0" w:rsidRPr="000F3C94">
              <w:rPr>
                <w:rStyle w:val="Hyperlink"/>
                <w:rFonts w:eastAsia="Malgun Gothic"/>
                <w:b w:val="0"/>
                <w:bCs/>
                <w:noProof/>
                <w:szCs w:val="20"/>
                <w:lang w:val="en-GB"/>
              </w:rPr>
              <w:t>10.2</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Coordinate encoding in spatial primitives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64176B42" w14:textId="01E2C1BD" w:rsidR="004976E0" w:rsidRPr="000F3C94" w:rsidRDefault="0089710D">
          <w:pPr>
            <w:pStyle w:val="TOC3"/>
            <w:rPr>
              <w:rFonts w:eastAsiaTheme="minorEastAsia"/>
              <w:b w:val="0"/>
              <w:bCs/>
              <w:noProof/>
              <w:kern w:val="2"/>
              <w:szCs w:val="20"/>
              <w:lang w:val="en-GB" w:eastAsia="en-GB"/>
              <w14:ligatures w14:val="standardContextual"/>
            </w:rPr>
          </w:pPr>
          <w:hyperlink w:anchor="_Toc194500015" w:history="1">
            <w:r w:rsidR="004976E0" w:rsidRPr="000F3C94">
              <w:rPr>
                <w:rStyle w:val="Hyperlink"/>
                <w:b w:val="0"/>
                <w:bCs/>
                <w:noProof/>
                <w:szCs w:val="20"/>
                <w:lang w:val="en-GB"/>
              </w:rPr>
              <w:t>10.2.1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Encoding of coordinates as decimals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717AA26F" w14:textId="7330653D" w:rsidR="004976E0" w:rsidRPr="000F3C94" w:rsidRDefault="0089710D">
          <w:pPr>
            <w:pStyle w:val="TOC2"/>
            <w:rPr>
              <w:rFonts w:eastAsiaTheme="minorEastAsia"/>
              <w:b w:val="0"/>
              <w:bCs/>
              <w:noProof/>
              <w:kern w:val="2"/>
              <w:szCs w:val="20"/>
              <w:lang w:val="en-GB" w:eastAsia="en-GB"/>
              <w14:ligatures w14:val="standardContextual"/>
            </w:rPr>
          </w:pPr>
          <w:hyperlink w:anchor="_Toc194500016" w:history="1">
            <w:r w:rsidR="004976E0" w:rsidRPr="000F3C94">
              <w:rPr>
                <w:rStyle w:val="Hyperlink"/>
                <w:rFonts w:eastAsia="Malgun Gothic"/>
                <w:b w:val="0"/>
                <w:bCs/>
                <w:noProof/>
                <w:szCs w:val="20"/>
                <w:lang w:val="en-GB"/>
              </w:rPr>
              <w:t>10.3</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Numeric attribute encoding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08B665E7" w14:textId="3D8CBEBA" w:rsidR="004976E0" w:rsidRPr="000F3C94" w:rsidRDefault="0089710D">
          <w:pPr>
            <w:pStyle w:val="TOC2"/>
            <w:rPr>
              <w:rFonts w:eastAsiaTheme="minorEastAsia"/>
              <w:b w:val="0"/>
              <w:bCs/>
              <w:noProof/>
              <w:kern w:val="2"/>
              <w:szCs w:val="20"/>
              <w:lang w:val="en-GB" w:eastAsia="en-GB"/>
              <w14:ligatures w14:val="standardContextual"/>
            </w:rPr>
          </w:pPr>
          <w:hyperlink w:anchor="_Toc194500017" w:history="1">
            <w:r w:rsidR="004976E0" w:rsidRPr="000F3C94">
              <w:rPr>
                <w:rStyle w:val="Hyperlink"/>
                <w:rFonts w:eastAsia="Malgun Gothic"/>
                <w:b w:val="0"/>
                <w:bCs/>
                <w:noProof/>
                <w:szCs w:val="20"/>
                <w:lang w:val="en-GB"/>
              </w:rPr>
              <w:t>10.4</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Text attribute values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586FFFD8" w14:textId="354DBD1F" w:rsidR="004976E0" w:rsidRPr="000F3C94" w:rsidRDefault="0089710D">
          <w:pPr>
            <w:pStyle w:val="TOC2"/>
            <w:rPr>
              <w:rFonts w:eastAsiaTheme="minorEastAsia"/>
              <w:b w:val="0"/>
              <w:bCs/>
              <w:noProof/>
              <w:kern w:val="2"/>
              <w:szCs w:val="20"/>
              <w:lang w:val="en-GB" w:eastAsia="en-GB"/>
              <w14:ligatures w14:val="standardContextual"/>
            </w:rPr>
          </w:pPr>
          <w:hyperlink w:anchor="_Toc194500018" w:history="1">
            <w:r w:rsidR="004976E0" w:rsidRPr="000F3C94">
              <w:rPr>
                <w:rStyle w:val="Hyperlink"/>
                <w:rFonts w:eastAsia="Malgun Gothic"/>
                <w:b w:val="0"/>
                <w:bCs/>
                <w:noProof/>
                <w:szCs w:val="20"/>
                <w:lang w:val="en-GB"/>
              </w:rPr>
              <w:t>10.5</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Mandatory attribute values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5BB6F2C2" w14:textId="5BB6012F" w:rsidR="004976E0" w:rsidRPr="000F3C94" w:rsidRDefault="0089710D">
          <w:pPr>
            <w:pStyle w:val="TOC2"/>
            <w:rPr>
              <w:rFonts w:eastAsiaTheme="minorEastAsia"/>
              <w:b w:val="0"/>
              <w:bCs/>
              <w:noProof/>
              <w:kern w:val="2"/>
              <w:szCs w:val="20"/>
              <w:lang w:val="en-GB" w:eastAsia="en-GB"/>
              <w14:ligatures w14:val="standardContextual"/>
            </w:rPr>
          </w:pPr>
          <w:hyperlink w:anchor="_Toc194500019" w:history="1">
            <w:r w:rsidR="004976E0" w:rsidRPr="000F3C94">
              <w:rPr>
                <w:rStyle w:val="Hyperlink"/>
                <w:rFonts w:eastAsia="Malgun Gothic"/>
                <w:b w:val="0"/>
                <w:bCs/>
                <w:noProof/>
                <w:szCs w:val="20"/>
                <w:lang w:val="en-GB"/>
              </w:rPr>
              <w:t>10.6</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Data overlap</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_Toc194500019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18</w:t>
            </w:r>
            <w:r w:rsidR="004976E0" w:rsidRPr="000F3C94">
              <w:rPr>
                <w:b w:val="0"/>
                <w:bCs/>
                <w:noProof/>
                <w:webHidden/>
                <w:szCs w:val="20"/>
                <w:lang w:val="en-GB"/>
              </w:rPr>
              <w:fldChar w:fldCharType="end"/>
            </w:r>
          </w:hyperlink>
        </w:p>
        <w:p w14:paraId="148BEEE5" w14:textId="65552483" w:rsidR="004976E0" w:rsidRPr="000F3C94" w:rsidRDefault="0089710D">
          <w:pPr>
            <w:pStyle w:val="TOC2"/>
            <w:rPr>
              <w:rFonts w:eastAsiaTheme="minorEastAsia"/>
              <w:b w:val="0"/>
              <w:bCs/>
              <w:noProof/>
              <w:kern w:val="2"/>
              <w:szCs w:val="20"/>
              <w:lang w:val="en-GB" w:eastAsia="en-GB"/>
              <w14:ligatures w14:val="standardContextual"/>
            </w:rPr>
          </w:pPr>
          <w:hyperlink w:anchor="_Toc194500020" w:history="1">
            <w:r w:rsidR="004976E0" w:rsidRPr="000F3C94">
              <w:rPr>
                <w:rStyle w:val="Hyperlink"/>
                <w:rFonts w:eastAsia="Malgun Gothic"/>
                <w:b w:val="0"/>
                <w:bCs/>
                <w:noProof/>
                <w:szCs w:val="20"/>
                <w:lang w:val="en-GB"/>
              </w:rPr>
              <w:t>10.7</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Data extent</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575888AD" w14:textId="6DA4E3B9" w:rsidR="004976E0" w:rsidRPr="000F3C94" w:rsidRDefault="0089710D">
          <w:pPr>
            <w:pStyle w:val="TOC1"/>
            <w:rPr>
              <w:rFonts w:eastAsiaTheme="minorEastAsia"/>
              <w:b w:val="0"/>
              <w:bCs/>
              <w:noProof/>
              <w:kern w:val="2"/>
              <w:szCs w:val="20"/>
              <w:lang w:val="en-GB" w:eastAsia="en-GB"/>
              <w14:ligatures w14:val="standardContextual"/>
            </w:rPr>
          </w:pPr>
          <w:hyperlink w:anchor="_Toc194500021" w:history="1">
            <w:r w:rsidR="004976E0" w:rsidRPr="000F3C94">
              <w:rPr>
                <w:rStyle w:val="Hyperlink"/>
                <w:b w:val="0"/>
                <w:bCs/>
                <w:noProof/>
                <w:szCs w:val="20"/>
                <w:lang w:val="en-GB"/>
              </w:rPr>
              <w:t>11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 Product Delivery</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7A804B9B" w14:textId="6F9A688F" w:rsidR="004976E0" w:rsidRPr="000F3C94" w:rsidRDefault="0089710D">
          <w:pPr>
            <w:pStyle w:val="TOC2"/>
            <w:rPr>
              <w:rFonts w:eastAsiaTheme="minorEastAsia"/>
              <w:b w:val="0"/>
              <w:bCs/>
              <w:noProof/>
              <w:kern w:val="2"/>
              <w:szCs w:val="20"/>
              <w:lang w:val="en-GB" w:eastAsia="en-GB"/>
              <w14:ligatures w14:val="standardContextual"/>
            </w:rPr>
          </w:pPr>
          <w:hyperlink w:anchor="_Toc194500022" w:history="1">
            <w:r w:rsidR="004976E0" w:rsidRPr="000F3C94">
              <w:rPr>
                <w:rStyle w:val="Hyperlink"/>
                <w:b w:val="0"/>
                <w:bCs/>
                <w:noProof/>
                <w:szCs w:val="20"/>
                <w:lang w:val="en-GB"/>
              </w:rPr>
              <w:t>11.1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 product delivery information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26E175B1" w14:textId="6BCA2531" w:rsidR="004976E0" w:rsidRPr="000F3C94" w:rsidRDefault="0089710D">
          <w:pPr>
            <w:pStyle w:val="TOC3"/>
            <w:rPr>
              <w:rFonts w:eastAsiaTheme="minorEastAsia"/>
              <w:b w:val="0"/>
              <w:bCs/>
              <w:noProof/>
              <w:kern w:val="2"/>
              <w:szCs w:val="20"/>
              <w:lang w:val="en-GB" w:eastAsia="en-GB"/>
              <w14:ligatures w14:val="standardContextual"/>
            </w:rPr>
          </w:pPr>
          <w:hyperlink w:anchor="_Toc194500023" w:history="1">
            <w:r w:rsidR="004976E0" w:rsidRPr="000F3C94">
              <w:rPr>
                <w:rStyle w:val="Hyperlink"/>
                <w:b w:val="0"/>
                <w:bCs/>
                <w:noProof/>
                <w:szCs w:val="20"/>
                <w:lang w:val="en-GB"/>
              </w:rPr>
              <w:t>11.1.1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Dataset  loading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326CCEDC" w14:textId="00134AB7" w:rsidR="004976E0" w:rsidRPr="000F3C94" w:rsidRDefault="0089710D">
          <w:pPr>
            <w:pStyle w:val="TOC3"/>
            <w:rPr>
              <w:rFonts w:eastAsiaTheme="minorEastAsia"/>
              <w:b w:val="0"/>
              <w:bCs/>
              <w:noProof/>
              <w:kern w:val="2"/>
              <w:szCs w:val="20"/>
              <w:lang w:val="en-GB" w:eastAsia="en-GB"/>
              <w14:ligatures w14:val="standardContextual"/>
            </w:rPr>
          </w:pPr>
          <w:hyperlink w:anchor="_Toc194500024" w:history="1">
            <w:r w:rsidR="004976E0" w:rsidRPr="000F3C94">
              <w:rPr>
                <w:rStyle w:val="Hyperlink"/>
                <w:b w:val="0"/>
                <w:bCs/>
                <w:noProof/>
                <w:szCs w:val="20"/>
                <w:lang w:val="en-GB"/>
              </w:rPr>
              <w:t>11.1.2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New Editions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1348934F" w14:textId="5DCC17B3" w:rsidR="004976E0" w:rsidRPr="000F3C94" w:rsidRDefault="0089710D">
          <w:pPr>
            <w:pStyle w:val="TOC3"/>
            <w:rPr>
              <w:rFonts w:eastAsiaTheme="minorEastAsia"/>
              <w:b w:val="0"/>
              <w:bCs/>
              <w:noProof/>
              <w:kern w:val="2"/>
              <w:szCs w:val="20"/>
              <w:lang w:val="en-GB" w:eastAsia="en-GB"/>
              <w14:ligatures w14:val="standardContextual"/>
            </w:rPr>
          </w:pPr>
          <w:hyperlink w:anchor="_Toc194500025" w:history="1">
            <w:r w:rsidR="004976E0" w:rsidRPr="000F3C94">
              <w:rPr>
                <w:rStyle w:val="Hyperlink"/>
                <w:b w:val="0"/>
                <w:bCs/>
                <w:noProof/>
                <w:szCs w:val="20"/>
                <w:lang w:val="en-GB"/>
              </w:rPr>
              <w:t>11.1.3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Update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6247F8D1" w14:textId="5229FAD9" w:rsidR="004976E0" w:rsidRPr="000F3C94" w:rsidRDefault="0089710D">
          <w:pPr>
            <w:pStyle w:val="TOC2"/>
            <w:rPr>
              <w:rFonts w:eastAsiaTheme="minorEastAsia"/>
              <w:b w:val="0"/>
              <w:bCs/>
              <w:noProof/>
              <w:kern w:val="2"/>
              <w:szCs w:val="20"/>
              <w:lang w:val="en-GB" w:eastAsia="en-GB"/>
              <w14:ligatures w14:val="standardContextual"/>
            </w:rPr>
          </w:pPr>
          <w:hyperlink w:anchor="_Toc194500026" w:history="1">
            <w:r w:rsidR="004976E0" w:rsidRPr="000F3C94">
              <w:rPr>
                <w:rStyle w:val="Hyperlink"/>
                <w:b w:val="0"/>
                <w:bCs/>
                <w:noProof/>
                <w:szCs w:val="20"/>
                <w:lang w:val="en-GB" w:eastAsia="en-US"/>
              </w:rPr>
              <w:t>11.2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eastAsia="en-US"/>
              </w:rPr>
              <w:t>Dataset</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7E214FD3" w14:textId="568B1029" w:rsidR="004976E0" w:rsidRPr="000F3C94" w:rsidRDefault="0089710D">
          <w:pPr>
            <w:pStyle w:val="TOC3"/>
            <w:rPr>
              <w:rFonts w:eastAsiaTheme="minorEastAsia"/>
              <w:b w:val="0"/>
              <w:bCs/>
              <w:noProof/>
              <w:kern w:val="2"/>
              <w:szCs w:val="20"/>
              <w:lang w:val="en-GB" w:eastAsia="en-GB"/>
              <w14:ligatures w14:val="standardContextual"/>
            </w:rPr>
          </w:pPr>
          <w:hyperlink w:anchor="_Toc194500027" w:history="1">
            <w:r w:rsidR="004976E0" w:rsidRPr="000F3C94">
              <w:rPr>
                <w:rStyle w:val="Hyperlink"/>
                <w:b w:val="0"/>
                <w:bCs/>
                <w:noProof/>
                <w:szCs w:val="20"/>
                <w:lang w:val="en-GB"/>
              </w:rPr>
              <w:t>11.2.1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Datasets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19</w:t>
            </w:r>
            <w:r w:rsidR="004976E0" w:rsidRPr="000F3C94">
              <w:rPr>
                <w:b w:val="0"/>
                <w:bCs/>
                <w:noProof/>
                <w:webHidden/>
                <w:szCs w:val="20"/>
                <w:lang w:val="en-GB"/>
              </w:rPr>
              <w:fldChar w:fldCharType="end"/>
            </w:r>
          </w:hyperlink>
        </w:p>
        <w:p w14:paraId="5F00530D" w14:textId="2782569F" w:rsidR="004976E0" w:rsidRPr="000F3C94" w:rsidRDefault="0089710D">
          <w:pPr>
            <w:pStyle w:val="TOC3"/>
            <w:rPr>
              <w:rFonts w:eastAsiaTheme="minorEastAsia"/>
              <w:b w:val="0"/>
              <w:bCs/>
              <w:noProof/>
              <w:kern w:val="2"/>
              <w:szCs w:val="20"/>
              <w:lang w:val="en-GB" w:eastAsia="en-GB"/>
              <w14:ligatures w14:val="standardContextual"/>
            </w:rPr>
          </w:pPr>
          <w:hyperlink w:anchor="_Toc194500028" w:history="1">
            <w:r w:rsidR="004976E0" w:rsidRPr="000F3C94">
              <w:rPr>
                <w:rStyle w:val="Hyperlink"/>
                <w:b w:val="0"/>
                <w:bCs/>
                <w:noProof/>
                <w:szCs w:val="20"/>
                <w:lang w:val="en-GB"/>
              </w:rPr>
              <w:t>11.2.2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Dataset file naming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20</w:t>
            </w:r>
            <w:r w:rsidR="004976E0" w:rsidRPr="000F3C94">
              <w:rPr>
                <w:b w:val="0"/>
                <w:bCs/>
                <w:noProof/>
                <w:webHidden/>
                <w:szCs w:val="20"/>
                <w:lang w:val="en-GB"/>
              </w:rPr>
              <w:fldChar w:fldCharType="end"/>
            </w:r>
          </w:hyperlink>
        </w:p>
        <w:p w14:paraId="2A7F0E3D" w14:textId="4466225D" w:rsidR="004976E0" w:rsidRPr="000F3C94" w:rsidRDefault="0089710D">
          <w:pPr>
            <w:pStyle w:val="TOC3"/>
            <w:rPr>
              <w:rFonts w:eastAsiaTheme="minorEastAsia"/>
              <w:b w:val="0"/>
              <w:bCs/>
              <w:noProof/>
              <w:kern w:val="2"/>
              <w:szCs w:val="20"/>
              <w:lang w:val="en-GB" w:eastAsia="en-GB"/>
              <w14:ligatures w14:val="standardContextual"/>
            </w:rPr>
          </w:pPr>
          <w:hyperlink w:anchor="_Toc194500029" w:history="1">
            <w:r w:rsidR="004976E0" w:rsidRPr="000F3C94">
              <w:rPr>
                <w:rStyle w:val="Hyperlink"/>
                <w:b w:val="0"/>
                <w:bCs/>
                <w:noProof/>
                <w:szCs w:val="20"/>
                <w:lang w:val="en-GB"/>
              </w:rPr>
              <w:t>11.2.3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Update dataset file naming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_Toc194500029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21</w:t>
            </w:r>
            <w:r w:rsidR="004976E0" w:rsidRPr="000F3C94">
              <w:rPr>
                <w:b w:val="0"/>
                <w:bCs/>
                <w:noProof/>
                <w:webHidden/>
                <w:szCs w:val="20"/>
                <w:lang w:val="en-GB"/>
              </w:rPr>
              <w:fldChar w:fldCharType="end"/>
            </w:r>
          </w:hyperlink>
        </w:p>
        <w:p w14:paraId="6751FEF1" w14:textId="09B4D65A" w:rsidR="004976E0" w:rsidRPr="000F3C94" w:rsidRDefault="0089710D">
          <w:pPr>
            <w:pStyle w:val="TOC2"/>
            <w:rPr>
              <w:rFonts w:eastAsiaTheme="minorEastAsia"/>
              <w:b w:val="0"/>
              <w:bCs/>
              <w:noProof/>
              <w:kern w:val="2"/>
              <w:szCs w:val="20"/>
              <w:lang w:val="en-GB" w:eastAsia="en-GB"/>
              <w14:ligatures w14:val="standardContextual"/>
            </w:rPr>
          </w:pPr>
          <w:hyperlink w:anchor="_Toc194500030" w:history="1">
            <w:r w:rsidR="004976E0" w:rsidRPr="000F3C94">
              <w:rPr>
                <w:rStyle w:val="Hyperlink"/>
                <w:b w:val="0"/>
                <w:bCs/>
                <w:noProof/>
                <w:szCs w:val="20"/>
                <w:lang w:val="en-GB" w:eastAsia="en-US"/>
              </w:rPr>
              <w:t>11.3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eastAsia="en-US"/>
              </w:rPr>
              <w:t>Support files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21</w:t>
            </w:r>
            <w:r w:rsidR="004976E0" w:rsidRPr="000F3C94">
              <w:rPr>
                <w:b w:val="0"/>
                <w:bCs/>
                <w:noProof/>
                <w:webHidden/>
                <w:szCs w:val="20"/>
                <w:lang w:val="en-GB"/>
              </w:rPr>
              <w:fldChar w:fldCharType="end"/>
            </w:r>
          </w:hyperlink>
        </w:p>
        <w:p w14:paraId="4FAE5A03" w14:textId="785218A9" w:rsidR="004976E0" w:rsidRPr="000F3C94" w:rsidRDefault="0089710D">
          <w:pPr>
            <w:pStyle w:val="TOC3"/>
            <w:rPr>
              <w:rFonts w:eastAsiaTheme="minorEastAsia"/>
              <w:b w:val="0"/>
              <w:bCs/>
              <w:noProof/>
              <w:kern w:val="2"/>
              <w:szCs w:val="20"/>
              <w:lang w:val="en-GB" w:eastAsia="en-GB"/>
              <w14:ligatures w14:val="standardContextual"/>
            </w:rPr>
          </w:pPr>
          <w:hyperlink w:anchor="_Toc194500031" w:history="1">
            <w:r w:rsidR="004976E0" w:rsidRPr="000F3C94">
              <w:rPr>
                <w:rStyle w:val="Hyperlink"/>
                <w:b w:val="0"/>
                <w:bCs/>
                <w:noProof/>
                <w:szCs w:val="20"/>
                <w:lang w:val="en-GB"/>
              </w:rPr>
              <w:t>11.3.1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Support file naming</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_Toc194500031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21</w:t>
            </w:r>
            <w:r w:rsidR="004976E0" w:rsidRPr="000F3C94">
              <w:rPr>
                <w:b w:val="0"/>
                <w:bCs/>
                <w:noProof/>
                <w:webHidden/>
                <w:szCs w:val="20"/>
                <w:lang w:val="en-GB"/>
              </w:rPr>
              <w:fldChar w:fldCharType="end"/>
            </w:r>
          </w:hyperlink>
        </w:p>
        <w:p w14:paraId="6EC00598" w14:textId="45010BA2" w:rsidR="004976E0" w:rsidRPr="000F3C94" w:rsidRDefault="0089710D">
          <w:pPr>
            <w:pStyle w:val="TOC2"/>
            <w:rPr>
              <w:rFonts w:eastAsiaTheme="minorEastAsia"/>
              <w:b w:val="0"/>
              <w:bCs/>
              <w:noProof/>
              <w:kern w:val="2"/>
              <w:szCs w:val="20"/>
              <w:lang w:val="en-GB" w:eastAsia="en-GB"/>
              <w14:ligatures w14:val="standardContextual"/>
            </w:rPr>
          </w:pPr>
          <w:hyperlink w:anchor="_Toc194500032" w:history="1">
            <w:r w:rsidR="004976E0" w:rsidRPr="000F3C94">
              <w:rPr>
                <w:rStyle w:val="Hyperlink"/>
                <w:rFonts w:eastAsia="Malgun Gothic"/>
                <w:b w:val="0"/>
                <w:bCs/>
                <w:noProof/>
                <w:szCs w:val="20"/>
                <w:lang w:val="en-GB"/>
              </w:rPr>
              <w:t>11.4</w:t>
            </w:r>
            <w:r w:rsidR="004976E0" w:rsidRPr="000F3C94">
              <w:rPr>
                <w:rFonts w:eastAsiaTheme="minorEastAsia"/>
                <w:b w:val="0"/>
                <w:bCs/>
                <w:noProof/>
                <w:kern w:val="2"/>
                <w:szCs w:val="20"/>
                <w:lang w:val="en-GB" w:eastAsia="en-GB"/>
                <w14:ligatures w14:val="standardContextual"/>
              </w:rPr>
              <w:tab/>
            </w:r>
            <w:r w:rsidR="004976E0" w:rsidRPr="000F3C94">
              <w:rPr>
                <w:rStyle w:val="Hyperlink"/>
                <w:rFonts w:eastAsia="Malgun Gothic"/>
                <w:b w:val="0"/>
                <w:bCs/>
                <w:noProof/>
                <w:szCs w:val="20"/>
                <w:lang w:val="en-GB"/>
              </w:rPr>
              <w:t>Exchange Set</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_Toc194500032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57A3969F" w14:textId="1D266E25" w:rsidR="004976E0" w:rsidRPr="000F3C94" w:rsidRDefault="0089710D">
          <w:pPr>
            <w:pStyle w:val="TOC1"/>
            <w:rPr>
              <w:rFonts w:eastAsiaTheme="minorEastAsia"/>
              <w:b w:val="0"/>
              <w:bCs/>
              <w:noProof/>
              <w:kern w:val="2"/>
              <w:szCs w:val="20"/>
              <w:lang w:val="en-GB" w:eastAsia="en-GB"/>
              <w14:ligatures w14:val="standardContextual"/>
            </w:rPr>
          </w:pPr>
          <w:hyperlink w:anchor="_Toc194500033" w:history="1">
            <w:r w:rsidR="004976E0" w:rsidRPr="000F3C94">
              <w:rPr>
                <w:rStyle w:val="Hyperlink"/>
                <w:b w:val="0"/>
                <w:bCs/>
                <w:noProof/>
                <w:szCs w:val="20"/>
                <w:lang w:val="en-GB"/>
              </w:rPr>
              <w:t>12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_Toc194500033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39D63C16" w14:textId="0045FB34" w:rsidR="004976E0" w:rsidRPr="000F3C94" w:rsidRDefault="0089710D">
          <w:pPr>
            <w:pStyle w:val="TOC2"/>
            <w:rPr>
              <w:rFonts w:eastAsiaTheme="minorEastAsia"/>
              <w:b w:val="0"/>
              <w:bCs/>
              <w:noProof/>
              <w:kern w:val="2"/>
              <w:szCs w:val="20"/>
              <w:lang w:val="en-GB" w:eastAsia="en-GB"/>
              <w14:ligatures w14:val="standardContextual"/>
            </w:rPr>
          </w:pPr>
          <w:hyperlink w:anchor="_Toc194500034" w:history="1">
            <w:r w:rsidR="004976E0" w:rsidRPr="000F3C94">
              <w:rPr>
                <w:rStyle w:val="Hyperlink"/>
                <w:b w:val="0"/>
                <w:bCs/>
                <w:noProof/>
                <w:szCs w:val="20"/>
                <w:lang w:val="en-GB"/>
              </w:rPr>
              <w:t>12.1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Introduction</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_Toc194500034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6ACBE82A" w14:textId="3018D0FA" w:rsidR="004976E0" w:rsidRPr="000F3C94" w:rsidRDefault="0089710D">
          <w:pPr>
            <w:pStyle w:val="TOC2"/>
            <w:rPr>
              <w:rFonts w:eastAsiaTheme="minorEastAsia"/>
              <w:b w:val="0"/>
              <w:bCs/>
              <w:noProof/>
              <w:kern w:val="2"/>
              <w:szCs w:val="20"/>
              <w:lang w:val="en-GB" w:eastAsia="en-GB"/>
              <w14:ligatures w14:val="standardContextual"/>
            </w:rPr>
          </w:pPr>
          <w:hyperlink w:anchor="_Toc194500035" w:history="1">
            <w:r w:rsidR="004976E0" w:rsidRPr="000F3C94">
              <w:rPr>
                <w:rStyle w:val="Hyperlink"/>
                <w:b w:val="0"/>
                <w:bCs/>
                <w:noProof/>
                <w:szCs w:val="20"/>
                <w:lang w:val="en-GB"/>
              </w:rPr>
              <w:t>12.2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Discovery 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_Toc194500035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22</w:t>
            </w:r>
            <w:r w:rsidR="004976E0" w:rsidRPr="000F3C94">
              <w:rPr>
                <w:b w:val="0"/>
                <w:bCs/>
                <w:noProof/>
                <w:webHidden/>
                <w:szCs w:val="20"/>
                <w:lang w:val="en-GB"/>
              </w:rPr>
              <w:fldChar w:fldCharType="end"/>
            </w:r>
          </w:hyperlink>
        </w:p>
        <w:p w14:paraId="2B967ABC" w14:textId="00B293B8" w:rsidR="004976E0" w:rsidRPr="000F3C94" w:rsidRDefault="0089710D">
          <w:pPr>
            <w:pStyle w:val="TOC3"/>
            <w:rPr>
              <w:rFonts w:eastAsiaTheme="minorEastAsia"/>
              <w:b w:val="0"/>
              <w:bCs/>
              <w:noProof/>
              <w:kern w:val="2"/>
              <w:szCs w:val="20"/>
              <w:lang w:val="en-GB" w:eastAsia="en-GB"/>
              <w14:ligatures w14:val="standardContextual"/>
            </w:rPr>
          </w:pPr>
          <w:hyperlink w:anchor="_Toc194500036" w:history="1">
            <w:r w:rsidR="004976E0" w:rsidRPr="000F3C94">
              <w:rPr>
                <w:rStyle w:val="Hyperlink"/>
                <w:b w:val="0"/>
                <w:bCs/>
                <w:noProof/>
                <w:szCs w:val="20"/>
                <w:lang w:val="en-GB"/>
              </w:rPr>
              <w:t>12.2.1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S100_ExchangeCatalogue</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_Toc194500036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25</w:t>
            </w:r>
            <w:r w:rsidR="004976E0" w:rsidRPr="000F3C94">
              <w:rPr>
                <w:b w:val="0"/>
                <w:bCs/>
                <w:noProof/>
                <w:webHidden/>
                <w:szCs w:val="20"/>
                <w:lang w:val="en-GB"/>
              </w:rPr>
              <w:fldChar w:fldCharType="end"/>
            </w:r>
          </w:hyperlink>
        </w:p>
        <w:p w14:paraId="46EF524B" w14:textId="1996FC72" w:rsidR="004976E0" w:rsidRPr="000F3C94" w:rsidRDefault="0089710D">
          <w:pPr>
            <w:pStyle w:val="TOC3"/>
            <w:rPr>
              <w:rFonts w:eastAsiaTheme="minorEastAsia"/>
              <w:b w:val="0"/>
              <w:bCs/>
              <w:noProof/>
              <w:kern w:val="2"/>
              <w:szCs w:val="20"/>
              <w:lang w:val="en-GB" w:eastAsia="en-GB"/>
              <w14:ligatures w14:val="standardContextual"/>
            </w:rPr>
          </w:pPr>
          <w:hyperlink w:anchor="_Toc194500037" w:history="1">
            <w:r w:rsidR="004976E0" w:rsidRPr="000F3C94">
              <w:rPr>
                <w:rStyle w:val="Hyperlink"/>
                <w:b w:val="0"/>
                <w:bCs/>
                <w:noProof/>
                <w:szCs w:val="20"/>
                <w:lang w:val="en-GB"/>
              </w:rPr>
              <w:t>12.2.2</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S100_DatasetDiscoveryMetadata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_Toc194500037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26</w:t>
            </w:r>
            <w:r w:rsidR="004976E0" w:rsidRPr="000F3C94">
              <w:rPr>
                <w:b w:val="0"/>
                <w:bCs/>
                <w:noProof/>
                <w:webHidden/>
                <w:szCs w:val="20"/>
                <w:lang w:val="en-GB"/>
              </w:rPr>
              <w:fldChar w:fldCharType="end"/>
            </w:r>
          </w:hyperlink>
        </w:p>
        <w:p w14:paraId="6634D279" w14:textId="29888A20" w:rsidR="004976E0" w:rsidRPr="000F3C94" w:rsidRDefault="0089710D">
          <w:pPr>
            <w:pStyle w:val="TOC3"/>
            <w:rPr>
              <w:rFonts w:eastAsiaTheme="minorEastAsia"/>
              <w:b w:val="0"/>
              <w:bCs/>
              <w:noProof/>
              <w:kern w:val="2"/>
              <w:szCs w:val="20"/>
              <w:lang w:val="en-GB" w:eastAsia="en-GB"/>
              <w14:ligatures w14:val="standardContextual"/>
            </w:rPr>
          </w:pPr>
          <w:hyperlink w:anchor="_Toc194500038" w:history="1">
            <w:r w:rsidR="004976E0" w:rsidRPr="000F3C94">
              <w:rPr>
                <w:rStyle w:val="Hyperlink"/>
                <w:b w:val="0"/>
                <w:bCs/>
                <w:noProof/>
                <w:szCs w:val="20"/>
                <w:lang w:val="en-GB"/>
              </w:rPr>
              <w:t>12.2.3</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S100_SupportFileDiscoveryMetadata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_Toc194500038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33</w:t>
            </w:r>
            <w:r w:rsidR="004976E0" w:rsidRPr="000F3C94">
              <w:rPr>
                <w:b w:val="0"/>
                <w:bCs/>
                <w:noProof/>
                <w:webHidden/>
                <w:szCs w:val="20"/>
                <w:lang w:val="en-GB"/>
              </w:rPr>
              <w:fldChar w:fldCharType="end"/>
            </w:r>
          </w:hyperlink>
        </w:p>
        <w:p w14:paraId="137B53E3" w14:textId="55CB3C62" w:rsidR="004976E0" w:rsidRPr="000F3C94" w:rsidRDefault="0089710D">
          <w:pPr>
            <w:pStyle w:val="TOC3"/>
            <w:rPr>
              <w:rFonts w:eastAsiaTheme="minorEastAsia"/>
              <w:b w:val="0"/>
              <w:bCs/>
              <w:noProof/>
              <w:kern w:val="2"/>
              <w:szCs w:val="20"/>
              <w:lang w:val="en-GB" w:eastAsia="en-GB"/>
              <w14:ligatures w14:val="standardContextual"/>
            </w:rPr>
          </w:pPr>
          <w:hyperlink w:anchor="_Toc194500039" w:history="1">
            <w:r w:rsidR="004976E0" w:rsidRPr="000F3C94">
              <w:rPr>
                <w:rStyle w:val="Hyperlink"/>
                <w:b w:val="0"/>
                <w:bCs/>
                <w:noProof/>
                <w:szCs w:val="20"/>
                <w:lang w:val="en-GB"/>
              </w:rPr>
              <w:t>12.2.4</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S100_CatalogueDiscoveryMetadata</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_Toc194500039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36</w:t>
            </w:r>
            <w:r w:rsidR="004976E0" w:rsidRPr="000F3C94">
              <w:rPr>
                <w:b w:val="0"/>
                <w:bCs/>
                <w:noProof/>
                <w:webHidden/>
                <w:szCs w:val="20"/>
                <w:lang w:val="en-GB"/>
              </w:rPr>
              <w:fldChar w:fldCharType="end"/>
            </w:r>
          </w:hyperlink>
        </w:p>
        <w:p w14:paraId="7D4DDC77" w14:textId="20C7BBF1" w:rsidR="004976E0" w:rsidRPr="000F3C94" w:rsidRDefault="0089710D">
          <w:pPr>
            <w:pStyle w:val="TOC3"/>
            <w:rPr>
              <w:rFonts w:eastAsiaTheme="minorEastAsia"/>
              <w:b w:val="0"/>
              <w:bCs/>
              <w:noProof/>
              <w:kern w:val="2"/>
              <w:szCs w:val="20"/>
              <w:lang w:val="en-GB" w:eastAsia="en-GB"/>
              <w14:ligatures w14:val="standardContextual"/>
            </w:rPr>
          </w:pPr>
          <w:hyperlink w:anchor="_Toc194500040" w:history="1">
            <w:r w:rsidR="004976E0" w:rsidRPr="000F3C94">
              <w:rPr>
                <w:rStyle w:val="Hyperlink"/>
                <w:b w:val="0"/>
                <w:bCs/>
                <w:noProof/>
                <w:szCs w:val="20"/>
                <w:lang w:val="en-GB"/>
              </w:rPr>
              <w:t>12.2.5</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Miscellaneous metadata types</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_Toc194500040 \h </w:instrText>
            </w:r>
            <w:r w:rsidR="004976E0" w:rsidRPr="000F3C94">
              <w:rPr>
                <w:b w:val="0"/>
                <w:bCs/>
                <w:noProof/>
                <w:webHidden/>
                <w:szCs w:val="20"/>
                <w:lang w:val="en-GB"/>
              </w:rPr>
            </w:r>
            <w:r w:rsidR="004976E0" w:rsidRPr="000F3C94">
              <w:rPr>
                <w:b w:val="0"/>
                <w:bCs/>
                <w:noProof/>
                <w:webHidden/>
                <w:szCs w:val="20"/>
                <w:lang w:val="en-GB"/>
              </w:rPr>
              <w:fldChar w:fldCharType="separate"/>
            </w:r>
            <w:r w:rsidR="004976E0" w:rsidRPr="000F3C94">
              <w:rPr>
                <w:b w:val="0"/>
                <w:bCs/>
                <w:noProof/>
                <w:webHidden/>
                <w:szCs w:val="20"/>
                <w:lang w:val="en-GB"/>
              </w:rPr>
              <w:t>37</w:t>
            </w:r>
            <w:r w:rsidR="004976E0" w:rsidRPr="000F3C94">
              <w:rPr>
                <w:b w:val="0"/>
                <w:bCs/>
                <w:noProof/>
                <w:webHidden/>
                <w:szCs w:val="20"/>
                <w:lang w:val="en-GB"/>
              </w:rPr>
              <w:fldChar w:fldCharType="end"/>
            </w:r>
          </w:hyperlink>
        </w:p>
        <w:p w14:paraId="5B66DE82" w14:textId="4B3B754B" w:rsidR="00DF7FD4" w:rsidRPr="000F3C94" w:rsidRDefault="00DF7FD4">
          <w:pPr>
            <w:rPr>
              <w:lang w:val="en-GB"/>
            </w:rPr>
          </w:pPr>
          <w:r w:rsidRPr="000F3C94">
            <w:rPr>
              <w:bCs/>
              <w:szCs w:val="20"/>
              <w:lang w:val="en-GB"/>
            </w:rPr>
            <w:fldChar w:fldCharType="end"/>
          </w:r>
        </w:p>
      </w:sdtContent>
    </w:sdt>
    <w:p w14:paraId="23E4B6C9" w14:textId="56ED11A2" w:rsidR="00394A4C" w:rsidRPr="000F3C94" w:rsidRDefault="00394A4C" w:rsidP="00100A96">
      <w:pPr>
        <w:tabs>
          <w:tab w:val="right" w:leader="dot" w:pos="8789"/>
        </w:tabs>
        <w:spacing w:after="0" w:line="360" w:lineRule="auto"/>
        <w:rPr>
          <w:lang w:val="en-GB"/>
        </w:rPr>
      </w:pPr>
    </w:p>
    <w:p w14:paraId="2B3D821B" w14:textId="77777777" w:rsidR="002F6A0C" w:rsidRPr="000F3C94" w:rsidRDefault="002F6A0C" w:rsidP="00500883">
      <w:pPr>
        <w:spacing w:after="0"/>
        <w:rPr>
          <w:lang w:val="en-GB"/>
        </w:rPr>
      </w:pPr>
    </w:p>
    <w:p w14:paraId="71B52005" w14:textId="77777777" w:rsidR="00D0524F" w:rsidRPr="000F3C94" w:rsidRDefault="00D0524F" w:rsidP="00500883">
      <w:pPr>
        <w:spacing w:after="0"/>
        <w:rPr>
          <w:lang w:val="en-GB"/>
        </w:rPr>
      </w:pPr>
    </w:p>
    <w:p w14:paraId="2935477D" w14:textId="6C001276" w:rsidR="000620F8" w:rsidRPr="000F3C94" w:rsidRDefault="000620F8" w:rsidP="00FF4151">
      <w:pPr>
        <w:spacing w:after="0"/>
        <w:jc w:val="center"/>
        <w:rPr>
          <w:b/>
          <w:sz w:val="28"/>
          <w:szCs w:val="28"/>
          <w:lang w:val="en-GB"/>
        </w:rPr>
      </w:pPr>
      <w:r w:rsidRPr="000F3C94">
        <w:rPr>
          <w:lang w:val="en-GB"/>
        </w:rPr>
        <w:br w:type="page"/>
      </w:r>
      <w:r w:rsidRPr="000F3C94">
        <w:rPr>
          <w:b/>
          <w:sz w:val="28"/>
          <w:szCs w:val="28"/>
          <w:lang w:val="en-GB"/>
        </w:rPr>
        <w:lastRenderedPageBreak/>
        <w:t xml:space="preserve">Document </w:t>
      </w:r>
      <w:r w:rsidR="007D4CFE" w:rsidRPr="000F3C94">
        <w:rPr>
          <w:b/>
          <w:sz w:val="28"/>
          <w:szCs w:val="28"/>
          <w:lang w:val="en-GB"/>
        </w:rPr>
        <w:t>History</w:t>
      </w:r>
    </w:p>
    <w:p w14:paraId="7F744DD3" w14:textId="77777777" w:rsidR="007D4CFE" w:rsidRPr="000F3C94" w:rsidRDefault="007D4CFE" w:rsidP="00FF4151">
      <w:pPr>
        <w:spacing w:after="0"/>
        <w:jc w:val="center"/>
        <w:rPr>
          <w:b/>
          <w:sz w:val="10"/>
          <w:szCs w:val="10"/>
          <w:lang w:val="en-GB"/>
        </w:rPr>
      </w:pPr>
    </w:p>
    <w:p w14:paraId="1A9B9BC3" w14:textId="6F802594" w:rsidR="000620F8" w:rsidRPr="000F3C94" w:rsidRDefault="007D4CFE" w:rsidP="00C53B69">
      <w:pPr>
        <w:spacing w:after="0"/>
        <w:rPr>
          <w:lang w:val="en-GB"/>
        </w:rPr>
      </w:pPr>
      <w:r w:rsidRPr="000F3C94">
        <w:rPr>
          <w:rFonts w:eastAsia="Malgun Gothic"/>
          <w:lang w:val="en-GB"/>
        </w:rPr>
        <w:t xml:space="preserve">Changes to this Product </w:t>
      </w:r>
      <w:r w:rsidRPr="000F3C94">
        <w:rPr>
          <w:lang w:val="en-GB"/>
        </w:rPr>
        <w:t>Specification are coordinated by the IHO Nautical Information Provision</w:t>
      </w:r>
      <w:r w:rsidRPr="000F3C94">
        <w:rPr>
          <w:spacing w:val="1"/>
          <w:lang w:val="en-GB"/>
        </w:rPr>
        <w:t xml:space="preserve"> </w:t>
      </w:r>
      <w:r w:rsidRPr="000F3C94">
        <w:rPr>
          <w:lang w:val="en-GB"/>
        </w:rPr>
        <w:t>Working</w:t>
      </w:r>
      <w:r w:rsidRPr="000F3C94">
        <w:rPr>
          <w:spacing w:val="-11"/>
          <w:lang w:val="en-GB"/>
        </w:rPr>
        <w:t xml:space="preserve"> </w:t>
      </w:r>
      <w:r w:rsidRPr="000F3C94">
        <w:rPr>
          <w:lang w:val="en-GB"/>
        </w:rPr>
        <w:t>Group</w:t>
      </w:r>
      <w:r w:rsidRPr="000F3C94">
        <w:rPr>
          <w:spacing w:val="-9"/>
          <w:lang w:val="en-GB"/>
        </w:rPr>
        <w:t xml:space="preserve"> </w:t>
      </w:r>
      <w:r w:rsidRPr="000F3C94">
        <w:rPr>
          <w:lang w:val="en-GB"/>
        </w:rPr>
        <w:t>(NIPWG).</w:t>
      </w:r>
      <w:r w:rsidRPr="000F3C94">
        <w:rPr>
          <w:spacing w:val="-10"/>
          <w:lang w:val="en-GB"/>
        </w:rPr>
        <w:t xml:space="preserve"> </w:t>
      </w:r>
      <w:r w:rsidRPr="000F3C94">
        <w:rPr>
          <w:lang w:val="en-GB"/>
        </w:rPr>
        <w:t>New</w:t>
      </w:r>
      <w:r w:rsidRPr="000F3C94">
        <w:rPr>
          <w:spacing w:val="-11"/>
          <w:lang w:val="en-GB"/>
        </w:rPr>
        <w:t xml:space="preserve"> </w:t>
      </w:r>
      <w:r w:rsidRPr="000F3C94">
        <w:rPr>
          <w:lang w:val="en-GB"/>
        </w:rPr>
        <w:t>editions</w:t>
      </w:r>
      <w:r w:rsidRPr="000F3C94">
        <w:rPr>
          <w:spacing w:val="-7"/>
          <w:lang w:val="en-GB"/>
        </w:rPr>
        <w:t xml:space="preserve"> </w:t>
      </w:r>
      <w:r w:rsidRPr="000F3C94">
        <w:rPr>
          <w:lang w:val="en-GB"/>
        </w:rPr>
        <w:t>will</w:t>
      </w:r>
      <w:r w:rsidRPr="000F3C94">
        <w:rPr>
          <w:spacing w:val="-9"/>
          <w:lang w:val="en-GB"/>
        </w:rPr>
        <w:t xml:space="preserve"> </w:t>
      </w:r>
      <w:r w:rsidRPr="000F3C94">
        <w:rPr>
          <w:lang w:val="en-GB"/>
        </w:rPr>
        <w:t>be</w:t>
      </w:r>
      <w:r w:rsidRPr="000F3C94">
        <w:rPr>
          <w:spacing w:val="-10"/>
          <w:lang w:val="en-GB"/>
        </w:rPr>
        <w:t xml:space="preserve"> </w:t>
      </w:r>
      <w:r w:rsidRPr="000F3C94">
        <w:rPr>
          <w:lang w:val="en-GB"/>
        </w:rPr>
        <w:t>made</w:t>
      </w:r>
      <w:r w:rsidRPr="000F3C94">
        <w:rPr>
          <w:spacing w:val="-9"/>
          <w:lang w:val="en-GB"/>
        </w:rPr>
        <w:t xml:space="preserve"> </w:t>
      </w:r>
      <w:r w:rsidRPr="000F3C94">
        <w:rPr>
          <w:lang w:val="en-GB"/>
        </w:rPr>
        <w:t>available</w:t>
      </w:r>
      <w:r w:rsidRPr="000F3C94">
        <w:rPr>
          <w:spacing w:val="-8"/>
          <w:lang w:val="en-GB"/>
        </w:rPr>
        <w:t xml:space="preserve"> </w:t>
      </w:r>
      <w:r w:rsidRPr="000F3C94">
        <w:rPr>
          <w:lang w:val="en-GB"/>
        </w:rPr>
        <w:t>via</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IHO</w:t>
      </w:r>
      <w:r w:rsidRPr="000F3C94">
        <w:rPr>
          <w:spacing w:val="-7"/>
          <w:lang w:val="en-GB"/>
        </w:rPr>
        <w:t xml:space="preserve"> </w:t>
      </w:r>
      <w:r w:rsidRPr="000F3C94">
        <w:rPr>
          <w:lang w:val="en-GB"/>
        </w:rPr>
        <w:t>web</w:t>
      </w:r>
      <w:r w:rsidRPr="000F3C94">
        <w:rPr>
          <w:spacing w:val="-9"/>
          <w:lang w:val="en-GB"/>
        </w:rPr>
        <w:t xml:space="preserve"> </w:t>
      </w:r>
      <w:r w:rsidRPr="000F3C94">
        <w:rPr>
          <w:lang w:val="en-GB"/>
        </w:rPr>
        <w:t>site.</w:t>
      </w:r>
      <w:r w:rsidRPr="000F3C94">
        <w:rPr>
          <w:spacing w:val="-8"/>
          <w:lang w:val="en-GB"/>
        </w:rPr>
        <w:t xml:space="preserve"> </w:t>
      </w:r>
      <w:r w:rsidRPr="000F3C94">
        <w:rPr>
          <w:lang w:val="en-GB"/>
        </w:rPr>
        <w:t>Maintenance</w:t>
      </w:r>
      <w:r w:rsidRPr="000F3C94">
        <w:rPr>
          <w:spacing w:val="-7"/>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53"/>
          <w:lang w:val="en-GB"/>
        </w:rPr>
        <w:t xml:space="preserve"> </w:t>
      </w:r>
      <w:r w:rsidRPr="000F3C94">
        <w:rPr>
          <w:lang w:val="en-GB"/>
        </w:rPr>
        <w:t>Product Specification</w:t>
      </w:r>
      <w:r w:rsidRPr="000F3C94">
        <w:rPr>
          <w:spacing w:val="-2"/>
          <w:lang w:val="en-GB"/>
        </w:rPr>
        <w:t xml:space="preserve"> </w:t>
      </w:r>
      <w:r w:rsidRPr="000F3C94">
        <w:rPr>
          <w:lang w:val="en-GB"/>
        </w:rPr>
        <w:t>shall</w:t>
      </w:r>
      <w:r w:rsidRPr="000F3C94">
        <w:rPr>
          <w:spacing w:val="3"/>
          <w:lang w:val="en-GB"/>
        </w:rPr>
        <w:t xml:space="preserve"> </w:t>
      </w:r>
      <w:r w:rsidRPr="000F3C94">
        <w:rPr>
          <w:lang w:val="en-GB"/>
        </w:rPr>
        <w:t>conform</w:t>
      </w:r>
      <w:r w:rsidRPr="000F3C94">
        <w:rPr>
          <w:spacing w:val="3"/>
          <w:lang w:val="en-GB"/>
        </w:rPr>
        <w:t xml:space="preserve"> </w:t>
      </w:r>
      <w:r w:rsidRPr="000F3C94">
        <w:rPr>
          <w:lang w:val="en-GB"/>
        </w:rPr>
        <w:t>to</w:t>
      </w:r>
      <w:r w:rsidRPr="000F3C94">
        <w:rPr>
          <w:spacing w:val="-2"/>
          <w:lang w:val="en-GB"/>
        </w:rPr>
        <w:t xml:space="preserve"> </w:t>
      </w:r>
      <w:r w:rsidRPr="000F3C94">
        <w:rPr>
          <w:lang w:val="en-GB"/>
        </w:rPr>
        <w:t>IHO Technical</w:t>
      </w:r>
      <w:r w:rsidRPr="000F3C94">
        <w:rPr>
          <w:spacing w:val="-1"/>
          <w:lang w:val="en-GB"/>
        </w:rPr>
        <w:t xml:space="preserve"> </w:t>
      </w:r>
      <w:r w:rsidRPr="000F3C94">
        <w:rPr>
          <w:lang w:val="en-GB"/>
        </w:rPr>
        <w:t>Resolution</w:t>
      </w:r>
      <w:r w:rsidRPr="000F3C94">
        <w:rPr>
          <w:spacing w:val="-2"/>
          <w:lang w:val="en-GB"/>
        </w:rPr>
        <w:t xml:space="preserve"> </w:t>
      </w:r>
      <w:r w:rsidRPr="000F3C94">
        <w:rPr>
          <w:lang w:val="en-GB"/>
        </w:rPr>
        <w:t>2/2007</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amended).</w:t>
      </w:r>
    </w:p>
    <w:p w14:paraId="2580563C" w14:textId="77777777" w:rsidR="007D4CFE" w:rsidRPr="000F3C94" w:rsidRDefault="007D4CFE" w:rsidP="00C53B69">
      <w:pPr>
        <w:spacing w:after="0"/>
        <w:rPr>
          <w:rFonts w:eastAsia="Malgun Gothic"/>
          <w:sz w:val="14"/>
          <w:szCs w:val="14"/>
          <w:lang w:val="en-GB"/>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rsidRPr="000F3C94" w14:paraId="6D52822A" w14:textId="77777777" w:rsidTr="003D2B95">
        <w:trPr>
          <w:trHeight w:val="580"/>
        </w:trPr>
        <w:tc>
          <w:tcPr>
            <w:tcW w:w="1555" w:type="dxa"/>
            <w:shd w:val="clear" w:color="auto" w:fill="D9D9D9"/>
          </w:tcPr>
          <w:p w14:paraId="49C63838" w14:textId="77777777" w:rsidR="007D4CFE" w:rsidRPr="000F3C94" w:rsidRDefault="007D4CFE">
            <w:pPr>
              <w:pStyle w:val="TableParagraph"/>
              <w:spacing w:before="54"/>
              <w:ind w:right="654"/>
              <w:rPr>
                <w:b/>
                <w:sz w:val="20"/>
                <w:lang w:val="en-GB"/>
              </w:rPr>
            </w:pPr>
            <w:r w:rsidRPr="000F3C94">
              <w:rPr>
                <w:b/>
                <w:sz w:val="20"/>
                <w:lang w:val="en-GB"/>
              </w:rPr>
              <w:t>Version</w:t>
            </w:r>
            <w:r w:rsidRPr="000F3C94">
              <w:rPr>
                <w:b/>
                <w:spacing w:val="-53"/>
                <w:sz w:val="20"/>
                <w:lang w:val="en-GB"/>
              </w:rPr>
              <w:t xml:space="preserve"> </w:t>
            </w:r>
            <w:r w:rsidRPr="000F3C94">
              <w:rPr>
                <w:b/>
                <w:sz w:val="20"/>
                <w:lang w:val="en-GB"/>
              </w:rPr>
              <w:t>Number</w:t>
            </w:r>
          </w:p>
        </w:tc>
        <w:tc>
          <w:tcPr>
            <w:tcW w:w="1416" w:type="dxa"/>
            <w:shd w:val="clear" w:color="auto" w:fill="D9D9D9"/>
          </w:tcPr>
          <w:p w14:paraId="5467A7CA" w14:textId="77777777" w:rsidR="007D4CFE" w:rsidRPr="000F3C94" w:rsidRDefault="007D4CFE">
            <w:pPr>
              <w:pStyle w:val="TableParagraph"/>
              <w:spacing w:before="54"/>
              <w:rPr>
                <w:b/>
                <w:sz w:val="20"/>
                <w:lang w:val="en-GB"/>
              </w:rPr>
            </w:pPr>
            <w:r w:rsidRPr="000F3C94">
              <w:rPr>
                <w:b/>
                <w:sz w:val="20"/>
                <w:lang w:val="en-GB"/>
              </w:rPr>
              <w:t>Date</w:t>
            </w:r>
          </w:p>
        </w:tc>
        <w:tc>
          <w:tcPr>
            <w:tcW w:w="1559" w:type="dxa"/>
            <w:shd w:val="clear" w:color="auto" w:fill="D9D9D9"/>
          </w:tcPr>
          <w:p w14:paraId="279CDC5B" w14:textId="77777777" w:rsidR="007D4CFE" w:rsidRPr="000F3C94" w:rsidRDefault="007D4CFE">
            <w:pPr>
              <w:pStyle w:val="TableParagraph"/>
              <w:spacing w:before="54"/>
              <w:rPr>
                <w:b/>
                <w:sz w:val="20"/>
                <w:lang w:val="en-GB"/>
              </w:rPr>
            </w:pPr>
            <w:r w:rsidRPr="000F3C94">
              <w:rPr>
                <w:b/>
                <w:sz w:val="20"/>
                <w:lang w:val="en-GB"/>
              </w:rPr>
              <w:t>Approved</w:t>
            </w:r>
            <w:r w:rsidRPr="000F3C94">
              <w:rPr>
                <w:b/>
                <w:spacing w:val="-4"/>
                <w:sz w:val="20"/>
                <w:lang w:val="en-GB"/>
              </w:rPr>
              <w:t xml:space="preserve"> </w:t>
            </w:r>
            <w:r w:rsidRPr="000F3C94">
              <w:rPr>
                <w:b/>
                <w:sz w:val="20"/>
                <w:lang w:val="en-GB"/>
              </w:rPr>
              <w:t>By</w:t>
            </w:r>
          </w:p>
        </w:tc>
        <w:tc>
          <w:tcPr>
            <w:tcW w:w="4536" w:type="dxa"/>
            <w:shd w:val="clear" w:color="auto" w:fill="D9D9D9"/>
          </w:tcPr>
          <w:p w14:paraId="47BE5F15" w14:textId="77777777" w:rsidR="007D4CFE" w:rsidRPr="000F3C94" w:rsidRDefault="007D4CFE">
            <w:pPr>
              <w:pStyle w:val="TableParagraph"/>
              <w:spacing w:before="54"/>
              <w:ind w:left="116"/>
              <w:rPr>
                <w:b/>
                <w:sz w:val="20"/>
                <w:lang w:val="en-GB"/>
              </w:rPr>
            </w:pPr>
            <w:r w:rsidRPr="000F3C94">
              <w:rPr>
                <w:b/>
                <w:sz w:val="20"/>
                <w:lang w:val="en-GB"/>
              </w:rPr>
              <w:t>Purpose</w:t>
            </w:r>
          </w:p>
        </w:tc>
      </w:tr>
      <w:tr w:rsidR="00BB6AB0" w:rsidRPr="000F3C94" w14:paraId="351E72E1" w14:textId="77777777" w:rsidTr="003D2B95">
        <w:trPr>
          <w:trHeight w:val="350"/>
        </w:trPr>
        <w:tc>
          <w:tcPr>
            <w:tcW w:w="1555" w:type="dxa"/>
            <w:shd w:val="clear" w:color="auto" w:fill="auto"/>
          </w:tcPr>
          <w:p w14:paraId="115887C9" w14:textId="77777777" w:rsidR="007D4CFE" w:rsidRPr="000F3C94" w:rsidRDefault="007D4CFE">
            <w:pPr>
              <w:pStyle w:val="TableParagraph"/>
              <w:spacing w:before="57"/>
              <w:rPr>
                <w:sz w:val="20"/>
                <w:lang w:val="en-GB"/>
              </w:rPr>
            </w:pPr>
            <w:r w:rsidRPr="000F3C94">
              <w:rPr>
                <w:sz w:val="20"/>
                <w:lang w:val="en-GB"/>
              </w:rPr>
              <w:t>0.0.1</w:t>
            </w:r>
          </w:p>
        </w:tc>
        <w:tc>
          <w:tcPr>
            <w:tcW w:w="1416" w:type="dxa"/>
            <w:shd w:val="clear" w:color="auto" w:fill="auto"/>
          </w:tcPr>
          <w:p w14:paraId="0C5DEDAF" w14:textId="77777777" w:rsidR="007D4CFE" w:rsidRPr="000F3C94" w:rsidRDefault="007D4CFE">
            <w:pPr>
              <w:pStyle w:val="TableParagraph"/>
              <w:spacing w:before="57"/>
              <w:rPr>
                <w:sz w:val="20"/>
                <w:lang w:val="en-GB"/>
              </w:rPr>
            </w:pPr>
            <w:r w:rsidRPr="000F3C94">
              <w:rPr>
                <w:sz w:val="20"/>
                <w:lang w:val="en-GB"/>
              </w:rPr>
              <w:t>28</w:t>
            </w:r>
            <w:r w:rsidRPr="000F3C94">
              <w:rPr>
                <w:spacing w:val="-3"/>
                <w:sz w:val="20"/>
                <w:lang w:val="en-GB"/>
              </w:rPr>
              <w:t xml:space="preserve"> </w:t>
            </w:r>
            <w:r w:rsidRPr="000F3C94">
              <w:rPr>
                <w:sz w:val="20"/>
                <w:lang w:val="en-GB"/>
              </w:rPr>
              <w:t>Dec 2018</w:t>
            </w:r>
          </w:p>
        </w:tc>
        <w:tc>
          <w:tcPr>
            <w:tcW w:w="1559" w:type="dxa"/>
            <w:shd w:val="clear" w:color="auto" w:fill="auto"/>
          </w:tcPr>
          <w:p w14:paraId="0A7406E1"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203890F9" w14:textId="77777777" w:rsidR="007D4CFE" w:rsidRPr="000F3C94" w:rsidRDefault="007D4CFE">
            <w:pPr>
              <w:pStyle w:val="TableParagraph"/>
              <w:spacing w:before="57"/>
              <w:ind w:left="116"/>
              <w:rPr>
                <w:sz w:val="20"/>
                <w:lang w:val="en-GB"/>
              </w:rPr>
            </w:pPr>
            <w:r w:rsidRPr="000F3C94">
              <w:rPr>
                <w:sz w:val="20"/>
                <w:lang w:val="en-GB"/>
              </w:rPr>
              <w:t>First</w:t>
            </w:r>
            <w:r w:rsidRPr="000F3C94">
              <w:rPr>
                <w:spacing w:val="-3"/>
                <w:sz w:val="20"/>
                <w:lang w:val="en-GB"/>
              </w:rPr>
              <w:t xml:space="preserve"> </w:t>
            </w:r>
            <w:r w:rsidRPr="000F3C94">
              <w:rPr>
                <w:sz w:val="20"/>
                <w:lang w:val="en-GB"/>
              </w:rPr>
              <w:t>Draft</w:t>
            </w:r>
          </w:p>
        </w:tc>
      </w:tr>
      <w:tr w:rsidR="00BB6AB0" w:rsidRPr="000F3C94" w14:paraId="350BF169" w14:textId="77777777" w:rsidTr="003D2B95">
        <w:trPr>
          <w:trHeight w:val="350"/>
        </w:trPr>
        <w:tc>
          <w:tcPr>
            <w:tcW w:w="1555" w:type="dxa"/>
            <w:shd w:val="clear" w:color="auto" w:fill="auto"/>
          </w:tcPr>
          <w:p w14:paraId="6C29F415" w14:textId="77777777" w:rsidR="007D4CFE" w:rsidRPr="000F3C94" w:rsidRDefault="007D4CFE">
            <w:pPr>
              <w:pStyle w:val="TableParagraph"/>
              <w:spacing w:before="57"/>
              <w:rPr>
                <w:sz w:val="20"/>
                <w:lang w:val="en-GB"/>
              </w:rPr>
            </w:pPr>
            <w:r w:rsidRPr="000F3C94">
              <w:rPr>
                <w:sz w:val="20"/>
                <w:lang w:val="en-GB"/>
              </w:rPr>
              <w:t>0.7.5</w:t>
            </w:r>
          </w:p>
        </w:tc>
        <w:tc>
          <w:tcPr>
            <w:tcW w:w="1416" w:type="dxa"/>
            <w:shd w:val="clear" w:color="auto" w:fill="auto"/>
          </w:tcPr>
          <w:p w14:paraId="2085BB5F" w14:textId="77777777" w:rsidR="007D4CFE" w:rsidRPr="000F3C94" w:rsidRDefault="007D4CFE">
            <w:pPr>
              <w:pStyle w:val="TableParagraph"/>
              <w:spacing w:before="57"/>
              <w:rPr>
                <w:sz w:val="20"/>
                <w:lang w:val="en-GB"/>
              </w:rPr>
            </w:pPr>
            <w:r w:rsidRPr="000F3C94">
              <w:rPr>
                <w:sz w:val="20"/>
                <w:lang w:val="en-GB"/>
              </w:rPr>
              <w:t>20</w:t>
            </w:r>
            <w:r w:rsidRPr="000F3C94">
              <w:rPr>
                <w:spacing w:val="-3"/>
                <w:sz w:val="20"/>
                <w:lang w:val="en-GB"/>
              </w:rPr>
              <w:t xml:space="preserve"> </w:t>
            </w:r>
            <w:r w:rsidRPr="000F3C94">
              <w:rPr>
                <w:sz w:val="20"/>
                <w:lang w:val="en-GB"/>
              </w:rPr>
              <w:t>Nov</w:t>
            </w:r>
            <w:r w:rsidRPr="000F3C94">
              <w:rPr>
                <w:spacing w:val="-1"/>
                <w:sz w:val="20"/>
                <w:lang w:val="en-GB"/>
              </w:rPr>
              <w:t xml:space="preserve"> </w:t>
            </w:r>
            <w:r w:rsidRPr="000F3C94">
              <w:rPr>
                <w:sz w:val="20"/>
                <w:lang w:val="en-GB"/>
              </w:rPr>
              <w:t>2019</w:t>
            </w:r>
          </w:p>
        </w:tc>
        <w:tc>
          <w:tcPr>
            <w:tcW w:w="1559" w:type="dxa"/>
            <w:shd w:val="clear" w:color="auto" w:fill="auto"/>
          </w:tcPr>
          <w:p w14:paraId="4571FB29"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40BD30F5" w14:textId="77777777" w:rsidR="007D4CFE" w:rsidRPr="000F3C94" w:rsidRDefault="007D4CFE">
            <w:pPr>
              <w:pStyle w:val="TableParagraph"/>
              <w:spacing w:before="57"/>
              <w:ind w:left="116"/>
              <w:rPr>
                <w:sz w:val="20"/>
                <w:lang w:val="en-GB"/>
              </w:rPr>
            </w:pPr>
            <w:r w:rsidRPr="000F3C94">
              <w:rPr>
                <w:sz w:val="20"/>
                <w:lang w:val="en-GB"/>
              </w:rPr>
              <w:t>Working</w:t>
            </w:r>
            <w:r w:rsidRPr="000F3C94">
              <w:rPr>
                <w:spacing w:val="-2"/>
                <w:sz w:val="20"/>
                <w:lang w:val="en-GB"/>
              </w:rPr>
              <w:t xml:space="preserve"> </w:t>
            </w:r>
            <w:r w:rsidRPr="000F3C94">
              <w:rPr>
                <w:sz w:val="20"/>
                <w:lang w:val="en-GB"/>
              </w:rPr>
              <w:t>Draft</w:t>
            </w:r>
          </w:p>
        </w:tc>
      </w:tr>
      <w:tr w:rsidR="00BB6AB0" w:rsidRPr="000F3C94" w14:paraId="72A345FC" w14:textId="77777777" w:rsidTr="003D2B95">
        <w:trPr>
          <w:trHeight w:val="349"/>
        </w:trPr>
        <w:tc>
          <w:tcPr>
            <w:tcW w:w="1555" w:type="dxa"/>
            <w:shd w:val="clear" w:color="auto" w:fill="auto"/>
          </w:tcPr>
          <w:p w14:paraId="26390AC9"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755F78FD" w14:textId="77777777" w:rsidR="007D4CFE" w:rsidRPr="000F3C94" w:rsidRDefault="007D4CFE">
            <w:pPr>
              <w:pStyle w:val="TableParagraph"/>
              <w:spacing w:before="57"/>
              <w:rPr>
                <w:sz w:val="20"/>
                <w:lang w:val="en-GB"/>
              </w:rPr>
            </w:pPr>
            <w:r w:rsidRPr="000F3C94">
              <w:rPr>
                <w:sz w:val="20"/>
                <w:lang w:val="en-GB"/>
              </w:rPr>
              <w:t>11</w:t>
            </w:r>
            <w:r w:rsidRPr="000F3C94">
              <w:rPr>
                <w:spacing w:val="-3"/>
                <w:sz w:val="20"/>
                <w:lang w:val="en-GB"/>
              </w:rPr>
              <w:t xml:space="preserve"> </w:t>
            </w:r>
            <w:r w:rsidRPr="000F3C94">
              <w:rPr>
                <w:sz w:val="20"/>
                <w:lang w:val="en-GB"/>
              </w:rPr>
              <w:t>Mar</w:t>
            </w:r>
            <w:r w:rsidRPr="000F3C94">
              <w:rPr>
                <w:spacing w:val="-2"/>
                <w:sz w:val="20"/>
                <w:lang w:val="en-GB"/>
              </w:rPr>
              <w:t xml:space="preserve"> </w:t>
            </w:r>
            <w:r w:rsidRPr="000F3C94">
              <w:rPr>
                <w:sz w:val="20"/>
                <w:lang w:val="en-GB"/>
              </w:rPr>
              <w:t>2022</w:t>
            </w:r>
          </w:p>
        </w:tc>
        <w:tc>
          <w:tcPr>
            <w:tcW w:w="1559" w:type="dxa"/>
            <w:shd w:val="clear" w:color="auto" w:fill="auto"/>
          </w:tcPr>
          <w:p w14:paraId="6AB1760C"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350A992E" w14:textId="77777777" w:rsidR="007D4CFE" w:rsidRPr="000F3C94" w:rsidRDefault="007D4CFE">
            <w:pPr>
              <w:pStyle w:val="TableParagraph"/>
              <w:spacing w:before="57"/>
              <w:ind w:left="116"/>
              <w:rPr>
                <w:sz w:val="20"/>
                <w:lang w:val="en-GB"/>
              </w:rPr>
            </w:pPr>
            <w:r w:rsidRPr="000F3C94">
              <w:rPr>
                <w:sz w:val="20"/>
                <w:lang w:val="en-GB"/>
              </w:rPr>
              <w:t>Release</w:t>
            </w:r>
            <w:r w:rsidRPr="000F3C94">
              <w:rPr>
                <w:spacing w:val="-4"/>
                <w:sz w:val="20"/>
                <w:lang w:val="en-GB"/>
              </w:rPr>
              <w:t xml:space="preserve"> </w:t>
            </w:r>
            <w:r w:rsidRPr="000F3C94">
              <w:rPr>
                <w:sz w:val="20"/>
                <w:lang w:val="en-GB"/>
              </w:rPr>
              <w:t>1.0.0</w:t>
            </w:r>
          </w:p>
        </w:tc>
      </w:tr>
      <w:tr w:rsidR="00BB6AB0" w:rsidRPr="000F3C94" w14:paraId="48074691" w14:textId="77777777" w:rsidTr="003D2B95">
        <w:trPr>
          <w:trHeight w:val="578"/>
        </w:trPr>
        <w:tc>
          <w:tcPr>
            <w:tcW w:w="1555" w:type="dxa"/>
            <w:shd w:val="clear" w:color="auto" w:fill="auto"/>
          </w:tcPr>
          <w:p w14:paraId="7CC0D14D"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0C2A6173" w14:textId="77777777" w:rsidR="007D4CFE" w:rsidRPr="000F3C94" w:rsidRDefault="007D4CFE">
            <w:pPr>
              <w:pStyle w:val="TableParagraph"/>
              <w:spacing w:before="57"/>
              <w:rPr>
                <w:sz w:val="20"/>
                <w:lang w:val="en-GB"/>
              </w:rPr>
            </w:pPr>
            <w:r w:rsidRPr="000F3C94">
              <w:rPr>
                <w:sz w:val="20"/>
                <w:lang w:val="en-GB"/>
              </w:rPr>
              <w:t>May</w:t>
            </w:r>
            <w:r w:rsidRPr="000F3C94">
              <w:rPr>
                <w:spacing w:val="-3"/>
                <w:sz w:val="20"/>
                <w:lang w:val="en-GB"/>
              </w:rPr>
              <w:t xml:space="preserve"> </w:t>
            </w:r>
            <w:r w:rsidRPr="000F3C94">
              <w:rPr>
                <w:sz w:val="20"/>
                <w:lang w:val="en-GB"/>
              </w:rPr>
              <w:t>2022</w:t>
            </w:r>
          </w:p>
        </w:tc>
        <w:tc>
          <w:tcPr>
            <w:tcW w:w="1559" w:type="dxa"/>
            <w:shd w:val="clear" w:color="auto" w:fill="auto"/>
          </w:tcPr>
          <w:p w14:paraId="50E93099" w14:textId="77777777" w:rsidR="007D4CFE" w:rsidRPr="000F3C94" w:rsidRDefault="007D4CFE">
            <w:pPr>
              <w:pStyle w:val="TableParagraph"/>
              <w:spacing w:before="57"/>
              <w:rPr>
                <w:sz w:val="20"/>
                <w:lang w:val="en-GB"/>
              </w:rPr>
            </w:pPr>
            <w:r w:rsidRPr="000F3C94">
              <w:rPr>
                <w:sz w:val="20"/>
                <w:lang w:val="en-GB"/>
              </w:rPr>
              <w:t>HSSC</w:t>
            </w:r>
          </w:p>
        </w:tc>
        <w:tc>
          <w:tcPr>
            <w:tcW w:w="4536" w:type="dxa"/>
            <w:shd w:val="clear" w:color="auto" w:fill="auto"/>
          </w:tcPr>
          <w:p w14:paraId="1CFA43C9" w14:textId="77777777" w:rsidR="007D4CFE" w:rsidRPr="000F3C94" w:rsidRDefault="007D4CFE">
            <w:pPr>
              <w:pStyle w:val="TableParagraph"/>
              <w:spacing w:before="57"/>
              <w:ind w:left="116" w:right="680"/>
              <w:rPr>
                <w:sz w:val="20"/>
                <w:lang w:val="en-GB"/>
              </w:rPr>
            </w:pPr>
            <w:r w:rsidRPr="000F3C94">
              <w:rPr>
                <w:sz w:val="20"/>
                <w:lang w:val="en-GB"/>
              </w:rPr>
              <w:t>Initial</w:t>
            </w:r>
            <w:r w:rsidRPr="000F3C94">
              <w:rPr>
                <w:spacing w:val="-5"/>
                <w:sz w:val="20"/>
                <w:lang w:val="en-GB"/>
              </w:rPr>
              <w:t xml:space="preserve"> </w:t>
            </w:r>
            <w:r w:rsidRPr="000F3C94">
              <w:rPr>
                <w:sz w:val="20"/>
                <w:lang w:val="en-GB"/>
              </w:rPr>
              <w:t>published</w:t>
            </w:r>
            <w:r w:rsidRPr="000F3C94">
              <w:rPr>
                <w:spacing w:val="-3"/>
                <w:sz w:val="20"/>
                <w:lang w:val="en-GB"/>
              </w:rPr>
              <w:t xml:space="preserve"> </w:t>
            </w:r>
            <w:r w:rsidRPr="000F3C94">
              <w:rPr>
                <w:sz w:val="20"/>
                <w:lang w:val="en-GB"/>
              </w:rPr>
              <w:t>version</w:t>
            </w:r>
            <w:r w:rsidRPr="000F3C94">
              <w:rPr>
                <w:spacing w:val="-3"/>
                <w:sz w:val="20"/>
                <w:lang w:val="en-GB"/>
              </w:rPr>
              <w:t xml:space="preserve"> </w:t>
            </w:r>
            <w:r w:rsidRPr="000F3C94">
              <w:rPr>
                <w:sz w:val="20"/>
                <w:lang w:val="en-GB"/>
              </w:rPr>
              <w:t>for evaluation</w:t>
            </w:r>
            <w:r w:rsidRPr="000F3C94">
              <w:rPr>
                <w:spacing w:val="-4"/>
                <w:sz w:val="20"/>
                <w:lang w:val="en-GB"/>
              </w:rPr>
              <w:t xml:space="preserve"> </w:t>
            </w:r>
            <w:r w:rsidRPr="000F3C94">
              <w:rPr>
                <w:sz w:val="20"/>
                <w:lang w:val="en-GB"/>
              </w:rPr>
              <w:t>and</w:t>
            </w:r>
            <w:r w:rsidRPr="000F3C94">
              <w:rPr>
                <w:spacing w:val="-52"/>
                <w:sz w:val="20"/>
                <w:lang w:val="en-GB"/>
              </w:rPr>
              <w:t xml:space="preserve"> </w:t>
            </w:r>
            <w:r w:rsidRPr="000F3C94">
              <w:rPr>
                <w:sz w:val="20"/>
                <w:lang w:val="en-GB"/>
              </w:rPr>
              <w:t>testing.</w:t>
            </w:r>
          </w:p>
        </w:tc>
      </w:tr>
      <w:tr w:rsidR="009629B2" w:rsidRPr="000F3C94" w14:paraId="7CC60B59" w14:textId="77777777" w:rsidTr="003D2B95">
        <w:trPr>
          <w:trHeight w:val="350"/>
        </w:trPr>
        <w:tc>
          <w:tcPr>
            <w:tcW w:w="1555" w:type="dxa"/>
            <w:shd w:val="clear" w:color="auto" w:fill="auto"/>
            <w:tcMar>
              <w:top w:w="85" w:type="dxa"/>
              <w:left w:w="85" w:type="dxa"/>
            </w:tcMar>
          </w:tcPr>
          <w:p w14:paraId="5A2B0CA1" w14:textId="3CC34334" w:rsidR="009629B2" w:rsidRPr="000F3C94" w:rsidRDefault="009629B2" w:rsidP="009629B2">
            <w:pPr>
              <w:pStyle w:val="TableParagraph"/>
              <w:spacing w:before="0"/>
              <w:ind w:left="0"/>
              <w:rPr>
                <w:rFonts w:ascii="Times New Roman"/>
                <w:sz w:val="18"/>
                <w:lang w:val="en-GB"/>
              </w:rPr>
            </w:pPr>
            <w:r w:rsidRPr="000F3C94">
              <w:rPr>
                <w:sz w:val="20"/>
                <w:lang w:val="en-GB"/>
              </w:rPr>
              <w:t>1.1.0</w:t>
            </w:r>
          </w:p>
        </w:tc>
        <w:tc>
          <w:tcPr>
            <w:tcW w:w="1416" w:type="dxa"/>
            <w:shd w:val="clear" w:color="auto" w:fill="auto"/>
          </w:tcPr>
          <w:p w14:paraId="4090622B" w14:textId="5FCA57E1" w:rsidR="009629B2" w:rsidRPr="000F3C94" w:rsidRDefault="009629B2" w:rsidP="004406E8">
            <w:pPr>
              <w:pStyle w:val="TableParagraph"/>
              <w:spacing w:before="0"/>
              <w:ind w:left="0" w:firstLineChars="50" w:firstLine="100"/>
              <w:rPr>
                <w:rFonts w:ascii="Times New Roman"/>
                <w:sz w:val="18"/>
                <w:lang w:val="en-GB"/>
              </w:rPr>
            </w:pPr>
            <w:r w:rsidRPr="000F3C94">
              <w:rPr>
                <w:sz w:val="20"/>
                <w:lang w:val="en-GB"/>
              </w:rPr>
              <w:t>Oct</w:t>
            </w:r>
            <w:r w:rsidRPr="000F3C94">
              <w:rPr>
                <w:spacing w:val="-3"/>
                <w:sz w:val="20"/>
                <w:lang w:val="en-GB"/>
              </w:rPr>
              <w:t xml:space="preserve"> </w:t>
            </w:r>
            <w:r w:rsidRPr="000F3C94">
              <w:rPr>
                <w:sz w:val="20"/>
                <w:lang w:val="en-GB"/>
              </w:rPr>
              <w:t>2023</w:t>
            </w:r>
          </w:p>
        </w:tc>
        <w:tc>
          <w:tcPr>
            <w:tcW w:w="1559" w:type="dxa"/>
            <w:shd w:val="clear" w:color="auto" w:fill="auto"/>
          </w:tcPr>
          <w:p w14:paraId="7E12D1C0" w14:textId="0BC7FC90" w:rsidR="009629B2" w:rsidRPr="000F3C94" w:rsidRDefault="009629B2" w:rsidP="004406E8">
            <w:pPr>
              <w:pStyle w:val="TableParagraph"/>
              <w:spacing w:before="0"/>
              <w:ind w:left="0" w:firstLineChars="50" w:firstLine="100"/>
              <w:rPr>
                <w:rFonts w:ascii="Times New Roman" w:eastAsia="Malgun Gothic"/>
                <w:sz w:val="18"/>
                <w:lang w:val="en-GB" w:eastAsia="ko-KR"/>
              </w:rPr>
            </w:pPr>
            <w:r w:rsidRPr="000F3C94">
              <w:rPr>
                <w:sz w:val="20"/>
                <w:lang w:val="en-GB"/>
              </w:rPr>
              <w:t>KHOA</w:t>
            </w:r>
          </w:p>
        </w:tc>
        <w:tc>
          <w:tcPr>
            <w:tcW w:w="4536" w:type="dxa"/>
            <w:shd w:val="clear" w:color="auto" w:fill="auto"/>
          </w:tcPr>
          <w:p w14:paraId="3305B38E" w14:textId="6DA2E093" w:rsidR="009629B2" w:rsidRPr="000F3C94" w:rsidRDefault="009629B2" w:rsidP="009629B2">
            <w:pPr>
              <w:pStyle w:val="TableParagraph"/>
              <w:spacing w:before="0"/>
              <w:ind w:left="0" w:firstLineChars="50" w:firstLine="100"/>
              <w:rPr>
                <w:rFonts w:ascii="Times New Roman"/>
                <w:sz w:val="20"/>
                <w:lang w:val="en-GB"/>
              </w:rPr>
            </w:pPr>
            <w:r w:rsidRPr="000F3C94">
              <w:rPr>
                <w:sz w:val="20"/>
                <w:lang w:val="en-GB"/>
              </w:rPr>
              <w:t>Updated to align with S-100 Edition 5.0.0</w:t>
            </w:r>
          </w:p>
        </w:tc>
      </w:tr>
      <w:tr w:rsidR="003F5FC2" w:rsidRPr="000F3C94" w14:paraId="61BCE39D" w14:textId="77777777" w:rsidTr="003D2B95">
        <w:trPr>
          <w:trHeight w:val="350"/>
        </w:trPr>
        <w:tc>
          <w:tcPr>
            <w:tcW w:w="1555" w:type="dxa"/>
            <w:shd w:val="clear" w:color="auto" w:fill="auto"/>
            <w:tcMar>
              <w:top w:w="85" w:type="dxa"/>
              <w:left w:w="85" w:type="dxa"/>
            </w:tcMar>
          </w:tcPr>
          <w:p w14:paraId="00C954CB" w14:textId="47019182" w:rsidR="003F5FC2" w:rsidRPr="000F3C94" w:rsidRDefault="003F5FC2" w:rsidP="003F5FC2">
            <w:pPr>
              <w:pStyle w:val="TableParagraph"/>
              <w:spacing w:before="0"/>
              <w:ind w:left="0" w:firstLineChars="6" w:firstLine="12"/>
              <w:rPr>
                <w:sz w:val="20"/>
                <w:lang w:val="en-GB"/>
              </w:rPr>
            </w:pPr>
            <w:r w:rsidRPr="000F3C94">
              <w:rPr>
                <w:rFonts w:eastAsia="Malgun Gothic"/>
                <w:sz w:val="20"/>
                <w:lang w:val="en-GB" w:eastAsia="ko-KR"/>
              </w:rPr>
              <w:t>1.2.0</w:t>
            </w:r>
          </w:p>
        </w:tc>
        <w:tc>
          <w:tcPr>
            <w:tcW w:w="1416" w:type="dxa"/>
            <w:shd w:val="clear" w:color="auto" w:fill="auto"/>
          </w:tcPr>
          <w:p w14:paraId="46C6B069" w14:textId="1E0FB516" w:rsidR="003F5FC2" w:rsidRPr="000F3C94" w:rsidRDefault="003F5FC2" w:rsidP="003F5FC2">
            <w:pPr>
              <w:pStyle w:val="TableParagraph"/>
              <w:spacing w:before="0"/>
              <w:ind w:left="0" w:firstLineChars="50" w:firstLine="100"/>
              <w:rPr>
                <w:sz w:val="20"/>
                <w:lang w:val="en-GB"/>
              </w:rPr>
            </w:pPr>
            <w:r w:rsidRPr="000F3C94">
              <w:rPr>
                <w:sz w:val="20"/>
                <w:lang w:val="en-GB"/>
              </w:rPr>
              <w:t>Feb 2024</w:t>
            </w:r>
          </w:p>
        </w:tc>
        <w:tc>
          <w:tcPr>
            <w:tcW w:w="1559" w:type="dxa"/>
            <w:shd w:val="clear" w:color="auto" w:fill="auto"/>
          </w:tcPr>
          <w:p w14:paraId="4F6A7C9E" w14:textId="69BAD311" w:rsidR="003F5FC2" w:rsidRPr="000F3C94" w:rsidRDefault="003F5FC2" w:rsidP="003F5FC2">
            <w:pPr>
              <w:pStyle w:val="TableParagraph"/>
              <w:spacing w:before="0"/>
              <w:ind w:left="0" w:firstLineChars="50" w:firstLine="100"/>
              <w:rPr>
                <w:sz w:val="20"/>
                <w:lang w:val="en-GB"/>
              </w:rPr>
            </w:pPr>
            <w:r w:rsidRPr="000F3C94">
              <w:rPr>
                <w:sz w:val="20"/>
                <w:lang w:val="en-GB"/>
              </w:rPr>
              <w:t>KHOA</w:t>
            </w:r>
          </w:p>
        </w:tc>
        <w:tc>
          <w:tcPr>
            <w:tcW w:w="4536" w:type="dxa"/>
            <w:shd w:val="clear" w:color="auto" w:fill="auto"/>
          </w:tcPr>
          <w:p w14:paraId="433BA1D9" w14:textId="20F340B6" w:rsidR="003F5FC2" w:rsidRPr="000F3C94" w:rsidRDefault="003F5FC2" w:rsidP="003F5FC2">
            <w:pPr>
              <w:pStyle w:val="TableParagraph"/>
              <w:spacing w:before="0"/>
              <w:ind w:left="0" w:firstLineChars="50" w:firstLine="100"/>
              <w:rPr>
                <w:sz w:val="20"/>
                <w:lang w:val="en-GB"/>
              </w:rPr>
            </w:pPr>
            <w:r w:rsidRPr="000F3C94">
              <w:rPr>
                <w:sz w:val="20"/>
                <w:lang w:val="en-GB"/>
              </w:rPr>
              <w:t xml:space="preserve">Revised Data </w:t>
            </w:r>
            <w:proofErr w:type="spellStart"/>
            <w:r w:rsidRPr="000F3C94">
              <w:rPr>
                <w:sz w:val="20"/>
                <w:lang w:val="en-GB"/>
              </w:rPr>
              <w:t>Modeling</w:t>
            </w:r>
            <w:proofErr w:type="spellEnd"/>
          </w:p>
        </w:tc>
      </w:tr>
      <w:tr w:rsidR="003D2B95" w:rsidRPr="000F3C94" w14:paraId="54E83BC1" w14:textId="77777777" w:rsidTr="00884EAD">
        <w:trPr>
          <w:trHeight w:val="350"/>
        </w:trPr>
        <w:tc>
          <w:tcPr>
            <w:tcW w:w="1555" w:type="dxa"/>
            <w:shd w:val="clear" w:color="auto" w:fill="auto"/>
            <w:vAlign w:val="center"/>
          </w:tcPr>
          <w:p w14:paraId="3A74FDB3" w14:textId="507137B1" w:rsidR="003D2B95" w:rsidRPr="000F3C94" w:rsidRDefault="003D2B95"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53590FF" w14:textId="3FCA5CB8" w:rsidR="003D2B95" w:rsidRPr="000F3C94" w:rsidRDefault="003D2B95" w:rsidP="00884EAD">
            <w:pPr>
              <w:pStyle w:val="TableParagraph"/>
              <w:spacing w:before="0"/>
              <w:ind w:left="0" w:firstLineChars="50" w:firstLine="100"/>
              <w:jc w:val="both"/>
              <w:rPr>
                <w:sz w:val="20"/>
                <w:lang w:val="en-GB"/>
              </w:rPr>
            </w:pPr>
            <w:r w:rsidRPr="000F3C94">
              <w:rPr>
                <w:sz w:val="20"/>
                <w:lang w:val="en-GB"/>
              </w:rPr>
              <w:t>Mar 202</w:t>
            </w:r>
            <w:r w:rsidR="00E43CD3" w:rsidRPr="000F3C94">
              <w:rPr>
                <w:sz w:val="20"/>
                <w:lang w:val="en-GB"/>
              </w:rPr>
              <w:t>4</w:t>
            </w:r>
          </w:p>
        </w:tc>
        <w:tc>
          <w:tcPr>
            <w:tcW w:w="1559" w:type="dxa"/>
            <w:shd w:val="clear" w:color="auto" w:fill="auto"/>
            <w:vAlign w:val="center"/>
          </w:tcPr>
          <w:p w14:paraId="63085FBA" w14:textId="335749DA" w:rsidR="003D2B95" w:rsidRPr="000F3C94" w:rsidRDefault="003D2B95"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534D3B49" w14:textId="35ACD0AE" w:rsidR="003D2B95" w:rsidRPr="000F3C94" w:rsidRDefault="003D2B95" w:rsidP="00884EAD">
            <w:pPr>
              <w:pStyle w:val="TableParagraph"/>
              <w:spacing w:before="57"/>
              <w:ind w:left="116" w:right="680"/>
              <w:jc w:val="both"/>
              <w:rPr>
                <w:sz w:val="20"/>
                <w:lang w:val="en-GB"/>
              </w:rPr>
            </w:pPr>
            <w:r w:rsidRPr="000F3C94">
              <w:rPr>
                <w:sz w:val="20"/>
                <w:lang w:val="en-GB"/>
              </w:rPr>
              <w:t>Updated to align with S-100 Edition 5.2.0 and Applied feedback from NIPWG</w:t>
            </w:r>
          </w:p>
        </w:tc>
      </w:tr>
      <w:tr w:rsidR="00884EAD" w:rsidRPr="000F3C94" w14:paraId="560F6612" w14:textId="77777777" w:rsidTr="00884EAD">
        <w:trPr>
          <w:trHeight w:val="350"/>
        </w:trPr>
        <w:tc>
          <w:tcPr>
            <w:tcW w:w="1555" w:type="dxa"/>
            <w:shd w:val="clear" w:color="auto" w:fill="auto"/>
            <w:vAlign w:val="center"/>
          </w:tcPr>
          <w:p w14:paraId="6C494BF4" w14:textId="16018FFD" w:rsidR="00884EAD" w:rsidRPr="000F3C94" w:rsidRDefault="00884EAD"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52F3BE9C" w14:textId="5373F6F8" w:rsidR="00884EAD" w:rsidRPr="000F3C94" w:rsidRDefault="00884EAD" w:rsidP="00884EAD">
            <w:pPr>
              <w:pStyle w:val="TableParagraph"/>
              <w:spacing w:before="0"/>
              <w:ind w:left="0" w:firstLineChars="50" w:firstLine="100"/>
              <w:jc w:val="both"/>
              <w:rPr>
                <w:sz w:val="20"/>
                <w:lang w:val="en-GB"/>
              </w:rPr>
            </w:pPr>
            <w:r w:rsidRPr="000F3C94">
              <w:rPr>
                <w:sz w:val="20"/>
                <w:lang w:val="en-GB"/>
              </w:rPr>
              <w:t>July 2024</w:t>
            </w:r>
          </w:p>
        </w:tc>
        <w:tc>
          <w:tcPr>
            <w:tcW w:w="1559" w:type="dxa"/>
            <w:shd w:val="clear" w:color="auto" w:fill="auto"/>
            <w:vAlign w:val="center"/>
          </w:tcPr>
          <w:p w14:paraId="6BE440F5" w14:textId="1EB5B659" w:rsidR="00884EAD" w:rsidRPr="000F3C94" w:rsidRDefault="00884EAD"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2E9CF27D" w14:textId="043011B9" w:rsidR="00884EAD" w:rsidRPr="000F3C94" w:rsidRDefault="00884EAD" w:rsidP="00884EAD">
            <w:pPr>
              <w:pStyle w:val="TableParagraph"/>
              <w:spacing w:before="57"/>
              <w:ind w:left="116" w:right="680"/>
              <w:jc w:val="both"/>
              <w:rPr>
                <w:rFonts w:ascii="Times New Roman"/>
                <w:sz w:val="18"/>
                <w:lang w:val="en-GB"/>
              </w:rPr>
            </w:pPr>
            <w:r w:rsidRPr="000F3C94">
              <w:rPr>
                <w:sz w:val="20"/>
                <w:lang w:val="en-GB"/>
              </w:rPr>
              <w:t>Applied feedback from NIPWG</w:t>
            </w:r>
          </w:p>
        </w:tc>
      </w:tr>
      <w:tr w:rsidR="00105679" w:rsidRPr="000F3C94" w14:paraId="5D1E1F3B" w14:textId="77777777" w:rsidTr="00884EAD">
        <w:trPr>
          <w:trHeight w:val="350"/>
        </w:trPr>
        <w:tc>
          <w:tcPr>
            <w:tcW w:w="1555" w:type="dxa"/>
            <w:shd w:val="clear" w:color="auto" w:fill="auto"/>
            <w:vAlign w:val="center"/>
          </w:tcPr>
          <w:p w14:paraId="54A78FCE" w14:textId="115FF0CE" w:rsidR="00105679" w:rsidRPr="000F3C94" w:rsidRDefault="00105679" w:rsidP="00105679">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B44B7F7" w14:textId="08EED7A2" w:rsidR="00105679" w:rsidRPr="000F3C94" w:rsidRDefault="00105679" w:rsidP="00105679">
            <w:pPr>
              <w:pStyle w:val="TableParagraph"/>
              <w:spacing w:before="0"/>
              <w:ind w:left="0" w:firstLineChars="50" w:firstLine="100"/>
              <w:jc w:val="both"/>
              <w:rPr>
                <w:sz w:val="20"/>
                <w:lang w:val="en-GB"/>
              </w:rPr>
            </w:pPr>
            <w:r w:rsidRPr="000F3C94">
              <w:rPr>
                <w:sz w:val="20"/>
                <w:lang w:val="en-GB"/>
              </w:rPr>
              <w:t>Mar 2025</w:t>
            </w:r>
          </w:p>
        </w:tc>
        <w:tc>
          <w:tcPr>
            <w:tcW w:w="1559" w:type="dxa"/>
            <w:shd w:val="clear" w:color="auto" w:fill="auto"/>
            <w:vAlign w:val="center"/>
          </w:tcPr>
          <w:p w14:paraId="5652484F" w14:textId="585C6636" w:rsidR="00105679" w:rsidRPr="000F3C94" w:rsidRDefault="00105679" w:rsidP="00105679">
            <w:pPr>
              <w:pStyle w:val="TableParagraph"/>
              <w:spacing w:before="0"/>
              <w:ind w:left="0" w:firstLineChars="50" w:firstLine="100"/>
              <w:jc w:val="both"/>
              <w:rPr>
                <w:sz w:val="20"/>
                <w:lang w:val="en-GB"/>
              </w:rPr>
            </w:pPr>
            <w:r w:rsidRPr="000F3C94">
              <w:rPr>
                <w:sz w:val="20"/>
                <w:lang w:val="en-GB"/>
              </w:rPr>
              <w:t>IHO CL xx/2025</w:t>
            </w:r>
          </w:p>
        </w:tc>
        <w:tc>
          <w:tcPr>
            <w:tcW w:w="4536" w:type="dxa"/>
            <w:shd w:val="clear" w:color="auto" w:fill="auto"/>
            <w:vAlign w:val="center"/>
          </w:tcPr>
          <w:p w14:paraId="2DACE6C7" w14:textId="6E420EE5" w:rsidR="00105679" w:rsidRPr="000F3C94" w:rsidRDefault="00105679" w:rsidP="00105679">
            <w:pPr>
              <w:pStyle w:val="TableParagraph"/>
              <w:spacing w:before="57"/>
              <w:ind w:left="116" w:right="680"/>
              <w:jc w:val="both"/>
              <w:rPr>
                <w:sz w:val="20"/>
                <w:lang w:val="en-GB"/>
              </w:rPr>
            </w:pPr>
            <w:r w:rsidRPr="000F3C94">
              <w:rPr>
                <w:sz w:val="20"/>
                <w:lang w:val="en-GB"/>
              </w:rPr>
              <w:t>First operational version of S-128</w:t>
            </w:r>
          </w:p>
        </w:tc>
      </w:tr>
      <w:tr w:rsidR="00884EAD" w:rsidRPr="000F3C94" w14:paraId="226FF2B1" w14:textId="77777777" w:rsidTr="003D2B95">
        <w:trPr>
          <w:trHeight w:val="350"/>
        </w:trPr>
        <w:tc>
          <w:tcPr>
            <w:tcW w:w="1555" w:type="dxa"/>
            <w:shd w:val="clear" w:color="auto" w:fill="auto"/>
          </w:tcPr>
          <w:p w14:paraId="27CBB761" w14:textId="53AE6231" w:rsidR="00884EAD" w:rsidRPr="000F3C94" w:rsidRDefault="00884EAD" w:rsidP="00884EAD">
            <w:pPr>
              <w:pStyle w:val="TableParagraph"/>
              <w:spacing w:before="0"/>
              <w:ind w:left="0"/>
              <w:rPr>
                <w:rFonts w:ascii="Times New Roman" w:eastAsiaTheme="minorEastAsia"/>
                <w:sz w:val="18"/>
                <w:lang w:val="en-GB" w:eastAsia="ko-KR"/>
              </w:rPr>
            </w:pPr>
          </w:p>
        </w:tc>
        <w:tc>
          <w:tcPr>
            <w:tcW w:w="1416" w:type="dxa"/>
            <w:shd w:val="clear" w:color="auto" w:fill="auto"/>
          </w:tcPr>
          <w:p w14:paraId="4D46BADC"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2D7B73B9"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41345F6" w14:textId="77777777" w:rsidR="00884EAD" w:rsidRPr="000F3C94" w:rsidRDefault="00884EAD" w:rsidP="00884EAD">
            <w:pPr>
              <w:pStyle w:val="TableParagraph"/>
              <w:spacing w:before="0"/>
              <w:ind w:left="0"/>
              <w:rPr>
                <w:rFonts w:ascii="Times New Roman"/>
                <w:sz w:val="18"/>
                <w:lang w:val="en-GB"/>
              </w:rPr>
            </w:pPr>
          </w:p>
        </w:tc>
      </w:tr>
      <w:tr w:rsidR="00884EAD" w:rsidRPr="000F3C94" w14:paraId="46A518C3" w14:textId="77777777" w:rsidTr="003D2B95">
        <w:trPr>
          <w:trHeight w:val="350"/>
        </w:trPr>
        <w:tc>
          <w:tcPr>
            <w:tcW w:w="1555" w:type="dxa"/>
            <w:shd w:val="clear" w:color="auto" w:fill="auto"/>
          </w:tcPr>
          <w:p w14:paraId="3BBE41C0"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0CED273D"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01070364"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0519B799" w14:textId="77777777" w:rsidR="00884EAD" w:rsidRPr="000F3C94" w:rsidRDefault="00884EAD" w:rsidP="00884EAD">
            <w:pPr>
              <w:pStyle w:val="TableParagraph"/>
              <w:spacing w:before="0"/>
              <w:ind w:left="0"/>
              <w:rPr>
                <w:rFonts w:ascii="Times New Roman"/>
                <w:sz w:val="18"/>
                <w:lang w:val="en-GB"/>
              </w:rPr>
            </w:pPr>
          </w:p>
        </w:tc>
      </w:tr>
      <w:tr w:rsidR="00884EAD" w:rsidRPr="000F3C94" w14:paraId="4685217E" w14:textId="77777777" w:rsidTr="003D2B95">
        <w:trPr>
          <w:trHeight w:val="350"/>
        </w:trPr>
        <w:tc>
          <w:tcPr>
            <w:tcW w:w="1555" w:type="dxa"/>
            <w:shd w:val="clear" w:color="auto" w:fill="auto"/>
          </w:tcPr>
          <w:p w14:paraId="46B3CE4F"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AFE82A4"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10E6B488"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DA88F0F" w14:textId="77777777" w:rsidR="00884EAD" w:rsidRPr="000F3C94" w:rsidRDefault="00884EAD" w:rsidP="00884EAD">
            <w:pPr>
              <w:pStyle w:val="TableParagraph"/>
              <w:spacing w:before="0"/>
              <w:ind w:left="0"/>
              <w:rPr>
                <w:rFonts w:ascii="Times New Roman"/>
                <w:sz w:val="18"/>
                <w:lang w:val="en-GB"/>
              </w:rPr>
            </w:pPr>
          </w:p>
        </w:tc>
      </w:tr>
      <w:tr w:rsidR="00884EAD" w:rsidRPr="000F3C94" w14:paraId="72B8066C" w14:textId="77777777" w:rsidTr="003D2B95">
        <w:trPr>
          <w:trHeight w:val="350"/>
        </w:trPr>
        <w:tc>
          <w:tcPr>
            <w:tcW w:w="1555" w:type="dxa"/>
            <w:shd w:val="clear" w:color="auto" w:fill="auto"/>
          </w:tcPr>
          <w:p w14:paraId="7C62C01A"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370A3C6"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4347C65C"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339192C3" w14:textId="77777777" w:rsidR="00884EAD" w:rsidRPr="000F3C94" w:rsidRDefault="00884EAD" w:rsidP="00884EAD">
            <w:pPr>
              <w:pStyle w:val="TableParagraph"/>
              <w:spacing w:before="0"/>
              <w:ind w:left="0"/>
              <w:rPr>
                <w:rFonts w:ascii="Times New Roman"/>
                <w:sz w:val="18"/>
                <w:lang w:val="en-GB"/>
              </w:rPr>
            </w:pPr>
          </w:p>
        </w:tc>
      </w:tr>
      <w:tr w:rsidR="00884EAD" w:rsidRPr="000F3C94" w14:paraId="77CAFB14" w14:textId="77777777" w:rsidTr="003D2B95">
        <w:trPr>
          <w:trHeight w:val="352"/>
        </w:trPr>
        <w:tc>
          <w:tcPr>
            <w:tcW w:w="1555" w:type="dxa"/>
            <w:shd w:val="clear" w:color="auto" w:fill="auto"/>
          </w:tcPr>
          <w:p w14:paraId="18DB574C"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31B0AE0A"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62118EA5"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569A480D" w14:textId="77777777" w:rsidR="00884EAD" w:rsidRPr="000F3C94" w:rsidRDefault="00884EAD" w:rsidP="00884EAD">
            <w:pPr>
              <w:pStyle w:val="TableParagraph"/>
              <w:spacing w:before="0"/>
              <w:ind w:left="0"/>
              <w:rPr>
                <w:rFonts w:ascii="Times New Roman"/>
                <w:sz w:val="18"/>
                <w:lang w:val="en-GB"/>
              </w:rPr>
            </w:pPr>
          </w:p>
        </w:tc>
      </w:tr>
    </w:tbl>
    <w:p w14:paraId="7EC43A28" w14:textId="77777777" w:rsidR="00A174B6" w:rsidRPr="000F3C94" w:rsidRDefault="00A174B6" w:rsidP="00C53B69">
      <w:pPr>
        <w:spacing w:after="0"/>
        <w:rPr>
          <w:lang w:val="en-GB"/>
        </w:rPr>
      </w:pPr>
    </w:p>
    <w:p w14:paraId="58E1353A" w14:textId="48AC8E60" w:rsidR="00A174B6" w:rsidRPr="000F3C94" w:rsidRDefault="00A174B6" w:rsidP="00C53B69">
      <w:pPr>
        <w:spacing w:after="0"/>
        <w:rPr>
          <w:lang w:val="en-GB"/>
        </w:rPr>
      </w:pPr>
      <w:r w:rsidRPr="000F3C94">
        <w:rPr>
          <w:lang w:val="en-GB"/>
        </w:rPr>
        <w:br w:type="page"/>
      </w:r>
    </w:p>
    <w:p w14:paraId="68A38F9E" w14:textId="77777777" w:rsidR="00A174B6" w:rsidRPr="000F3C94" w:rsidRDefault="00A174B6" w:rsidP="00A174B6">
      <w:pPr>
        <w:suppressAutoHyphens/>
        <w:rPr>
          <w:b/>
          <w:sz w:val="28"/>
          <w:lang w:val="en-GB" w:eastAsia="en-GB"/>
        </w:rPr>
      </w:pPr>
    </w:p>
    <w:p w14:paraId="65C9913D" w14:textId="77777777" w:rsidR="00A174B6" w:rsidRPr="000F3C94" w:rsidRDefault="00A174B6" w:rsidP="00A174B6">
      <w:pPr>
        <w:suppressAutoHyphens/>
        <w:spacing w:after="0"/>
        <w:rPr>
          <w:b/>
          <w:sz w:val="28"/>
          <w:lang w:val="en-GB" w:eastAsia="en-GB"/>
        </w:rPr>
      </w:pPr>
    </w:p>
    <w:p w14:paraId="00D5C022" w14:textId="77777777" w:rsidR="00A174B6" w:rsidRPr="000F3C94" w:rsidRDefault="00A174B6" w:rsidP="00A174B6">
      <w:pPr>
        <w:suppressAutoHyphens/>
        <w:spacing w:after="0"/>
        <w:jc w:val="center"/>
        <w:rPr>
          <w:b/>
          <w:sz w:val="28"/>
          <w:lang w:val="en-GB" w:eastAsia="en-GB"/>
        </w:rPr>
      </w:pPr>
    </w:p>
    <w:p w14:paraId="23388C34" w14:textId="77777777" w:rsidR="00A174B6" w:rsidRPr="000F3C94" w:rsidRDefault="00A174B6" w:rsidP="00A174B6">
      <w:pPr>
        <w:suppressAutoHyphens/>
        <w:spacing w:after="0"/>
        <w:jc w:val="center"/>
        <w:rPr>
          <w:b/>
          <w:sz w:val="28"/>
          <w:lang w:val="en-GB" w:eastAsia="en-GB"/>
        </w:rPr>
      </w:pPr>
    </w:p>
    <w:p w14:paraId="1532E44D" w14:textId="77777777" w:rsidR="00161D51" w:rsidRPr="000F3C94" w:rsidRDefault="00161D51" w:rsidP="00A174B6">
      <w:pPr>
        <w:suppressAutoHyphens/>
        <w:spacing w:after="0"/>
        <w:jc w:val="center"/>
        <w:rPr>
          <w:b/>
          <w:sz w:val="28"/>
          <w:lang w:val="en-GB" w:eastAsia="en-GB"/>
        </w:rPr>
      </w:pPr>
    </w:p>
    <w:p w14:paraId="5E910277" w14:textId="77777777" w:rsidR="00161D51" w:rsidRPr="000F3C94" w:rsidRDefault="00161D51" w:rsidP="00A174B6">
      <w:pPr>
        <w:suppressAutoHyphens/>
        <w:spacing w:after="0"/>
        <w:jc w:val="center"/>
        <w:rPr>
          <w:b/>
          <w:sz w:val="28"/>
          <w:lang w:val="en-GB" w:eastAsia="en-GB"/>
        </w:rPr>
      </w:pPr>
    </w:p>
    <w:p w14:paraId="533DFE46" w14:textId="77777777" w:rsidR="00161D51" w:rsidRPr="000F3C94" w:rsidRDefault="00161D51" w:rsidP="00A174B6">
      <w:pPr>
        <w:suppressAutoHyphens/>
        <w:spacing w:after="0"/>
        <w:jc w:val="center"/>
        <w:rPr>
          <w:b/>
          <w:sz w:val="28"/>
          <w:lang w:val="en-GB" w:eastAsia="en-GB"/>
        </w:rPr>
      </w:pPr>
    </w:p>
    <w:p w14:paraId="0D911C04" w14:textId="77777777" w:rsidR="00161D51" w:rsidRPr="000F3C94" w:rsidRDefault="00161D51" w:rsidP="00A174B6">
      <w:pPr>
        <w:suppressAutoHyphens/>
        <w:spacing w:after="0"/>
        <w:jc w:val="center"/>
        <w:rPr>
          <w:b/>
          <w:sz w:val="28"/>
          <w:lang w:val="en-GB" w:eastAsia="en-GB"/>
        </w:rPr>
      </w:pPr>
    </w:p>
    <w:p w14:paraId="1491D804" w14:textId="77777777" w:rsidR="00161D51" w:rsidRPr="000F3C94" w:rsidRDefault="00161D51" w:rsidP="00A174B6">
      <w:pPr>
        <w:suppressAutoHyphens/>
        <w:spacing w:after="0"/>
        <w:jc w:val="center"/>
        <w:rPr>
          <w:b/>
          <w:sz w:val="28"/>
          <w:lang w:val="en-GB" w:eastAsia="en-GB"/>
        </w:rPr>
      </w:pPr>
    </w:p>
    <w:p w14:paraId="647E222A" w14:textId="77777777" w:rsidR="00161D51" w:rsidRPr="000F3C94" w:rsidRDefault="00161D51" w:rsidP="00A174B6">
      <w:pPr>
        <w:suppressAutoHyphens/>
        <w:spacing w:after="0"/>
        <w:jc w:val="center"/>
        <w:rPr>
          <w:b/>
          <w:sz w:val="28"/>
          <w:lang w:val="en-GB" w:eastAsia="en-GB"/>
        </w:rPr>
      </w:pPr>
    </w:p>
    <w:p w14:paraId="4B67750B" w14:textId="77777777" w:rsidR="00A174B6" w:rsidRPr="000F3C94" w:rsidRDefault="00A174B6" w:rsidP="00A174B6">
      <w:pPr>
        <w:suppressAutoHyphens/>
        <w:spacing w:after="0"/>
        <w:jc w:val="center"/>
        <w:rPr>
          <w:b/>
          <w:sz w:val="28"/>
          <w:lang w:val="en-GB" w:eastAsia="en-GB"/>
        </w:rPr>
      </w:pPr>
    </w:p>
    <w:p w14:paraId="5B01F748" w14:textId="77777777" w:rsidR="00A174B6" w:rsidRPr="000F3C94" w:rsidRDefault="00A174B6" w:rsidP="00A174B6">
      <w:pPr>
        <w:suppressAutoHyphens/>
        <w:spacing w:after="0"/>
        <w:jc w:val="center"/>
        <w:rPr>
          <w:b/>
          <w:sz w:val="28"/>
          <w:lang w:val="en-GB" w:eastAsia="en-GB"/>
        </w:rPr>
      </w:pPr>
    </w:p>
    <w:p w14:paraId="757863DD" w14:textId="77777777" w:rsidR="00A174B6" w:rsidRPr="000F3C94" w:rsidRDefault="00A174B6" w:rsidP="00A174B6">
      <w:pPr>
        <w:suppressAutoHyphens/>
        <w:spacing w:after="0"/>
        <w:jc w:val="center"/>
        <w:rPr>
          <w:b/>
          <w:sz w:val="28"/>
          <w:lang w:val="en-GB" w:eastAsia="en-GB"/>
        </w:rPr>
      </w:pPr>
    </w:p>
    <w:p w14:paraId="269C05E7" w14:textId="77777777" w:rsidR="00A174B6" w:rsidRPr="000F3C94" w:rsidRDefault="00A174B6" w:rsidP="00A174B6">
      <w:pPr>
        <w:suppressAutoHyphens/>
        <w:spacing w:after="0"/>
        <w:jc w:val="center"/>
        <w:rPr>
          <w:b/>
          <w:sz w:val="28"/>
          <w:lang w:val="en-GB" w:eastAsia="en-GB"/>
        </w:rPr>
      </w:pPr>
    </w:p>
    <w:p w14:paraId="4A9B490E" w14:textId="77777777" w:rsidR="00A174B6" w:rsidRPr="000F3C94" w:rsidRDefault="00A174B6" w:rsidP="00A174B6">
      <w:pPr>
        <w:suppressAutoHyphens/>
        <w:spacing w:after="0"/>
        <w:jc w:val="center"/>
        <w:rPr>
          <w:b/>
          <w:sz w:val="28"/>
          <w:lang w:val="en-GB" w:eastAsia="en-GB"/>
        </w:rPr>
      </w:pPr>
    </w:p>
    <w:p w14:paraId="424E8BA2" w14:textId="77777777" w:rsidR="00A174B6" w:rsidRPr="000F3C94" w:rsidRDefault="00A174B6" w:rsidP="00A174B6">
      <w:pPr>
        <w:suppressAutoHyphens/>
        <w:spacing w:after="0"/>
        <w:jc w:val="center"/>
        <w:rPr>
          <w:b/>
          <w:sz w:val="28"/>
          <w:lang w:val="en-GB" w:eastAsia="en-GB"/>
        </w:rPr>
      </w:pPr>
    </w:p>
    <w:p w14:paraId="5A4F8EC1" w14:textId="77777777" w:rsidR="00A174B6" w:rsidRPr="000F3C94" w:rsidRDefault="00A174B6" w:rsidP="00A174B6">
      <w:pPr>
        <w:suppressAutoHyphens/>
        <w:spacing w:after="0"/>
        <w:jc w:val="center"/>
        <w:rPr>
          <w:b/>
          <w:sz w:val="28"/>
          <w:lang w:val="en-GB" w:eastAsia="en-GB"/>
        </w:rPr>
      </w:pPr>
    </w:p>
    <w:p w14:paraId="39247833" w14:textId="77777777" w:rsidR="00A174B6" w:rsidRPr="000F3C94"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jc w:val="center"/>
        <w:rPr>
          <w:rFonts w:ascii="Arial Narrow" w:hAnsi="Arial Narrow"/>
          <w:lang w:val="en-GB" w:eastAsia="en-GB"/>
        </w:rPr>
      </w:pPr>
      <w:r w:rsidRPr="000F3C94">
        <w:rPr>
          <w:rFonts w:ascii="Arial Narrow" w:hAnsi="Arial Narrow"/>
          <w:lang w:val="en-GB" w:eastAsia="en-GB"/>
        </w:rPr>
        <w:t>Page intentionally left blank</w:t>
      </w:r>
    </w:p>
    <w:p w14:paraId="39E68481" w14:textId="42A1EBD5" w:rsidR="00A174B6" w:rsidRPr="000F3C94" w:rsidRDefault="00A174B6" w:rsidP="00C53B69">
      <w:pPr>
        <w:spacing w:after="0"/>
        <w:rPr>
          <w:lang w:val="en-GB"/>
        </w:rPr>
        <w:sectPr w:rsidR="00A174B6" w:rsidRPr="000F3C94" w:rsidSect="005609D8">
          <w:headerReference w:type="even" r:id="rId15"/>
          <w:headerReference w:type="default" r:id="rId16"/>
          <w:footerReference w:type="even" r:id="rId17"/>
          <w:footerReference w:type="default" r:id="rId18"/>
          <w:headerReference w:type="first" r:id="rId19"/>
          <w:pgSz w:w="11906" w:h="16838" w:code="9"/>
          <w:pgMar w:top="1440" w:right="1400" w:bottom="1440" w:left="1400" w:header="709" w:footer="283" w:gutter="0"/>
          <w:pgNumType w:fmt="lowerRoman"/>
          <w:cols w:space="720"/>
          <w:titlePg/>
          <w:docGrid w:linePitch="272"/>
        </w:sectPr>
      </w:pPr>
    </w:p>
    <w:p w14:paraId="57A205BD" w14:textId="77777777" w:rsidR="00A0577E" w:rsidRPr="000F3C94" w:rsidRDefault="00A0577E" w:rsidP="001723C4">
      <w:pPr>
        <w:pStyle w:val="Heading1"/>
        <w:tabs>
          <w:tab w:val="clear" w:pos="400"/>
          <w:tab w:val="clear" w:pos="560"/>
          <w:tab w:val="left" w:pos="567"/>
        </w:tabs>
        <w:rPr>
          <w:lang w:val="en-GB"/>
        </w:rPr>
      </w:pPr>
      <w:bookmarkStart w:id="0" w:name="_Toc225648272"/>
      <w:bookmarkStart w:id="1" w:name="_Toc225065129"/>
      <w:bookmarkStart w:id="2" w:name="_Toc152232529"/>
      <w:bookmarkStart w:id="3" w:name="_Toc194499965"/>
      <w:r w:rsidRPr="000F3C94">
        <w:rPr>
          <w:lang w:val="en-GB"/>
        </w:rPr>
        <w:lastRenderedPageBreak/>
        <w:t>Overview</w:t>
      </w:r>
      <w:bookmarkEnd w:id="0"/>
      <w:bookmarkEnd w:id="1"/>
      <w:bookmarkEnd w:id="2"/>
      <w:bookmarkEnd w:id="3"/>
    </w:p>
    <w:p w14:paraId="3C198DF5" w14:textId="77777777" w:rsidR="00E831A7" w:rsidRPr="000F3C94" w:rsidRDefault="00C623C0" w:rsidP="001646DB">
      <w:pPr>
        <w:pStyle w:val="Heading2"/>
        <w:rPr>
          <w:lang w:val="en-GB"/>
        </w:rPr>
      </w:pPr>
      <w:r w:rsidRPr="000F3C94">
        <w:rPr>
          <w:lang w:val="en-GB"/>
        </w:rPr>
        <w:t xml:space="preserve"> </w:t>
      </w:r>
      <w:bookmarkStart w:id="4" w:name="_Toc152232530"/>
      <w:bookmarkStart w:id="5" w:name="_Toc194499966"/>
      <w:r w:rsidR="000F2AEA" w:rsidRPr="000F3C94">
        <w:rPr>
          <w:lang w:val="en-GB"/>
        </w:rPr>
        <w:t>Introduction</w:t>
      </w:r>
      <w:bookmarkEnd w:id="4"/>
      <w:bookmarkEnd w:id="5"/>
    </w:p>
    <w:p w14:paraId="6524C1EB" w14:textId="77777777" w:rsidR="007D4CFE" w:rsidRPr="000F3C94" w:rsidRDefault="007D4CFE" w:rsidP="00737F4F">
      <w:pPr>
        <w:rPr>
          <w:lang w:val="en-GB"/>
        </w:rPr>
      </w:pPr>
      <w:r w:rsidRPr="000F3C94">
        <w:rPr>
          <w:lang w:val="en-GB"/>
        </w:rPr>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0F3C94" w:rsidRDefault="007D4CFE" w:rsidP="00737F4F">
      <w:pPr>
        <w:rPr>
          <w:lang w:val="en-GB"/>
        </w:rPr>
      </w:pPr>
      <w:r w:rsidRPr="000F3C94">
        <w:rPr>
          <w:lang w:val="en-GB"/>
        </w:rPr>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45D815C6" w14:textId="77777777" w:rsidR="000F7D2C" w:rsidRPr="000F3C94" w:rsidRDefault="000F7D2C" w:rsidP="00737F4F">
      <w:pPr>
        <w:rPr>
          <w:lang w:val="en-GB"/>
        </w:rPr>
      </w:pPr>
    </w:p>
    <w:p w14:paraId="17837779" w14:textId="77777777" w:rsidR="00816736" w:rsidRPr="000F3C94" w:rsidRDefault="00AC2813" w:rsidP="000F7D2C">
      <w:pPr>
        <w:pStyle w:val="Heading2"/>
        <w:tabs>
          <w:tab w:val="clear" w:pos="540"/>
        </w:tabs>
        <w:rPr>
          <w:lang w:val="en-GB"/>
        </w:rPr>
      </w:pPr>
      <w:bookmarkStart w:id="6" w:name="_Toc152232531"/>
      <w:bookmarkStart w:id="7" w:name="_Toc194499967"/>
      <w:r w:rsidRPr="000F3C94">
        <w:rPr>
          <w:lang w:val="en-GB"/>
        </w:rPr>
        <w:t>References</w:t>
      </w:r>
      <w:bookmarkEnd w:id="6"/>
      <w:bookmarkEnd w:id="7"/>
    </w:p>
    <w:p w14:paraId="298B0D70" w14:textId="709A3F62" w:rsidR="00C61F76" w:rsidRPr="000F3C94" w:rsidRDefault="00C61F76" w:rsidP="00737F4F">
      <w:pPr>
        <w:rPr>
          <w:lang w:val="en-GB" w:eastAsia="en-GB"/>
        </w:rPr>
      </w:pPr>
      <w:r w:rsidRPr="000F3C94">
        <w:rPr>
          <w:lang w:val="en-GB" w:eastAsia="en-GB"/>
        </w:rPr>
        <w:t>S-100</w:t>
      </w:r>
      <w:r w:rsidR="0066308B" w:rsidRPr="000F3C94">
        <w:rPr>
          <w:lang w:val="en-GB" w:eastAsia="en-GB"/>
        </w:rPr>
        <w:t xml:space="preserve">: </w:t>
      </w:r>
      <w:r w:rsidRPr="000F3C94">
        <w:rPr>
          <w:i/>
          <w:iCs/>
          <w:lang w:val="en-GB" w:eastAsia="en-GB"/>
        </w:rPr>
        <w:t xml:space="preserve">IHO Universal </w:t>
      </w:r>
      <w:r w:rsidR="001D74D7" w:rsidRPr="000F3C94">
        <w:rPr>
          <w:i/>
          <w:iCs/>
          <w:lang w:val="en-GB" w:eastAsia="en-GB"/>
        </w:rPr>
        <w:t xml:space="preserve">Hydrographic </w:t>
      </w:r>
      <w:r w:rsidRPr="000F3C94">
        <w:rPr>
          <w:i/>
          <w:iCs/>
          <w:lang w:val="en-GB" w:eastAsia="en-GB"/>
        </w:rPr>
        <w:t>Data Model</w:t>
      </w:r>
      <w:r w:rsidR="0066308B" w:rsidRPr="000F3C94">
        <w:rPr>
          <w:lang w:val="en-GB" w:eastAsia="en-GB"/>
        </w:rPr>
        <w:t xml:space="preserve">, Edition </w:t>
      </w:r>
      <w:r w:rsidR="00A16A44" w:rsidRPr="000F3C94">
        <w:rPr>
          <w:lang w:val="en-GB" w:eastAsia="en-GB"/>
        </w:rPr>
        <w:t>5.2.0</w:t>
      </w:r>
    </w:p>
    <w:p w14:paraId="1749C97A" w14:textId="687E7AF9" w:rsidR="0066308B" w:rsidRPr="000F3C94" w:rsidRDefault="0066308B" w:rsidP="00737F4F">
      <w:pPr>
        <w:rPr>
          <w:spacing w:val="-14"/>
          <w:lang w:val="en-GB"/>
        </w:rPr>
      </w:pPr>
      <w:r w:rsidRPr="000F3C94">
        <w:rPr>
          <w:rFonts w:eastAsia="Malgun Gothic"/>
          <w:spacing w:val="-14"/>
          <w:lang w:val="en-GB"/>
        </w:rPr>
        <w:t xml:space="preserve">ISO 8601:2004: </w:t>
      </w:r>
      <w:r w:rsidRPr="000F3C94">
        <w:rPr>
          <w:i/>
          <w:spacing w:val="-14"/>
          <w:lang w:val="en-GB"/>
        </w:rPr>
        <w:t>Data elements and interchange formats - Information interchange - Representation of dates and times</w:t>
      </w:r>
      <w:r w:rsidR="00C14682" w:rsidRPr="000F3C94">
        <w:rPr>
          <w:i/>
          <w:spacing w:val="-14"/>
          <w:lang w:val="en-GB"/>
        </w:rPr>
        <w:t>.</w:t>
      </w:r>
    </w:p>
    <w:p w14:paraId="19C2D9A9" w14:textId="36217148" w:rsidR="00E61348" w:rsidRPr="000F3C94" w:rsidRDefault="00E61348" w:rsidP="00737F4F">
      <w:pPr>
        <w:rPr>
          <w:lang w:val="en-GB"/>
        </w:rPr>
      </w:pPr>
      <w:r w:rsidRPr="000F3C94">
        <w:rPr>
          <w:rFonts w:eastAsia="Malgun Gothic"/>
          <w:lang w:val="en-GB"/>
        </w:rPr>
        <w:t xml:space="preserve">ISO 19101-1:2014: </w:t>
      </w:r>
      <w:r w:rsidRPr="000F3C94">
        <w:rPr>
          <w:lang w:val="en-GB"/>
        </w:rPr>
        <w:t>G</w:t>
      </w:r>
      <w:r w:rsidRPr="000F3C94">
        <w:rPr>
          <w:i/>
          <w:lang w:val="en-GB"/>
        </w:rPr>
        <w:t xml:space="preserve">eographic Information - </w:t>
      </w:r>
      <w:r w:rsidRPr="000F3C94">
        <w:rPr>
          <w:i/>
          <w:color w:val="000000"/>
          <w:lang w:val="en-GB"/>
        </w:rPr>
        <w:t>Reference Model</w:t>
      </w:r>
      <w:r w:rsidRPr="000F3C94">
        <w:rPr>
          <w:i/>
          <w:color w:val="000000"/>
          <w:spacing w:val="1"/>
          <w:lang w:val="en-GB"/>
        </w:rPr>
        <w:t xml:space="preserve"> </w:t>
      </w:r>
      <w:r w:rsidRPr="000F3C94">
        <w:rPr>
          <w:i/>
          <w:color w:val="000000"/>
          <w:lang w:val="en-GB"/>
        </w:rPr>
        <w:t>- Part 1- Fundamentals</w:t>
      </w:r>
    </w:p>
    <w:p w14:paraId="267FB1C4" w14:textId="65D53D41" w:rsidR="007C39AF" w:rsidRPr="000F3C94" w:rsidRDefault="0066308B" w:rsidP="00737F4F">
      <w:pPr>
        <w:tabs>
          <w:tab w:val="left" w:pos="7385"/>
        </w:tabs>
        <w:rPr>
          <w:rFonts w:eastAsia="Malgun Gothic"/>
          <w:lang w:val="en-GB"/>
        </w:rPr>
      </w:pPr>
      <w:r w:rsidRPr="000F3C94">
        <w:rPr>
          <w:lang w:val="en-GB"/>
        </w:rPr>
        <w:t>ISO 19101-2:20</w:t>
      </w:r>
      <w:r w:rsidR="00C14682" w:rsidRPr="000F3C94">
        <w:rPr>
          <w:lang w:val="en-GB"/>
        </w:rPr>
        <w:t>1</w:t>
      </w:r>
      <w:r w:rsidRPr="000F3C94">
        <w:rPr>
          <w:lang w:val="en-GB"/>
        </w:rPr>
        <w:t xml:space="preserve">8: </w:t>
      </w:r>
      <w:bookmarkStart w:id="8" w:name="_Hlk158730600"/>
      <w:r w:rsidRPr="000F3C94">
        <w:rPr>
          <w:lang w:val="en-GB"/>
        </w:rPr>
        <w:t>G</w:t>
      </w:r>
      <w:r w:rsidRPr="000F3C94">
        <w:rPr>
          <w:i/>
          <w:lang w:val="en-GB"/>
        </w:rPr>
        <w:t xml:space="preserve">eographic Information - </w:t>
      </w:r>
      <w:bookmarkEnd w:id="8"/>
      <w:r w:rsidR="00D83461" w:rsidRPr="000F3C94">
        <w:rPr>
          <w:i/>
          <w:lang w:val="en-GB"/>
        </w:rPr>
        <w:t>Reference model</w:t>
      </w:r>
      <w:r w:rsidRPr="000F3C94">
        <w:rPr>
          <w:rFonts w:eastAsia="Malgun Gothic"/>
          <w:lang w:val="en-GB"/>
        </w:rPr>
        <w:t>.</w:t>
      </w:r>
    </w:p>
    <w:p w14:paraId="0EC31E66" w14:textId="77777777" w:rsidR="009B2F93" w:rsidRPr="000F3C94" w:rsidRDefault="0066308B" w:rsidP="00737F4F">
      <w:pPr>
        <w:rPr>
          <w:spacing w:val="-53"/>
          <w:lang w:val="en-GB"/>
        </w:rPr>
      </w:pPr>
      <w:r w:rsidRPr="000F3C94">
        <w:rPr>
          <w:lang w:val="en-GB"/>
        </w:rPr>
        <w:t>ISO/TS 19103:2005: G</w:t>
      </w:r>
      <w:r w:rsidRPr="000F3C94">
        <w:rPr>
          <w:i/>
          <w:lang w:val="en-GB"/>
        </w:rPr>
        <w:t>eographic Information - Conceptual schema language</w:t>
      </w:r>
      <w:r w:rsidRPr="000F3C94">
        <w:rPr>
          <w:lang w:val="en-GB"/>
        </w:rPr>
        <w:t>.</w:t>
      </w:r>
      <w:r w:rsidRPr="000F3C94">
        <w:rPr>
          <w:spacing w:val="-53"/>
          <w:lang w:val="en-GB"/>
        </w:rPr>
        <w:t xml:space="preserve"> </w:t>
      </w:r>
    </w:p>
    <w:p w14:paraId="037A957D" w14:textId="409BD309"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19106:2004</w:t>
      </w:r>
      <w:r w:rsidR="00905016" w:rsidRPr="000F3C94">
        <w:rPr>
          <w:lang w:val="en-GB"/>
        </w:rPr>
        <w:t>:</w:t>
      </w:r>
      <w:r w:rsidRPr="000F3C94">
        <w:rPr>
          <w:spacing w:val="-1"/>
          <w:lang w:val="en-GB"/>
        </w:rPr>
        <w:t xml:space="preserve"> </w:t>
      </w:r>
      <w:r w:rsidRPr="000F3C94">
        <w:rPr>
          <w:i/>
          <w:lang w:val="en-GB"/>
        </w:rPr>
        <w:t>Geographic Information</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Profiles</w:t>
      </w:r>
      <w:r w:rsidRPr="000F3C94">
        <w:rPr>
          <w:lang w:val="en-GB"/>
        </w:rPr>
        <w:t>.</w:t>
      </w:r>
    </w:p>
    <w:p w14:paraId="3D74D3D5" w14:textId="34FBD3BE"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19107:20</w:t>
      </w:r>
      <w:r w:rsidR="00C14682" w:rsidRPr="000F3C94">
        <w:rPr>
          <w:lang w:val="en-GB"/>
        </w:rPr>
        <w:t>19</w:t>
      </w:r>
      <w:r w:rsidRPr="000F3C94">
        <w:rPr>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2"/>
          <w:lang w:val="en-GB"/>
        </w:rPr>
        <w:t xml:space="preserve"> </w:t>
      </w:r>
      <w:r w:rsidRPr="000F3C94">
        <w:rPr>
          <w:i/>
          <w:lang w:val="en-GB"/>
        </w:rPr>
        <w:t>– Spatial</w:t>
      </w:r>
      <w:r w:rsidRPr="000F3C94">
        <w:rPr>
          <w:i/>
          <w:spacing w:val="-3"/>
          <w:lang w:val="en-GB"/>
        </w:rPr>
        <w:t xml:space="preserve"> </w:t>
      </w:r>
      <w:r w:rsidRPr="000F3C94">
        <w:rPr>
          <w:i/>
          <w:lang w:val="en-GB"/>
        </w:rPr>
        <w:t>schema</w:t>
      </w:r>
      <w:r w:rsidRPr="000F3C94">
        <w:rPr>
          <w:lang w:val="en-GB"/>
        </w:rPr>
        <w:t>.</w:t>
      </w:r>
    </w:p>
    <w:p w14:paraId="6907ACDD" w14:textId="0794810F" w:rsidR="00C8160E" w:rsidRPr="000F3C94" w:rsidRDefault="00C8160E" w:rsidP="00737F4F">
      <w:pPr>
        <w:rPr>
          <w:rFonts w:eastAsia="Malgun Gothic"/>
          <w:lang w:val="en-GB"/>
        </w:rPr>
      </w:pPr>
      <w:r w:rsidRPr="000F3C94">
        <w:rPr>
          <w:lang w:val="en-GB"/>
        </w:rPr>
        <w:t>ISO 19108:2002:</w:t>
      </w:r>
      <w:r w:rsidRPr="000F3C94">
        <w:rPr>
          <w:rFonts w:eastAsia="Malgun Gothic"/>
          <w:lang w:val="en-GB"/>
        </w:rPr>
        <w:t xml:space="preserve"> </w:t>
      </w:r>
      <w:r w:rsidRPr="000F3C94">
        <w:rPr>
          <w:i/>
          <w:lang w:val="en-GB"/>
        </w:rPr>
        <w:t>Geographic Information – Temporal Schema.</w:t>
      </w:r>
    </w:p>
    <w:p w14:paraId="38E467C3" w14:textId="4789E9FC" w:rsidR="009B2F93" w:rsidRPr="000F3C94" w:rsidRDefault="0066308B" w:rsidP="00737F4F">
      <w:pPr>
        <w:rPr>
          <w:spacing w:val="1"/>
          <w:lang w:val="en-GB"/>
        </w:rPr>
      </w:pPr>
      <w:r w:rsidRPr="000F3C94">
        <w:rPr>
          <w:lang w:val="en-GB"/>
        </w:rPr>
        <w:t>ISO</w:t>
      </w:r>
      <w:r w:rsidRPr="000F3C94">
        <w:rPr>
          <w:spacing w:val="6"/>
          <w:lang w:val="en-GB"/>
        </w:rPr>
        <w:t xml:space="preserve"> </w:t>
      </w:r>
      <w:r w:rsidRPr="000F3C94">
        <w:rPr>
          <w:lang w:val="en-GB"/>
        </w:rPr>
        <w:t xml:space="preserve">19109:2005: </w:t>
      </w:r>
      <w:bookmarkStart w:id="9" w:name="_Hlk158730371"/>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w:t>
      </w:r>
      <w:r w:rsidRPr="000F3C94">
        <w:rPr>
          <w:i/>
          <w:spacing w:val="7"/>
          <w:lang w:val="en-GB"/>
        </w:rPr>
        <w:t xml:space="preserve"> </w:t>
      </w:r>
      <w:bookmarkEnd w:id="9"/>
      <w:r w:rsidRPr="000F3C94">
        <w:rPr>
          <w:i/>
          <w:lang w:val="en-GB"/>
        </w:rPr>
        <w:t>Rules</w:t>
      </w:r>
      <w:r w:rsidRPr="000F3C94">
        <w:rPr>
          <w:i/>
          <w:spacing w:val="6"/>
          <w:lang w:val="en-GB"/>
        </w:rPr>
        <w:t xml:space="preserve"> </w:t>
      </w:r>
      <w:r w:rsidRPr="000F3C94">
        <w:rPr>
          <w:i/>
          <w:lang w:val="en-GB"/>
        </w:rPr>
        <w:t>for</w:t>
      </w:r>
      <w:r w:rsidRPr="000F3C94">
        <w:rPr>
          <w:i/>
          <w:spacing w:val="8"/>
          <w:lang w:val="en-GB"/>
        </w:rPr>
        <w:t xml:space="preserve"> </w:t>
      </w:r>
      <w:r w:rsidRPr="000F3C94">
        <w:rPr>
          <w:i/>
          <w:lang w:val="en-GB"/>
        </w:rPr>
        <w:t>Application</w:t>
      </w:r>
      <w:r w:rsidRPr="000F3C94">
        <w:rPr>
          <w:i/>
          <w:spacing w:val="5"/>
          <w:lang w:val="en-GB"/>
        </w:rPr>
        <w:t xml:space="preserve"> </w:t>
      </w:r>
      <w:r w:rsidRPr="000F3C94">
        <w:rPr>
          <w:i/>
          <w:lang w:val="en-GB"/>
        </w:rPr>
        <w:t>Schema</w:t>
      </w:r>
      <w:r w:rsidRPr="000F3C94">
        <w:rPr>
          <w:lang w:val="en-GB"/>
        </w:rPr>
        <w:t>.</w:t>
      </w:r>
      <w:r w:rsidRPr="000F3C94">
        <w:rPr>
          <w:spacing w:val="1"/>
          <w:lang w:val="en-GB"/>
        </w:rPr>
        <w:t xml:space="preserve"> </w:t>
      </w:r>
    </w:p>
    <w:p w14:paraId="10E23F18" w14:textId="204A1C89" w:rsidR="009027CB" w:rsidRPr="000F3C94" w:rsidRDefault="009027CB" w:rsidP="00737F4F">
      <w:pPr>
        <w:rPr>
          <w:spacing w:val="1"/>
          <w:lang w:val="en-GB"/>
        </w:rPr>
      </w:pPr>
      <w:r w:rsidRPr="000F3C94">
        <w:rPr>
          <w:rFonts w:eastAsia="Malgun Gothic"/>
          <w:spacing w:val="1"/>
          <w:lang w:val="en-GB"/>
        </w:rPr>
        <w:t xml:space="preserve">ISO 19110:2005: </w:t>
      </w:r>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 xml:space="preserve">- </w:t>
      </w:r>
      <w:r w:rsidRPr="000F3C94">
        <w:rPr>
          <w:i/>
          <w:color w:val="000000"/>
          <w:lang w:val="en-GB"/>
        </w:rPr>
        <w:t>Methodology for Feature Cataloguing</w:t>
      </w:r>
    </w:p>
    <w:p w14:paraId="2418E179" w14:textId="091C5028"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19111:200</w:t>
      </w:r>
      <w:r w:rsidR="00814981" w:rsidRPr="000F3C94">
        <w:rPr>
          <w:lang w:val="en-GB"/>
        </w:rPr>
        <w:t>7</w:t>
      </w:r>
      <w:r w:rsidR="00905016" w:rsidRPr="000F3C94">
        <w:rPr>
          <w:lang w:val="en-GB"/>
        </w:rPr>
        <w:t>:</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 Spatial</w:t>
      </w:r>
      <w:r w:rsidRPr="000F3C94">
        <w:rPr>
          <w:i/>
          <w:spacing w:val="-5"/>
          <w:lang w:val="en-GB"/>
        </w:rPr>
        <w:t xml:space="preserve"> </w:t>
      </w:r>
      <w:r w:rsidRPr="000F3C94">
        <w:rPr>
          <w:i/>
          <w:lang w:val="en-GB"/>
        </w:rPr>
        <w:t>referencing</w:t>
      </w:r>
      <w:r w:rsidRPr="000F3C94">
        <w:rPr>
          <w:i/>
          <w:spacing w:val="-3"/>
          <w:lang w:val="en-GB"/>
        </w:rPr>
        <w:t xml:space="preserve"> </w:t>
      </w:r>
      <w:r w:rsidRPr="000F3C94">
        <w:rPr>
          <w:i/>
          <w:lang w:val="en-GB"/>
        </w:rPr>
        <w:t>by</w:t>
      </w:r>
      <w:r w:rsidRPr="000F3C94">
        <w:rPr>
          <w:i/>
          <w:spacing w:val="-2"/>
          <w:lang w:val="en-GB"/>
        </w:rPr>
        <w:t xml:space="preserve"> </w:t>
      </w:r>
      <w:r w:rsidRPr="000F3C94">
        <w:rPr>
          <w:i/>
          <w:lang w:val="en-GB"/>
        </w:rPr>
        <w:t>coordinates</w:t>
      </w:r>
      <w:r w:rsidRPr="000F3C94">
        <w:rPr>
          <w:lang w:val="en-GB"/>
        </w:rPr>
        <w:t>.</w:t>
      </w:r>
    </w:p>
    <w:p w14:paraId="190547A3" w14:textId="3C4A47ED"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19115-1:</w:t>
      </w:r>
      <w:r w:rsidR="00814981" w:rsidRPr="000F3C94">
        <w:rPr>
          <w:lang w:val="en-GB"/>
        </w:rPr>
        <w:t>2018</w:t>
      </w:r>
      <w:r w:rsidRPr="000F3C94">
        <w:rPr>
          <w:lang w:val="en-GB"/>
        </w:rPr>
        <w:t xml:space="preserve">: </w:t>
      </w:r>
      <w:r w:rsidRPr="000F3C94">
        <w:rPr>
          <w:i/>
          <w:lang w:val="en-GB"/>
        </w:rPr>
        <w:t>Geographic information</w:t>
      </w:r>
      <w:r w:rsidRPr="000F3C94">
        <w:rPr>
          <w:i/>
          <w:spacing w:val="1"/>
          <w:lang w:val="en-GB"/>
        </w:rPr>
        <w:t xml:space="preserve"> </w:t>
      </w:r>
      <w:r w:rsidRPr="000F3C94">
        <w:rPr>
          <w:i/>
          <w:lang w:val="en-GB"/>
        </w:rPr>
        <w:t>– Metadata</w:t>
      </w:r>
      <w:r w:rsidRPr="000F3C94">
        <w:rPr>
          <w:lang w:val="en-GB"/>
        </w:rPr>
        <w:t>,</w:t>
      </w:r>
      <w:r w:rsidRPr="000F3C94">
        <w:rPr>
          <w:spacing w:val="-3"/>
          <w:lang w:val="en-GB"/>
        </w:rPr>
        <w:t xml:space="preserve"> </w:t>
      </w:r>
      <w:r w:rsidRPr="000F3C94">
        <w:rPr>
          <w:lang w:val="en-GB"/>
        </w:rPr>
        <w:t>Amended by</w:t>
      </w:r>
      <w:r w:rsidRPr="000F3C94">
        <w:rPr>
          <w:spacing w:val="-6"/>
          <w:lang w:val="en-GB"/>
        </w:rPr>
        <w:t xml:space="preserve"> </w:t>
      </w:r>
      <w:r w:rsidRPr="000F3C94">
        <w:rPr>
          <w:lang w:val="en-GB"/>
        </w:rPr>
        <w:t>Amendment</w:t>
      </w:r>
      <w:r w:rsidRPr="000F3C94">
        <w:rPr>
          <w:spacing w:val="-2"/>
          <w:lang w:val="en-GB"/>
        </w:rPr>
        <w:t xml:space="preserve"> </w:t>
      </w:r>
      <w:r w:rsidRPr="000F3C94">
        <w:rPr>
          <w:lang w:val="en-GB"/>
        </w:rPr>
        <w:t>1.</w:t>
      </w:r>
    </w:p>
    <w:p w14:paraId="702A8ECF" w14:textId="08B62B1D" w:rsidR="009B2F93" w:rsidRPr="000F3C94" w:rsidRDefault="0066308B" w:rsidP="00737F4F">
      <w:pPr>
        <w:rPr>
          <w:spacing w:val="-53"/>
          <w:lang w:val="en-GB"/>
        </w:rPr>
      </w:pPr>
      <w:r w:rsidRPr="000F3C94">
        <w:rPr>
          <w:lang w:val="en-GB"/>
        </w:rPr>
        <w:t>ISO 19115-2:20</w:t>
      </w:r>
      <w:r w:rsidR="00C14682" w:rsidRPr="000F3C94">
        <w:rPr>
          <w:lang w:val="en-GB"/>
        </w:rPr>
        <w:t>1</w:t>
      </w:r>
      <w:r w:rsidRPr="000F3C94">
        <w:rPr>
          <w:lang w:val="en-GB"/>
        </w:rPr>
        <w:t xml:space="preserve">9: </w:t>
      </w:r>
      <w:r w:rsidRPr="000F3C94">
        <w:rPr>
          <w:i/>
          <w:lang w:val="en-GB"/>
        </w:rPr>
        <w:t>Geographic information - Metadata: Extensions for imagery and gridded data</w:t>
      </w:r>
      <w:r w:rsidRPr="000F3C94">
        <w:rPr>
          <w:lang w:val="en-GB"/>
        </w:rPr>
        <w:t>.</w:t>
      </w:r>
      <w:r w:rsidRPr="000F3C94">
        <w:rPr>
          <w:spacing w:val="-53"/>
          <w:lang w:val="en-GB"/>
        </w:rPr>
        <w:t xml:space="preserve"> </w:t>
      </w:r>
    </w:p>
    <w:p w14:paraId="45587F11" w14:textId="52515965" w:rsidR="003A0FC7" w:rsidRPr="000F3C94" w:rsidRDefault="003A0FC7" w:rsidP="00737F4F">
      <w:pPr>
        <w:rPr>
          <w:lang w:val="en-GB"/>
        </w:rPr>
      </w:pPr>
      <w:r w:rsidRPr="000F3C94">
        <w:rPr>
          <w:rFonts w:eastAsia="Malgun Gothic"/>
          <w:lang w:val="en-GB"/>
        </w:rPr>
        <w:t xml:space="preserve">ISO 19117:2012: </w:t>
      </w:r>
      <w:r w:rsidRPr="000F3C94">
        <w:rPr>
          <w:i/>
          <w:color w:val="000000"/>
          <w:lang w:val="en-GB"/>
        </w:rPr>
        <w:t>Geographic information</w:t>
      </w:r>
      <w:r w:rsidRPr="000F3C94">
        <w:rPr>
          <w:i/>
          <w:color w:val="000000"/>
          <w:spacing w:val="1"/>
          <w:lang w:val="en-GB"/>
        </w:rPr>
        <w:t xml:space="preserve"> </w:t>
      </w:r>
      <w:r w:rsidRPr="000F3C94">
        <w:rPr>
          <w:i/>
          <w:color w:val="000000"/>
          <w:lang w:val="en-GB"/>
        </w:rPr>
        <w:t>- Portrayal</w:t>
      </w:r>
    </w:p>
    <w:p w14:paraId="385D9263" w14:textId="4FA0AD1C"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19123:2005</w:t>
      </w:r>
      <w:r w:rsidR="00905016" w:rsidRPr="000F3C94">
        <w:rPr>
          <w:lang w:val="en-GB"/>
        </w:rPr>
        <w:t>:</w:t>
      </w:r>
      <w:r w:rsidRPr="000F3C94">
        <w:rPr>
          <w:spacing w:val="-2"/>
          <w:lang w:val="en-GB"/>
        </w:rPr>
        <w:t xml:space="preserve"> </w:t>
      </w:r>
      <w:r w:rsidRPr="000F3C94">
        <w:rPr>
          <w:i/>
          <w:lang w:val="en-GB"/>
        </w:rPr>
        <w:t>Geographic</w:t>
      </w:r>
      <w:r w:rsidRPr="000F3C94">
        <w:rPr>
          <w:i/>
          <w:spacing w:val="-1"/>
          <w:lang w:val="en-GB"/>
        </w:rPr>
        <w:t xml:space="preserve"> </w:t>
      </w:r>
      <w:r w:rsidRPr="000F3C94">
        <w:rPr>
          <w:i/>
          <w:lang w:val="en-GB"/>
        </w:rPr>
        <w:t>information -</w:t>
      </w:r>
      <w:r w:rsidRPr="000F3C94">
        <w:rPr>
          <w:i/>
          <w:spacing w:val="1"/>
          <w:lang w:val="en-GB"/>
        </w:rPr>
        <w:t xml:space="preserve"> </w:t>
      </w:r>
      <w:r w:rsidRPr="000F3C94">
        <w:rPr>
          <w:i/>
          <w:lang w:val="en-GB"/>
        </w:rPr>
        <w:t>Schema</w:t>
      </w:r>
      <w:r w:rsidRPr="000F3C94">
        <w:rPr>
          <w:i/>
          <w:spacing w:val="-2"/>
          <w:lang w:val="en-GB"/>
        </w:rPr>
        <w:t xml:space="preserve"> </w:t>
      </w:r>
      <w:r w:rsidRPr="000F3C94">
        <w:rPr>
          <w:i/>
          <w:lang w:val="en-GB"/>
        </w:rPr>
        <w:t>for</w:t>
      </w:r>
      <w:r w:rsidRPr="000F3C94">
        <w:rPr>
          <w:i/>
          <w:spacing w:val="-1"/>
          <w:lang w:val="en-GB"/>
        </w:rPr>
        <w:t xml:space="preserve"> </w:t>
      </w:r>
      <w:r w:rsidRPr="000F3C94">
        <w:rPr>
          <w:i/>
          <w:lang w:val="en-GB"/>
        </w:rPr>
        <w:t>coverage</w:t>
      </w:r>
      <w:r w:rsidRPr="000F3C94">
        <w:rPr>
          <w:i/>
          <w:spacing w:val="-2"/>
          <w:lang w:val="en-GB"/>
        </w:rPr>
        <w:t xml:space="preserve"> </w:t>
      </w:r>
      <w:r w:rsidRPr="000F3C94">
        <w:rPr>
          <w:i/>
          <w:lang w:val="en-GB"/>
        </w:rPr>
        <w:t>geometry and</w:t>
      </w:r>
      <w:r w:rsidRPr="000F3C94">
        <w:rPr>
          <w:i/>
          <w:spacing w:val="-2"/>
          <w:lang w:val="en-GB"/>
        </w:rPr>
        <w:t xml:space="preserve"> </w:t>
      </w:r>
      <w:r w:rsidRPr="000F3C94">
        <w:rPr>
          <w:i/>
          <w:lang w:val="en-GB"/>
        </w:rPr>
        <w:t>functions</w:t>
      </w:r>
      <w:r w:rsidRPr="000F3C94">
        <w:rPr>
          <w:lang w:val="en-GB"/>
        </w:rPr>
        <w:t>.</w:t>
      </w:r>
    </w:p>
    <w:p w14:paraId="2ED64632" w14:textId="77777777" w:rsidR="009B2F93" w:rsidRPr="000F3C94" w:rsidRDefault="0066308B" w:rsidP="00737F4F">
      <w:pPr>
        <w:rPr>
          <w:spacing w:val="-53"/>
          <w:lang w:val="en-GB"/>
        </w:rPr>
      </w:pPr>
      <w:r w:rsidRPr="000F3C94">
        <w:rPr>
          <w:lang w:val="en-GB"/>
        </w:rPr>
        <w:t xml:space="preserve">ISO 19129:2009: </w:t>
      </w:r>
      <w:r w:rsidRPr="000F3C94">
        <w:rPr>
          <w:i/>
          <w:lang w:val="en-GB"/>
        </w:rPr>
        <w:t>Geographic information - Imagery gridded and coverage data framework</w:t>
      </w:r>
      <w:r w:rsidRPr="000F3C94">
        <w:rPr>
          <w:lang w:val="en-GB"/>
        </w:rPr>
        <w:t>.</w:t>
      </w:r>
      <w:r w:rsidRPr="000F3C94">
        <w:rPr>
          <w:spacing w:val="-53"/>
          <w:lang w:val="en-GB"/>
        </w:rPr>
        <w:t xml:space="preserve"> </w:t>
      </w:r>
    </w:p>
    <w:p w14:paraId="5DB42462" w14:textId="2F2C9E2B"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19131:20</w:t>
      </w:r>
      <w:r w:rsidR="00066C10" w:rsidRPr="000F3C94">
        <w:rPr>
          <w:lang w:val="en-GB"/>
        </w:rPr>
        <w:t>08</w:t>
      </w:r>
      <w:r w:rsidR="000140DB" w:rsidRPr="000F3C94">
        <w:rPr>
          <w:lang w:val="en-GB"/>
        </w:rPr>
        <w:t>:</w:t>
      </w:r>
      <w:r w:rsidRPr="000F3C94">
        <w:rPr>
          <w:spacing w:val="-1"/>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1"/>
          <w:lang w:val="en-GB"/>
        </w:rPr>
        <w:t xml:space="preserve"> </w:t>
      </w:r>
      <w:r w:rsidRPr="000F3C94">
        <w:rPr>
          <w:i/>
          <w:lang w:val="en-GB"/>
        </w:rPr>
        <w:t>- Data product</w:t>
      </w:r>
      <w:r w:rsidRPr="000F3C94">
        <w:rPr>
          <w:i/>
          <w:spacing w:val="-1"/>
          <w:lang w:val="en-GB"/>
        </w:rPr>
        <w:t xml:space="preserve"> </w:t>
      </w:r>
      <w:r w:rsidRPr="000F3C94">
        <w:rPr>
          <w:i/>
          <w:lang w:val="en-GB"/>
        </w:rPr>
        <w:t>specifications</w:t>
      </w:r>
      <w:r w:rsidRPr="000F3C94">
        <w:rPr>
          <w:lang w:val="en-GB"/>
        </w:rPr>
        <w:t>.</w:t>
      </w:r>
    </w:p>
    <w:p w14:paraId="0613F8BD" w14:textId="5DBCB056" w:rsidR="009B2F93" w:rsidRPr="000F3C94" w:rsidRDefault="0066308B" w:rsidP="00737F4F">
      <w:pPr>
        <w:rPr>
          <w:spacing w:val="1"/>
          <w:lang w:val="en-GB"/>
        </w:rPr>
      </w:pPr>
      <w:r w:rsidRPr="000F3C94">
        <w:rPr>
          <w:lang w:val="en-GB"/>
        </w:rPr>
        <w:t>ISO 19136:20</w:t>
      </w:r>
      <w:r w:rsidR="00C14682" w:rsidRPr="000F3C94">
        <w:rPr>
          <w:lang w:val="en-GB"/>
        </w:rPr>
        <w:t>20</w:t>
      </w:r>
      <w:r w:rsidRPr="000F3C94">
        <w:rPr>
          <w:lang w:val="en-GB"/>
        </w:rPr>
        <w:t xml:space="preserve">: </w:t>
      </w:r>
      <w:r w:rsidRPr="000F3C94">
        <w:rPr>
          <w:i/>
          <w:lang w:val="en-GB"/>
        </w:rPr>
        <w:t>Geographic Information – Geography Markup Language</w:t>
      </w:r>
      <w:r w:rsidRPr="000F3C94">
        <w:rPr>
          <w:lang w:val="en-GB"/>
        </w:rPr>
        <w:t>.</w:t>
      </w:r>
      <w:r w:rsidRPr="000F3C94">
        <w:rPr>
          <w:spacing w:val="1"/>
          <w:lang w:val="en-GB"/>
        </w:rPr>
        <w:t xml:space="preserve"> </w:t>
      </w:r>
    </w:p>
    <w:p w14:paraId="6D1EE7C8" w14:textId="2AC5AF7B"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19136-2:2015</w:t>
      </w:r>
      <w:r w:rsidR="00905016" w:rsidRPr="000F3C94">
        <w:rPr>
          <w:lang w:val="en-GB"/>
        </w:rPr>
        <w:t>:</w:t>
      </w:r>
      <w:r w:rsidRPr="000F3C94">
        <w:rPr>
          <w:spacing w:val="-4"/>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2"/>
          <w:lang w:val="en-GB"/>
        </w:rPr>
        <w:t xml:space="preserve"> </w:t>
      </w:r>
      <w:r w:rsidRPr="000F3C94">
        <w:rPr>
          <w:i/>
          <w:lang w:val="en-GB"/>
        </w:rPr>
        <w:t>–</w:t>
      </w:r>
      <w:r w:rsidRPr="000F3C94">
        <w:rPr>
          <w:i/>
          <w:spacing w:val="-2"/>
          <w:lang w:val="en-GB"/>
        </w:rPr>
        <w:t xml:space="preserve"> </w:t>
      </w:r>
      <w:r w:rsidRPr="000F3C94">
        <w:rPr>
          <w:i/>
          <w:lang w:val="en-GB"/>
        </w:rPr>
        <w:t>Geography</w:t>
      </w:r>
      <w:r w:rsidRPr="000F3C94">
        <w:rPr>
          <w:i/>
          <w:spacing w:val="-1"/>
          <w:lang w:val="en-GB"/>
        </w:rPr>
        <w:t xml:space="preserve"> </w:t>
      </w:r>
      <w:r w:rsidRPr="000F3C94">
        <w:rPr>
          <w:i/>
          <w:lang w:val="en-GB"/>
        </w:rPr>
        <w:t>Markup</w:t>
      </w:r>
      <w:r w:rsidRPr="000F3C94">
        <w:rPr>
          <w:i/>
          <w:spacing w:val="-2"/>
          <w:lang w:val="en-GB"/>
        </w:rPr>
        <w:t xml:space="preserve"> </w:t>
      </w:r>
      <w:r w:rsidRPr="000F3C94">
        <w:rPr>
          <w:i/>
          <w:lang w:val="en-GB"/>
        </w:rPr>
        <w:t>Language</w:t>
      </w:r>
      <w:r w:rsidRPr="000F3C94">
        <w:rPr>
          <w:lang w:val="en-GB"/>
        </w:rPr>
        <w:t>.</w:t>
      </w:r>
    </w:p>
    <w:p w14:paraId="55176461" w14:textId="27633275" w:rsidR="0066308B" w:rsidRPr="000F3C94" w:rsidRDefault="0066308B" w:rsidP="00737F4F">
      <w:pPr>
        <w:rPr>
          <w:lang w:val="en-GB"/>
        </w:rPr>
      </w:pPr>
      <w:r w:rsidRPr="000F3C94">
        <w:rPr>
          <w:lang w:val="en-GB"/>
        </w:rPr>
        <w:t>ISO/TS</w:t>
      </w:r>
      <w:r w:rsidRPr="000F3C94">
        <w:rPr>
          <w:spacing w:val="-4"/>
          <w:lang w:val="en-GB"/>
        </w:rPr>
        <w:t xml:space="preserve"> </w:t>
      </w:r>
      <w:r w:rsidRPr="000F3C94">
        <w:rPr>
          <w:lang w:val="en-GB"/>
        </w:rPr>
        <w:t>19139:</w:t>
      </w:r>
      <w:r w:rsidR="00C14682" w:rsidRPr="000F3C94">
        <w:rPr>
          <w:lang w:val="en-GB"/>
        </w:rPr>
        <w:t>2007</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w:t>
      </w:r>
      <w:r w:rsidRPr="000F3C94">
        <w:rPr>
          <w:i/>
          <w:spacing w:val="-2"/>
          <w:lang w:val="en-GB"/>
        </w:rPr>
        <w:t xml:space="preserve"> </w:t>
      </w:r>
      <w:r w:rsidRPr="000F3C94">
        <w:rPr>
          <w:i/>
          <w:lang w:val="en-GB"/>
        </w:rPr>
        <w:t>Metadata</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XML</w:t>
      </w:r>
      <w:r w:rsidRPr="000F3C94">
        <w:rPr>
          <w:i/>
          <w:spacing w:val="-2"/>
          <w:lang w:val="en-GB"/>
        </w:rPr>
        <w:t xml:space="preserve"> </w:t>
      </w:r>
      <w:r w:rsidRPr="000F3C94">
        <w:rPr>
          <w:i/>
          <w:lang w:val="en-GB"/>
        </w:rPr>
        <w:t>schema</w:t>
      </w:r>
      <w:r w:rsidRPr="000F3C94">
        <w:rPr>
          <w:i/>
          <w:spacing w:val="-1"/>
          <w:lang w:val="en-GB"/>
        </w:rPr>
        <w:t xml:space="preserve"> </w:t>
      </w:r>
      <w:r w:rsidRPr="000F3C94">
        <w:rPr>
          <w:i/>
          <w:lang w:val="en-GB"/>
        </w:rPr>
        <w:t>implementation</w:t>
      </w:r>
      <w:r w:rsidRPr="000F3C94">
        <w:rPr>
          <w:lang w:val="en-GB"/>
        </w:rPr>
        <w:t>.</w:t>
      </w:r>
    </w:p>
    <w:p w14:paraId="5487C9BF" w14:textId="4764F91B" w:rsidR="006B1FAD" w:rsidRPr="000F3C94" w:rsidRDefault="006B1FAD" w:rsidP="00737F4F">
      <w:pPr>
        <w:ind w:left="1985" w:hanging="1985"/>
        <w:rPr>
          <w:iCs/>
          <w:lang w:val="en-GB" w:eastAsia="en-GB"/>
        </w:rPr>
      </w:pPr>
      <w:r w:rsidRPr="000F3C94">
        <w:rPr>
          <w:lang w:val="en-GB" w:eastAsia="en-GB"/>
        </w:rPr>
        <w:t xml:space="preserve">ISO 19157:2013: </w:t>
      </w:r>
      <w:r w:rsidRPr="000F3C94">
        <w:rPr>
          <w:i/>
          <w:iCs/>
          <w:lang w:val="en-GB" w:eastAsia="en-GB"/>
        </w:rPr>
        <w:t>Geographic Information – Data Quality</w:t>
      </w:r>
    </w:p>
    <w:p w14:paraId="0916A1A2" w14:textId="77777777" w:rsidR="00EF643D" w:rsidRPr="000F3C94" w:rsidRDefault="00EF643D" w:rsidP="000F7D2C">
      <w:pPr>
        <w:rPr>
          <w:rFonts w:eastAsia="Malgun Gothic"/>
          <w:lang w:val="en-GB"/>
        </w:rPr>
      </w:pPr>
    </w:p>
    <w:p w14:paraId="568F492B" w14:textId="77777777" w:rsidR="00F61C52" w:rsidRPr="000F3C94" w:rsidRDefault="00F61C52" w:rsidP="00FE4EBF">
      <w:pPr>
        <w:pStyle w:val="Heading2"/>
        <w:tabs>
          <w:tab w:val="clear" w:pos="540"/>
        </w:tabs>
        <w:rPr>
          <w:lang w:val="en-GB"/>
        </w:rPr>
      </w:pPr>
      <w:bookmarkStart w:id="10" w:name="_Toc225648274"/>
      <w:bookmarkStart w:id="11" w:name="_Toc225065131"/>
      <w:bookmarkStart w:id="12" w:name="_Toc152232532"/>
      <w:bookmarkStart w:id="13" w:name="_Toc194499968"/>
      <w:r w:rsidRPr="000F3C94">
        <w:rPr>
          <w:lang w:val="en-GB"/>
        </w:rPr>
        <w:t>Terms, definitions and abbreviations</w:t>
      </w:r>
      <w:bookmarkEnd w:id="10"/>
      <w:bookmarkEnd w:id="11"/>
      <w:bookmarkEnd w:id="12"/>
      <w:bookmarkEnd w:id="13"/>
    </w:p>
    <w:p w14:paraId="51F6DB66" w14:textId="7CE9CC29" w:rsidR="00BF254A" w:rsidRPr="000F3C94" w:rsidRDefault="00481CAF" w:rsidP="001646DB">
      <w:pPr>
        <w:pStyle w:val="Heading3"/>
        <w:rPr>
          <w:lang w:val="en-GB"/>
        </w:rPr>
      </w:pPr>
      <w:bookmarkStart w:id="14" w:name="_Toc152232533"/>
      <w:bookmarkStart w:id="15" w:name="_Toc194499969"/>
      <w:bookmarkStart w:id="16" w:name="_Toc225648275"/>
      <w:bookmarkStart w:id="17" w:name="_Toc225065132"/>
      <w:r w:rsidRPr="000F3C94">
        <w:rPr>
          <w:lang w:val="en-GB"/>
        </w:rPr>
        <w:t>Use of Language</w:t>
      </w:r>
      <w:bookmarkEnd w:id="14"/>
      <w:bookmarkEnd w:id="15"/>
    </w:p>
    <w:p w14:paraId="22B7BB90" w14:textId="77777777" w:rsidR="00BF254A" w:rsidRPr="000F3C94" w:rsidRDefault="00BF254A" w:rsidP="004831E9">
      <w:pPr>
        <w:spacing w:after="60"/>
        <w:rPr>
          <w:lang w:val="en-GB"/>
        </w:rPr>
      </w:pPr>
      <w:r w:rsidRPr="000F3C94">
        <w:rPr>
          <w:lang w:val="en-GB"/>
        </w:rPr>
        <w:t>Within this document:</w:t>
      </w:r>
    </w:p>
    <w:p w14:paraId="7DA33B81" w14:textId="77777777" w:rsidR="00BF254A" w:rsidRPr="000F3C94" w:rsidRDefault="00BF254A" w:rsidP="004831E9">
      <w:pPr>
        <w:numPr>
          <w:ilvl w:val="0"/>
          <w:numId w:val="9"/>
        </w:numPr>
        <w:spacing w:after="60"/>
        <w:ind w:left="567" w:hanging="283"/>
        <w:rPr>
          <w:lang w:val="en-GB"/>
        </w:rPr>
      </w:pPr>
      <w:r w:rsidRPr="000F3C94">
        <w:rPr>
          <w:lang w:val="en-GB"/>
        </w:rPr>
        <w:t>“Must” indicates a mandatory requirement.</w:t>
      </w:r>
    </w:p>
    <w:p w14:paraId="7A2ECCE7" w14:textId="77777777" w:rsidR="00BF254A" w:rsidRPr="000F3C94" w:rsidRDefault="00BF254A" w:rsidP="004831E9">
      <w:pPr>
        <w:pStyle w:val="BodyTextIndent2"/>
        <w:numPr>
          <w:ilvl w:val="0"/>
          <w:numId w:val="9"/>
        </w:numPr>
        <w:spacing w:after="60" w:line="240" w:lineRule="auto"/>
        <w:ind w:left="567" w:hanging="283"/>
        <w:rPr>
          <w:lang w:val="en-GB"/>
        </w:rPr>
      </w:pPr>
      <w:r w:rsidRPr="000F3C94">
        <w:rPr>
          <w:lang w:val="en-GB"/>
        </w:rPr>
        <w:t>“Should” indicates an optional requirement, that is the recommended process to be followed, but is not mandatory.</w:t>
      </w:r>
    </w:p>
    <w:p w14:paraId="7077C2A9" w14:textId="77777777" w:rsidR="00BF254A" w:rsidRPr="000F3C94" w:rsidRDefault="00BF254A" w:rsidP="004831E9">
      <w:pPr>
        <w:numPr>
          <w:ilvl w:val="0"/>
          <w:numId w:val="9"/>
        </w:numPr>
        <w:ind w:left="568" w:hanging="284"/>
        <w:rPr>
          <w:lang w:val="en-GB"/>
        </w:rPr>
      </w:pPr>
      <w:r w:rsidRPr="000F3C94">
        <w:rPr>
          <w:lang w:val="en-GB"/>
        </w:rPr>
        <w:lastRenderedPageBreak/>
        <w:t>“May” means “allowed to” or “could possibly”, and is not mandatory.</w:t>
      </w:r>
    </w:p>
    <w:p w14:paraId="3E507CAC" w14:textId="7B7BD6AA" w:rsidR="00B1567B" w:rsidRPr="000F3C94" w:rsidRDefault="00B1567B" w:rsidP="004831E9">
      <w:pPr>
        <w:pStyle w:val="Heading3"/>
        <w:rPr>
          <w:lang w:val="en-GB"/>
        </w:rPr>
      </w:pPr>
      <w:bookmarkStart w:id="18" w:name="_Toc152232534"/>
      <w:bookmarkStart w:id="19" w:name="_Toc194499970"/>
      <w:bookmarkEnd w:id="16"/>
      <w:bookmarkEnd w:id="17"/>
      <w:r w:rsidRPr="000F3C94">
        <w:rPr>
          <w:lang w:val="en-GB"/>
        </w:rPr>
        <w:t xml:space="preserve">Terms and </w:t>
      </w:r>
      <w:r w:rsidR="00287A70" w:rsidRPr="000F3C94">
        <w:rPr>
          <w:lang w:val="en-GB"/>
        </w:rPr>
        <w:t>d</w:t>
      </w:r>
      <w:r w:rsidRPr="000F3C94">
        <w:rPr>
          <w:lang w:val="en-GB"/>
        </w:rPr>
        <w:t>efinitions</w:t>
      </w:r>
      <w:bookmarkEnd w:id="18"/>
      <w:bookmarkEnd w:id="19"/>
    </w:p>
    <w:p w14:paraId="48884E3C" w14:textId="038F5472" w:rsidR="00C43CD4" w:rsidRPr="000F3C94" w:rsidRDefault="00C43CD4" w:rsidP="00C43CD4">
      <w:pPr>
        <w:rPr>
          <w:lang w:val="en-GB"/>
        </w:rPr>
      </w:pPr>
      <w:r w:rsidRPr="000F3C94">
        <w:rPr>
          <w:lang w:val="en-GB"/>
        </w:rPr>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r w:rsidR="00E61348" w:rsidRPr="000F3C94">
        <w:rPr>
          <w:lang w:val="en-GB"/>
        </w:rPr>
        <w:t>1.2</w:t>
      </w:r>
      <w:r w:rsidRPr="000F3C94">
        <w:rPr>
          <w:lang w:val="en-GB"/>
        </w:rPr>
        <w:t xml:space="preserve">. Modifications have been made when necessary. </w:t>
      </w:r>
    </w:p>
    <w:p w14:paraId="7488AFAE" w14:textId="77777777" w:rsidR="00C43CD4" w:rsidRPr="000F3C94" w:rsidRDefault="00C43CD4" w:rsidP="00C40C44">
      <w:pPr>
        <w:pStyle w:val="NoSpacing"/>
        <w:rPr>
          <w:b/>
          <w:bCs/>
        </w:rPr>
      </w:pPr>
      <w:r w:rsidRPr="000F3C94">
        <w:rPr>
          <w:b/>
          <w:bCs/>
        </w:rPr>
        <w:t xml:space="preserve">Application </w:t>
      </w:r>
    </w:p>
    <w:p w14:paraId="2618DF26" w14:textId="37A3DB23" w:rsidR="00613C3A" w:rsidRPr="000F3C94" w:rsidRDefault="00C43CD4" w:rsidP="00C40C44">
      <w:pPr>
        <w:pStyle w:val="NoSpacing"/>
        <w:spacing w:after="100"/>
      </w:pPr>
      <w:r w:rsidRPr="000F3C94">
        <w:t>Manipulation and processing of data in support of user requirements (ISO 19101).</w:t>
      </w:r>
    </w:p>
    <w:p w14:paraId="2F2D82A3" w14:textId="77777777" w:rsidR="00C43CD4" w:rsidRPr="000F3C94" w:rsidRDefault="00C43CD4" w:rsidP="00C40C44">
      <w:pPr>
        <w:pStyle w:val="NoSpacing"/>
        <w:rPr>
          <w:b/>
          <w:bCs/>
        </w:rPr>
      </w:pPr>
      <w:r w:rsidRPr="000F3C94">
        <w:rPr>
          <w:b/>
          <w:bCs/>
        </w:rPr>
        <w:t xml:space="preserve">Application Schema </w:t>
      </w:r>
    </w:p>
    <w:p w14:paraId="05B4C893" w14:textId="09123E83" w:rsidR="00613C3A" w:rsidRPr="000F3C94" w:rsidRDefault="00C43CD4" w:rsidP="00C40C44">
      <w:pPr>
        <w:pStyle w:val="NoSpacing"/>
        <w:spacing w:after="100"/>
      </w:pPr>
      <w:r w:rsidRPr="000F3C94">
        <w:t>Conceptual schema for data required by one or more applications (ISO 19101).</w:t>
      </w:r>
    </w:p>
    <w:p w14:paraId="7A9E5D12" w14:textId="77777777" w:rsidR="00C43CD4" w:rsidRPr="000F3C94" w:rsidRDefault="00C43CD4" w:rsidP="00C40C44">
      <w:pPr>
        <w:pStyle w:val="NoSpacing"/>
        <w:rPr>
          <w:b/>
          <w:bCs/>
        </w:rPr>
      </w:pPr>
      <w:r w:rsidRPr="000F3C94">
        <w:rPr>
          <w:b/>
          <w:bCs/>
        </w:rPr>
        <w:t xml:space="preserve">Conceptual Model </w:t>
      </w:r>
    </w:p>
    <w:p w14:paraId="50FCBA92" w14:textId="7C006EB4" w:rsidR="00613C3A" w:rsidRPr="000F3C94" w:rsidRDefault="00C43CD4" w:rsidP="00C40C44">
      <w:pPr>
        <w:pStyle w:val="NoSpacing"/>
        <w:spacing w:after="100"/>
      </w:pPr>
      <w:r w:rsidRPr="000F3C94">
        <w:t>Model that defines concepts of a universe of discourse (ISO 19101).</w:t>
      </w:r>
    </w:p>
    <w:p w14:paraId="4F13B8F0" w14:textId="68639FF7" w:rsidR="00C43CD4" w:rsidRPr="000F3C94" w:rsidRDefault="00C43CD4" w:rsidP="00C40C44">
      <w:pPr>
        <w:pStyle w:val="NoSpacing"/>
        <w:rPr>
          <w:b/>
          <w:bCs/>
        </w:rPr>
      </w:pPr>
      <w:r w:rsidRPr="000F3C94">
        <w:rPr>
          <w:b/>
          <w:bCs/>
        </w:rPr>
        <w:t xml:space="preserve">Conceptual Schema </w:t>
      </w:r>
    </w:p>
    <w:p w14:paraId="0F19F192" w14:textId="5AE0C55D" w:rsidR="00613C3A" w:rsidRPr="000F3C94" w:rsidRDefault="00C43CD4" w:rsidP="00C40C44">
      <w:pPr>
        <w:pStyle w:val="NoSpacing"/>
        <w:spacing w:after="100"/>
      </w:pPr>
      <w:r w:rsidRPr="000F3C94">
        <w:t>Formal description of a conceptual model (ISO 19101).</w:t>
      </w:r>
    </w:p>
    <w:p w14:paraId="6A7210EF" w14:textId="2EBD07B5" w:rsidR="00613C3A" w:rsidRPr="000F3C94" w:rsidRDefault="00C43CD4" w:rsidP="00C40C44">
      <w:pPr>
        <w:pStyle w:val="NoSpacing"/>
        <w:rPr>
          <w:b/>
          <w:bCs/>
        </w:rPr>
      </w:pPr>
      <w:r w:rsidRPr="000F3C94">
        <w:rPr>
          <w:b/>
          <w:bCs/>
        </w:rPr>
        <w:t xml:space="preserve">Coverage </w:t>
      </w:r>
    </w:p>
    <w:p w14:paraId="45EAE83F" w14:textId="241AAF59" w:rsidR="00C43CD4" w:rsidRPr="000F3C94" w:rsidRDefault="00C43CD4" w:rsidP="00C40C44">
      <w:pPr>
        <w:pStyle w:val="NoSpacing"/>
        <w:spacing w:after="60"/>
      </w:pPr>
      <w:r w:rsidRPr="000F3C94">
        <w:rPr>
          <w:b/>
          <w:bCs/>
        </w:rPr>
        <w:t>Feature</w:t>
      </w:r>
      <w:r w:rsidRPr="000F3C94">
        <w:t xml:space="preserve"> that acts as a function to return values from its range for any direct position within its spatial, temporal or spatiotemporal </w:t>
      </w:r>
      <w:r w:rsidRPr="000F3C94">
        <w:rPr>
          <w:b/>
          <w:bCs/>
        </w:rPr>
        <w:t>domain</w:t>
      </w:r>
      <w:r w:rsidRPr="000F3C94">
        <w:t xml:space="preserve"> (ISO 19123).</w:t>
      </w:r>
    </w:p>
    <w:p w14:paraId="5ABFD2E4" w14:textId="64C7A674" w:rsidR="002243FE" w:rsidRPr="000F3C94" w:rsidRDefault="00C43CD4" w:rsidP="00C40C44">
      <w:pPr>
        <w:pStyle w:val="NoSpacing"/>
        <w:spacing w:after="120"/>
      </w:pPr>
      <w:r w:rsidRPr="000F3C94">
        <w:t>EXAMPLE: Raster image, polygon overlay, digital elevation matrix.</w:t>
      </w:r>
    </w:p>
    <w:p w14:paraId="73425502" w14:textId="4F09D562" w:rsidR="00C43CD4" w:rsidRPr="000F3C94" w:rsidRDefault="00C43CD4" w:rsidP="00C40C44">
      <w:pPr>
        <w:pStyle w:val="NoSpacing"/>
        <w:rPr>
          <w:b/>
          <w:bCs/>
        </w:rPr>
      </w:pPr>
      <w:r w:rsidRPr="000F3C94">
        <w:rPr>
          <w:b/>
          <w:bCs/>
        </w:rPr>
        <w:t xml:space="preserve">Data Product </w:t>
      </w:r>
    </w:p>
    <w:p w14:paraId="7B4699AD" w14:textId="4231E62F" w:rsidR="00613C3A" w:rsidRPr="000F3C94" w:rsidRDefault="00C43CD4" w:rsidP="00C40C44">
      <w:pPr>
        <w:pStyle w:val="NoSpacing"/>
        <w:spacing w:after="120"/>
      </w:pPr>
      <w:r w:rsidRPr="000F3C94">
        <w:rPr>
          <w:b/>
          <w:bCs/>
        </w:rPr>
        <w:t>Dataset</w:t>
      </w:r>
      <w:r w:rsidRPr="000F3C94">
        <w:t xml:space="preserve"> or </w:t>
      </w:r>
      <w:r w:rsidRPr="000F3C94">
        <w:rPr>
          <w:b/>
          <w:bCs/>
        </w:rPr>
        <w:t>dataset series</w:t>
      </w:r>
      <w:r w:rsidRPr="000F3C94">
        <w:t xml:space="preserve"> that conforms to a </w:t>
      </w:r>
      <w:r w:rsidRPr="000F3C94">
        <w:rPr>
          <w:b/>
          <w:bCs/>
        </w:rPr>
        <w:t>data Product Specification</w:t>
      </w:r>
      <w:r w:rsidRPr="000F3C94">
        <w:t>.</w:t>
      </w:r>
    </w:p>
    <w:p w14:paraId="1AB32722" w14:textId="49B68CDB" w:rsidR="00C43CD4" w:rsidRPr="000F3C94" w:rsidRDefault="00C43CD4" w:rsidP="00C40C44">
      <w:pPr>
        <w:pStyle w:val="NoSpacing"/>
        <w:rPr>
          <w:b/>
          <w:bCs/>
        </w:rPr>
      </w:pPr>
      <w:r w:rsidRPr="000F3C94">
        <w:rPr>
          <w:b/>
          <w:bCs/>
        </w:rPr>
        <w:t xml:space="preserve">Data Product Specification </w:t>
      </w:r>
    </w:p>
    <w:p w14:paraId="680ED6A0" w14:textId="240488D9" w:rsidR="00C43CD4" w:rsidRPr="000F3C94" w:rsidRDefault="00C43CD4" w:rsidP="00F631A0">
      <w:pPr>
        <w:pStyle w:val="NoSpacing"/>
        <w:spacing w:after="60"/>
      </w:pPr>
      <w:r w:rsidRPr="000F3C94">
        <w:t xml:space="preserve">Detailed description of a </w:t>
      </w:r>
      <w:r w:rsidRPr="000F3C94">
        <w:rPr>
          <w:b/>
          <w:bCs/>
        </w:rPr>
        <w:t>dataset</w:t>
      </w:r>
      <w:r w:rsidRPr="000F3C94">
        <w:t xml:space="preserve"> or </w:t>
      </w:r>
      <w:r w:rsidRPr="000F3C94">
        <w:rPr>
          <w:b/>
          <w:bCs/>
        </w:rPr>
        <w:t>dataset series</w:t>
      </w:r>
      <w:r w:rsidRPr="000F3C94">
        <w:t xml:space="preserve"> together with additional information that will enable it to be created, supplied to, and used by another party</w:t>
      </w:r>
      <w:r w:rsidR="00613C3A" w:rsidRPr="000F3C94">
        <w:t>.</w:t>
      </w:r>
    </w:p>
    <w:p w14:paraId="43FAFAB3" w14:textId="427CAB2C" w:rsidR="00C43CD4" w:rsidRPr="000F3C94" w:rsidRDefault="00C43CD4" w:rsidP="00F631A0">
      <w:pPr>
        <w:pStyle w:val="NoSpacing"/>
        <w:spacing w:after="120"/>
      </w:pPr>
      <w:r w:rsidRPr="000F3C94">
        <w:t>NOTE: A data Product Specification provides a description of the universe of discourse and a specification for mapping the universe of discourse to a dataset. It may be used for production, sales, end-use, or other purpose</w:t>
      </w:r>
      <w:r w:rsidR="00613C3A" w:rsidRPr="000F3C94">
        <w:t>.</w:t>
      </w:r>
    </w:p>
    <w:p w14:paraId="34A18CB3" w14:textId="4FFF77BC" w:rsidR="00C43CD4" w:rsidRPr="000F3C94" w:rsidRDefault="00C43CD4" w:rsidP="00C40C44">
      <w:pPr>
        <w:pStyle w:val="NoSpacing"/>
        <w:rPr>
          <w:b/>
          <w:bCs/>
        </w:rPr>
      </w:pPr>
      <w:r w:rsidRPr="000F3C94">
        <w:rPr>
          <w:b/>
          <w:bCs/>
        </w:rPr>
        <w:t xml:space="preserve">Dataset </w:t>
      </w:r>
    </w:p>
    <w:p w14:paraId="64D45B07" w14:textId="77777777" w:rsidR="00C43CD4" w:rsidRPr="000F3C94" w:rsidRDefault="00C43CD4" w:rsidP="00F631A0">
      <w:pPr>
        <w:pStyle w:val="NoSpacing"/>
        <w:spacing w:after="60"/>
      </w:pPr>
      <w:r w:rsidRPr="000F3C94">
        <w:t xml:space="preserve">Identifiable collection of data (ISO 19115). </w:t>
      </w:r>
    </w:p>
    <w:p w14:paraId="5B04CAEC" w14:textId="77777777" w:rsidR="00C43CD4" w:rsidRPr="000F3C94" w:rsidRDefault="00C43CD4" w:rsidP="00F631A0">
      <w:pPr>
        <w:pStyle w:val="NoSpacing"/>
        <w:spacing w:after="120"/>
      </w:pPr>
      <w:r w:rsidRPr="000F3C9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0F3C94" w:rsidRDefault="00C43CD4" w:rsidP="00C40C44">
      <w:pPr>
        <w:pStyle w:val="NoSpacing"/>
        <w:rPr>
          <w:b/>
          <w:bCs/>
        </w:rPr>
      </w:pPr>
      <w:r w:rsidRPr="000F3C94">
        <w:rPr>
          <w:b/>
          <w:bCs/>
        </w:rPr>
        <w:t xml:space="preserve">Dataset Series </w:t>
      </w:r>
    </w:p>
    <w:p w14:paraId="59C6AD4C" w14:textId="220BD58C" w:rsidR="00C43CD4" w:rsidRPr="000F3C94" w:rsidRDefault="00C43CD4" w:rsidP="00C40C44">
      <w:pPr>
        <w:pStyle w:val="NoSpacing"/>
        <w:spacing w:after="100"/>
      </w:pPr>
      <w:r w:rsidRPr="000F3C94">
        <w:t xml:space="preserve">Collection of </w:t>
      </w:r>
      <w:r w:rsidRPr="000F3C94">
        <w:rPr>
          <w:b/>
          <w:bCs/>
        </w:rPr>
        <w:t>datasets</w:t>
      </w:r>
      <w:r w:rsidRPr="000F3C94">
        <w:t xml:space="preserve"> sharing common characteristics (ISO </w:t>
      </w:r>
      <w:r w:rsidR="007A54FD" w:rsidRPr="000F3C94">
        <w:t>c</w:t>
      </w:r>
      <w:r w:rsidRPr="000F3C94">
        <w:t>19115).</w:t>
      </w:r>
    </w:p>
    <w:p w14:paraId="4BAAF4B0" w14:textId="77777777" w:rsidR="00C43CD4" w:rsidRPr="000F3C94" w:rsidRDefault="00C43CD4" w:rsidP="00C40C44">
      <w:pPr>
        <w:pStyle w:val="NoSpacing"/>
        <w:keepNext/>
        <w:keepLines/>
        <w:rPr>
          <w:b/>
          <w:bCs/>
        </w:rPr>
      </w:pPr>
      <w:r w:rsidRPr="000F3C94">
        <w:rPr>
          <w:b/>
          <w:bCs/>
        </w:rPr>
        <w:t xml:space="preserve">Domain </w:t>
      </w:r>
    </w:p>
    <w:p w14:paraId="76B6A788" w14:textId="77777777" w:rsidR="00C43CD4" w:rsidRPr="000F3C94" w:rsidRDefault="00C43CD4" w:rsidP="00313828">
      <w:pPr>
        <w:pStyle w:val="NoSpacing"/>
        <w:spacing w:after="60"/>
      </w:pPr>
      <w:r w:rsidRPr="000F3C94">
        <w:t xml:space="preserve">Well-defined set (ISO/TS 19103). </w:t>
      </w:r>
    </w:p>
    <w:p w14:paraId="0F5C3115" w14:textId="77777777" w:rsidR="00C43CD4" w:rsidRPr="000F3C94" w:rsidRDefault="00C43CD4" w:rsidP="00313828">
      <w:pPr>
        <w:pStyle w:val="NoSpacing"/>
        <w:spacing w:after="120"/>
      </w:pPr>
      <w:r w:rsidRPr="000F3C94">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0F3C94" w:rsidRDefault="00C43CD4" w:rsidP="00C40C44">
      <w:pPr>
        <w:pStyle w:val="NoSpacing"/>
        <w:rPr>
          <w:b/>
          <w:bCs/>
        </w:rPr>
      </w:pPr>
      <w:r w:rsidRPr="000F3C94">
        <w:rPr>
          <w:b/>
          <w:bCs/>
        </w:rPr>
        <w:t xml:space="preserve">Feature </w:t>
      </w:r>
    </w:p>
    <w:p w14:paraId="7112FDDE" w14:textId="77777777" w:rsidR="00C43CD4" w:rsidRPr="000F3C94" w:rsidRDefault="00C43CD4" w:rsidP="00313828">
      <w:pPr>
        <w:pStyle w:val="NoSpacing"/>
        <w:spacing w:after="60"/>
      </w:pPr>
      <w:r w:rsidRPr="000F3C94">
        <w:t xml:space="preserve">Abstraction of </w:t>
      </w:r>
      <w:proofErr w:type="gramStart"/>
      <w:r w:rsidRPr="000F3C94">
        <w:t>real world</w:t>
      </w:r>
      <w:proofErr w:type="gramEnd"/>
      <w:r w:rsidRPr="000F3C94">
        <w:t xml:space="preserve"> phenomena (ISO 19101). </w:t>
      </w:r>
    </w:p>
    <w:p w14:paraId="35B61D70" w14:textId="31E26EAD" w:rsidR="00C43CD4" w:rsidRPr="000F3C94" w:rsidRDefault="00C43CD4" w:rsidP="00313828">
      <w:pPr>
        <w:pStyle w:val="NoSpacing"/>
        <w:spacing w:after="120"/>
      </w:pPr>
      <w:r w:rsidRPr="000F3C94">
        <w:t>NOTE: A feature can occur as a type or an instance. Feature type or feature instance will be used when only one is meant.</w:t>
      </w:r>
    </w:p>
    <w:p w14:paraId="1A06B1DE" w14:textId="77777777" w:rsidR="00C43CD4" w:rsidRPr="000F3C94" w:rsidRDefault="00C43CD4" w:rsidP="00C40C44">
      <w:pPr>
        <w:pStyle w:val="NoSpacing"/>
        <w:rPr>
          <w:b/>
          <w:bCs/>
        </w:rPr>
      </w:pPr>
      <w:r w:rsidRPr="000F3C94">
        <w:rPr>
          <w:b/>
          <w:bCs/>
        </w:rPr>
        <w:t xml:space="preserve">Feature Association </w:t>
      </w:r>
    </w:p>
    <w:p w14:paraId="4068216C" w14:textId="77777777" w:rsidR="00C43CD4" w:rsidRPr="000F3C94" w:rsidRDefault="00C43CD4" w:rsidP="008A33E1">
      <w:pPr>
        <w:pStyle w:val="NoSpacing"/>
        <w:spacing w:after="120"/>
      </w:pPr>
      <w:r w:rsidRPr="000F3C94">
        <w:t xml:space="preserve">Relationship that links instances of one </w:t>
      </w:r>
      <w:r w:rsidRPr="000F3C94">
        <w:rPr>
          <w:b/>
          <w:bCs/>
        </w:rPr>
        <w:t>feature</w:t>
      </w:r>
      <w:r w:rsidRPr="000F3C94">
        <w:t xml:space="preserve"> type with instances of the same or a different </w:t>
      </w:r>
      <w:r w:rsidRPr="000F3C94">
        <w:rPr>
          <w:b/>
          <w:bCs/>
        </w:rPr>
        <w:t>feature</w:t>
      </w:r>
      <w:r w:rsidRPr="000F3C94">
        <w:t xml:space="preserve"> type (ISO19110). </w:t>
      </w:r>
    </w:p>
    <w:p w14:paraId="536A4B96" w14:textId="77777777" w:rsidR="00C43CD4" w:rsidRPr="000F3C94" w:rsidRDefault="00C43CD4" w:rsidP="008A33E1">
      <w:pPr>
        <w:pStyle w:val="NoSpacing"/>
        <w:keepNext/>
        <w:keepLines/>
        <w:rPr>
          <w:b/>
          <w:bCs/>
        </w:rPr>
      </w:pPr>
      <w:r w:rsidRPr="000F3C94">
        <w:rPr>
          <w:b/>
          <w:bCs/>
        </w:rPr>
        <w:t xml:space="preserve">Feature Attribute </w:t>
      </w:r>
    </w:p>
    <w:p w14:paraId="20F9040A" w14:textId="77777777" w:rsidR="00C43CD4" w:rsidRPr="000F3C94" w:rsidRDefault="00C43CD4" w:rsidP="008A33E1">
      <w:pPr>
        <w:pStyle w:val="NoSpacing"/>
        <w:spacing w:after="60"/>
      </w:pPr>
      <w:r w:rsidRPr="000F3C94">
        <w:t xml:space="preserve">Characteristic of a </w:t>
      </w:r>
      <w:r w:rsidRPr="000F3C94">
        <w:rPr>
          <w:b/>
          <w:bCs/>
        </w:rPr>
        <w:t>feature</w:t>
      </w:r>
      <w:r w:rsidRPr="000F3C94">
        <w:t xml:space="preserve"> (ISO 19101-1:2014, 4.1.12). </w:t>
      </w:r>
    </w:p>
    <w:p w14:paraId="42606D8D" w14:textId="2CA7500A" w:rsidR="00C43CD4" w:rsidRPr="000F3C94" w:rsidRDefault="00C43CD4" w:rsidP="008A33E1">
      <w:pPr>
        <w:pStyle w:val="NoSpacing"/>
        <w:spacing w:after="60"/>
      </w:pPr>
      <w:r w:rsidRPr="000F3C94">
        <w:t xml:space="preserve">EXAMPLE 1: A feature attribute named “colour” can have an attribute value “green” which belongs to the data type “text”. </w:t>
      </w:r>
    </w:p>
    <w:p w14:paraId="2259812D" w14:textId="29B65312" w:rsidR="00C43CD4" w:rsidRPr="000F3C94" w:rsidRDefault="00C43CD4" w:rsidP="008A33E1">
      <w:pPr>
        <w:pStyle w:val="NoSpacing"/>
        <w:spacing w:after="60"/>
      </w:pPr>
      <w:r w:rsidRPr="000F3C94">
        <w:lastRenderedPageBreak/>
        <w:t>EXAMPLE 2: A feature attribute named length can have an attribute value “82</w:t>
      </w:r>
      <w:r w:rsidR="00CD54C0" w:rsidRPr="000F3C94">
        <w:t>.</w:t>
      </w:r>
      <w:r w:rsidRPr="000F3C94">
        <w:t xml:space="preserve">4” which belongs to the data type “real”. </w:t>
      </w:r>
    </w:p>
    <w:p w14:paraId="23A1D6FE" w14:textId="77777777" w:rsidR="00C43CD4" w:rsidRPr="000F3C94" w:rsidRDefault="00C43CD4" w:rsidP="008A33E1">
      <w:pPr>
        <w:pStyle w:val="NoSpacing"/>
        <w:spacing w:after="60"/>
      </w:pPr>
      <w:r w:rsidRPr="000F3C94">
        <w:t>NOTE 1: A feature attribute has a type name, a data type and a value domain associated to it. A feature attribute for a feature instance also has an attribute value taken from the value domain.</w:t>
      </w:r>
    </w:p>
    <w:p w14:paraId="296C7703" w14:textId="77777777" w:rsidR="00C43CD4" w:rsidRPr="000F3C94" w:rsidRDefault="00C43CD4" w:rsidP="008A33E1">
      <w:pPr>
        <w:pStyle w:val="NoSpacing"/>
        <w:spacing w:after="60"/>
      </w:pPr>
      <w:r w:rsidRPr="000F3C94">
        <w:t xml:space="preserve">NOTE 2: In a Feature Catalogue a feature attribute can include a value domain but does not specify attribute values for feature instance. </w:t>
      </w:r>
    </w:p>
    <w:p w14:paraId="4BA4E362" w14:textId="29231FA4" w:rsidR="00C43CD4" w:rsidRPr="000F3C94" w:rsidRDefault="00C43CD4" w:rsidP="008A33E1">
      <w:pPr>
        <w:pStyle w:val="NoSpacing"/>
        <w:spacing w:after="60"/>
      </w:pPr>
      <w:r w:rsidRPr="000F3C94">
        <w:t>NOTE</w:t>
      </w:r>
      <w:r w:rsidR="00027661" w:rsidRPr="000F3C94">
        <w:t xml:space="preserve"> </w:t>
      </w:r>
      <w:r w:rsidRPr="000F3C94">
        <w:t xml:space="preserve">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Pr="000F3C94" w:rsidRDefault="00C43CD4" w:rsidP="00027661">
      <w:pPr>
        <w:pStyle w:val="NoSpacing"/>
        <w:spacing w:after="120"/>
      </w:pPr>
      <w:r w:rsidRPr="000F3C9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0F3C94" w:rsidRDefault="00C43CD4" w:rsidP="00C40C44">
      <w:pPr>
        <w:pStyle w:val="NoSpacing"/>
        <w:rPr>
          <w:b/>
          <w:bCs/>
        </w:rPr>
      </w:pPr>
      <w:r w:rsidRPr="000F3C94">
        <w:rPr>
          <w:b/>
          <w:bCs/>
        </w:rPr>
        <w:t xml:space="preserve">Geographic Data </w:t>
      </w:r>
    </w:p>
    <w:p w14:paraId="332A5CB3" w14:textId="77777777" w:rsidR="00C43CD4" w:rsidRPr="000F3C94" w:rsidRDefault="00C43CD4" w:rsidP="00027661">
      <w:pPr>
        <w:pStyle w:val="NoSpacing"/>
        <w:spacing w:after="60"/>
      </w:pPr>
      <w:r w:rsidRPr="000F3C94">
        <w:t xml:space="preserve">Data with implicit or explicit reference to a location relative to the Earth (ISO 19109). </w:t>
      </w:r>
    </w:p>
    <w:p w14:paraId="725C2DAC" w14:textId="4F25C7EB" w:rsidR="00C43CD4" w:rsidRPr="000F3C94" w:rsidRDefault="00C43CD4" w:rsidP="00027661">
      <w:pPr>
        <w:pStyle w:val="NoSpacing"/>
        <w:spacing w:after="120"/>
      </w:pPr>
      <w:r w:rsidRPr="000F3C94">
        <w:t>NOTE: Geographic information is also used as a term for information concerning phenomena implicitly or explicitly associated with a location relative to the Earth.</w:t>
      </w:r>
    </w:p>
    <w:p w14:paraId="211498E6" w14:textId="77777777" w:rsidR="00C43CD4" w:rsidRPr="000F3C94" w:rsidRDefault="00C43CD4" w:rsidP="00C40C44">
      <w:pPr>
        <w:pStyle w:val="NoSpacing"/>
        <w:rPr>
          <w:b/>
          <w:bCs/>
        </w:rPr>
      </w:pPr>
      <w:r w:rsidRPr="000F3C94">
        <w:rPr>
          <w:b/>
          <w:bCs/>
        </w:rPr>
        <w:t xml:space="preserve">Metadata </w:t>
      </w:r>
    </w:p>
    <w:p w14:paraId="12630B28" w14:textId="529D9F4C" w:rsidR="00C43CD4" w:rsidRPr="000F3C94" w:rsidRDefault="00C43CD4" w:rsidP="00027661">
      <w:pPr>
        <w:pStyle w:val="NoSpacing"/>
        <w:spacing w:after="120"/>
      </w:pPr>
      <w:r w:rsidRPr="000F3C94">
        <w:t xml:space="preserve">Information about a resource (ISO 19115 – 1: 2014, 4.10). </w:t>
      </w:r>
    </w:p>
    <w:p w14:paraId="7D233481" w14:textId="77777777" w:rsidR="00C43CD4" w:rsidRPr="000F3C94" w:rsidRDefault="00C43CD4" w:rsidP="00C40C44">
      <w:pPr>
        <w:pStyle w:val="NoSpacing"/>
        <w:rPr>
          <w:b/>
          <w:bCs/>
        </w:rPr>
      </w:pPr>
      <w:r w:rsidRPr="000F3C94">
        <w:rPr>
          <w:b/>
          <w:bCs/>
        </w:rPr>
        <w:t xml:space="preserve">Model </w:t>
      </w:r>
    </w:p>
    <w:p w14:paraId="4C519479" w14:textId="77777777" w:rsidR="00C43CD4" w:rsidRPr="000F3C94" w:rsidRDefault="00C43CD4" w:rsidP="00027661">
      <w:pPr>
        <w:pStyle w:val="NoSpacing"/>
        <w:spacing w:after="120"/>
      </w:pPr>
      <w:r w:rsidRPr="000F3C94">
        <w:t xml:space="preserve">Abstraction of some aspects of reality (ISO 19109). </w:t>
      </w:r>
    </w:p>
    <w:p w14:paraId="23A34864" w14:textId="77777777" w:rsidR="00C43CD4" w:rsidRPr="000F3C94" w:rsidRDefault="00C43CD4" w:rsidP="00C40C44">
      <w:pPr>
        <w:pStyle w:val="NoSpacing"/>
        <w:rPr>
          <w:b/>
          <w:bCs/>
        </w:rPr>
      </w:pPr>
      <w:r w:rsidRPr="000F3C94">
        <w:rPr>
          <w:b/>
          <w:bCs/>
        </w:rPr>
        <w:t xml:space="preserve">Portrayal </w:t>
      </w:r>
    </w:p>
    <w:p w14:paraId="53D9DA1B" w14:textId="77777777" w:rsidR="00C43CD4" w:rsidRPr="000F3C94" w:rsidRDefault="00C43CD4" w:rsidP="00027661">
      <w:pPr>
        <w:pStyle w:val="NoSpacing"/>
        <w:spacing w:after="60"/>
      </w:pPr>
      <w:r w:rsidRPr="000F3C94">
        <w:t xml:space="preserve">Presentation of information to humans (ISO 19117). </w:t>
      </w:r>
    </w:p>
    <w:p w14:paraId="44001015" w14:textId="77777777" w:rsidR="00C43CD4" w:rsidRPr="000F3C94" w:rsidRDefault="00C43CD4" w:rsidP="00027661">
      <w:pPr>
        <w:pStyle w:val="NoSpacing"/>
        <w:spacing w:after="120"/>
      </w:pPr>
      <w:r w:rsidRPr="000F3C94">
        <w:t xml:space="preserve">NOTE: Within the scope of this International Standard Portrayal is restricted to the portrayal of geographic information” (ISO 19117:2012; 4.20). </w:t>
      </w:r>
    </w:p>
    <w:p w14:paraId="2D26DCFA" w14:textId="77777777" w:rsidR="00C43CD4" w:rsidRPr="000F3C94" w:rsidRDefault="00C43CD4" w:rsidP="00C40C44">
      <w:pPr>
        <w:pStyle w:val="NoSpacing"/>
        <w:rPr>
          <w:b/>
          <w:bCs/>
        </w:rPr>
      </w:pPr>
      <w:r w:rsidRPr="000F3C94">
        <w:rPr>
          <w:b/>
          <w:bCs/>
        </w:rPr>
        <w:t xml:space="preserve">Quality </w:t>
      </w:r>
    </w:p>
    <w:p w14:paraId="3B4A7BEE" w14:textId="77777777" w:rsidR="00C43CD4" w:rsidRPr="000F3C94" w:rsidRDefault="00C43CD4" w:rsidP="00027661">
      <w:pPr>
        <w:pStyle w:val="NoSpacing"/>
        <w:spacing w:after="120"/>
      </w:pPr>
      <w:r w:rsidRPr="000F3C94">
        <w:t xml:space="preserve">Totality of characteristics of a product that bear on its ability to satisfy stated and implied needs (ISO 19101). </w:t>
      </w:r>
    </w:p>
    <w:p w14:paraId="7EAB21DD" w14:textId="77777777" w:rsidR="00C43CD4" w:rsidRPr="000F3C94" w:rsidRDefault="00C43CD4" w:rsidP="00C40C44">
      <w:pPr>
        <w:pStyle w:val="NoSpacing"/>
        <w:rPr>
          <w:b/>
          <w:bCs/>
        </w:rPr>
      </w:pPr>
      <w:r w:rsidRPr="000F3C94">
        <w:rPr>
          <w:b/>
          <w:bCs/>
        </w:rPr>
        <w:t xml:space="preserve">Universe of Discourse </w:t>
      </w:r>
    </w:p>
    <w:p w14:paraId="53BE1715" w14:textId="338133C0" w:rsidR="00DA4B97" w:rsidRPr="000F3C94" w:rsidRDefault="00C43CD4" w:rsidP="00027661">
      <w:pPr>
        <w:pStyle w:val="NoSpacing"/>
        <w:spacing w:after="120"/>
      </w:pPr>
      <w:r w:rsidRPr="000F3C94">
        <w:t>View of the real or hypothetical world that includes everything of interest (ISO 19101).</w:t>
      </w:r>
    </w:p>
    <w:p w14:paraId="5332F358" w14:textId="77777777" w:rsidR="009D5DE0" w:rsidRPr="000F3C94" w:rsidRDefault="009D5DE0" w:rsidP="00FE4EBF">
      <w:pPr>
        <w:pStyle w:val="Heading3"/>
        <w:tabs>
          <w:tab w:val="clear" w:pos="660"/>
        </w:tabs>
        <w:rPr>
          <w:lang w:val="en-GB"/>
        </w:rPr>
      </w:pPr>
      <w:bookmarkStart w:id="20" w:name="_Toc225648276"/>
      <w:bookmarkStart w:id="21" w:name="_Toc225065133"/>
      <w:bookmarkStart w:id="22" w:name="_Toc152232535"/>
      <w:bookmarkStart w:id="23" w:name="_Toc194499971"/>
      <w:r w:rsidRPr="000F3C94">
        <w:rPr>
          <w:lang w:val="en-GB"/>
        </w:rPr>
        <w:t>Abbreviations</w:t>
      </w:r>
      <w:bookmarkEnd w:id="20"/>
      <w:bookmarkEnd w:id="21"/>
      <w:bookmarkEnd w:id="22"/>
      <w:bookmarkEnd w:id="23"/>
    </w:p>
    <w:p w14:paraId="106AFA9D" w14:textId="4C83CA6F" w:rsidR="00724FEE" w:rsidRPr="000F3C94" w:rsidRDefault="00B436FA" w:rsidP="00027661">
      <w:pPr>
        <w:pStyle w:val="note0"/>
        <w:rPr>
          <w:i w:val="0"/>
          <w:iCs/>
          <w:color w:val="auto"/>
          <w:lang w:val="en-GB"/>
        </w:rPr>
      </w:pPr>
      <w:r w:rsidRPr="000F3C94">
        <w:rPr>
          <w:i w:val="0"/>
          <w:iCs/>
          <w:color w:val="auto"/>
          <w:lang w:val="en-GB"/>
        </w:rPr>
        <w:t>This Product Specification adopts the following conve</w:t>
      </w:r>
      <w:r w:rsidR="00562AA8" w:rsidRPr="000F3C94">
        <w:rPr>
          <w:i w:val="0"/>
          <w:iCs/>
          <w:color w:val="auto"/>
          <w:lang w:val="en-GB"/>
        </w:rPr>
        <w:t>n</w:t>
      </w:r>
      <w:r w:rsidRPr="000F3C94">
        <w:rPr>
          <w:i w:val="0"/>
          <w:iCs/>
          <w:color w:val="auto"/>
          <w:lang w:val="en-GB"/>
        </w:rPr>
        <w:t xml:space="preserve">tion for symbols and abbreviated terms: </w:t>
      </w:r>
    </w:p>
    <w:p w14:paraId="05743A70" w14:textId="71FA2284" w:rsidR="00B436FA" w:rsidRPr="000F3C94" w:rsidRDefault="00B436FA" w:rsidP="00027661">
      <w:pPr>
        <w:pStyle w:val="NoSpacing"/>
        <w:spacing w:after="120"/>
      </w:pPr>
      <w:r w:rsidRPr="000F3C94">
        <w:t>ASCII</w:t>
      </w:r>
      <w:r w:rsidR="00E92F09" w:rsidRPr="000F3C94">
        <w:tab/>
      </w:r>
      <w:r w:rsidR="00E92F09" w:rsidRPr="000F3C94">
        <w:tab/>
        <w:t>American</w:t>
      </w:r>
      <w:r w:rsidR="00E92F09" w:rsidRPr="000F3C94">
        <w:rPr>
          <w:spacing w:val="-2"/>
        </w:rPr>
        <w:t xml:space="preserve"> </w:t>
      </w:r>
      <w:r w:rsidR="00E92F09" w:rsidRPr="000F3C94">
        <w:t>Standard</w:t>
      </w:r>
      <w:r w:rsidR="00E92F09" w:rsidRPr="000F3C94">
        <w:rPr>
          <w:spacing w:val="2"/>
        </w:rPr>
        <w:t xml:space="preserve"> </w:t>
      </w:r>
      <w:r w:rsidR="00E92F09" w:rsidRPr="000F3C94">
        <w:t>Code</w:t>
      </w:r>
      <w:r w:rsidR="00E92F09" w:rsidRPr="000F3C94">
        <w:rPr>
          <w:spacing w:val="-1"/>
        </w:rPr>
        <w:t xml:space="preserve"> </w:t>
      </w:r>
      <w:r w:rsidR="00E92F09" w:rsidRPr="000F3C94">
        <w:t>for</w:t>
      </w:r>
      <w:r w:rsidR="00E92F09" w:rsidRPr="000F3C94">
        <w:rPr>
          <w:spacing w:val="-1"/>
        </w:rPr>
        <w:t xml:space="preserve"> </w:t>
      </w:r>
      <w:r w:rsidR="00E92F09" w:rsidRPr="000F3C94">
        <w:t>Information</w:t>
      </w:r>
      <w:r w:rsidR="00E92F09" w:rsidRPr="000F3C94">
        <w:rPr>
          <w:spacing w:val="-2"/>
        </w:rPr>
        <w:t xml:space="preserve"> </w:t>
      </w:r>
      <w:r w:rsidR="00E92F09" w:rsidRPr="000F3C94">
        <w:t>Interchange</w:t>
      </w:r>
    </w:p>
    <w:p w14:paraId="240B12F2" w14:textId="1F0E0FBE" w:rsidR="00D02008" w:rsidRPr="000F3C94" w:rsidRDefault="00D02008" w:rsidP="00027661">
      <w:pPr>
        <w:pStyle w:val="NoSpacing"/>
        <w:spacing w:after="120"/>
        <w:rPr>
          <w:rFonts w:eastAsiaTheme="minorEastAsia"/>
          <w:lang w:eastAsia="ko-KR"/>
        </w:rPr>
      </w:pPr>
      <w:r w:rsidRPr="000F3C94">
        <w:rPr>
          <w:rFonts w:eastAsiaTheme="minorEastAsia"/>
          <w:lang w:eastAsia="ko-KR"/>
        </w:rPr>
        <w:t>CNP           Catalogue</w:t>
      </w:r>
      <w:r w:rsidR="00556F1C" w:rsidRPr="000F3C94">
        <w:rPr>
          <w:rFonts w:eastAsiaTheme="minorEastAsia"/>
          <w:lang w:eastAsia="ko-KR"/>
        </w:rPr>
        <w:t xml:space="preserve"> of</w:t>
      </w:r>
      <w:r w:rsidRPr="000F3C94">
        <w:rPr>
          <w:rFonts w:eastAsiaTheme="minorEastAsia"/>
          <w:lang w:eastAsia="ko-KR"/>
        </w:rPr>
        <w:t xml:space="preserve"> Nautical Product</w:t>
      </w:r>
      <w:r w:rsidR="00556F1C" w:rsidRPr="000F3C94">
        <w:rPr>
          <w:rFonts w:eastAsiaTheme="minorEastAsia"/>
          <w:lang w:eastAsia="ko-KR"/>
        </w:rPr>
        <w:t>s</w:t>
      </w:r>
    </w:p>
    <w:p w14:paraId="21D025D8" w14:textId="327AC9E6" w:rsidR="00BA7A85" w:rsidRPr="000F3C94" w:rsidRDefault="00BA7A85" w:rsidP="00027661">
      <w:pPr>
        <w:pStyle w:val="NoSpacing"/>
        <w:spacing w:after="120"/>
        <w:rPr>
          <w:rFonts w:eastAsiaTheme="minorEastAsia"/>
          <w:lang w:eastAsia="ko-KR"/>
        </w:rPr>
      </w:pPr>
      <w:r w:rsidRPr="000F3C94">
        <w:rPr>
          <w:rFonts w:eastAsiaTheme="minorEastAsia"/>
          <w:lang w:eastAsia="ko-KR"/>
        </w:rPr>
        <w:t>DCEG        Data Classification and Encoding Guide</w:t>
      </w:r>
    </w:p>
    <w:p w14:paraId="2EE3D2E0" w14:textId="77793787" w:rsidR="00E92F09" w:rsidRPr="000F3C94" w:rsidRDefault="00E92F09" w:rsidP="00027661">
      <w:pPr>
        <w:pStyle w:val="NoSpacing"/>
        <w:spacing w:after="120"/>
      </w:pPr>
      <w:r w:rsidRPr="000F3C94">
        <w:t>ECDIS</w:t>
      </w:r>
      <w:r w:rsidRPr="000F3C94">
        <w:tab/>
      </w:r>
      <w:r w:rsidRPr="000F3C94">
        <w:tab/>
        <w:t>Electronic Chart Display and Information Systems</w:t>
      </w:r>
    </w:p>
    <w:p w14:paraId="5A3BDC59" w14:textId="77A662D7" w:rsidR="00E92F09" w:rsidRPr="000F3C94" w:rsidRDefault="00E92F09" w:rsidP="00027661">
      <w:pPr>
        <w:pStyle w:val="NoSpacing"/>
        <w:spacing w:after="120"/>
      </w:pPr>
      <w:r w:rsidRPr="000F3C94">
        <w:t xml:space="preserve">ENC </w:t>
      </w:r>
      <w:r w:rsidRPr="000F3C94">
        <w:tab/>
      </w:r>
      <w:r w:rsidRPr="000F3C94">
        <w:tab/>
        <w:t>Electronic</w:t>
      </w:r>
      <w:r w:rsidRPr="000F3C94">
        <w:rPr>
          <w:spacing w:val="-1"/>
        </w:rPr>
        <w:t xml:space="preserve"> </w:t>
      </w:r>
      <w:r w:rsidRPr="000F3C94">
        <w:t>Navigational</w:t>
      </w:r>
      <w:r w:rsidRPr="000F3C94">
        <w:rPr>
          <w:spacing w:val="-2"/>
        </w:rPr>
        <w:t xml:space="preserve"> </w:t>
      </w:r>
      <w:r w:rsidRPr="000F3C94">
        <w:t>Chart</w:t>
      </w:r>
    </w:p>
    <w:p w14:paraId="40FEF133" w14:textId="2DD865AC" w:rsidR="00E92F09" w:rsidRPr="000F3C94" w:rsidRDefault="00E92F09" w:rsidP="00027661">
      <w:pPr>
        <w:pStyle w:val="NoSpacing"/>
        <w:spacing w:after="120"/>
      </w:pPr>
      <w:r w:rsidRPr="000F3C94">
        <w:t xml:space="preserve">GML </w:t>
      </w:r>
      <w:r w:rsidRPr="000F3C94">
        <w:tab/>
      </w:r>
      <w:r w:rsidRPr="000F3C94">
        <w:tab/>
        <w:t>Geography</w:t>
      </w:r>
      <w:r w:rsidRPr="000F3C94">
        <w:rPr>
          <w:spacing w:val="-4"/>
        </w:rPr>
        <w:t xml:space="preserve"> </w:t>
      </w:r>
      <w:r w:rsidRPr="000F3C94">
        <w:t>Markup</w:t>
      </w:r>
      <w:r w:rsidRPr="000F3C94">
        <w:rPr>
          <w:spacing w:val="-2"/>
        </w:rPr>
        <w:t xml:space="preserve"> </w:t>
      </w:r>
      <w:r w:rsidRPr="000F3C94">
        <w:t>Language</w:t>
      </w:r>
    </w:p>
    <w:p w14:paraId="0E612315" w14:textId="29C9E9E5" w:rsidR="00E92F09" w:rsidRPr="000F3C94" w:rsidRDefault="00E92F09" w:rsidP="00027661">
      <w:pPr>
        <w:pStyle w:val="NoSpacing"/>
        <w:spacing w:after="120"/>
      </w:pPr>
      <w:r w:rsidRPr="000F3C94">
        <w:t xml:space="preserve">IHO </w:t>
      </w:r>
      <w:r w:rsidRPr="000F3C94">
        <w:tab/>
      </w:r>
      <w:r w:rsidRPr="000F3C94">
        <w:tab/>
        <w:t>International Hydrographic Organization</w:t>
      </w:r>
    </w:p>
    <w:p w14:paraId="6A109C68" w14:textId="3EE75AB4" w:rsidR="00E92F09" w:rsidRPr="000F3C94" w:rsidRDefault="00E92F09" w:rsidP="00027661">
      <w:pPr>
        <w:pStyle w:val="NoSpacing"/>
        <w:spacing w:after="120"/>
      </w:pPr>
      <w:r w:rsidRPr="000F3C94">
        <w:rPr>
          <w:rFonts w:eastAsia="Malgun Gothic"/>
          <w:lang w:eastAsia="ko-KR"/>
        </w:rPr>
        <w:t xml:space="preserve">IOC </w:t>
      </w:r>
      <w:r w:rsidRPr="000F3C94">
        <w:tab/>
      </w:r>
      <w:r w:rsidRPr="000F3C94">
        <w:tab/>
      </w:r>
      <w:r w:rsidRPr="000F3C94">
        <w:rPr>
          <w:rFonts w:eastAsia="Malgun Gothic"/>
          <w:lang w:eastAsia="ko-KR"/>
        </w:rPr>
        <w:t xml:space="preserve">International </w:t>
      </w:r>
      <w:r w:rsidRPr="000F3C94">
        <w:t>Oceanographic</w:t>
      </w:r>
      <w:r w:rsidRPr="000F3C94">
        <w:rPr>
          <w:spacing w:val="-5"/>
        </w:rPr>
        <w:t xml:space="preserve"> </w:t>
      </w:r>
      <w:r w:rsidRPr="000F3C94">
        <w:t>Commission</w:t>
      </w:r>
    </w:p>
    <w:p w14:paraId="5EBAA78F" w14:textId="06FE55C9" w:rsidR="00E92F09" w:rsidRPr="000F3C94" w:rsidRDefault="00E92F09" w:rsidP="00027661">
      <w:pPr>
        <w:pStyle w:val="NoSpacing"/>
        <w:spacing w:after="120"/>
        <w:rPr>
          <w:rFonts w:eastAsia="Malgun Gothic"/>
          <w:lang w:eastAsia="ko-KR"/>
        </w:rPr>
      </w:pPr>
      <w:r w:rsidRPr="000F3C94">
        <w:t xml:space="preserve">ISO </w:t>
      </w:r>
      <w:r w:rsidRPr="000F3C94">
        <w:tab/>
      </w:r>
      <w:r w:rsidRPr="000F3C94">
        <w:tab/>
        <w:t>International Organization for Standardization</w:t>
      </w:r>
    </w:p>
    <w:p w14:paraId="010BA6B4" w14:textId="5FD7C199" w:rsidR="00E92F09" w:rsidRPr="000F3C94" w:rsidRDefault="00E92F09" w:rsidP="00027661">
      <w:pPr>
        <w:pStyle w:val="NoSpacing"/>
        <w:spacing w:after="120"/>
      </w:pPr>
      <w:r w:rsidRPr="000F3C94">
        <w:t>NIPWG</w:t>
      </w:r>
      <w:r w:rsidRPr="000F3C94">
        <w:tab/>
        <w:t xml:space="preserve"> </w:t>
      </w:r>
      <w:r w:rsidRPr="000F3C94">
        <w:tab/>
        <w:t>IHO</w:t>
      </w:r>
      <w:r w:rsidRPr="000F3C94">
        <w:rPr>
          <w:spacing w:val="-2"/>
        </w:rPr>
        <w:t xml:space="preserve"> </w:t>
      </w:r>
      <w:r w:rsidRPr="000F3C94">
        <w:t>Nautical</w:t>
      </w:r>
      <w:r w:rsidRPr="000F3C94">
        <w:rPr>
          <w:spacing w:val="-1"/>
        </w:rPr>
        <w:t xml:space="preserve"> </w:t>
      </w:r>
      <w:r w:rsidRPr="000F3C94">
        <w:t>Information</w:t>
      </w:r>
      <w:r w:rsidRPr="000F3C94">
        <w:rPr>
          <w:spacing w:val="-3"/>
        </w:rPr>
        <w:t xml:space="preserve"> </w:t>
      </w:r>
      <w:r w:rsidRPr="000F3C94">
        <w:t>Provision</w:t>
      </w:r>
      <w:r w:rsidRPr="000F3C94">
        <w:rPr>
          <w:spacing w:val="-5"/>
        </w:rPr>
        <w:t xml:space="preserve"> </w:t>
      </w:r>
      <w:r w:rsidRPr="000F3C94">
        <w:t>Working</w:t>
      </w:r>
      <w:r w:rsidRPr="000F3C94">
        <w:rPr>
          <w:spacing w:val="-2"/>
        </w:rPr>
        <w:t xml:space="preserve"> </w:t>
      </w:r>
      <w:r w:rsidRPr="000F3C94">
        <w:t>Group</w:t>
      </w:r>
    </w:p>
    <w:p w14:paraId="07CBF3BF" w14:textId="5C3ABEB5" w:rsidR="00E92F09" w:rsidRPr="000F3C94" w:rsidRDefault="00E92F09" w:rsidP="00027661">
      <w:pPr>
        <w:pStyle w:val="NoSpacing"/>
        <w:spacing w:after="120"/>
        <w:rPr>
          <w:lang w:eastAsia="ko-KR"/>
        </w:rPr>
      </w:pPr>
      <w:r w:rsidRPr="000F3C94">
        <w:t xml:space="preserve">NPIO </w:t>
      </w:r>
      <w:r w:rsidRPr="000F3C94">
        <w:tab/>
      </w:r>
      <w:r w:rsidRPr="000F3C94">
        <w:tab/>
        <w:t>Nautical</w:t>
      </w:r>
      <w:r w:rsidRPr="000F3C94">
        <w:rPr>
          <w:spacing w:val="-1"/>
        </w:rPr>
        <w:t xml:space="preserve"> </w:t>
      </w:r>
      <w:r w:rsidRPr="000F3C94">
        <w:t>Publication</w:t>
      </w:r>
      <w:r w:rsidRPr="000F3C94">
        <w:rPr>
          <w:spacing w:val="-1"/>
        </w:rPr>
        <w:t xml:space="preserve"> </w:t>
      </w:r>
      <w:r w:rsidRPr="000F3C94">
        <w:t>Information</w:t>
      </w:r>
      <w:r w:rsidRPr="000F3C94">
        <w:rPr>
          <w:spacing w:val="-2"/>
        </w:rPr>
        <w:t xml:space="preserve"> </w:t>
      </w:r>
      <w:r w:rsidRPr="000F3C94">
        <w:t>Overlay</w:t>
      </w:r>
    </w:p>
    <w:p w14:paraId="4D38E63C" w14:textId="2B31F2A3" w:rsidR="00E92F09" w:rsidRPr="000F3C94" w:rsidRDefault="00E92F09" w:rsidP="00027661">
      <w:pPr>
        <w:pStyle w:val="NoSpacing"/>
        <w:spacing w:after="120"/>
      </w:pPr>
      <w:r w:rsidRPr="000F3C94">
        <w:t>UML</w:t>
      </w:r>
      <w:r w:rsidRPr="000F3C94">
        <w:tab/>
      </w:r>
      <w:r w:rsidRPr="000F3C94">
        <w:tab/>
        <w:t xml:space="preserve">Unified </w:t>
      </w:r>
      <w:proofErr w:type="spellStart"/>
      <w:r w:rsidRPr="000F3C94">
        <w:t>Modeling</w:t>
      </w:r>
      <w:proofErr w:type="spellEnd"/>
      <w:r w:rsidRPr="000F3C94">
        <w:t xml:space="preserve"> Language</w:t>
      </w:r>
    </w:p>
    <w:p w14:paraId="6D256AA3" w14:textId="5106FB22" w:rsidR="00E92F09" w:rsidRPr="000F3C94" w:rsidRDefault="00E92F09" w:rsidP="00027661">
      <w:pPr>
        <w:pStyle w:val="NoSpacing"/>
        <w:spacing w:after="120"/>
      </w:pPr>
      <w:r w:rsidRPr="000F3C94">
        <w:t xml:space="preserve">URI </w:t>
      </w:r>
      <w:r w:rsidRPr="000F3C94">
        <w:tab/>
      </w:r>
      <w:r w:rsidRPr="000F3C94">
        <w:tab/>
        <w:t>Uniform</w:t>
      </w:r>
      <w:r w:rsidRPr="000F3C94">
        <w:rPr>
          <w:spacing w:val="-8"/>
        </w:rPr>
        <w:t xml:space="preserve"> </w:t>
      </w:r>
      <w:r w:rsidRPr="000F3C94">
        <w:t>Resource</w:t>
      </w:r>
      <w:r w:rsidRPr="000F3C94">
        <w:rPr>
          <w:spacing w:val="-11"/>
        </w:rPr>
        <w:t xml:space="preserve"> </w:t>
      </w:r>
      <w:r w:rsidRPr="000F3C94">
        <w:t>Identifier</w:t>
      </w:r>
    </w:p>
    <w:p w14:paraId="7179BEA8" w14:textId="26711809" w:rsidR="00E92F09" w:rsidRPr="000F3C94" w:rsidRDefault="00E92F09" w:rsidP="00027661">
      <w:pPr>
        <w:pStyle w:val="NoSpacing"/>
        <w:spacing w:after="120"/>
      </w:pPr>
      <w:r w:rsidRPr="000F3C94">
        <w:t xml:space="preserve">URL </w:t>
      </w:r>
      <w:r w:rsidRPr="000F3C94">
        <w:tab/>
      </w:r>
      <w:r w:rsidRPr="000F3C94">
        <w:tab/>
        <w:t>Uniform</w:t>
      </w:r>
      <w:r w:rsidRPr="000F3C94">
        <w:rPr>
          <w:spacing w:val="-2"/>
        </w:rPr>
        <w:t xml:space="preserve"> </w:t>
      </w:r>
      <w:r w:rsidRPr="000F3C94">
        <w:t>Resource</w:t>
      </w:r>
      <w:r w:rsidRPr="000F3C94">
        <w:rPr>
          <w:spacing w:val="-7"/>
        </w:rPr>
        <w:t xml:space="preserve"> </w:t>
      </w:r>
      <w:r w:rsidRPr="000F3C94">
        <w:t>Locator</w:t>
      </w:r>
    </w:p>
    <w:p w14:paraId="1D6E0C5F" w14:textId="14184EC7" w:rsidR="00E92F09" w:rsidRPr="000F3C94" w:rsidRDefault="00E92F09" w:rsidP="00027661">
      <w:pPr>
        <w:pStyle w:val="NoSpacing"/>
        <w:spacing w:after="120"/>
      </w:pPr>
      <w:r w:rsidRPr="000F3C94">
        <w:t xml:space="preserve">WMS </w:t>
      </w:r>
      <w:r w:rsidRPr="000F3C94">
        <w:tab/>
      </w:r>
      <w:r w:rsidRPr="000F3C94">
        <w:tab/>
        <w:t>Web</w:t>
      </w:r>
      <w:r w:rsidRPr="000F3C94">
        <w:rPr>
          <w:spacing w:val="-2"/>
        </w:rPr>
        <w:t xml:space="preserve"> </w:t>
      </w:r>
      <w:r w:rsidRPr="000F3C94">
        <w:t>Map</w:t>
      </w:r>
      <w:r w:rsidRPr="000F3C94">
        <w:rPr>
          <w:spacing w:val="-2"/>
        </w:rPr>
        <w:t xml:space="preserve"> </w:t>
      </w:r>
      <w:r w:rsidRPr="000F3C94">
        <w:t>Service</w:t>
      </w:r>
    </w:p>
    <w:p w14:paraId="3B487437" w14:textId="4A73ACB3" w:rsidR="00E92F09" w:rsidRPr="000F3C94" w:rsidRDefault="00E92F09" w:rsidP="00027661">
      <w:pPr>
        <w:pStyle w:val="NoSpacing"/>
        <w:spacing w:after="120"/>
      </w:pPr>
      <w:r w:rsidRPr="000F3C94">
        <w:lastRenderedPageBreak/>
        <w:t xml:space="preserve">WFS </w:t>
      </w:r>
      <w:r w:rsidRPr="000F3C94">
        <w:tab/>
      </w:r>
      <w:r w:rsidRPr="000F3C94">
        <w:tab/>
        <w:t>Web</w:t>
      </w:r>
      <w:r w:rsidRPr="000F3C94">
        <w:rPr>
          <w:spacing w:val="-2"/>
        </w:rPr>
        <w:t xml:space="preserve"> </w:t>
      </w:r>
      <w:r w:rsidRPr="000F3C94">
        <w:t>Feature</w:t>
      </w:r>
      <w:r w:rsidRPr="000F3C94">
        <w:rPr>
          <w:spacing w:val="-3"/>
        </w:rPr>
        <w:t xml:space="preserve"> </w:t>
      </w:r>
      <w:r w:rsidRPr="000F3C94">
        <w:t>Service</w:t>
      </w:r>
    </w:p>
    <w:p w14:paraId="31B80C1D" w14:textId="626B8E52" w:rsidR="00E92F09" w:rsidRPr="000F3C94" w:rsidRDefault="00E92F09" w:rsidP="00027661">
      <w:pPr>
        <w:pStyle w:val="NoSpacing"/>
        <w:spacing w:after="120"/>
      </w:pPr>
      <w:r w:rsidRPr="000F3C94">
        <w:t xml:space="preserve">www </w:t>
      </w:r>
      <w:r w:rsidRPr="000F3C94">
        <w:tab/>
      </w:r>
      <w:r w:rsidRPr="000F3C94">
        <w:tab/>
        <w:t>World</w:t>
      </w:r>
      <w:r w:rsidRPr="000F3C94">
        <w:rPr>
          <w:spacing w:val="-3"/>
        </w:rPr>
        <w:t xml:space="preserve"> </w:t>
      </w:r>
      <w:r w:rsidRPr="000F3C94">
        <w:t>Wide</w:t>
      </w:r>
      <w:r w:rsidRPr="000F3C94">
        <w:rPr>
          <w:spacing w:val="-3"/>
        </w:rPr>
        <w:t xml:space="preserve"> </w:t>
      </w:r>
      <w:r w:rsidRPr="000F3C94">
        <w:t>Web</w:t>
      </w:r>
    </w:p>
    <w:p w14:paraId="78B62D35" w14:textId="43C01A82" w:rsidR="00E92F09" w:rsidRPr="000F3C94" w:rsidRDefault="00E92F09" w:rsidP="00027661">
      <w:pPr>
        <w:pStyle w:val="NoSpacing"/>
        <w:spacing w:after="120"/>
      </w:pPr>
      <w:r w:rsidRPr="000F3C94">
        <w:t xml:space="preserve">WGS </w:t>
      </w:r>
      <w:r w:rsidRPr="000F3C94">
        <w:tab/>
      </w:r>
      <w:r w:rsidRPr="000F3C94">
        <w:tab/>
        <w:t>World</w:t>
      </w:r>
      <w:r w:rsidRPr="000F3C94">
        <w:rPr>
          <w:spacing w:val="-3"/>
        </w:rPr>
        <w:t xml:space="preserve"> </w:t>
      </w:r>
      <w:r w:rsidRPr="000F3C94">
        <w:t>Geodetic</w:t>
      </w:r>
      <w:r w:rsidRPr="000F3C94">
        <w:rPr>
          <w:spacing w:val="-2"/>
        </w:rPr>
        <w:t xml:space="preserve"> </w:t>
      </w:r>
      <w:r w:rsidRPr="000F3C94">
        <w:t>System</w:t>
      </w:r>
    </w:p>
    <w:p w14:paraId="2A5CF406" w14:textId="69BD2656" w:rsidR="00E92F09" w:rsidRPr="000F3C94" w:rsidRDefault="00E92F09" w:rsidP="00027661">
      <w:pPr>
        <w:pStyle w:val="NoSpacing"/>
        <w:spacing w:after="120"/>
      </w:pPr>
      <w:r w:rsidRPr="000F3C94">
        <w:t xml:space="preserve">XML </w:t>
      </w:r>
      <w:r w:rsidRPr="000F3C94">
        <w:tab/>
      </w:r>
      <w:r w:rsidRPr="000F3C94">
        <w:tab/>
      </w:r>
      <w:proofErr w:type="spellStart"/>
      <w:r w:rsidR="00570EF2" w:rsidRPr="000F3C94">
        <w:t>eX</w:t>
      </w:r>
      <w:r w:rsidRPr="000F3C94">
        <w:t>tensible</w:t>
      </w:r>
      <w:proofErr w:type="spellEnd"/>
      <w:r w:rsidRPr="000F3C94">
        <w:rPr>
          <w:spacing w:val="-3"/>
        </w:rPr>
        <w:t xml:space="preserve"> </w:t>
      </w:r>
      <w:r w:rsidRPr="000F3C94">
        <w:t>Markup</w:t>
      </w:r>
      <w:r w:rsidRPr="000F3C94">
        <w:rPr>
          <w:spacing w:val="-3"/>
        </w:rPr>
        <w:t xml:space="preserve"> </w:t>
      </w:r>
      <w:r w:rsidRPr="000F3C94">
        <w:t>Language</w:t>
      </w:r>
    </w:p>
    <w:p w14:paraId="3428D487" w14:textId="7C200AB8" w:rsidR="00E92F09" w:rsidRPr="000F3C94" w:rsidRDefault="00E92F09" w:rsidP="00027661">
      <w:pPr>
        <w:pStyle w:val="NoSpacing"/>
        <w:spacing w:after="120"/>
      </w:pPr>
      <w:r w:rsidRPr="000F3C94">
        <w:t xml:space="preserve">XSLT </w:t>
      </w:r>
      <w:r w:rsidRPr="000F3C94">
        <w:tab/>
      </w:r>
      <w:r w:rsidRPr="000F3C94">
        <w:tab/>
      </w:r>
      <w:proofErr w:type="spellStart"/>
      <w:r w:rsidRPr="000F3C94">
        <w:t>eXtensible</w:t>
      </w:r>
      <w:proofErr w:type="spellEnd"/>
      <w:r w:rsidRPr="000F3C94">
        <w:rPr>
          <w:spacing w:val="-3"/>
        </w:rPr>
        <w:t xml:space="preserve"> </w:t>
      </w:r>
      <w:r w:rsidRPr="000F3C94">
        <w:t>Stylesheet</w:t>
      </w:r>
      <w:r w:rsidRPr="000F3C94">
        <w:rPr>
          <w:spacing w:val="-2"/>
        </w:rPr>
        <w:t xml:space="preserve"> </w:t>
      </w:r>
      <w:r w:rsidRPr="000F3C94">
        <w:t>Language</w:t>
      </w:r>
      <w:r w:rsidRPr="000F3C94">
        <w:rPr>
          <w:spacing w:val="-3"/>
        </w:rPr>
        <w:t xml:space="preserve"> </w:t>
      </w:r>
      <w:r w:rsidRPr="000F3C94">
        <w:t>Transformations</w:t>
      </w:r>
    </w:p>
    <w:p w14:paraId="418DB84A" w14:textId="77777777" w:rsidR="00E92F09" w:rsidRPr="000F3C94" w:rsidRDefault="00E92F09" w:rsidP="00027661">
      <w:pPr>
        <w:rPr>
          <w:rStyle w:val="BookTitle"/>
          <w:lang w:val="en-GB"/>
        </w:rPr>
      </w:pPr>
    </w:p>
    <w:p w14:paraId="731D1127" w14:textId="1B0683BA" w:rsidR="00C92C5E" w:rsidRPr="000F3C94" w:rsidRDefault="00C92C5E" w:rsidP="00FE4EBF">
      <w:pPr>
        <w:pStyle w:val="Heading2"/>
        <w:tabs>
          <w:tab w:val="clear" w:pos="540"/>
        </w:tabs>
        <w:rPr>
          <w:lang w:val="en-GB"/>
        </w:rPr>
      </w:pPr>
      <w:bookmarkStart w:id="24" w:name="_Toc225648277"/>
      <w:bookmarkStart w:id="25" w:name="_Toc225065134"/>
      <w:bookmarkStart w:id="26" w:name="_Toc152232536"/>
      <w:bookmarkStart w:id="27" w:name="_Toc194499972"/>
      <w:r w:rsidRPr="000F3C94">
        <w:rPr>
          <w:lang w:val="en-GB"/>
        </w:rPr>
        <w:t xml:space="preserve">General </w:t>
      </w:r>
      <w:r w:rsidR="00181D02" w:rsidRPr="000F3C94">
        <w:rPr>
          <w:lang w:val="en-GB"/>
        </w:rPr>
        <w:t>S-128 d</w:t>
      </w:r>
      <w:r w:rsidRPr="000F3C94">
        <w:rPr>
          <w:lang w:val="en-GB"/>
        </w:rPr>
        <w:t xml:space="preserve">ata </w:t>
      </w:r>
      <w:r w:rsidR="00181D02" w:rsidRPr="000F3C94">
        <w:rPr>
          <w:lang w:val="en-GB"/>
        </w:rPr>
        <w:t>p</w:t>
      </w:r>
      <w:r w:rsidRPr="000F3C94">
        <w:rPr>
          <w:lang w:val="en-GB"/>
        </w:rPr>
        <w:t xml:space="preserve">roduct </w:t>
      </w:r>
      <w:r w:rsidR="00181D02" w:rsidRPr="000F3C94">
        <w:rPr>
          <w:lang w:val="en-GB"/>
        </w:rPr>
        <w:t>d</w:t>
      </w:r>
      <w:r w:rsidRPr="000F3C94">
        <w:rPr>
          <w:lang w:val="en-GB"/>
        </w:rPr>
        <w:t>escription</w:t>
      </w:r>
      <w:bookmarkEnd w:id="24"/>
      <w:bookmarkEnd w:id="25"/>
      <w:bookmarkEnd w:id="26"/>
      <w:bookmarkEnd w:id="27"/>
    </w:p>
    <w:p w14:paraId="3D28073E" w14:textId="5BCBAE96" w:rsidR="00724FEE" w:rsidRPr="000F3C94" w:rsidRDefault="00264749" w:rsidP="00972855">
      <w:pPr>
        <w:pStyle w:val="note0"/>
        <w:rPr>
          <w:i w:val="0"/>
          <w:iCs/>
          <w:color w:val="auto"/>
          <w:lang w:val="en-GB"/>
        </w:rPr>
      </w:pPr>
      <w:r w:rsidRPr="000F3C94">
        <w:rPr>
          <w:i w:val="0"/>
          <w:iCs/>
          <w:color w:val="auto"/>
          <w:lang w:val="en-GB"/>
        </w:rPr>
        <w:t xml:space="preserve">NOTE: </w:t>
      </w:r>
      <w:r w:rsidR="00593BFB" w:rsidRPr="000F3C94">
        <w:rPr>
          <w:i w:val="0"/>
          <w:iCs/>
          <w:color w:val="auto"/>
          <w:lang w:val="en-GB"/>
        </w:rPr>
        <w:t>This clause contains general information about the data product</w:t>
      </w:r>
    </w:p>
    <w:p w14:paraId="43AABBF3" w14:textId="5D6F0A77" w:rsidR="00C92C5E" w:rsidRPr="000F3C94" w:rsidRDefault="00C92C5E" w:rsidP="00B36913">
      <w:pPr>
        <w:pStyle w:val="Label1"/>
        <w:spacing w:after="120" w:line="240" w:lineRule="auto"/>
        <w:rPr>
          <w:b w:val="0"/>
          <w:bCs/>
          <w:lang w:val="en-GB"/>
        </w:rPr>
      </w:pPr>
      <w:r w:rsidRPr="000F3C94">
        <w:rPr>
          <w:lang w:val="en-GB"/>
        </w:rPr>
        <w:t>Title:</w:t>
      </w:r>
      <w:r w:rsidRPr="000F3C94">
        <w:rPr>
          <w:lang w:val="en-GB"/>
        </w:rPr>
        <w:tab/>
      </w:r>
      <w:r w:rsidR="00593BFB" w:rsidRPr="000F3C94">
        <w:rPr>
          <w:b w:val="0"/>
          <w:bCs/>
          <w:sz w:val="20"/>
          <w:szCs w:val="20"/>
          <w:lang w:val="en-GB"/>
        </w:rPr>
        <w:t>Catalogue of Nautical Products Product Specification</w:t>
      </w:r>
    </w:p>
    <w:p w14:paraId="07F93EBC" w14:textId="28367871" w:rsidR="00C92C5E" w:rsidRPr="000F3C94" w:rsidRDefault="00C92C5E" w:rsidP="00B36913">
      <w:pPr>
        <w:pStyle w:val="Label1"/>
        <w:spacing w:after="120" w:line="240" w:lineRule="auto"/>
        <w:rPr>
          <w:b w:val="0"/>
          <w:bCs/>
          <w:lang w:val="en-GB"/>
        </w:rPr>
      </w:pPr>
      <w:r w:rsidRPr="000F3C94">
        <w:rPr>
          <w:lang w:val="en-GB"/>
        </w:rPr>
        <w:t xml:space="preserve">Abstract: </w:t>
      </w:r>
      <w:r w:rsidRPr="000F3C94">
        <w:rPr>
          <w:lang w:val="en-GB"/>
        </w:rPr>
        <w:tab/>
      </w:r>
      <w:r w:rsidR="00593BFB" w:rsidRPr="000F3C94">
        <w:rPr>
          <w:b w:val="0"/>
          <w:bCs/>
          <w:sz w:val="20"/>
          <w:szCs w:val="20"/>
          <w:lang w:val="en-GB"/>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18748E28" w:rsidR="00C95E28" w:rsidRPr="000F3C94" w:rsidRDefault="00C92C5E" w:rsidP="00B36913">
      <w:pPr>
        <w:pStyle w:val="Label1"/>
        <w:spacing w:after="120" w:line="240" w:lineRule="auto"/>
        <w:rPr>
          <w:lang w:val="en-GB"/>
        </w:rPr>
      </w:pPr>
      <w:r w:rsidRPr="000F3C94">
        <w:rPr>
          <w:lang w:val="en-GB"/>
        </w:rPr>
        <w:t xml:space="preserve">Content: </w:t>
      </w:r>
      <w:r w:rsidRPr="000F3C94">
        <w:rPr>
          <w:lang w:val="en-GB"/>
        </w:rPr>
        <w:tab/>
      </w:r>
      <w:r w:rsidR="00593BFB" w:rsidRPr="000F3C94">
        <w:rPr>
          <w:b w:val="0"/>
          <w:bCs/>
          <w:sz w:val="20"/>
          <w:szCs w:val="20"/>
          <w:lang w:val="en-GB"/>
        </w:rPr>
        <w:t xml:space="preserve">Datasets conforming to this Specification will contain Catalogues of </w:t>
      </w:r>
      <w:r w:rsidR="009200C8" w:rsidRPr="000F3C94">
        <w:rPr>
          <w:b w:val="0"/>
          <w:bCs/>
          <w:sz w:val="20"/>
          <w:szCs w:val="20"/>
          <w:lang w:val="en-GB"/>
        </w:rPr>
        <w:t xml:space="preserve">some of </w:t>
      </w:r>
      <w:r w:rsidR="00593BFB" w:rsidRPr="000F3C94">
        <w:rPr>
          <w:b w:val="0"/>
          <w:bCs/>
          <w:sz w:val="20"/>
          <w:szCs w:val="20"/>
          <w:lang w:val="en-GB"/>
        </w:rPr>
        <w:t xml:space="preserve">relevant nautical </w:t>
      </w:r>
      <w:proofErr w:type="gramStart"/>
      <w:r w:rsidR="00593BFB" w:rsidRPr="000F3C94">
        <w:rPr>
          <w:b w:val="0"/>
          <w:bCs/>
          <w:sz w:val="20"/>
          <w:szCs w:val="20"/>
          <w:lang w:val="en-GB"/>
        </w:rPr>
        <w:t>products</w:t>
      </w:r>
      <w:proofErr w:type="gramEnd"/>
      <w:r w:rsidR="00593BFB" w:rsidRPr="000F3C94">
        <w:rPr>
          <w:b w:val="0"/>
          <w:bCs/>
          <w:sz w:val="20"/>
          <w:szCs w:val="20"/>
          <w:lang w:val="en-GB"/>
        </w:rPr>
        <w:t xml:space="preserve"> information for the area of coverage such as paper chart, ENC, Nautical Publication, S-100 based nautical products and e- Navigation service.</w:t>
      </w:r>
    </w:p>
    <w:p w14:paraId="113EF27C" w14:textId="5631280B" w:rsidR="00C92C5E" w:rsidRPr="000F3C94" w:rsidRDefault="00C92C5E" w:rsidP="00214C45">
      <w:pPr>
        <w:pStyle w:val="Label1"/>
        <w:spacing w:after="60" w:line="240" w:lineRule="auto"/>
        <w:rPr>
          <w:lang w:val="en-GB"/>
        </w:rPr>
      </w:pPr>
      <w:r w:rsidRPr="000F3C94">
        <w:rPr>
          <w:lang w:val="en-GB"/>
        </w:rPr>
        <w:t>Spatial Extent:</w:t>
      </w:r>
      <w:r w:rsidR="00593BFB" w:rsidRPr="000F3C94">
        <w:rPr>
          <w:lang w:val="en-GB"/>
        </w:rPr>
        <w:t xml:space="preserve"> </w:t>
      </w:r>
      <w:r w:rsidR="00593BFB" w:rsidRPr="000F3C94">
        <w:rPr>
          <w:lang w:val="en-GB"/>
        </w:rPr>
        <w:tab/>
      </w:r>
    </w:p>
    <w:p w14:paraId="36E93A9E" w14:textId="62E71583" w:rsidR="00D1527E" w:rsidRPr="000F3C94" w:rsidRDefault="00C92C5E" w:rsidP="00214C45">
      <w:pPr>
        <w:pStyle w:val="Label2"/>
        <w:spacing w:after="60"/>
        <w:ind w:left="1361"/>
        <w:rPr>
          <w:szCs w:val="20"/>
          <w:lang w:val="en-GB"/>
        </w:rPr>
      </w:pPr>
      <w:r w:rsidRPr="000F3C94">
        <w:rPr>
          <w:szCs w:val="20"/>
          <w:lang w:val="en-GB"/>
        </w:rPr>
        <w:t xml:space="preserve">Description: </w:t>
      </w:r>
      <w:r w:rsidR="00593BFB" w:rsidRPr="000F3C94">
        <w:rPr>
          <w:b w:val="0"/>
          <w:bCs/>
          <w:szCs w:val="20"/>
          <w:lang w:val="en-GB"/>
        </w:rPr>
        <w:t>Global coverage of maritime areas.</w:t>
      </w:r>
    </w:p>
    <w:p w14:paraId="2C7A8263" w14:textId="3EB3DB81" w:rsidR="00C92C5E" w:rsidRPr="000F3C94" w:rsidRDefault="00C92C5E" w:rsidP="00214C45">
      <w:pPr>
        <w:pStyle w:val="Label2"/>
        <w:spacing w:after="60"/>
        <w:ind w:left="1361"/>
        <w:rPr>
          <w:szCs w:val="20"/>
          <w:lang w:val="en-GB"/>
        </w:rPr>
      </w:pPr>
      <w:r w:rsidRPr="000F3C94">
        <w:rPr>
          <w:szCs w:val="20"/>
          <w:lang w:val="en-GB"/>
        </w:rPr>
        <w:t xml:space="preserve">East Bounding </w:t>
      </w:r>
      <w:r w:rsidR="00F01D09" w:rsidRPr="000F3C94">
        <w:rPr>
          <w:szCs w:val="20"/>
          <w:lang w:val="en-GB"/>
        </w:rPr>
        <w:t>Longitude</w:t>
      </w:r>
      <w:r w:rsidRPr="000F3C94">
        <w:rPr>
          <w:szCs w:val="20"/>
          <w:lang w:val="en-GB"/>
        </w:rPr>
        <w:t>:</w:t>
      </w:r>
      <w:r w:rsidR="008D49AA" w:rsidRPr="000F3C94">
        <w:rPr>
          <w:szCs w:val="20"/>
          <w:lang w:val="en-GB"/>
        </w:rPr>
        <w:t xml:space="preserve"> </w:t>
      </w:r>
      <w:r w:rsidR="00593BFB" w:rsidRPr="000F3C94">
        <w:rPr>
          <w:b w:val="0"/>
          <w:bCs/>
          <w:szCs w:val="20"/>
          <w:lang w:val="en-GB"/>
        </w:rPr>
        <w:t>180°</w:t>
      </w:r>
    </w:p>
    <w:p w14:paraId="72E8D246" w14:textId="0AEE756F" w:rsidR="00C92C5E" w:rsidRPr="000F3C94" w:rsidRDefault="00C92C5E" w:rsidP="00214C45">
      <w:pPr>
        <w:pStyle w:val="Label2"/>
        <w:spacing w:after="60"/>
        <w:ind w:left="1361"/>
        <w:rPr>
          <w:szCs w:val="20"/>
          <w:lang w:val="en-GB"/>
        </w:rPr>
      </w:pPr>
      <w:r w:rsidRPr="000F3C94">
        <w:rPr>
          <w:szCs w:val="20"/>
          <w:lang w:val="en-GB"/>
        </w:rPr>
        <w:t xml:space="preserve">West Bounding </w:t>
      </w:r>
      <w:r w:rsidR="00F01D09" w:rsidRPr="000F3C94">
        <w:rPr>
          <w:szCs w:val="20"/>
          <w:lang w:val="en-GB"/>
        </w:rPr>
        <w:t xml:space="preserve">Longitude: </w:t>
      </w:r>
      <w:r w:rsidR="00593BFB" w:rsidRPr="000F3C94">
        <w:rPr>
          <w:b w:val="0"/>
          <w:bCs/>
          <w:szCs w:val="20"/>
          <w:lang w:val="en-GB"/>
        </w:rPr>
        <w:t>-180°</w:t>
      </w:r>
    </w:p>
    <w:p w14:paraId="68D7BE1D" w14:textId="380F0342" w:rsidR="00C92C5E" w:rsidRPr="000F3C94" w:rsidRDefault="00C92C5E" w:rsidP="00214C45">
      <w:pPr>
        <w:pStyle w:val="Label2"/>
        <w:spacing w:after="60"/>
        <w:ind w:left="1361"/>
        <w:rPr>
          <w:szCs w:val="20"/>
          <w:lang w:val="en-GB"/>
        </w:rPr>
      </w:pPr>
      <w:r w:rsidRPr="000F3C94">
        <w:rPr>
          <w:szCs w:val="20"/>
          <w:lang w:val="en-GB"/>
        </w:rPr>
        <w:t>North Bounding</w:t>
      </w:r>
      <w:r w:rsidR="00F01D09" w:rsidRPr="000F3C94">
        <w:rPr>
          <w:szCs w:val="20"/>
          <w:lang w:val="en-GB"/>
        </w:rPr>
        <w:t xml:space="preserve"> Latitude:</w:t>
      </w:r>
      <w:r w:rsidR="008D49AA" w:rsidRPr="000F3C94">
        <w:rPr>
          <w:szCs w:val="20"/>
          <w:lang w:val="en-GB"/>
        </w:rPr>
        <w:t xml:space="preserve"> </w:t>
      </w:r>
      <w:r w:rsidR="00593BFB" w:rsidRPr="000F3C94">
        <w:rPr>
          <w:b w:val="0"/>
          <w:bCs/>
          <w:szCs w:val="20"/>
          <w:lang w:val="en-GB"/>
        </w:rPr>
        <w:t>90°</w:t>
      </w:r>
    </w:p>
    <w:p w14:paraId="37A553F3" w14:textId="63C69374" w:rsidR="009332CB" w:rsidRPr="000F3C94" w:rsidRDefault="00C92C5E" w:rsidP="00B36913">
      <w:pPr>
        <w:pStyle w:val="Label2"/>
        <w:ind w:left="1361"/>
        <w:rPr>
          <w:szCs w:val="20"/>
          <w:lang w:val="en-GB"/>
        </w:rPr>
      </w:pPr>
      <w:r w:rsidRPr="000F3C94">
        <w:rPr>
          <w:szCs w:val="20"/>
          <w:lang w:val="en-GB"/>
        </w:rPr>
        <w:t xml:space="preserve">South Bounding </w:t>
      </w:r>
      <w:r w:rsidR="00F01D09" w:rsidRPr="000F3C94">
        <w:rPr>
          <w:szCs w:val="20"/>
          <w:lang w:val="en-GB"/>
        </w:rPr>
        <w:t>Latitude</w:t>
      </w:r>
      <w:r w:rsidR="00593BFB" w:rsidRPr="000F3C94">
        <w:rPr>
          <w:szCs w:val="20"/>
          <w:lang w:val="en-GB"/>
        </w:rPr>
        <w:t xml:space="preserve">: </w:t>
      </w:r>
      <w:r w:rsidR="00593BFB" w:rsidRPr="000F3C94">
        <w:rPr>
          <w:b w:val="0"/>
          <w:bCs/>
          <w:szCs w:val="20"/>
          <w:lang w:val="en-GB"/>
        </w:rPr>
        <w:t>-90°</w:t>
      </w:r>
      <w:r w:rsidR="00F01D09" w:rsidRPr="000F3C94">
        <w:rPr>
          <w:szCs w:val="20"/>
          <w:lang w:val="en-GB"/>
        </w:rPr>
        <w:t xml:space="preserve"> </w:t>
      </w:r>
      <w:r w:rsidR="009332CB" w:rsidRPr="000F3C94">
        <w:rPr>
          <w:szCs w:val="20"/>
          <w:lang w:val="en-GB"/>
        </w:rPr>
        <w:tab/>
      </w:r>
      <w:r w:rsidR="009332CB" w:rsidRPr="000F3C94">
        <w:rPr>
          <w:szCs w:val="20"/>
          <w:lang w:val="en-GB"/>
        </w:rPr>
        <w:tab/>
      </w:r>
      <w:r w:rsidR="006022BC" w:rsidRPr="000F3C94">
        <w:rPr>
          <w:szCs w:val="20"/>
          <w:lang w:val="en-GB"/>
        </w:rPr>
        <w:tab/>
      </w:r>
    </w:p>
    <w:p w14:paraId="5C925CF4" w14:textId="2CF3B7BC" w:rsidR="00C92C5E" w:rsidRPr="000F3C94" w:rsidRDefault="00C92C5E" w:rsidP="0084188A">
      <w:pPr>
        <w:pStyle w:val="Label1"/>
        <w:spacing w:line="240" w:lineRule="auto"/>
        <w:rPr>
          <w:lang w:val="en-GB"/>
        </w:rPr>
      </w:pPr>
      <w:r w:rsidRPr="000F3C94">
        <w:rPr>
          <w:lang w:val="en-GB"/>
        </w:rPr>
        <w:t>Purpose:</w:t>
      </w:r>
      <w:r w:rsidRPr="000F3C94">
        <w:rPr>
          <w:lang w:val="en-GB" w:eastAsia="en-GB"/>
        </w:rPr>
        <w:t xml:space="preserve"> </w:t>
      </w:r>
      <w:r w:rsidRPr="000F3C94">
        <w:rPr>
          <w:lang w:val="en-GB" w:eastAsia="en-GB"/>
        </w:rPr>
        <w:tab/>
      </w:r>
      <w:r w:rsidR="000D6280" w:rsidRPr="000F3C94">
        <w:rPr>
          <w:b w:val="0"/>
          <w:bCs/>
          <w:lang w:val="en-GB" w:eastAsia="en-GB"/>
        </w:rPr>
        <w:tab/>
      </w:r>
      <w:r w:rsidR="0084188A" w:rsidRPr="000F3C94">
        <w:rPr>
          <w:b w:val="0"/>
          <w:bCs/>
          <w:sz w:val="20"/>
          <w:szCs w:val="20"/>
          <w:lang w:val="en-GB"/>
        </w:rPr>
        <w:t>Describing status of nautical products, and to allow the producer to exchange catalogue of nautical products with interested stakeholders.</w:t>
      </w:r>
    </w:p>
    <w:p w14:paraId="7604E803" w14:textId="77777777" w:rsidR="001221F6" w:rsidRPr="000F3C94" w:rsidRDefault="001221F6" w:rsidP="005D0907">
      <w:pPr>
        <w:autoSpaceDE w:val="0"/>
        <w:autoSpaceDN w:val="0"/>
        <w:adjustRightInd w:val="0"/>
        <w:rPr>
          <w:b/>
          <w:sz w:val="22"/>
          <w:lang w:val="en-GB"/>
        </w:rPr>
      </w:pPr>
    </w:p>
    <w:p w14:paraId="3545A018" w14:textId="77777777" w:rsidR="001221F6" w:rsidRPr="000F3C94" w:rsidRDefault="001221F6" w:rsidP="005D0907">
      <w:pPr>
        <w:pStyle w:val="Heading2"/>
        <w:tabs>
          <w:tab w:val="clear" w:pos="540"/>
        </w:tabs>
        <w:rPr>
          <w:lang w:val="en-GB"/>
        </w:rPr>
      </w:pPr>
      <w:bookmarkStart w:id="28" w:name="_Toc152232537"/>
      <w:bookmarkStart w:id="29" w:name="_Toc194499973"/>
      <w:r w:rsidRPr="000F3C94">
        <w:rPr>
          <w:lang w:val="en-GB"/>
        </w:rPr>
        <w:t>Data product specification metadata</w:t>
      </w:r>
      <w:bookmarkEnd w:id="28"/>
      <w:bookmarkEnd w:id="29"/>
    </w:p>
    <w:p w14:paraId="4B1B8CDD" w14:textId="1A08B729" w:rsidR="000F2AEA" w:rsidRPr="000F3C94" w:rsidRDefault="002531E5" w:rsidP="00972855">
      <w:pPr>
        <w:pStyle w:val="note0"/>
        <w:rPr>
          <w:i w:val="0"/>
          <w:iCs/>
          <w:color w:val="auto"/>
          <w:lang w:val="en-GB"/>
        </w:rPr>
      </w:pPr>
      <w:r w:rsidRPr="000F3C94">
        <w:rPr>
          <w:i w:val="0"/>
          <w:iCs/>
          <w:color w:val="auto"/>
          <w:lang w:val="en-GB"/>
        </w:rPr>
        <w:t>NOTE</w:t>
      </w:r>
      <w:r w:rsidR="00BC11F8" w:rsidRPr="000F3C94">
        <w:rPr>
          <w:i w:val="0"/>
          <w:iCs/>
          <w:color w:val="auto"/>
          <w:lang w:val="en-GB"/>
        </w:rPr>
        <w:t xml:space="preserve">: </w:t>
      </w:r>
      <w:r w:rsidR="006F19E2" w:rsidRPr="000F3C94">
        <w:rPr>
          <w:i w:val="0"/>
          <w:iCs/>
          <w:color w:val="auto"/>
          <w:lang w:val="en-GB"/>
        </w:rPr>
        <w:t>T</w:t>
      </w:r>
      <w:r w:rsidR="000F2AEA" w:rsidRPr="000F3C94">
        <w:rPr>
          <w:i w:val="0"/>
          <w:iCs/>
          <w:color w:val="auto"/>
          <w:lang w:val="en-GB"/>
        </w:rPr>
        <w:t xml:space="preserve">his information uniquely identifies this </w:t>
      </w:r>
      <w:r w:rsidR="00B366A1" w:rsidRPr="000F3C94">
        <w:rPr>
          <w:i w:val="0"/>
          <w:iCs/>
          <w:color w:val="auto"/>
          <w:lang w:val="en-GB"/>
        </w:rPr>
        <w:t xml:space="preserve">Product Specification </w:t>
      </w:r>
      <w:r w:rsidR="000F2AEA" w:rsidRPr="000F3C94">
        <w:rPr>
          <w:i w:val="0"/>
          <w:iCs/>
          <w:color w:val="auto"/>
          <w:lang w:val="en-GB"/>
        </w:rPr>
        <w:t>and provides information about its creation and maintenance.</w:t>
      </w:r>
      <w:r w:rsidR="00595A33" w:rsidRPr="000F3C94">
        <w:rPr>
          <w:i w:val="0"/>
          <w:iCs/>
          <w:color w:val="auto"/>
          <w:lang w:val="en-GB"/>
        </w:rPr>
        <w:t xml:space="preserve">  For further information o</w:t>
      </w:r>
      <w:r w:rsidR="008D49AA" w:rsidRPr="000F3C94">
        <w:rPr>
          <w:i w:val="0"/>
          <w:iCs/>
          <w:color w:val="auto"/>
          <w:lang w:val="en-GB"/>
        </w:rPr>
        <w:t>n dataset metadata see clause</w:t>
      </w:r>
      <w:r w:rsidR="00BC11F8" w:rsidRPr="000F3C94">
        <w:rPr>
          <w:i w:val="0"/>
          <w:iCs/>
          <w:color w:val="auto"/>
          <w:lang w:val="en-GB"/>
        </w:rPr>
        <w:t xml:space="preserve"> 12</w:t>
      </w:r>
      <w:r w:rsidR="00595A33" w:rsidRPr="000F3C94">
        <w:rPr>
          <w:i w:val="0"/>
          <w:iCs/>
          <w:color w:val="auto"/>
          <w:lang w:val="en-GB"/>
        </w:rPr>
        <w:t>.</w:t>
      </w:r>
    </w:p>
    <w:p w14:paraId="7AF7D372" w14:textId="701516C0" w:rsidR="000F2AEA" w:rsidRPr="000F3C94" w:rsidRDefault="000F2AEA" w:rsidP="00B36913">
      <w:pPr>
        <w:pStyle w:val="Label1"/>
        <w:spacing w:after="120" w:line="240" w:lineRule="auto"/>
        <w:rPr>
          <w:lang w:val="en-GB"/>
        </w:rPr>
      </w:pPr>
      <w:r w:rsidRPr="000F3C94">
        <w:rPr>
          <w:lang w:val="en-GB"/>
        </w:rPr>
        <w:t>Title:</w:t>
      </w:r>
      <w:r w:rsidRPr="000F3C94">
        <w:rPr>
          <w:lang w:val="en-GB"/>
        </w:rPr>
        <w:tab/>
      </w:r>
      <w:r w:rsidRPr="000F3C94">
        <w:rPr>
          <w:lang w:val="en-GB"/>
        </w:rPr>
        <w:tab/>
      </w:r>
      <w:r w:rsidR="006F19E2" w:rsidRPr="000F3C94">
        <w:rPr>
          <w:b w:val="0"/>
          <w:bCs/>
          <w:sz w:val="20"/>
          <w:szCs w:val="20"/>
          <w:lang w:val="en-GB"/>
        </w:rPr>
        <w:t>Catalogue of Nautical Products</w:t>
      </w:r>
    </w:p>
    <w:p w14:paraId="1077C277" w14:textId="6AF636E1" w:rsidR="000F2AEA" w:rsidRPr="000F3C94" w:rsidRDefault="000F2AEA" w:rsidP="00B36913">
      <w:pPr>
        <w:ind w:left="1695" w:hanging="1695"/>
        <w:rPr>
          <w:lang w:val="en-GB"/>
        </w:rPr>
      </w:pPr>
      <w:r w:rsidRPr="000F3C94">
        <w:rPr>
          <w:rStyle w:val="Label1Char"/>
        </w:rPr>
        <w:t>S-100 Version:</w:t>
      </w:r>
      <w:r w:rsidRPr="000F3C94">
        <w:rPr>
          <w:b/>
          <w:sz w:val="22"/>
          <w:lang w:val="en-GB"/>
        </w:rPr>
        <w:tab/>
      </w:r>
      <w:r w:rsidR="003D2B95" w:rsidRPr="000F3C94">
        <w:rPr>
          <w:lang w:val="en-GB"/>
        </w:rPr>
        <w:t>5.2.0</w:t>
      </w:r>
    </w:p>
    <w:p w14:paraId="5D6C010E" w14:textId="462F6B59" w:rsidR="000F2AEA" w:rsidRPr="000F3C94" w:rsidRDefault="008D49AA" w:rsidP="00B36913">
      <w:pPr>
        <w:rPr>
          <w:lang w:val="en-GB"/>
        </w:rPr>
      </w:pPr>
      <w:r w:rsidRPr="000F3C94">
        <w:rPr>
          <w:rStyle w:val="Label1Char"/>
        </w:rPr>
        <w:t>S-1</w:t>
      </w:r>
      <w:r w:rsidR="006F19E2" w:rsidRPr="000F3C94">
        <w:rPr>
          <w:rStyle w:val="Label1Char"/>
        </w:rPr>
        <w:t>28</w:t>
      </w:r>
      <w:r w:rsidR="000F2AEA" w:rsidRPr="000F3C94">
        <w:rPr>
          <w:rStyle w:val="Label1Char"/>
        </w:rPr>
        <w:t xml:space="preserve"> Version:</w:t>
      </w:r>
      <w:r w:rsidR="000F2AEA" w:rsidRPr="000F3C94">
        <w:rPr>
          <w:lang w:val="en-GB"/>
        </w:rPr>
        <w:t xml:space="preserve"> </w:t>
      </w:r>
      <w:r w:rsidR="000F2AEA" w:rsidRPr="000F3C94">
        <w:rPr>
          <w:lang w:val="en-GB"/>
        </w:rPr>
        <w:tab/>
      </w:r>
      <w:r w:rsidR="003D2B95" w:rsidRPr="000F3C94">
        <w:rPr>
          <w:lang w:val="en-GB"/>
        </w:rPr>
        <w:t>2.0.0</w:t>
      </w:r>
    </w:p>
    <w:p w14:paraId="13716E46" w14:textId="3E229E80" w:rsidR="000F2AEA" w:rsidRPr="000F3C94" w:rsidRDefault="000F2AEA" w:rsidP="00B36913">
      <w:pPr>
        <w:pStyle w:val="Label1"/>
        <w:spacing w:after="120" w:line="240" w:lineRule="auto"/>
        <w:rPr>
          <w:lang w:val="en-GB"/>
        </w:rPr>
      </w:pPr>
      <w:r w:rsidRPr="000F3C94">
        <w:rPr>
          <w:lang w:val="en-GB"/>
        </w:rPr>
        <w:t>Date:</w:t>
      </w:r>
      <w:r w:rsidRPr="000F3C94">
        <w:rPr>
          <w:lang w:val="en-GB"/>
        </w:rPr>
        <w:tab/>
      </w:r>
      <w:r w:rsidRPr="000F3C94">
        <w:rPr>
          <w:lang w:val="en-GB"/>
        </w:rPr>
        <w:tab/>
      </w:r>
      <w:r w:rsidR="00B05E7E" w:rsidRPr="000F3C94">
        <w:rPr>
          <w:b w:val="0"/>
          <w:bCs/>
          <w:sz w:val="20"/>
          <w:szCs w:val="20"/>
          <w:lang w:val="en-GB"/>
        </w:rPr>
        <w:t>March 2025</w:t>
      </w:r>
    </w:p>
    <w:p w14:paraId="01A03466" w14:textId="0F1C9F8E" w:rsidR="000F2AEA" w:rsidRPr="000F3C94" w:rsidRDefault="000F2AEA" w:rsidP="00B36913">
      <w:pPr>
        <w:pStyle w:val="Label1"/>
        <w:spacing w:after="120" w:line="240" w:lineRule="auto"/>
        <w:rPr>
          <w:lang w:val="en-GB"/>
        </w:rPr>
      </w:pPr>
      <w:r w:rsidRPr="000F3C94">
        <w:rPr>
          <w:lang w:val="en-GB"/>
        </w:rPr>
        <w:t xml:space="preserve">Language: </w:t>
      </w:r>
      <w:r w:rsidRPr="000F3C94">
        <w:rPr>
          <w:lang w:val="en-GB"/>
        </w:rPr>
        <w:tab/>
      </w:r>
      <w:r w:rsidR="00455409" w:rsidRPr="000F3C94">
        <w:rPr>
          <w:b w:val="0"/>
          <w:bCs/>
          <w:sz w:val="20"/>
          <w:szCs w:val="20"/>
          <w:lang w:val="en-GB"/>
        </w:rPr>
        <w:t>English</w:t>
      </w:r>
    </w:p>
    <w:p w14:paraId="7A06CCAC" w14:textId="6E1178EE" w:rsidR="000F2AEA" w:rsidRPr="000F3C94" w:rsidRDefault="000F2AEA" w:rsidP="00B36913">
      <w:pPr>
        <w:pStyle w:val="Label1"/>
        <w:spacing w:after="120" w:line="240" w:lineRule="auto"/>
        <w:rPr>
          <w:lang w:val="en-GB"/>
        </w:rPr>
      </w:pPr>
      <w:r w:rsidRPr="000F3C94">
        <w:rPr>
          <w:lang w:val="en-GB"/>
        </w:rPr>
        <w:t xml:space="preserve">Classification: </w:t>
      </w:r>
      <w:r w:rsidRPr="000F3C94">
        <w:rPr>
          <w:lang w:val="en-GB"/>
        </w:rPr>
        <w:tab/>
      </w:r>
      <w:r w:rsidR="00455409" w:rsidRPr="000F3C94">
        <w:rPr>
          <w:b w:val="0"/>
          <w:bCs/>
          <w:sz w:val="20"/>
          <w:szCs w:val="20"/>
          <w:lang w:val="en-GB"/>
        </w:rPr>
        <w:t>Unclassified</w:t>
      </w:r>
    </w:p>
    <w:p w14:paraId="71E6D559" w14:textId="2B611AFF" w:rsidR="00F949A2" w:rsidRPr="000F3C94" w:rsidRDefault="000F2AEA" w:rsidP="00666457">
      <w:pPr>
        <w:pStyle w:val="Label1"/>
        <w:spacing w:line="240" w:lineRule="auto"/>
        <w:rPr>
          <w:b w:val="0"/>
          <w:bCs/>
          <w:sz w:val="20"/>
          <w:szCs w:val="20"/>
          <w:lang w:val="en-GB"/>
        </w:rPr>
      </w:pPr>
      <w:r w:rsidRPr="000F3C94">
        <w:rPr>
          <w:lang w:val="en-GB"/>
        </w:rPr>
        <w:t xml:space="preserve">Contact: </w:t>
      </w:r>
      <w:r w:rsidRPr="000F3C94">
        <w:rPr>
          <w:lang w:val="en-GB"/>
        </w:rPr>
        <w:tab/>
      </w:r>
      <w:r w:rsidRPr="000F3C94">
        <w:rPr>
          <w:lang w:val="en-GB"/>
        </w:rPr>
        <w:tab/>
      </w:r>
      <w:r w:rsidR="00455409" w:rsidRPr="000F3C94">
        <w:rPr>
          <w:b w:val="0"/>
          <w:bCs/>
          <w:sz w:val="20"/>
          <w:szCs w:val="20"/>
          <w:lang w:val="en-GB"/>
        </w:rPr>
        <w:t>International Hydrographic Organization (IHO)</w:t>
      </w:r>
    </w:p>
    <w:p w14:paraId="35A0DDD2" w14:textId="483FAAB2" w:rsidR="00455409" w:rsidRPr="00194C6D" w:rsidRDefault="00455409" w:rsidP="00666457">
      <w:pPr>
        <w:pStyle w:val="Label1"/>
        <w:spacing w:line="240" w:lineRule="auto"/>
        <w:rPr>
          <w:b w:val="0"/>
          <w:bCs/>
          <w:sz w:val="20"/>
          <w:szCs w:val="20"/>
          <w:lang w:val="fi-FI"/>
        </w:rPr>
      </w:pPr>
      <w:r w:rsidRPr="000F3C94">
        <w:rPr>
          <w:b w:val="0"/>
          <w:bCs/>
          <w:sz w:val="20"/>
          <w:szCs w:val="20"/>
          <w:lang w:val="en-GB"/>
        </w:rPr>
        <w:tab/>
      </w:r>
      <w:r w:rsidRPr="00194C6D">
        <w:rPr>
          <w:b w:val="0"/>
          <w:bCs/>
          <w:sz w:val="20"/>
          <w:szCs w:val="20"/>
          <w:lang w:val="fi-FI"/>
        </w:rPr>
        <w:t xml:space="preserve">4b </w:t>
      </w:r>
      <w:proofErr w:type="spellStart"/>
      <w:r w:rsidRPr="00194C6D">
        <w:rPr>
          <w:b w:val="0"/>
          <w:bCs/>
          <w:sz w:val="20"/>
          <w:szCs w:val="20"/>
          <w:lang w:val="fi-FI"/>
        </w:rPr>
        <w:t>quai</w:t>
      </w:r>
      <w:proofErr w:type="spellEnd"/>
      <w:r w:rsidRPr="00194C6D">
        <w:rPr>
          <w:b w:val="0"/>
          <w:bCs/>
          <w:sz w:val="20"/>
          <w:szCs w:val="20"/>
          <w:lang w:val="fi-FI"/>
        </w:rPr>
        <w:t xml:space="preserve"> Antoine 1er,</w:t>
      </w:r>
    </w:p>
    <w:p w14:paraId="4B6F6094" w14:textId="30C47C89" w:rsidR="00455409" w:rsidRPr="00194C6D" w:rsidRDefault="00455409" w:rsidP="00666457">
      <w:pPr>
        <w:pStyle w:val="Label1"/>
        <w:spacing w:line="240" w:lineRule="auto"/>
        <w:rPr>
          <w:b w:val="0"/>
          <w:bCs/>
          <w:sz w:val="20"/>
          <w:szCs w:val="20"/>
          <w:lang w:val="fi-FI"/>
        </w:rPr>
      </w:pPr>
      <w:r w:rsidRPr="00194C6D">
        <w:rPr>
          <w:b w:val="0"/>
          <w:bCs/>
          <w:sz w:val="20"/>
          <w:szCs w:val="20"/>
          <w:lang w:val="fi-FI"/>
        </w:rPr>
        <w:tab/>
        <w:t>B.P 445</w:t>
      </w:r>
    </w:p>
    <w:p w14:paraId="43CA4167" w14:textId="001D8E6A" w:rsidR="00455409" w:rsidRPr="000F3C94" w:rsidRDefault="00455409" w:rsidP="00666457">
      <w:pPr>
        <w:pStyle w:val="Label1"/>
        <w:spacing w:line="240" w:lineRule="auto"/>
        <w:rPr>
          <w:b w:val="0"/>
          <w:bCs/>
          <w:sz w:val="20"/>
          <w:szCs w:val="20"/>
          <w:lang w:val="en-GB"/>
        </w:rPr>
      </w:pPr>
      <w:r w:rsidRPr="00194C6D">
        <w:rPr>
          <w:b w:val="0"/>
          <w:bCs/>
          <w:sz w:val="20"/>
          <w:szCs w:val="20"/>
          <w:lang w:val="fi-FI"/>
        </w:rPr>
        <w:tab/>
      </w:r>
      <w:r w:rsidRPr="000F3C94">
        <w:rPr>
          <w:b w:val="0"/>
          <w:bCs/>
          <w:sz w:val="20"/>
          <w:szCs w:val="20"/>
          <w:lang w:val="en-GB"/>
        </w:rPr>
        <w:t>MC 98011 MONACO CEDEX</w:t>
      </w:r>
    </w:p>
    <w:p w14:paraId="0F0AA539" w14:textId="5127751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r>
      <w:proofErr w:type="gramStart"/>
      <w:r w:rsidRPr="000F3C94">
        <w:rPr>
          <w:b w:val="0"/>
          <w:bCs/>
          <w:sz w:val="20"/>
          <w:szCs w:val="20"/>
          <w:lang w:val="en-GB"/>
        </w:rPr>
        <w:t>Telephone :</w:t>
      </w:r>
      <w:proofErr w:type="gramEnd"/>
      <w:r w:rsidRPr="000F3C94">
        <w:rPr>
          <w:b w:val="0"/>
          <w:bCs/>
          <w:sz w:val="20"/>
          <w:szCs w:val="20"/>
          <w:lang w:val="en-GB"/>
        </w:rPr>
        <w:t xml:space="preserve"> </w:t>
      </w:r>
      <w:r w:rsidR="00570EF2" w:rsidRPr="000F3C94">
        <w:rPr>
          <w:b w:val="0"/>
          <w:bCs/>
          <w:sz w:val="20"/>
          <w:szCs w:val="20"/>
          <w:lang w:val="en-GB"/>
        </w:rPr>
        <w:t>+</w:t>
      </w:r>
      <w:r w:rsidRPr="000F3C94">
        <w:rPr>
          <w:b w:val="0"/>
          <w:bCs/>
          <w:sz w:val="20"/>
          <w:szCs w:val="20"/>
          <w:lang w:val="en-GB"/>
        </w:rPr>
        <w:t>377 93 10 81 00</w:t>
      </w:r>
    </w:p>
    <w:p w14:paraId="360B488A" w14:textId="1A5E08D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r>
      <w:proofErr w:type="gramStart"/>
      <w:r w:rsidRPr="000F3C94">
        <w:rPr>
          <w:b w:val="0"/>
          <w:bCs/>
          <w:sz w:val="20"/>
          <w:szCs w:val="20"/>
          <w:lang w:val="en-GB"/>
        </w:rPr>
        <w:t>Fax :</w:t>
      </w:r>
      <w:proofErr w:type="gramEnd"/>
      <w:r w:rsidRPr="000F3C94">
        <w:rPr>
          <w:b w:val="0"/>
          <w:bCs/>
          <w:sz w:val="20"/>
          <w:szCs w:val="20"/>
          <w:lang w:val="en-GB"/>
        </w:rPr>
        <w:t xml:space="preserve"> + 377 93 10 81 40</w:t>
      </w:r>
    </w:p>
    <w:p w14:paraId="35A9A228" w14:textId="7DAE7730" w:rsidR="00455409" w:rsidRPr="000F3C94" w:rsidRDefault="00455409" w:rsidP="00B36913">
      <w:pPr>
        <w:pStyle w:val="Label1"/>
        <w:spacing w:after="120" w:line="240" w:lineRule="auto"/>
        <w:rPr>
          <w:b w:val="0"/>
          <w:bCs/>
          <w:sz w:val="20"/>
          <w:szCs w:val="20"/>
          <w:lang w:val="en-GB"/>
        </w:rPr>
      </w:pPr>
      <w:r w:rsidRPr="000F3C94">
        <w:rPr>
          <w:b w:val="0"/>
          <w:bCs/>
          <w:sz w:val="20"/>
          <w:szCs w:val="20"/>
          <w:lang w:val="en-GB"/>
        </w:rPr>
        <w:tab/>
      </w:r>
      <w:proofErr w:type="gramStart"/>
      <w:r w:rsidRPr="000F3C94">
        <w:rPr>
          <w:b w:val="0"/>
          <w:bCs/>
          <w:sz w:val="20"/>
          <w:szCs w:val="20"/>
          <w:lang w:val="en-GB"/>
        </w:rPr>
        <w:t>Email :</w:t>
      </w:r>
      <w:proofErr w:type="gramEnd"/>
      <w:r w:rsidRPr="000F3C94">
        <w:rPr>
          <w:b w:val="0"/>
          <w:bCs/>
          <w:sz w:val="20"/>
          <w:szCs w:val="20"/>
          <w:lang w:val="en-GB"/>
        </w:rPr>
        <w:t xml:space="preserve"> </w:t>
      </w:r>
      <w:hyperlink r:id="rId20" w:history="1">
        <w:r w:rsidR="00435540" w:rsidRPr="000F3C94">
          <w:rPr>
            <w:rStyle w:val="Hyperlink"/>
            <w:b w:val="0"/>
            <w:bCs/>
            <w:sz w:val="20"/>
            <w:szCs w:val="20"/>
            <w:lang w:val="en-GB"/>
          </w:rPr>
          <w:t>info@iho.int</w:t>
        </w:r>
      </w:hyperlink>
      <w:r w:rsidR="00435540" w:rsidRPr="000F3C94">
        <w:rPr>
          <w:b w:val="0"/>
          <w:bCs/>
          <w:sz w:val="20"/>
          <w:szCs w:val="20"/>
          <w:lang w:val="en-GB"/>
        </w:rPr>
        <w:t xml:space="preserve"> </w:t>
      </w:r>
    </w:p>
    <w:p w14:paraId="3F93AE3E" w14:textId="6671F500" w:rsidR="000F2AEA" w:rsidRPr="000F3C94" w:rsidRDefault="000F2AEA" w:rsidP="00B36913">
      <w:pPr>
        <w:pStyle w:val="Label1"/>
        <w:spacing w:after="120" w:line="240" w:lineRule="auto"/>
        <w:rPr>
          <w:sz w:val="20"/>
          <w:szCs w:val="20"/>
          <w:lang w:val="en-GB"/>
        </w:rPr>
      </w:pPr>
      <w:r w:rsidRPr="000F3C94">
        <w:rPr>
          <w:lang w:val="en-GB"/>
        </w:rPr>
        <w:t xml:space="preserve">URL: </w:t>
      </w:r>
      <w:r w:rsidRPr="000F3C94">
        <w:rPr>
          <w:lang w:val="en-GB"/>
        </w:rPr>
        <w:tab/>
      </w:r>
      <w:r w:rsidRPr="000F3C94">
        <w:rPr>
          <w:lang w:val="en-GB"/>
        </w:rPr>
        <w:tab/>
      </w:r>
      <w:hyperlink r:id="rId21" w:history="1">
        <w:r w:rsidR="00D76437" w:rsidRPr="000F3C94">
          <w:rPr>
            <w:rStyle w:val="Hyperlink"/>
            <w:b w:val="0"/>
            <w:bCs/>
            <w:sz w:val="20"/>
            <w:szCs w:val="20"/>
            <w:lang w:val="en-GB"/>
          </w:rPr>
          <w:t>https://iho.int</w:t>
        </w:r>
      </w:hyperlink>
      <w:r w:rsidR="00D76437" w:rsidRPr="000F3C94">
        <w:rPr>
          <w:b w:val="0"/>
          <w:bCs/>
          <w:sz w:val="20"/>
          <w:szCs w:val="20"/>
          <w:lang w:val="en-GB"/>
        </w:rPr>
        <w:t xml:space="preserve"> </w:t>
      </w:r>
    </w:p>
    <w:p w14:paraId="1F90648E" w14:textId="45AFEE4B" w:rsidR="000F2AEA" w:rsidRPr="000F3C94" w:rsidRDefault="000F2AEA" w:rsidP="00B36913">
      <w:pPr>
        <w:pStyle w:val="Label1"/>
        <w:spacing w:after="120" w:line="240" w:lineRule="auto"/>
        <w:rPr>
          <w:sz w:val="20"/>
          <w:szCs w:val="20"/>
          <w:lang w:val="en-GB"/>
        </w:rPr>
      </w:pPr>
      <w:r w:rsidRPr="000F3C94">
        <w:rPr>
          <w:lang w:val="en-GB"/>
        </w:rPr>
        <w:lastRenderedPageBreak/>
        <w:t xml:space="preserve">Identifier: </w:t>
      </w:r>
      <w:r w:rsidRPr="000F3C94">
        <w:rPr>
          <w:lang w:val="en-GB"/>
        </w:rPr>
        <w:tab/>
      </w:r>
      <w:r w:rsidRPr="000F3C94">
        <w:rPr>
          <w:lang w:val="en-GB"/>
        </w:rPr>
        <w:tab/>
      </w:r>
      <w:r w:rsidR="00455409" w:rsidRPr="000F3C94">
        <w:rPr>
          <w:b w:val="0"/>
          <w:bCs/>
          <w:sz w:val="20"/>
          <w:szCs w:val="20"/>
          <w:lang w:val="en-GB"/>
        </w:rPr>
        <w:t>S-128</w:t>
      </w:r>
    </w:p>
    <w:p w14:paraId="016E61DF" w14:textId="63F4F471" w:rsidR="009F7443" w:rsidRPr="000F3C94" w:rsidRDefault="000F2AEA" w:rsidP="00B36913">
      <w:pPr>
        <w:pStyle w:val="Label1"/>
        <w:spacing w:after="120" w:line="240" w:lineRule="auto"/>
        <w:rPr>
          <w:b w:val="0"/>
          <w:bCs/>
          <w:sz w:val="20"/>
          <w:szCs w:val="20"/>
          <w:lang w:val="en-GB"/>
        </w:rPr>
      </w:pPr>
      <w:r w:rsidRPr="000F3C94">
        <w:rPr>
          <w:lang w:val="en-GB"/>
        </w:rPr>
        <w:t>Maintenance:</w:t>
      </w:r>
      <w:r w:rsidRPr="000F3C94">
        <w:rPr>
          <w:lang w:val="en-GB"/>
        </w:rPr>
        <w:tab/>
      </w:r>
      <w:r w:rsidRPr="000F3C94">
        <w:rPr>
          <w:b w:val="0"/>
          <w:bCs/>
          <w:lang w:val="en-GB"/>
        </w:rPr>
        <w:tab/>
      </w:r>
      <w:r w:rsidR="00455409" w:rsidRPr="000F3C94">
        <w:rPr>
          <w:b w:val="0"/>
          <w:bCs/>
          <w:sz w:val="20"/>
          <w:szCs w:val="20"/>
          <w:lang w:val="en-GB"/>
        </w:rPr>
        <w:t xml:space="preserve">Amendments to this Specification will be produced on a </w:t>
      </w:r>
      <w:proofErr w:type="gramStart"/>
      <w:r w:rsidR="00455409" w:rsidRPr="000F3C94">
        <w:rPr>
          <w:b w:val="0"/>
          <w:bCs/>
          <w:sz w:val="20"/>
          <w:szCs w:val="20"/>
          <w:lang w:val="en-GB"/>
        </w:rPr>
        <w:t>needs</w:t>
      </w:r>
      <w:proofErr w:type="gramEnd"/>
      <w:r w:rsidR="00455409" w:rsidRPr="000F3C94">
        <w:rPr>
          <w:b w:val="0"/>
          <w:bCs/>
          <w:sz w:val="20"/>
          <w:szCs w:val="20"/>
          <w:lang w:val="en-GB"/>
        </w:rPr>
        <w:t xml:space="preserve"> basis. For</w:t>
      </w:r>
      <w:r w:rsidR="00455409" w:rsidRPr="000F3C94">
        <w:rPr>
          <w:b w:val="0"/>
          <w:bCs/>
          <w:spacing w:val="1"/>
          <w:sz w:val="20"/>
          <w:szCs w:val="20"/>
          <w:lang w:val="en-GB"/>
        </w:rPr>
        <w:t xml:space="preserve"> </w:t>
      </w:r>
      <w:r w:rsidR="00455409" w:rsidRPr="000F3C94">
        <w:rPr>
          <w:b w:val="0"/>
          <w:bCs/>
          <w:sz w:val="20"/>
          <w:szCs w:val="20"/>
          <w:lang w:val="en-GB"/>
        </w:rPr>
        <w:t>reporting</w:t>
      </w:r>
      <w:r w:rsidR="00455409" w:rsidRPr="000F3C94">
        <w:rPr>
          <w:b w:val="0"/>
          <w:bCs/>
          <w:spacing w:val="1"/>
          <w:sz w:val="20"/>
          <w:szCs w:val="20"/>
          <w:lang w:val="en-GB"/>
        </w:rPr>
        <w:t xml:space="preserve"> </w:t>
      </w:r>
      <w:r w:rsidR="00455409" w:rsidRPr="000F3C94">
        <w:rPr>
          <w:b w:val="0"/>
          <w:bCs/>
          <w:sz w:val="20"/>
          <w:szCs w:val="20"/>
          <w:lang w:val="en-GB"/>
        </w:rPr>
        <w:t>issues</w:t>
      </w:r>
      <w:r w:rsidR="00455409" w:rsidRPr="000F3C94">
        <w:rPr>
          <w:b w:val="0"/>
          <w:bCs/>
          <w:spacing w:val="1"/>
          <w:sz w:val="20"/>
          <w:szCs w:val="20"/>
          <w:lang w:val="en-GB"/>
        </w:rPr>
        <w:t xml:space="preserve"> </w:t>
      </w:r>
      <w:r w:rsidR="00455409" w:rsidRPr="000F3C94">
        <w:rPr>
          <w:b w:val="0"/>
          <w:bCs/>
          <w:sz w:val="20"/>
          <w:szCs w:val="20"/>
          <w:lang w:val="en-GB"/>
        </w:rPr>
        <w:t>with</w:t>
      </w:r>
      <w:r w:rsidR="00455409" w:rsidRPr="000F3C94">
        <w:rPr>
          <w:b w:val="0"/>
          <w:bCs/>
          <w:spacing w:val="1"/>
          <w:sz w:val="20"/>
          <w:szCs w:val="20"/>
          <w:lang w:val="en-GB"/>
        </w:rPr>
        <w:t xml:space="preserve"> </w:t>
      </w:r>
      <w:r w:rsidR="00455409" w:rsidRPr="000F3C94">
        <w:rPr>
          <w:b w:val="0"/>
          <w:bCs/>
          <w:sz w:val="20"/>
          <w:szCs w:val="20"/>
          <w:lang w:val="en-GB"/>
        </w:rPr>
        <w:t>this</w:t>
      </w:r>
      <w:r w:rsidR="00455409" w:rsidRPr="000F3C94">
        <w:rPr>
          <w:b w:val="0"/>
          <w:bCs/>
          <w:spacing w:val="1"/>
          <w:sz w:val="20"/>
          <w:szCs w:val="20"/>
          <w:lang w:val="en-GB"/>
        </w:rPr>
        <w:t xml:space="preserve"> </w:t>
      </w:r>
      <w:r w:rsidR="00455409" w:rsidRPr="000F3C94">
        <w:rPr>
          <w:b w:val="0"/>
          <w:bCs/>
          <w:sz w:val="20"/>
          <w:szCs w:val="20"/>
          <w:lang w:val="en-GB"/>
        </w:rPr>
        <w:t>Specification</w:t>
      </w:r>
      <w:r w:rsidR="00455409" w:rsidRPr="000F3C94">
        <w:rPr>
          <w:b w:val="0"/>
          <w:bCs/>
          <w:spacing w:val="1"/>
          <w:sz w:val="20"/>
          <w:szCs w:val="20"/>
          <w:lang w:val="en-GB"/>
        </w:rPr>
        <w:t xml:space="preserve"> </w:t>
      </w:r>
      <w:r w:rsidR="00455409" w:rsidRPr="000F3C94">
        <w:rPr>
          <w:b w:val="0"/>
          <w:bCs/>
          <w:sz w:val="20"/>
          <w:szCs w:val="20"/>
          <w:lang w:val="en-GB"/>
        </w:rPr>
        <w:t>which</w:t>
      </w:r>
      <w:r w:rsidR="00455409" w:rsidRPr="000F3C94">
        <w:rPr>
          <w:b w:val="0"/>
          <w:bCs/>
          <w:spacing w:val="1"/>
          <w:sz w:val="20"/>
          <w:szCs w:val="20"/>
          <w:lang w:val="en-GB"/>
        </w:rPr>
        <w:t xml:space="preserve"> </w:t>
      </w:r>
      <w:r w:rsidR="00455409" w:rsidRPr="000F3C94">
        <w:rPr>
          <w:b w:val="0"/>
          <w:bCs/>
          <w:sz w:val="20"/>
          <w:szCs w:val="20"/>
          <w:lang w:val="en-GB"/>
        </w:rPr>
        <w:t>need</w:t>
      </w:r>
      <w:r w:rsidR="00455409" w:rsidRPr="000F3C94">
        <w:rPr>
          <w:b w:val="0"/>
          <w:bCs/>
          <w:spacing w:val="1"/>
          <w:sz w:val="20"/>
          <w:szCs w:val="20"/>
          <w:lang w:val="en-GB"/>
        </w:rPr>
        <w:t xml:space="preserve"> </w:t>
      </w:r>
      <w:r w:rsidR="00455409" w:rsidRPr="000F3C94">
        <w:rPr>
          <w:b w:val="0"/>
          <w:bCs/>
          <w:sz w:val="20"/>
          <w:szCs w:val="20"/>
          <w:lang w:val="en-GB"/>
        </w:rPr>
        <w:t>correction,</w:t>
      </w:r>
      <w:r w:rsidR="00455409" w:rsidRPr="000F3C94">
        <w:rPr>
          <w:b w:val="0"/>
          <w:bCs/>
          <w:spacing w:val="1"/>
          <w:sz w:val="20"/>
          <w:szCs w:val="20"/>
          <w:lang w:val="en-GB"/>
        </w:rPr>
        <w:t xml:space="preserve"> </w:t>
      </w:r>
      <w:r w:rsidR="00455409" w:rsidRPr="000F3C94">
        <w:rPr>
          <w:b w:val="0"/>
          <w:bCs/>
          <w:sz w:val="20"/>
          <w:szCs w:val="20"/>
          <w:lang w:val="en-GB"/>
        </w:rPr>
        <w:t>use</w:t>
      </w:r>
      <w:r w:rsidR="00455409" w:rsidRPr="000F3C94">
        <w:rPr>
          <w:b w:val="0"/>
          <w:bCs/>
          <w:spacing w:val="1"/>
          <w:sz w:val="20"/>
          <w:szCs w:val="20"/>
          <w:lang w:val="en-GB"/>
        </w:rPr>
        <w:t xml:space="preserve"> </w:t>
      </w:r>
      <w:r w:rsidR="00455409" w:rsidRPr="000F3C94">
        <w:rPr>
          <w:b w:val="0"/>
          <w:bCs/>
          <w:sz w:val="20"/>
          <w:szCs w:val="20"/>
          <w:lang w:val="en-GB"/>
        </w:rPr>
        <w:t>the</w:t>
      </w:r>
      <w:r w:rsidR="00455409" w:rsidRPr="000F3C94">
        <w:rPr>
          <w:b w:val="0"/>
          <w:bCs/>
          <w:spacing w:val="1"/>
          <w:sz w:val="20"/>
          <w:szCs w:val="20"/>
          <w:lang w:val="en-GB"/>
        </w:rPr>
        <w:t xml:space="preserve"> </w:t>
      </w:r>
      <w:r w:rsidR="00455409" w:rsidRPr="000F3C94">
        <w:rPr>
          <w:b w:val="0"/>
          <w:bCs/>
          <w:sz w:val="20"/>
          <w:szCs w:val="20"/>
          <w:lang w:val="en-GB"/>
        </w:rPr>
        <w:t>contact</w:t>
      </w:r>
      <w:r w:rsidR="00455409" w:rsidRPr="000F3C94">
        <w:rPr>
          <w:b w:val="0"/>
          <w:bCs/>
          <w:spacing w:val="-2"/>
          <w:sz w:val="20"/>
          <w:szCs w:val="20"/>
          <w:lang w:val="en-GB"/>
        </w:rPr>
        <w:t xml:space="preserve"> </w:t>
      </w:r>
      <w:r w:rsidR="00455409" w:rsidRPr="000F3C94">
        <w:rPr>
          <w:b w:val="0"/>
          <w:bCs/>
          <w:sz w:val="20"/>
          <w:szCs w:val="20"/>
          <w:lang w:val="en-GB"/>
        </w:rPr>
        <w:t>information.</w:t>
      </w:r>
    </w:p>
    <w:p w14:paraId="03978F25" w14:textId="77777777" w:rsidR="00B31A65" w:rsidRPr="000F3C94" w:rsidRDefault="00B31A65" w:rsidP="00FB4271">
      <w:pPr>
        <w:pStyle w:val="Label1"/>
        <w:spacing w:after="120" w:line="240" w:lineRule="auto"/>
        <w:rPr>
          <w:rFonts w:eastAsia="Times New Roman"/>
          <w:b w:val="0"/>
          <w:bCs/>
          <w:sz w:val="20"/>
          <w:szCs w:val="20"/>
          <w:lang w:val="en-GB" w:eastAsia="en-GB"/>
        </w:rPr>
      </w:pPr>
    </w:p>
    <w:p w14:paraId="51C942FE" w14:textId="4CE3D06E" w:rsidR="008D49AA" w:rsidRPr="000F3C94" w:rsidRDefault="009F7443" w:rsidP="001B1989">
      <w:pPr>
        <w:pStyle w:val="Heading2"/>
        <w:tabs>
          <w:tab w:val="clear" w:pos="540"/>
        </w:tabs>
        <w:rPr>
          <w:lang w:val="en-GB" w:eastAsia="en-US"/>
        </w:rPr>
      </w:pPr>
      <w:bookmarkStart w:id="30" w:name="_Toc152232538"/>
      <w:bookmarkStart w:id="31" w:name="_Toc194499974"/>
      <w:r w:rsidRPr="000F3C94">
        <w:rPr>
          <w:lang w:val="en-GB" w:eastAsia="en-US"/>
        </w:rPr>
        <w:t xml:space="preserve">IHO Product Specification </w:t>
      </w:r>
      <w:r w:rsidR="00F85D6A" w:rsidRPr="000F3C94">
        <w:rPr>
          <w:lang w:val="en-GB" w:eastAsia="en-US"/>
        </w:rPr>
        <w:t>m</w:t>
      </w:r>
      <w:r w:rsidRPr="000F3C94">
        <w:rPr>
          <w:lang w:val="en-GB" w:eastAsia="en-US"/>
        </w:rPr>
        <w:t>aintenance</w:t>
      </w:r>
      <w:bookmarkEnd w:id="30"/>
      <w:bookmarkEnd w:id="31"/>
    </w:p>
    <w:p w14:paraId="35B2956E" w14:textId="68A3CAB0" w:rsidR="00CD70BD" w:rsidRPr="000F3C94" w:rsidRDefault="00101EF2" w:rsidP="004A3CFB">
      <w:pPr>
        <w:pStyle w:val="Heading3"/>
        <w:tabs>
          <w:tab w:val="clear" w:pos="660"/>
        </w:tabs>
        <w:rPr>
          <w:lang w:val="en-GB"/>
        </w:rPr>
      </w:pPr>
      <w:bookmarkStart w:id="32" w:name="_Toc152232539"/>
      <w:bookmarkStart w:id="33" w:name="_Toc194499975"/>
      <w:r w:rsidRPr="000F3C94">
        <w:rPr>
          <w:lang w:val="en-GB"/>
        </w:rPr>
        <w:t>Introduction</w:t>
      </w:r>
      <w:bookmarkEnd w:id="32"/>
      <w:bookmarkEnd w:id="33"/>
    </w:p>
    <w:p w14:paraId="189E9990" w14:textId="21CE27D1" w:rsidR="009F7443" w:rsidRPr="000F3C94" w:rsidRDefault="008D49AA" w:rsidP="00DB035D">
      <w:pPr>
        <w:rPr>
          <w:lang w:val="en-GB" w:eastAsia="en-US"/>
        </w:rPr>
      </w:pPr>
      <w:r w:rsidRPr="000F3C94">
        <w:rPr>
          <w:lang w:val="en-GB" w:eastAsia="en-US"/>
        </w:rPr>
        <w:t>Changes to S-1</w:t>
      </w:r>
      <w:r w:rsidR="00101EF2" w:rsidRPr="000F3C94">
        <w:rPr>
          <w:lang w:val="en-GB" w:eastAsia="en-US"/>
        </w:rPr>
        <w:t>28</w:t>
      </w:r>
      <w:r w:rsidR="009F7443" w:rsidRPr="000F3C94">
        <w:rPr>
          <w:lang w:val="en-GB" w:eastAsia="en-US"/>
        </w:rPr>
        <w:t xml:space="preserve"> will be released by the IHO as a new edition, revision, or clarification.  </w:t>
      </w:r>
    </w:p>
    <w:p w14:paraId="1775F631" w14:textId="7A66F772" w:rsidR="009F7443" w:rsidRPr="000F3C94" w:rsidRDefault="00101EF2" w:rsidP="004A3CFB">
      <w:pPr>
        <w:pStyle w:val="Heading3"/>
        <w:tabs>
          <w:tab w:val="clear" w:pos="660"/>
        </w:tabs>
        <w:rPr>
          <w:lang w:val="en-GB"/>
        </w:rPr>
      </w:pPr>
      <w:bookmarkStart w:id="34" w:name="_Toc152232540"/>
      <w:bookmarkStart w:id="35" w:name="_Toc194499976"/>
      <w:r w:rsidRPr="000F3C94">
        <w:rPr>
          <w:lang w:val="en-GB"/>
        </w:rPr>
        <w:t>New Edition</w:t>
      </w:r>
      <w:bookmarkEnd w:id="34"/>
      <w:bookmarkEnd w:id="35"/>
    </w:p>
    <w:p w14:paraId="23727737" w14:textId="684DDA8B" w:rsidR="008F7F95" w:rsidRPr="000F3C94" w:rsidRDefault="009F7443" w:rsidP="00DB035D">
      <w:pPr>
        <w:autoSpaceDE w:val="0"/>
        <w:autoSpaceDN w:val="0"/>
        <w:adjustRightInd w:val="0"/>
        <w:rPr>
          <w:color w:val="000000"/>
          <w:lang w:val="en-GB" w:eastAsia="en-US"/>
        </w:rPr>
      </w:pPr>
      <w:r w:rsidRPr="000F3C94">
        <w:rPr>
          <w:iCs/>
          <w:color w:val="000000"/>
          <w:lang w:val="en-GB" w:eastAsia="en-US"/>
        </w:rPr>
        <w:t>New Editions</w:t>
      </w:r>
      <w:r w:rsidRPr="000F3C94">
        <w:rPr>
          <w:i/>
          <w:iCs/>
          <w:color w:val="000000"/>
          <w:lang w:val="en-GB" w:eastAsia="en-US"/>
        </w:rPr>
        <w:t xml:space="preserve"> </w:t>
      </w:r>
      <w:r w:rsidRPr="000F3C94">
        <w:rPr>
          <w:color w:val="000000"/>
          <w:lang w:val="en-GB" w:eastAsia="en-US"/>
        </w:rPr>
        <w:t xml:space="preserve">of </w:t>
      </w:r>
      <w:r w:rsidR="00A217FA" w:rsidRPr="000F3C94">
        <w:rPr>
          <w:lang w:val="en-GB" w:eastAsia="en-US"/>
        </w:rPr>
        <w:t>S-1</w:t>
      </w:r>
      <w:r w:rsidR="008D6043" w:rsidRPr="000F3C94">
        <w:rPr>
          <w:lang w:val="en-GB" w:eastAsia="en-US"/>
        </w:rPr>
        <w:t>28</w:t>
      </w:r>
      <w:r w:rsidRPr="000F3C94">
        <w:rPr>
          <w:color w:val="000000"/>
          <w:lang w:val="en-GB" w:eastAsia="en-US"/>
        </w:rPr>
        <w:t xml:space="preserve"> introduce significant changes. </w:t>
      </w:r>
      <w:r w:rsidRPr="000F3C94">
        <w:rPr>
          <w:i/>
          <w:iCs/>
          <w:color w:val="000000"/>
          <w:lang w:val="en-GB" w:eastAsia="en-US"/>
        </w:rPr>
        <w:t xml:space="preserve">New Editions </w:t>
      </w:r>
      <w:r w:rsidRPr="000F3C94">
        <w:rPr>
          <w:color w:val="000000"/>
          <w:lang w:val="en-GB" w:eastAsia="en-US"/>
        </w:rPr>
        <w:t xml:space="preserve">enable new concepts, such as the ability to support new functions or applications, or the introduction of new constructs or data types. </w:t>
      </w:r>
      <w:r w:rsidRPr="000F3C94">
        <w:rPr>
          <w:i/>
          <w:iCs/>
          <w:color w:val="000000"/>
          <w:lang w:val="en-GB" w:eastAsia="en-US"/>
        </w:rPr>
        <w:t xml:space="preserve">New Editions </w:t>
      </w:r>
      <w:r w:rsidRPr="000F3C94">
        <w:rPr>
          <w:color w:val="000000"/>
          <w:lang w:val="en-GB" w:eastAsia="en-US"/>
        </w:rPr>
        <w:t xml:space="preserve">are likely to have a significant impact on either existing users or future users </w:t>
      </w:r>
      <w:r w:rsidR="008D49AA" w:rsidRPr="000F3C94">
        <w:rPr>
          <w:color w:val="000000"/>
          <w:lang w:val="en-GB" w:eastAsia="en-US"/>
        </w:rPr>
        <w:t>of S-10n</w:t>
      </w:r>
      <w:r w:rsidRPr="000F3C94">
        <w:rPr>
          <w:color w:val="000000"/>
          <w:lang w:val="en-GB" w:eastAsia="en-US"/>
        </w:rPr>
        <w:t xml:space="preserve">. </w:t>
      </w:r>
    </w:p>
    <w:p w14:paraId="15F68FBE" w14:textId="26249F77" w:rsidR="00CD70BD" w:rsidRPr="000F3C94" w:rsidRDefault="00D17744" w:rsidP="004A3CFB">
      <w:pPr>
        <w:pStyle w:val="Heading3"/>
        <w:tabs>
          <w:tab w:val="clear" w:pos="660"/>
        </w:tabs>
        <w:rPr>
          <w:lang w:val="en-GB"/>
        </w:rPr>
      </w:pPr>
      <w:bookmarkStart w:id="36" w:name="_Toc152232541"/>
      <w:bookmarkStart w:id="37" w:name="_Toc194499977"/>
      <w:r w:rsidRPr="000F3C94">
        <w:rPr>
          <w:lang w:val="en-GB"/>
        </w:rPr>
        <w:t>Revision</w:t>
      </w:r>
      <w:bookmarkEnd w:id="36"/>
      <w:bookmarkEnd w:id="37"/>
    </w:p>
    <w:p w14:paraId="68A007C6" w14:textId="57E24A59" w:rsidR="005E6D54" w:rsidRPr="000F3C94" w:rsidRDefault="009F7443" w:rsidP="00DB035D">
      <w:pPr>
        <w:autoSpaceDE w:val="0"/>
        <w:autoSpaceDN w:val="0"/>
        <w:adjustRightInd w:val="0"/>
        <w:rPr>
          <w:color w:val="000000"/>
          <w:lang w:val="en-GB" w:eastAsia="en-US"/>
        </w:rPr>
      </w:pPr>
      <w:r w:rsidRPr="000F3C94">
        <w:rPr>
          <w:i/>
          <w:iCs/>
          <w:color w:val="000000"/>
          <w:lang w:val="en-GB" w:eastAsia="en-US"/>
        </w:rPr>
        <w:t xml:space="preserve">Revisions </w:t>
      </w:r>
      <w:r w:rsidRPr="000F3C94">
        <w:rPr>
          <w:color w:val="000000"/>
          <w:lang w:val="en-GB" w:eastAsia="en-US"/>
        </w:rPr>
        <w:t xml:space="preserve">are defined as substantive semantic changes to </w:t>
      </w:r>
      <w:r w:rsidR="00E117D1" w:rsidRPr="000F3C94">
        <w:rPr>
          <w:lang w:val="en-GB" w:eastAsia="en-US"/>
        </w:rPr>
        <w:t>S-128</w:t>
      </w:r>
      <w:r w:rsidRPr="000F3C94">
        <w:rPr>
          <w:color w:val="000000"/>
          <w:lang w:val="en-GB" w:eastAsia="en-US"/>
        </w:rPr>
        <w:t xml:space="preserve">. Typically, revisions </w:t>
      </w:r>
      <w:r w:rsidR="00A217FA" w:rsidRPr="000F3C94">
        <w:rPr>
          <w:color w:val="000000"/>
          <w:lang w:val="en-GB" w:eastAsia="en-US"/>
        </w:rPr>
        <w:t xml:space="preserve">will change </w:t>
      </w:r>
      <w:r w:rsidR="00E117D1" w:rsidRPr="000F3C94">
        <w:rPr>
          <w:lang w:val="en-GB" w:eastAsia="en-US"/>
        </w:rPr>
        <w:t>S-128</w:t>
      </w:r>
      <w:r w:rsidRPr="000F3C94">
        <w:rPr>
          <w:color w:val="000000"/>
          <w:lang w:val="en-GB" w:eastAsia="en-US"/>
        </w:rPr>
        <w:t xml:space="preserve"> to correct factual errors; introduce necessary changes that have become evident as a result of practical experience or changing circumstances. A </w:t>
      </w:r>
      <w:r w:rsidRPr="000F3C94">
        <w:rPr>
          <w:i/>
          <w:iCs/>
          <w:color w:val="000000"/>
          <w:lang w:val="en-GB" w:eastAsia="en-US"/>
        </w:rPr>
        <w:t xml:space="preserve">revision </w:t>
      </w:r>
      <w:r w:rsidR="006767ED" w:rsidRPr="000F3C94">
        <w:rPr>
          <w:color w:val="000000"/>
          <w:lang w:val="en-GB" w:eastAsia="en-US"/>
        </w:rPr>
        <w:t>must</w:t>
      </w:r>
      <w:r w:rsidRPr="000F3C94">
        <w:rPr>
          <w:color w:val="000000"/>
          <w:lang w:val="en-GB" w:eastAsia="en-US"/>
        </w:rPr>
        <w:t xml:space="preserve"> not be classified as a clarification. </w:t>
      </w:r>
      <w:r w:rsidRPr="000F3C94">
        <w:rPr>
          <w:i/>
          <w:iCs/>
          <w:color w:val="000000"/>
          <w:lang w:val="en-GB" w:eastAsia="en-US"/>
        </w:rPr>
        <w:t xml:space="preserve">Revisions </w:t>
      </w:r>
      <w:r w:rsidRPr="000F3C94">
        <w:rPr>
          <w:color w:val="000000"/>
          <w:lang w:val="en-GB" w:eastAsia="en-US"/>
        </w:rPr>
        <w:t xml:space="preserve">could have an impact on either existing users or future users of </w:t>
      </w:r>
      <w:r w:rsidR="00AB6A93" w:rsidRPr="000F3C94">
        <w:rPr>
          <w:lang w:val="en-GB" w:eastAsia="en-US"/>
        </w:rPr>
        <w:t>S-128</w:t>
      </w:r>
      <w:r w:rsidRPr="000F3C94">
        <w:rPr>
          <w:color w:val="000000"/>
          <w:lang w:val="en-GB" w:eastAsia="en-US"/>
        </w:rPr>
        <w:t xml:space="preserve">. All cumulative </w:t>
      </w:r>
      <w:r w:rsidRPr="000F3C94">
        <w:rPr>
          <w:i/>
          <w:iCs/>
          <w:color w:val="000000"/>
          <w:lang w:val="en-GB" w:eastAsia="en-US"/>
        </w:rPr>
        <w:t xml:space="preserve">clarifications </w:t>
      </w:r>
      <w:r w:rsidRPr="000F3C94">
        <w:rPr>
          <w:color w:val="000000"/>
          <w:lang w:val="en-GB" w:eastAsia="en-US"/>
        </w:rPr>
        <w:t xml:space="preserve">must be included with the release of approved corrections revisions. </w:t>
      </w:r>
    </w:p>
    <w:p w14:paraId="516C9639" w14:textId="77777777" w:rsidR="00595A33" w:rsidRPr="000F3C94" w:rsidRDefault="001E561A" w:rsidP="00DB035D">
      <w:pPr>
        <w:pStyle w:val="ISOSecretObservations"/>
        <w:spacing w:before="0" w:after="120" w:line="240" w:lineRule="auto"/>
        <w:jc w:val="both"/>
        <w:rPr>
          <w:sz w:val="20"/>
          <w:lang w:val="en-GB"/>
        </w:rPr>
      </w:pPr>
      <w:r w:rsidRPr="000F3C94">
        <w:rPr>
          <w:sz w:val="20"/>
          <w:lang w:val="en-GB"/>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0F3C94" w:rsidRDefault="001E561A" w:rsidP="00DB035D">
      <w:pPr>
        <w:autoSpaceDE w:val="0"/>
        <w:autoSpaceDN w:val="0"/>
        <w:adjustRightInd w:val="0"/>
        <w:rPr>
          <w:color w:val="000000"/>
          <w:lang w:val="en-GB" w:eastAsia="en-US"/>
        </w:rPr>
      </w:pPr>
      <w:r w:rsidRPr="000F3C94">
        <w:rPr>
          <w:color w:val="000000"/>
          <w:lang w:val="en-GB" w:eastAsia="en-US"/>
        </w:rPr>
        <w:t>In most cases a new feature or portrayal catalogue wi</w:t>
      </w:r>
      <w:r w:rsidR="008D49AA" w:rsidRPr="000F3C94">
        <w:rPr>
          <w:color w:val="000000"/>
          <w:lang w:val="en-GB" w:eastAsia="en-US"/>
        </w:rPr>
        <w:t xml:space="preserve">ll result in a revision of </w:t>
      </w:r>
      <w:r w:rsidR="00AB6A93" w:rsidRPr="000F3C94">
        <w:rPr>
          <w:lang w:val="en-GB" w:eastAsia="en-US"/>
        </w:rPr>
        <w:t>S-128</w:t>
      </w:r>
      <w:r w:rsidRPr="000F3C94">
        <w:rPr>
          <w:color w:val="000000"/>
          <w:lang w:val="en-GB" w:eastAsia="en-US"/>
        </w:rPr>
        <w:t>.</w:t>
      </w:r>
    </w:p>
    <w:p w14:paraId="6F33ACE2" w14:textId="56D01921" w:rsidR="00CD70BD" w:rsidRPr="000F3C94" w:rsidRDefault="00D17744" w:rsidP="004A3CFB">
      <w:pPr>
        <w:pStyle w:val="Heading3"/>
        <w:tabs>
          <w:tab w:val="clear" w:pos="660"/>
        </w:tabs>
        <w:rPr>
          <w:lang w:val="en-GB"/>
        </w:rPr>
      </w:pPr>
      <w:bookmarkStart w:id="38" w:name="_Toc152232542"/>
      <w:bookmarkStart w:id="39" w:name="_Toc194499978"/>
      <w:r w:rsidRPr="000F3C94">
        <w:rPr>
          <w:lang w:val="en-GB"/>
        </w:rPr>
        <w:t>Clarification</w:t>
      </w:r>
      <w:bookmarkEnd w:id="38"/>
      <w:bookmarkEnd w:id="39"/>
    </w:p>
    <w:p w14:paraId="0A05361A" w14:textId="230D0A53" w:rsidR="009F7443" w:rsidRPr="000F3C94" w:rsidRDefault="009F7443" w:rsidP="00DB035D">
      <w:pPr>
        <w:autoSpaceDE w:val="0"/>
        <w:autoSpaceDN w:val="0"/>
        <w:adjustRightInd w:val="0"/>
        <w:rPr>
          <w:color w:val="000000"/>
          <w:lang w:val="en-GB" w:eastAsia="en-US"/>
        </w:rPr>
      </w:pPr>
      <w:r w:rsidRPr="000F3C94">
        <w:rPr>
          <w:color w:val="000000"/>
          <w:lang w:val="en-GB" w:eastAsia="en-US"/>
        </w:rPr>
        <w:t xml:space="preserve">Clarifications are non-substantive changes to </w:t>
      </w:r>
      <w:r w:rsidR="00BA0681" w:rsidRPr="000F3C94">
        <w:rPr>
          <w:lang w:val="en-GB" w:eastAsia="en-US"/>
        </w:rPr>
        <w:t>S-128</w:t>
      </w:r>
      <w:r w:rsidRPr="000F3C94">
        <w:rPr>
          <w:color w:val="000000"/>
          <w:lang w:val="en-GB"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sidRPr="000F3C94">
        <w:rPr>
          <w:color w:val="000000"/>
          <w:lang w:val="en-GB" w:eastAsia="en-US"/>
        </w:rPr>
        <w:t>S-</w:t>
      </w:r>
      <w:r w:rsidR="00D17744" w:rsidRPr="000F3C94">
        <w:rPr>
          <w:color w:val="000000"/>
          <w:lang w:val="en-GB" w:eastAsia="en-US"/>
        </w:rPr>
        <w:t>128</w:t>
      </w:r>
      <w:r w:rsidR="008F7F95" w:rsidRPr="000F3C94">
        <w:rPr>
          <w:color w:val="000000"/>
          <w:lang w:val="en-GB" w:eastAsia="en-US"/>
        </w:rPr>
        <w:t>.</w:t>
      </w:r>
      <w:r w:rsidRPr="000F3C94">
        <w:rPr>
          <w:color w:val="000000"/>
          <w:lang w:val="en-GB" w:eastAsia="en-US"/>
        </w:rPr>
        <w:t xml:space="preserve"> </w:t>
      </w:r>
    </w:p>
    <w:p w14:paraId="683E2796" w14:textId="09A2BDCE" w:rsidR="001E561A" w:rsidRPr="000F3C94" w:rsidRDefault="001E561A" w:rsidP="00DB035D">
      <w:pPr>
        <w:autoSpaceDE w:val="0"/>
        <w:autoSpaceDN w:val="0"/>
        <w:adjustRightInd w:val="0"/>
        <w:rPr>
          <w:color w:val="000000"/>
          <w:lang w:val="en-GB" w:eastAsia="en-US"/>
        </w:rPr>
      </w:pPr>
      <w:r w:rsidRPr="000F3C94">
        <w:rPr>
          <w:color w:val="000000"/>
          <w:lang w:val="en-GB"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sidRPr="000F3C94">
        <w:rPr>
          <w:color w:val="000000"/>
          <w:lang w:val="en-GB" w:eastAsia="en-US"/>
        </w:rPr>
        <w:t>P</w:t>
      </w:r>
      <w:r w:rsidRPr="000F3C94">
        <w:rPr>
          <w:color w:val="000000"/>
          <w:lang w:val="en-GB" w:eastAsia="en-US"/>
        </w:rPr>
        <w:t xml:space="preserve">ortrayal </w:t>
      </w:r>
      <w:r w:rsidR="00357869" w:rsidRPr="000F3C94">
        <w:rPr>
          <w:color w:val="000000"/>
          <w:lang w:val="en-GB" w:eastAsia="en-US"/>
        </w:rPr>
        <w:t>C</w:t>
      </w:r>
      <w:r w:rsidRPr="000F3C94">
        <w:rPr>
          <w:color w:val="000000"/>
          <w:lang w:val="en-GB" w:eastAsia="en-US"/>
        </w:rPr>
        <w:t xml:space="preserve">atalogue can always rely on earlier versions of the </w:t>
      </w:r>
      <w:r w:rsidR="00357869" w:rsidRPr="000F3C94">
        <w:rPr>
          <w:color w:val="000000"/>
          <w:lang w:val="en-GB" w:eastAsia="en-US"/>
        </w:rPr>
        <w:t>F</w:t>
      </w:r>
      <w:r w:rsidRPr="000F3C94">
        <w:rPr>
          <w:color w:val="000000"/>
          <w:lang w:val="en-GB" w:eastAsia="en-US"/>
        </w:rPr>
        <w:t xml:space="preserve">eature </w:t>
      </w:r>
      <w:r w:rsidR="00357869" w:rsidRPr="000F3C94">
        <w:rPr>
          <w:color w:val="000000"/>
          <w:lang w:val="en-GB" w:eastAsia="en-US"/>
        </w:rPr>
        <w:t>C</w:t>
      </w:r>
      <w:r w:rsidRPr="000F3C94">
        <w:rPr>
          <w:color w:val="000000"/>
          <w:lang w:val="en-GB" w:eastAsia="en-US"/>
        </w:rPr>
        <w:t>atalogues.</w:t>
      </w:r>
    </w:p>
    <w:p w14:paraId="60827095" w14:textId="60F4DFB1" w:rsidR="00CD70BD" w:rsidRPr="000F3C94" w:rsidRDefault="00BD04E8" w:rsidP="004A3CFB">
      <w:pPr>
        <w:pStyle w:val="Heading3"/>
        <w:tabs>
          <w:tab w:val="clear" w:pos="660"/>
        </w:tabs>
        <w:rPr>
          <w:lang w:val="en-GB"/>
        </w:rPr>
      </w:pPr>
      <w:bookmarkStart w:id="40" w:name="_Toc152232543"/>
      <w:bookmarkStart w:id="41" w:name="_Toc194499979"/>
      <w:r w:rsidRPr="000F3C94">
        <w:rPr>
          <w:lang w:val="en-GB"/>
        </w:rPr>
        <w:t>Version numbers</w:t>
      </w:r>
      <w:bookmarkEnd w:id="40"/>
      <w:bookmarkEnd w:id="41"/>
    </w:p>
    <w:p w14:paraId="76CAE047" w14:textId="0FCC4267" w:rsidR="008F7F95" w:rsidRPr="000F3C94" w:rsidRDefault="008F7F95" w:rsidP="00DB035D">
      <w:pPr>
        <w:rPr>
          <w:lang w:val="en-GB"/>
        </w:rPr>
      </w:pPr>
      <w:r w:rsidRPr="000F3C94">
        <w:rPr>
          <w:lang w:val="en-GB"/>
        </w:rPr>
        <w:t xml:space="preserve">The associated version control numbering </w:t>
      </w:r>
      <w:r w:rsidR="008D49AA" w:rsidRPr="000F3C94">
        <w:rPr>
          <w:lang w:val="en-GB"/>
        </w:rPr>
        <w:t>to identify changes (n) to S-1</w:t>
      </w:r>
      <w:r w:rsidR="00BD04E8" w:rsidRPr="000F3C94">
        <w:rPr>
          <w:lang w:val="en-GB"/>
        </w:rPr>
        <w:t>28</w:t>
      </w:r>
      <w:r w:rsidRPr="000F3C94">
        <w:rPr>
          <w:lang w:val="en-GB"/>
        </w:rPr>
        <w:t xml:space="preserve"> </w:t>
      </w:r>
      <w:r w:rsidR="006767ED" w:rsidRPr="000F3C94">
        <w:rPr>
          <w:lang w:val="en-GB"/>
        </w:rPr>
        <w:t>must</w:t>
      </w:r>
      <w:r w:rsidRPr="000F3C94">
        <w:rPr>
          <w:lang w:val="en-GB"/>
        </w:rPr>
        <w:t xml:space="preserve"> be as follows:</w:t>
      </w:r>
    </w:p>
    <w:p w14:paraId="600AEC3E" w14:textId="77777777" w:rsidR="008F7F95" w:rsidRPr="000F3C94" w:rsidRDefault="008F7F95" w:rsidP="00DB035D">
      <w:pPr>
        <w:rPr>
          <w:lang w:val="en-GB"/>
        </w:rPr>
      </w:pPr>
      <w:r w:rsidRPr="000F3C94">
        <w:rPr>
          <w:lang w:val="en-GB"/>
        </w:rPr>
        <w:t xml:space="preserve">New Editions denoted as </w:t>
      </w:r>
      <w:r w:rsidRPr="000F3C94">
        <w:rPr>
          <w:b/>
          <w:sz w:val="32"/>
          <w:lang w:val="en-GB"/>
        </w:rPr>
        <w:t>n</w:t>
      </w:r>
      <w:r w:rsidRPr="000F3C94">
        <w:rPr>
          <w:lang w:val="en-GB"/>
        </w:rPr>
        <w:t>.0.0</w:t>
      </w:r>
    </w:p>
    <w:p w14:paraId="1E15E875" w14:textId="77777777" w:rsidR="008F7F95" w:rsidRPr="000F3C94" w:rsidRDefault="008F7F95" w:rsidP="00DB035D">
      <w:pPr>
        <w:rPr>
          <w:lang w:val="en-GB"/>
        </w:rPr>
      </w:pPr>
      <w:r w:rsidRPr="000F3C94">
        <w:rPr>
          <w:lang w:val="en-GB"/>
        </w:rPr>
        <w:t>Revisions denoted as n.</w:t>
      </w:r>
      <w:r w:rsidRPr="000F3C94">
        <w:rPr>
          <w:b/>
          <w:sz w:val="28"/>
          <w:lang w:val="en-GB"/>
        </w:rPr>
        <w:t>n</w:t>
      </w:r>
      <w:r w:rsidRPr="000F3C94">
        <w:rPr>
          <w:lang w:val="en-GB"/>
        </w:rPr>
        <w:t>.0</w:t>
      </w:r>
    </w:p>
    <w:p w14:paraId="4983937D" w14:textId="77777777" w:rsidR="000F2AEA" w:rsidRPr="000F3C94" w:rsidRDefault="008F7F95" w:rsidP="00DB035D">
      <w:pPr>
        <w:rPr>
          <w:b/>
          <w:sz w:val="28"/>
          <w:lang w:val="en-GB"/>
        </w:rPr>
      </w:pPr>
      <w:r w:rsidRPr="000F3C94">
        <w:rPr>
          <w:lang w:val="en-GB"/>
        </w:rPr>
        <w:t xml:space="preserve">Clarifications denoted as </w:t>
      </w:r>
      <w:proofErr w:type="spellStart"/>
      <w:r w:rsidRPr="000F3C94">
        <w:rPr>
          <w:lang w:val="en-GB"/>
        </w:rPr>
        <w:t>n.n.</w:t>
      </w:r>
      <w:r w:rsidRPr="000F3C94">
        <w:rPr>
          <w:b/>
          <w:sz w:val="28"/>
          <w:lang w:val="en-GB"/>
        </w:rPr>
        <w:t>n</w:t>
      </w:r>
      <w:proofErr w:type="spellEnd"/>
    </w:p>
    <w:p w14:paraId="57BE0B15" w14:textId="77777777" w:rsidR="006435C5" w:rsidRPr="000F3C94" w:rsidRDefault="006435C5" w:rsidP="006435C5">
      <w:pPr>
        <w:rPr>
          <w:lang w:val="en-GB"/>
        </w:rPr>
      </w:pPr>
    </w:p>
    <w:p w14:paraId="30BC1B51" w14:textId="77777777" w:rsidR="00731C05" w:rsidRPr="000F3C94" w:rsidRDefault="004B59B1" w:rsidP="00437CDA">
      <w:pPr>
        <w:pStyle w:val="Heading1"/>
        <w:tabs>
          <w:tab w:val="clear" w:pos="400"/>
        </w:tabs>
        <w:rPr>
          <w:lang w:val="en-GB"/>
        </w:rPr>
      </w:pPr>
      <w:bookmarkStart w:id="42" w:name="_Toc225648278"/>
      <w:bookmarkStart w:id="43" w:name="_Toc225065135"/>
      <w:bookmarkStart w:id="44" w:name="_Toc152232544"/>
      <w:bookmarkStart w:id="45" w:name="_Toc194499980"/>
      <w:r w:rsidRPr="000F3C94">
        <w:rPr>
          <w:lang w:val="en-GB"/>
        </w:rPr>
        <w:t>Specification Scopes</w:t>
      </w:r>
      <w:bookmarkEnd w:id="42"/>
      <w:bookmarkEnd w:id="43"/>
      <w:bookmarkEnd w:id="44"/>
      <w:bookmarkEnd w:id="45"/>
    </w:p>
    <w:p w14:paraId="3B70C17A" w14:textId="74EAA457" w:rsidR="00D73CA5" w:rsidRPr="000F3C94" w:rsidRDefault="00394A5C" w:rsidP="00972855">
      <w:pPr>
        <w:pStyle w:val="note0"/>
        <w:rPr>
          <w:i w:val="0"/>
          <w:iCs/>
          <w:color w:val="auto"/>
          <w:lang w:val="en-GB"/>
        </w:rPr>
      </w:pPr>
      <w:r w:rsidRPr="000F3C94">
        <w:rPr>
          <w:i w:val="0"/>
          <w:iCs/>
          <w:color w:val="auto"/>
          <w:lang w:val="en-GB"/>
        </w:rPr>
        <w:t>This Product Specification describes one data product and therefore requires only one scope which is described below:</w:t>
      </w:r>
    </w:p>
    <w:p w14:paraId="6FBB30FF" w14:textId="161A75B8" w:rsidR="000D6280" w:rsidRPr="000F3C94" w:rsidRDefault="000D6280" w:rsidP="00B36913">
      <w:pPr>
        <w:pStyle w:val="Label1"/>
        <w:spacing w:after="120" w:line="240" w:lineRule="auto"/>
        <w:rPr>
          <w:lang w:val="en-GB"/>
        </w:rPr>
      </w:pPr>
      <w:r w:rsidRPr="000F3C94">
        <w:rPr>
          <w:lang w:val="en-GB"/>
        </w:rPr>
        <w:t xml:space="preserve">Scope ID: </w:t>
      </w:r>
      <w:r w:rsidRPr="000F3C94">
        <w:rPr>
          <w:lang w:val="en-GB"/>
        </w:rPr>
        <w:tab/>
      </w:r>
      <w:r w:rsidRPr="000F3C94">
        <w:rPr>
          <w:lang w:val="en-GB"/>
        </w:rPr>
        <w:tab/>
      </w:r>
      <w:r w:rsidR="00394A5C" w:rsidRPr="000F3C94">
        <w:rPr>
          <w:b w:val="0"/>
          <w:bCs/>
          <w:sz w:val="20"/>
          <w:szCs w:val="20"/>
          <w:lang w:val="en-GB"/>
        </w:rPr>
        <w:t>Catalogue of Nautical Products</w:t>
      </w:r>
    </w:p>
    <w:p w14:paraId="7B539201" w14:textId="63DA6C46" w:rsidR="000D6280" w:rsidRPr="000F3C94" w:rsidRDefault="000D6280" w:rsidP="00B36913">
      <w:pPr>
        <w:pStyle w:val="Label1"/>
        <w:spacing w:after="120" w:line="240" w:lineRule="auto"/>
        <w:rPr>
          <w:lang w:val="en-GB"/>
        </w:rPr>
      </w:pPr>
      <w:r w:rsidRPr="000F3C94">
        <w:rPr>
          <w:lang w:val="en-GB"/>
        </w:rPr>
        <w:t>Level:</w:t>
      </w:r>
      <w:r w:rsidRPr="000F3C94">
        <w:rPr>
          <w:lang w:val="en-GB"/>
        </w:rPr>
        <w:tab/>
      </w:r>
      <w:r w:rsidRPr="000F3C94">
        <w:rPr>
          <w:lang w:val="en-GB"/>
        </w:rPr>
        <w:tab/>
      </w:r>
      <w:r w:rsidR="00394A5C" w:rsidRPr="000F3C94">
        <w:rPr>
          <w:b w:val="0"/>
          <w:bCs/>
          <w:sz w:val="20"/>
          <w:szCs w:val="20"/>
          <w:lang w:val="en-GB"/>
        </w:rPr>
        <w:t>005-dataset</w:t>
      </w:r>
    </w:p>
    <w:p w14:paraId="3073BE87" w14:textId="6360FF15" w:rsidR="00400092" w:rsidRPr="000F3C94" w:rsidRDefault="000D6280" w:rsidP="00400092">
      <w:pPr>
        <w:pStyle w:val="Label1"/>
        <w:spacing w:after="120" w:line="240" w:lineRule="auto"/>
        <w:rPr>
          <w:b w:val="0"/>
          <w:bCs/>
          <w:sz w:val="20"/>
          <w:szCs w:val="20"/>
          <w:lang w:val="en-GB"/>
        </w:rPr>
      </w:pPr>
      <w:r w:rsidRPr="000F3C94">
        <w:rPr>
          <w:lang w:val="en-GB"/>
        </w:rPr>
        <w:t>Level name:</w:t>
      </w:r>
      <w:r w:rsidRPr="000F3C94">
        <w:rPr>
          <w:lang w:val="en-GB"/>
        </w:rPr>
        <w:tab/>
      </w:r>
      <w:r w:rsidR="00394A5C" w:rsidRPr="000F3C94">
        <w:rPr>
          <w:b w:val="0"/>
          <w:bCs/>
          <w:sz w:val="20"/>
          <w:szCs w:val="20"/>
          <w:lang w:val="en-GB"/>
        </w:rPr>
        <w:t>CNP Dataset</w:t>
      </w:r>
      <w:bookmarkStart w:id="46" w:name="_Toc225648279"/>
      <w:bookmarkStart w:id="47" w:name="_Toc225065136"/>
    </w:p>
    <w:p w14:paraId="367E0CE2" w14:textId="77777777" w:rsidR="00400092" w:rsidRPr="000F3C94" w:rsidRDefault="00400092" w:rsidP="00400092">
      <w:pPr>
        <w:pStyle w:val="Label1"/>
        <w:spacing w:after="120" w:line="240" w:lineRule="auto"/>
        <w:rPr>
          <w:b w:val="0"/>
          <w:bCs/>
          <w:sz w:val="20"/>
          <w:szCs w:val="20"/>
          <w:lang w:val="en-GB"/>
        </w:rPr>
      </w:pPr>
    </w:p>
    <w:p w14:paraId="59A42906" w14:textId="4F133F64" w:rsidR="00A25DC9" w:rsidRPr="000F3C94" w:rsidRDefault="00A25DC9" w:rsidP="00C036DB">
      <w:pPr>
        <w:pStyle w:val="Heading1"/>
        <w:tabs>
          <w:tab w:val="clear" w:pos="400"/>
          <w:tab w:val="clear" w:pos="560"/>
          <w:tab w:val="left" w:pos="567"/>
        </w:tabs>
        <w:rPr>
          <w:lang w:val="en-GB"/>
        </w:rPr>
      </w:pPr>
      <w:bookmarkStart w:id="48" w:name="_Toc152232545"/>
      <w:bookmarkStart w:id="49" w:name="_Toc194499981"/>
      <w:r w:rsidRPr="000F3C94">
        <w:rPr>
          <w:lang w:val="en-GB"/>
        </w:rPr>
        <w:lastRenderedPageBreak/>
        <w:t>Data</w:t>
      </w:r>
      <w:r w:rsidR="00053ABB" w:rsidRPr="000F3C94">
        <w:rPr>
          <w:lang w:val="en-GB"/>
        </w:rPr>
        <w:t>s</w:t>
      </w:r>
      <w:r w:rsidR="00A25574" w:rsidRPr="000F3C94">
        <w:rPr>
          <w:lang w:val="en-GB"/>
        </w:rPr>
        <w:t xml:space="preserve">et </w:t>
      </w:r>
      <w:bookmarkEnd w:id="46"/>
      <w:bookmarkEnd w:id="47"/>
      <w:r w:rsidR="00A25574" w:rsidRPr="000F3C94">
        <w:rPr>
          <w:lang w:val="en-GB"/>
        </w:rPr>
        <w:t>Identification</w:t>
      </w:r>
      <w:bookmarkEnd w:id="48"/>
      <w:bookmarkEnd w:id="49"/>
    </w:p>
    <w:p w14:paraId="09C6A732" w14:textId="0064C6BE" w:rsidR="000C2C7C" w:rsidRPr="000F3C94" w:rsidRDefault="00C241CD" w:rsidP="00C241CD">
      <w:pPr>
        <w:rPr>
          <w:lang w:val="en-GB"/>
        </w:rPr>
      </w:pPr>
      <w:r w:rsidRPr="000F3C94">
        <w:rPr>
          <w:lang w:val="en-GB"/>
        </w:rPr>
        <w:t>T</w:t>
      </w:r>
      <w:r w:rsidRPr="000F3C94">
        <w:rPr>
          <w:spacing w:val="-1"/>
          <w:lang w:val="en-GB"/>
        </w:rPr>
        <w:t>his</w:t>
      </w:r>
      <w:r w:rsidRPr="000F3C94">
        <w:rPr>
          <w:spacing w:val="-12"/>
          <w:lang w:val="en-GB"/>
        </w:rPr>
        <w:t xml:space="preserve"> </w:t>
      </w:r>
      <w:r w:rsidRPr="000F3C94">
        <w:rPr>
          <w:spacing w:val="-1"/>
          <w:lang w:val="en-GB"/>
        </w:rPr>
        <w:t>section</w:t>
      </w:r>
      <w:r w:rsidRPr="000F3C94">
        <w:rPr>
          <w:spacing w:val="-14"/>
          <w:lang w:val="en-GB"/>
        </w:rPr>
        <w:t xml:space="preserve"> </w:t>
      </w:r>
      <w:r w:rsidRPr="000F3C94">
        <w:rPr>
          <w:spacing w:val="-1"/>
          <w:lang w:val="en-GB"/>
        </w:rPr>
        <w:t>describes</w:t>
      </w:r>
      <w:r w:rsidRPr="000F3C94">
        <w:rPr>
          <w:spacing w:val="-12"/>
          <w:lang w:val="en-GB"/>
        </w:rPr>
        <w:t xml:space="preserve"> </w:t>
      </w:r>
      <w:r w:rsidRPr="000F3C94">
        <w:rPr>
          <w:spacing w:val="-1"/>
          <w:lang w:val="en-GB"/>
        </w:rPr>
        <w:t>how</w:t>
      </w:r>
      <w:r w:rsidRPr="000F3C94">
        <w:rPr>
          <w:spacing w:val="-13"/>
          <w:lang w:val="en-GB"/>
        </w:rPr>
        <w:t xml:space="preserve"> </w:t>
      </w:r>
      <w:r w:rsidRPr="000F3C94">
        <w:rPr>
          <w:spacing w:val="-1"/>
          <w:lang w:val="en-GB"/>
        </w:rPr>
        <w:t>to</w:t>
      </w:r>
      <w:r w:rsidRPr="000F3C94">
        <w:rPr>
          <w:spacing w:val="-13"/>
          <w:lang w:val="en-GB"/>
        </w:rPr>
        <w:t xml:space="preserve"> </w:t>
      </w:r>
      <w:r w:rsidRPr="000F3C94">
        <w:rPr>
          <w:lang w:val="en-GB"/>
        </w:rPr>
        <w:t>identify</w:t>
      </w:r>
      <w:r w:rsidRPr="000F3C94">
        <w:rPr>
          <w:spacing w:val="-16"/>
          <w:lang w:val="en-GB"/>
        </w:rPr>
        <w:t xml:space="preserve"> </w:t>
      </w:r>
      <w:r w:rsidRPr="000F3C94">
        <w:rPr>
          <w:lang w:val="en-GB"/>
        </w:rPr>
        <w:t>data</w:t>
      </w:r>
      <w:r w:rsidRPr="000F3C94">
        <w:rPr>
          <w:spacing w:val="-14"/>
          <w:lang w:val="en-GB"/>
        </w:rPr>
        <w:t xml:space="preserve"> </w:t>
      </w:r>
      <w:r w:rsidRPr="000F3C94">
        <w:rPr>
          <w:lang w:val="en-GB"/>
        </w:rPr>
        <w:t>sets</w:t>
      </w:r>
      <w:r w:rsidRPr="000F3C94">
        <w:rPr>
          <w:spacing w:val="-12"/>
          <w:lang w:val="en-GB"/>
        </w:rPr>
        <w:t xml:space="preserve"> </w:t>
      </w:r>
      <w:r w:rsidRPr="000F3C94">
        <w:rPr>
          <w:lang w:val="en-GB"/>
        </w:rPr>
        <w:t>that</w:t>
      </w:r>
      <w:r w:rsidRPr="000F3C94">
        <w:rPr>
          <w:spacing w:val="-13"/>
          <w:lang w:val="en-GB"/>
        </w:rPr>
        <w:t xml:space="preserve"> </w:t>
      </w:r>
      <w:r w:rsidRPr="000F3C94">
        <w:rPr>
          <w:lang w:val="en-GB"/>
        </w:rPr>
        <w:t>conform</w:t>
      </w:r>
      <w:r w:rsidRPr="000F3C94">
        <w:rPr>
          <w:spacing w:val="-11"/>
          <w:lang w:val="en-GB"/>
        </w:rPr>
        <w:t xml:space="preserve"> </w:t>
      </w:r>
      <w:r w:rsidRPr="000F3C94">
        <w:rPr>
          <w:lang w:val="en-GB"/>
        </w:rPr>
        <w:t>to</w:t>
      </w:r>
      <w:r w:rsidRPr="000F3C94">
        <w:rPr>
          <w:spacing w:val="-13"/>
          <w:lang w:val="en-GB"/>
        </w:rPr>
        <w:t xml:space="preserve"> </w:t>
      </w:r>
      <w:r w:rsidRPr="000F3C94">
        <w:rPr>
          <w:lang w:val="en-GB"/>
        </w:rPr>
        <w:t>the</w:t>
      </w:r>
      <w:r w:rsidRPr="000F3C94">
        <w:rPr>
          <w:spacing w:val="-11"/>
          <w:lang w:val="en-GB"/>
        </w:rPr>
        <w:t xml:space="preserve"> </w:t>
      </w:r>
      <w:r w:rsidRPr="000F3C94">
        <w:rPr>
          <w:lang w:val="en-GB"/>
        </w:rPr>
        <w:t>Specification.</w:t>
      </w:r>
      <w:r w:rsidRPr="000F3C94">
        <w:rPr>
          <w:spacing w:val="-13"/>
          <w:lang w:val="en-GB"/>
        </w:rPr>
        <w:t xml:space="preserve"> </w:t>
      </w:r>
      <w:r w:rsidRPr="000F3C94">
        <w:rPr>
          <w:lang w:val="en-GB"/>
        </w:rPr>
        <w:t>A</w:t>
      </w:r>
      <w:r w:rsidRPr="000F3C94">
        <w:rPr>
          <w:spacing w:val="-11"/>
          <w:lang w:val="en-GB"/>
        </w:rPr>
        <w:t xml:space="preserve"> </w:t>
      </w:r>
      <w:r w:rsidRPr="000F3C94">
        <w:rPr>
          <w:lang w:val="en-GB"/>
        </w:rPr>
        <w:t>dataset</w:t>
      </w:r>
      <w:r w:rsidRPr="000F3C94">
        <w:rPr>
          <w:spacing w:val="-13"/>
          <w:lang w:val="en-GB"/>
        </w:rPr>
        <w:t xml:space="preserve"> </w:t>
      </w:r>
      <w:r w:rsidRPr="000F3C94">
        <w:rPr>
          <w:lang w:val="en-GB"/>
        </w:rPr>
        <w:t>that</w:t>
      </w:r>
      <w:r w:rsidRPr="000F3C94">
        <w:rPr>
          <w:spacing w:val="-13"/>
          <w:lang w:val="en-GB"/>
        </w:rPr>
        <w:t xml:space="preserve"> </w:t>
      </w:r>
      <w:r w:rsidRPr="000F3C94">
        <w:rPr>
          <w:lang w:val="en-GB"/>
        </w:rPr>
        <w:t>conforms</w:t>
      </w:r>
      <w:r w:rsidRPr="000F3C94">
        <w:rPr>
          <w:spacing w:val="-53"/>
          <w:lang w:val="en-GB"/>
        </w:rPr>
        <w:t xml:space="preserve"> </w:t>
      </w:r>
      <w:r w:rsidRPr="000F3C94">
        <w:rPr>
          <w:lang w:val="en-GB"/>
        </w:rPr>
        <w:t xml:space="preserve">to this Product Specification may be identified by its discovery </w:t>
      </w:r>
      <w:r w:rsidRPr="000F3C94">
        <w:rPr>
          <w:color w:val="000000"/>
          <w:lang w:val="en-GB"/>
        </w:rPr>
        <w:t>metadata as defined in clause 1</w:t>
      </w:r>
      <w:r w:rsidR="00E36334" w:rsidRPr="000F3C94">
        <w:rPr>
          <w:color w:val="000000"/>
          <w:lang w:val="en-GB"/>
        </w:rPr>
        <w:t>2</w:t>
      </w:r>
      <w:r w:rsidRPr="000F3C94">
        <w:rPr>
          <w:lang w:val="en-GB"/>
        </w:rPr>
        <w:t xml:space="preserve"> of this</w:t>
      </w:r>
      <w:r w:rsidRPr="000F3C94">
        <w:rPr>
          <w:spacing w:val="1"/>
          <w:lang w:val="en-GB"/>
        </w:rPr>
        <w:t xml:space="preserve"> </w:t>
      </w:r>
      <w:r w:rsidRPr="000F3C94">
        <w:rPr>
          <w:lang w:val="en-GB"/>
        </w:rPr>
        <w:t>Specification. The information identifying the data product may include the following items from S-100</w:t>
      </w:r>
      <w:r w:rsidRPr="000F3C94">
        <w:rPr>
          <w:spacing w:val="1"/>
          <w:lang w:val="en-GB"/>
        </w:rPr>
        <w:t xml:space="preserve"> </w:t>
      </w:r>
      <w:r w:rsidRPr="000F3C94">
        <w:rPr>
          <w:lang w:val="en-GB"/>
        </w:rPr>
        <w:t>Edition</w:t>
      </w:r>
      <w:r w:rsidRPr="000F3C94">
        <w:rPr>
          <w:spacing w:val="-2"/>
          <w:lang w:val="en-GB"/>
        </w:rPr>
        <w:t xml:space="preserve"> </w:t>
      </w:r>
      <w:r w:rsidR="003D2B95" w:rsidRPr="000F3C94">
        <w:rPr>
          <w:spacing w:val="-2"/>
          <w:lang w:val="en-GB"/>
        </w:rPr>
        <w:t>5.2.0</w:t>
      </w:r>
      <w:r w:rsidRPr="000F3C94">
        <w:rPr>
          <w:lang w:val="en-GB"/>
        </w:rPr>
        <w:t>,</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11-6</w:t>
      </w:r>
      <w:r w:rsidRPr="000F3C94">
        <w:rPr>
          <w:spacing w:val="-1"/>
          <w:lang w:val="en-GB"/>
        </w:rPr>
        <w:t xml:space="preserve"> </w:t>
      </w:r>
      <w:r w:rsidRPr="000F3C94">
        <w:rPr>
          <w:lang w:val="en-GB"/>
        </w:rPr>
        <w:t>(adapted</w:t>
      </w:r>
      <w:r w:rsidRPr="000F3C94">
        <w:rPr>
          <w:spacing w:val="-1"/>
          <w:lang w:val="en-GB"/>
        </w:rPr>
        <w:t xml:space="preserve"> </w:t>
      </w:r>
      <w:r w:rsidRPr="000F3C94">
        <w:rPr>
          <w:lang w:val="en-GB"/>
        </w:rPr>
        <w:t>from</w:t>
      </w:r>
      <w:r w:rsidRPr="000F3C94">
        <w:rPr>
          <w:spacing w:val="2"/>
          <w:lang w:val="en-GB"/>
        </w:rPr>
        <w:t xml:space="preserve"> </w:t>
      </w:r>
      <w:r w:rsidRPr="000F3C94">
        <w:rPr>
          <w:lang w:val="en-GB"/>
        </w:rPr>
        <w:t>ISO 191</w:t>
      </w:r>
      <w:r w:rsidR="00475411" w:rsidRPr="000F3C94">
        <w:rPr>
          <w:lang w:val="en-GB"/>
        </w:rPr>
        <w:t>31</w:t>
      </w:r>
      <w:r w:rsidRPr="000F3C94">
        <w:rPr>
          <w:lang w:val="en-GB"/>
        </w:rPr>
        <w:t>).</w:t>
      </w:r>
    </w:p>
    <w:p w14:paraId="2508DEBD" w14:textId="6DE02718" w:rsidR="00F55B36" w:rsidRPr="000F3C94" w:rsidRDefault="00B356C5" w:rsidP="00B36913">
      <w:pPr>
        <w:pStyle w:val="Label1"/>
        <w:spacing w:after="120" w:line="240" w:lineRule="auto"/>
        <w:rPr>
          <w:sz w:val="18"/>
          <w:szCs w:val="18"/>
          <w:lang w:val="en-GB"/>
        </w:rPr>
      </w:pPr>
      <w:r w:rsidRPr="000F3C94">
        <w:rPr>
          <w:lang w:val="en-GB"/>
        </w:rPr>
        <w:t xml:space="preserve">Title: </w:t>
      </w:r>
      <w:r w:rsidRPr="000F3C94">
        <w:rPr>
          <w:lang w:val="en-GB"/>
        </w:rPr>
        <w:tab/>
      </w:r>
      <w:r w:rsidRPr="000F3C94">
        <w:rPr>
          <w:lang w:val="en-GB"/>
        </w:rPr>
        <w:tab/>
      </w:r>
      <w:r w:rsidRPr="000F3C94">
        <w:rPr>
          <w:lang w:val="en-GB"/>
        </w:rPr>
        <w:tab/>
      </w:r>
      <w:r w:rsidR="00D20CD5" w:rsidRPr="000F3C94">
        <w:rPr>
          <w:lang w:val="en-GB"/>
        </w:rPr>
        <w:tab/>
      </w:r>
      <w:r w:rsidR="00D20CD5" w:rsidRPr="000F3C94">
        <w:rPr>
          <w:lang w:val="en-GB"/>
        </w:rPr>
        <w:tab/>
      </w:r>
      <w:r w:rsidR="00D20CD5" w:rsidRPr="000F3C94">
        <w:rPr>
          <w:lang w:val="en-GB"/>
        </w:rPr>
        <w:tab/>
      </w:r>
      <w:r w:rsidR="00C241CD" w:rsidRPr="000F3C94">
        <w:rPr>
          <w:b w:val="0"/>
          <w:bCs/>
          <w:sz w:val="20"/>
          <w:szCs w:val="20"/>
          <w:lang w:val="en-GB"/>
        </w:rPr>
        <w:t>Catalogue of Nautical Products</w:t>
      </w:r>
    </w:p>
    <w:p w14:paraId="6055CDA1" w14:textId="35290645" w:rsidR="00B356C5" w:rsidRPr="000F3C94" w:rsidRDefault="00B356C5" w:rsidP="00B36913">
      <w:pPr>
        <w:pStyle w:val="Label1"/>
        <w:spacing w:after="120" w:line="240" w:lineRule="auto"/>
        <w:ind w:left="3060" w:hanging="3060"/>
        <w:rPr>
          <w:b w:val="0"/>
          <w:bCs/>
          <w:sz w:val="20"/>
          <w:szCs w:val="20"/>
          <w:lang w:val="en-GB"/>
        </w:rPr>
      </w:pPr>
      <w:r w:rsidRPr="000F3C94">
        <w:rPr>
          <w:lang w:val="en-GB"/>
        </w:rPr>
        <w:t>Alternate Title:</w:t>
      </w:r>
      <w:r w:rsidRPr="000F3C94">
        <w:rPr>
          <w:sz w:val="18"/>
          <w:szCs w:val="18"/>
          <w:lang w:val="en-GB"/>
        </w:rPr>
        <w:tab/>
      </w:r>
      <w:r w:rsidR="00980D02" w:rsidRPr="000F3C94">
        <w:rPr>
          <w:b w:val="0"/>
          <w:bCs/>
          <w:sz w:val="18"/>
          <w:szCs w:val="18"/>
          <w:lang w:val="en-GB"/>
        </w:rPr>
        <w:t>CNP</w:t>
      </w:r>
      <w:r w:rsidR="00980D02" w:rsidRPr="000F3C94" w:rsidDel="00980D02">
        <w:rPr>
          <w:b w:val="0"/>
          <w:bCs/>
          <w:sz w:val="20"/>
          <w:szCs w:val="20"/>
          <w:lang w:val="en-GB"/>
        </w:rPr>
        <w:t xml:space="preserve"> </w:t>
      </w:r>
    </w:p>
    <w:p w14:paraId="2018FB1B" w14:textId="52387586" w:rsidR="00980D02" w:rsidRPr="000F3C94" w:rsidRDefault="00980D02" w:rsidP="00980D02">
      <w:pPr>
        <w:pStyle w:val="Label1"/>
        <w:spacing w:after="120" w:line="240" w:lineRule="auto"/>
        <w:ind w:left="3060" w:hanging="3060"/>
        <w:rPr>
          <w:b w:val="0"/>
          <w:bCs/>
          <w:sz w:val="20"/>
          <w:szCs w:val="20"/>
          <w:lang w:val="en-GB"/>
        </w:rPr>
      </w:pPr>
      <w:r w:rsidRPr="000F3C94">
        <w:rPr>
          <w:lang w:val="en-GB"/>
        </w:rPr>
        <w:t>Abstract:</w:t>
      </w:r>
      <w:r w:rsidRPr="000F3C94">
        <w:rPr>
          <w:sz w:val="18"/>
          <w:szCs w:val="18"/>
          <w:lang w:val="en-GB"/>
        </w:rPr>
        <w:tab/>
      </w:r>
      <w:r w:rsidRPr="000F3C94">
        <w:rPr>
          <w:b w:val="0"/>
          <w:bCs/>
          <w:sz w:val="20"/>
          <w:szCs w:val="20"/>
          <w:lang w:val="en-GB"/>
        </w:rPr>
        <w:t>Catalogue of Nautical Product (CNP) is a vector dataset containing all relevant information regarding Catalogue of Nautical Products like nautical charts and nautical publications.</w:t>
      </w:r>
    </w:p>
    <w:p w14:paraId="6D6DFAEB" w14:textId="796774C8" w:rsidR="00B356C5" w:rsidRPr="000F3C94" w:rsidRDefault="004279CC" w:rsidP="00B36913">
      <w:pPr>
        <w:pStyle w:val="Label1"/>
        <w:spacing w:after="120" w:line="240" w:lineRule="auto"/>
        <w:rPr>
          <w:b w:val="0"/>
          <w:bCs/>
          <w:sz w:val="18"/>
          <w:szCs w:val="18"/>
          <w:lang w:val="en-GB"/>
        </w:rPr>
      </w:pPr>
      <w:r w:rsidRPr="000F3C94">
        <w:rPr>
          <w:lang w:val="en-GB"/>
        </w:rPr>
        <w:t>Geographic Description:</w:t>
      </w:r>
      <w:r w:rsidRPr="000F3C94">
        <w:rPr>
          <w:lang w:val="en-GB"/>
        </w:rPr>
        <w:tab/>
      </w:r>
      <w:r w:rsidR="00D20CD5" w:rsidRPr="000F3C94">
        <w:rPr>
          <w:lang w:val="en-GB"/>
        </w:rPr>
        <w:tab/>
      </w:r>
      <w:proofErr w:type="spellStart"/>
      <w:r w:rsidR="00C241CD" w:rsidRPr="000F3C94">
        <w:rPr>
          <w:sz w:val="20"/>
          <w:szCs w:val="20"/>
          <w:lang w:val="en-GB"/>
        </w:rPr>
        <w:t>EX_GeographicDescription</w:t>
      </w:r>
      <w:proofErr w:type="spellEnd"/>
      <w:r w:rsidR="00C241CD" w:rsidRPr="000F3C94">
        <w:rPr>
          <w:sz w:val="20"/>
          <w:szCs w:val="20"/>
          <w:lang w:val="en-GB"/>
        </w:rPr>
        <w:t xml:space="preserve">: </w:t>
      </w:r>
      <w:r w:rsidR="00C241CD" w:rsidRPr="000F3C94">
        <w:rPr>
          <w:b w:val="0"/>
          <w:bCs/>
          <w:sz w:val="20"/>
          <w:szCs w:val="20"/>
          <w:lang w:val="en-GB"/>
        </w:rPr>
        <w:t>For example, official name of region</w:t>
      </w:r>
    </w:p>
    <w:p w14:paraId="2F3FFA37" w14:textId="23D6C38E" w:rsidR="00FA7B6A" w:rsidRPr="000F3C94" w:rsidRDefault="00B356C5" w:rsidP="00B36913">
      <w:pPr>
        <w:pStyle w:val="Label1"/>
        <w:spacing w:after="120" w:line="240" w:lineRule="auto"/>
        <w:ind w:left="3060" w:hanging="3060"/>
        <w:rPr>
          <w:lang w:val="en-GB"/>
        </w:rPr>
      </w:pPr>
      <w:r w:rsidRPr="000F3C94">
        <w:rPr>
          <w:lang w:val="en-GB"/>
        </w:rPr>
        <w:t>Spatial Resolution</w:t>
      </w:r>
      <w:r w:rsidR="00FA7489" w:rsidRPr="000F3C94">
        <w:rPr>
          <w:lang w:val="en-GB"/>
        </w:rPr>
        <w:t>:</w:t>
      </w:r>
      <w:r w:rsidR="00D20CD5" w:rsidRPr="000F3C94">
        <w:rPr>
          <w:lang w:val="en-GB"/>
        </w:rPr>
        <w:tab/>
      </w:r>
      <w:proofErr w:type="spellStart"/>
      <w:r w:rsidR="00C241CD" w:rsidRPr="000F3C94">
        <w:rPr>
          <w:b w:val="0"/>
          <w:bCs/>
          <w:sz w:val="20"/>
          <w:lang w:val="en-GB"/>
        </w:rPr>
        <w:t>MD_Resolution</w:t>
      </w:r>
      <w:proofErr w:type="spellEnd"/>
      <w:r w:rsidR="00C241CD" w:rsidRPr="000F3C94">
        <w:rPr>
          <w:b w:val="0"/>
          <w:bCs/>
          <w:sz w:val="20"/>
          <w:lang w:val="en-GB"/>
        </w:rPr>
        <w:t>&gt;</w:t>
      </w:r>
      <w:proofErr w:type="spellStart"/>
      <w:r w:rsidR="00C241CD" w:rsidRPr="000F3C94">
        <w:rPr>
          <w:b w:val="0"/>
          <w:bCs/>
          <w:sz w:val="20"/>
          <w:lang w:val="en-GB"/>
        </w:rPr>
        <w:t>equivalentScale.denominator</w:t>
      </w:r>
      <w:proofErr w:type="spellEnd"/>
      <w:r w:rsidR="00C241CD" w:rsidRPr="000F3C94">
        <w:rPr>
          <w:b w:val="0"/>
          <w:bCs/>
          <w:spacing w:val="1"/>
          <w:sz w:val="20"/>
          <w:lang w:val="en-GB"/>
        </w:rPr>
        <w:t xml:space="preserve"> </w:t>
      </w:r>
      <w:r w:rsidR="00C241CD" w:rsidRPr="000F3C94">
        <w:rPr>
          <w:b w:val="0"/>
          <w:bCs/>
          <w:sz w:val="20"/>
          <w:lang w:val="en-GB"/>
        </w:rPr>
        <w:t>(integer)</w:t>
      </w:r>
      <w:r w:rsidR="00C241CD" w:rsidRPr="000F3C94">
        <w:rPr>
          <w:b w:val="0"/>
          <w:bCs/>
          <w:spacing w:val="1"/>
          <w:sz w:val="20"/>
          <w:lang w:val="en-GB"/>
        </w:rPr>
        <w:t xml:space="preserve"> </w:t>
      </w:r>
      <w:r w:rsidR="00C241CD" w:rsidRPr="000F3C94">
        <w:rPr>
          <w:b w:val="0"/>
          <w:bCs/>
          <w:sz w:val="20"/>
          <w:lang w:val="en-GB"/>
        </w:rPr>
        <w:t>or</w:t>
      </w:r>
      <w:r w:rsidR="00C241CD" w:rsidRPr="000F3C94">
        <w:rPr>
          <w:b w:val="0"/>
          <w:bCs/>
          <w:spacing w:val="-53"/>
          <w:sz w:val="20"/>
          <w:lang w:val="en-GB"/>
        </w:rPr>
        <w:t xml:space="preserve"> </w:t>
      </w:r>
      <w:proofErr w:type="spellStart"/>
      <w:r w:rsidR="00C241CD" w:rsidRPr="000F3C94">
        <w:rPr>
          <w:b w:val="0"/>
          <w:bCs/>
          <w:sz w:val="20"/>
          <w:lang w:val="en-GB"/>
        </w:rPr>
        <w:t>MD_Resolution</w:t>
      </w:r>
      <w:proofErr w:type="spellEnd"/>
      <w:r w:rsidR="00C241CD" w:rsidRPr="000F3C94">
        <w:rPr>
          <w:b w:val="0"/>
          <w:bCs/>
          <w:sz w:val="20"/>
          <w:lang w:val="en-GB"/>
        </w:rPr>
        <w:t>&gt;</w:t>
      </w:r>
      <w:proofErr w:type="spellStart"/>
      <w:r w:rsidR="00C241CD" w:rsidRPr="000F3C94">
        <w:rPr>
          <w:b w:val="0"/>
          <w:bCs/>
          <w:sz w:val="20"/>
          <w:lang w:val="en-GB"/>
        </w:rPr>
        <w:t>levelOfDetail</w:t>
      </w:r>
      <w:proofErr w:type="spellEnd"/>
      <w:r w:rsidR="00C241CD" w:rsidRPr="000F3C94">
        <w:rPr>
          <w:b w:val="0"/>
          <w:bCs/>
          <w:sz w:val="20"/>
          <w:lang w:val="en-GB"/>
        </w:rPr>
        <w:t xml:space="preserve"> (</w:t>
      </w:r>
      <w:proofErr w:type="spellStart"/>
      <w:r w:rsidR="00C241CD" w:rsidRPr="000F3C94">
        <w:rPr>
          <w:b w:val="0"/>
          <w:bCs/>
          <w:sz w:val="20"/>
          <w:lang w:val="en-GB"/>
        </w:rPr>
        <w:t>CharacterString</w:t>
      </w:r>
      <w:proofErr w:type="spellEnd"/>
      <w:r w:rsidR="00C241CD" w:rsidRPr="000F3C94">
        <w:rPr>
          <w:b w:val="0"/>
          <w:bCs/>
          <w:sz w:val="20"/>
          <w:lang w:val="en-GB"/>
        </w:rPr>
        <w:t>). For example, “All</w:t>
      </w:r>
      <w:r w:rsidR="00C241CD" w:rsidRPr="000F3C94">
        <w:rPr>
          <w:b w:val="0"/>
          <w:bCs/>
          <w:spacing w:val="1"/>
          <w:sz w:val="20"/>
          <w:lang w:val="en-GB"/>
        </w:rPr>
        <w:t xml:space="preserve"> </w:t>
      </w:r>
      <w:r w:rsidR="00C241CD" w:rsidRPr="000F3C94">
        <w:rPr>
          <w:b w:val="0"/>
          <w:bCs/>
          <w:sz w:val="20"/>
          <w:lang w:val="en-GB"/>
        </w:rPr>
        <w:t>scales”</w:t>
      </w:r>
    </w:p>
    <w:p w14:paraId="446ED8BC" w14:textId="0BA08B9A" w:rsidR="00BD2FBF" w:rsidRPr="000F3C94" w:rsidRDefault="00D20CD5" w:rsidP="00B36913">
      <w:pPr>
        <w:pStyle w:val="Label1"/>
        <w:spacing w:after="120" w:line="240" w:lineRule="auto"/>
        <w:ind w:left="3060" w:hanging="3060"/>
        <w:rPr>
          <w:b w:val="0"/>
          <w:bCs/>
          <w:sz w:val="20"/>
          <w:szCs w:val="20"/>
          <w:lang w:val="en-GB"/>
        </w:rPr>
      </w:pPr>
      <w:r w:rsidRPr="000F3C94">
        <w:rPr>
          <w:lang w:val="en-GB"/>
        </w:rPr>
        <w:t>P</w:t>
      </w:r>
      <w:r w:rsidR="004D032C" w:rsidRPr="000F3C94">
        <w:rPr>
          <w:lang w:val="en-GB"/>
        </w:rPr>
        <w:t>urpose</w:t>
      </w:r>
      <w:r w:rsidRPr="000F3C94">
        <w:rPr>
          <w:lang w:val="en-GB"/>
        </w:rPr>
        <w:t>:</w:t>
      </w:r>
      <w:r w:rsidRPr="000F3C94">
        <w:rPr>
          <w:lang w:val="en-GB"/>
        </w:rPr>
        <w:tab/>
      </w:r>
      <w:r w:rsidR="00C241CD" w:rsidRPr="000F3C94">
        <w:rPr>
          <w:b w:val="0"/>
          <w:bCs/>
          <w:sz w:val="20"/>
          <w:szCs w:val="20"/>
          <w:lang w:val="en-GB"/>
        </w:rPr>
        <w:t>Describing status of nautical products, and to allow the producer to</w:t>
      </w:r>
      <w:r w:rsidR="00C241CD" w:rsidRPr="000F3C94">
        <w:rPr>
          <w:b w:val="0"/>
          <w:bCs/>
          <w:spacing w:val="1"/>
          <w:sz w:val="20"/>
          <w:szCs w:val="20"/>
          <w:lang w:val="en-GB"/>
        </w:rPr>
        <w:t xml:space="preserve"> </w:t>
      </w:r>
      <w:r w:rsidR="00C241CD" w:rsidRPr="000F3C94">
        <w:rPr>
          <w:b w:val="0"/>
          <w:bCs/>
          <w:sz w:val="20"/>
          <w:szCs w:val="20"/>
          <w:lang w:val="en-GB"/>
        </w:rPr>
        <w:t>exchange</w:t>
      </w:r>
      <w:r w:rsidR="00C241CD" w:rsidRPr="000F3C94">
        <w:rPr>
          <w:b w:val="0"/>
          <w:bCs/>
          <w:spacing w:val="1"/>
          <w:sz w:val="20"/>
          <w:szCs w:val="20"/>
          <w:lang w:val="en-GB"/>
        </w:rPr>
        <w:t xml:space="preserve"> </w:t>
      </w:r>
      <w:r w:rsidR="00C241CD" w:rsidRPr="000F3C94">
        <w:rPr>
          <w:b w:val="0"/>
          <w:bCs/>
          <w:sz w:val="20"/>
          <w:szCs w:val="20"/>
          <w:lang w:val="en-GB"/>
        </w:rPr>
        <w:t>Catalogue</w:t>
      </w:r>
      <w:r w:rsidR="00C241CD" w:rsidRPr="000F3C94">
        <w:rPr>
          <w:b w:val="0"/>
          <w:bCs/>
          <w:spacing w:val="1"/>
          <w:sz w:val="20"/>
          <w:szCs w:val="20"/>
          <w:lang w:val="en-GB"/>
        </w:rPr>
        <w:t xml:space="preserve"> </w:t>
      </w:r>
      <w:r w:rsidR="00C241CD" w:rsidRPr="000F3C94">
        <w:rPr>
          <w:b w:val="0"/>
          <w:bCs/>
          <w:sz w:val="20"/>
          <w:szCs w:val="20"/>
          <w:lang w:val="en-GB"/>
        </w:rPr>
        <w:t>of</w:t>
      </w:r>
      <w:r w:rsidR="00C241CD" w:rsidRPr="000F3C94">
        <w:rPr>
          <w:b w:val="0"/>
          <w:bCs/>
          <w:spacing w:val="1"/>
          <w:sz w:val="20"/>
          <w:szCs w:val="20"/>
          <w:lang w:val="en-GB"/>
        </w:rPr>
        <w:t xml:space="preserve"> </w:t>
      </w:r>
      <w:r w:rsidR="00C241CD" w:rsidRPr="000F3C94">
        <w:rPr>
          <w:b w:val="0"/>
          <w:bCs/>
          <w:sz w:val="20"/>
          <w:szCs w:val="20"/>
          <w:lang w:val="en-GB"/>
        </w:rPr>
        <w:t>Nautical</w:t>
      </w:r>
      <w:r w:rsidR="00C241CD" w:rsidRPr="000F3C94">
        <w:rPr>
          <w:b w:val="0"/>
          <w:bCs/>
          <w:spacing w:val="1"/>
          <w:sz w:val="20"/>
          <w:szCs w:val="20"/>
          <w:lang w:val="en-GB"/>
        </w:rPr>
        <w:t xml:space="preserve"> </w:t>
      </w:r>
      <w:r w:rsidR="00C241CD" w:rsidRPr="000F3C94">
        <w:rPr>
          <w:b w:val="0"/>
          <w:bCs/>
          <w:sz w:val="20"/>
          <w:szCs w:val="20"/>
          <w:lang w:val="en-GB"/>
        </w:rPr>
        <w:t>Products</w:t>
      </w:r>
      <w:r w:rsidR="00C241CD" w:rsidRPr="000F3C94">
        <w:rPr>
          <w:b w:val="0"/>
          <w:bCs/>
          <w:spacing w:val="1"/>
          <w:sz w:val="20"/>
          <w:szCs w:val="20"/>
          <w:lang w:val="en-GB"/>
        </w:rPr>
        <w:t xml:space="preserve"> </w:t>
      </w:r>
      <w:r w:rsidR="00C241CD" w:rsidRPr="000F3C94">
        <w:rPr>
          <w:b w:val="0"/>
          <w:bCs/>
          <w:sz w:val="20"/>
          <w:szCs w:val="20"/>
          <w:lang w:val="en-GB"/>
        </w:rPr>
        <w:t>with</w:t>
      </w:r>
      <w:r w:rsidR="00C241CD" w:rsidRPr="000F3C94">
        <w:rPr>
          <w:b w:val="0"/>
          <w:bCs/>
          <w:spacing w:val="1"/>
          <w:sz w:val="20"/>
          <w:szCs w:val="20"/>
          <w:lang w:val="en-GB"/>
        </w:rPr>
        <w:t xml:space="preserve"> </w:t>
      </w:r>
      <w:r w:rsidR="00C241CD" w:rsidRPr="000F3C94">
        <w:rPr>
          <w:b w:val="0"/>
          <w:bCs/>
          <w:sz w:val="20"/>
          <w:szCs w:val="20"/>
          <w:lang w:val="en-GB"/>
        </w:rPr>
        <w:t>interested</w:t>
      </w:r>
      <w:r w:rsidR="00C241CD" w:rsidRPr="000F3C94">
        <w:rPr>
          <w:b w:val="0"/>
          <w:bCs/>
          <w:spacing w:val="1"/>
          <w:sz w:val="20"/>
          <w:szCs w:val="20"/>
          <w:lang w:val="en-GB"/>
        </w:rPr>
        <w:t xml:space="preserve"> </w:t>
      </w:r>
      <w:r w:rsidR="00C241CD" w:rsidRPr="000F3C94">
        <w:rPr>
          <w:b w:val="0"/>
          <w:bCs/>
          <w:sz w:val="20"/>
          <w:szCs w:val="20"/>
          <w:lang w:val="en-GB"/>
        </w:rPr>
        <w:t>stakeholders</w:t>
      </w:r>
    </w:p>
    <w:p w14:paraId="6B7D8C72" w14:textId="5808CB2D" w:rsidR="004D032C" w:rsidRPr="000F3C94" w:rsidRDefault="00D20CD5" w:rsidP="00B36913">
      <w:pPr>
        <w:pStyle w:val="Label1"/>
        <w:spacing w:after="120" w:line="240" w:lineRule="auto"/>
        <w:rPr>
          <w:sz w:val="18"/>
          <w:szCs w:val="18"/>
          <w:lang w:val="en-GB"/>
        </w:rPr>
      </w:pPr>
      <w:r w:rsidRPr="000F3C94">
        <w:rPr>
          <w:lang w:val="en-GB"/>
        </w:rPr>
        <w:t>L</w:t>
      </w:r>
      <w:r w:rsidR="004D032C" w:rsidRPr="000F3C94">
        <w:rPr>
          <w:lang w:val="en-GB"/>
        </w:rPr>
        <w:t>anguage</w:t>
      </w:r>
      <w:r w:rsidRPr="000F3C94">
        <w:rPr>
          <w:lang w:val="en-GB"/>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4D6516" w:rsidRPr="000F3C94">
        <w:rPr>
          <w:b w:val="0"/>
          <w:bCs/>
          <w:sz w:val="20"/>
          <w:szCs w:val="20"/>
          <w:lang w:val="en-GB"/>
        </w:rPr>
        <w:t>English</w:t>
      </w:r>
    </w:p>
    <w:p w14:paraId="73226E8B" w14:textId="6FC303AF" w:rsidR="00313AE8" w:rsidRPr="000F3C94" w:rsidRDefault="00D20CD5" w:rsidP="00D76437">
      <w:pPr>
        <w:pStyle w:val="Labeldata"/>
        <w:rPr>
          <w:lang w:val="en-GB"/>
        </w:rPr>
      </w:pPr>
      <w:r w:rsidRPr="000F3C94">
        <w:rPr>
          <w:rStyle w:val="Label1Char"/>
        </w:rPr>
        <w:t>C</w:t>
      </w:r>
      <w:r w:rsidR="004D032C" w:rsidRPr="000F3C94">
        <w:rPr>
          <w:rStyle w:val="Label1Char"/>
        </w:rPr>
        <w:t>lassification</w:t>
      </w:r>
      <w:r w:rsidRPr="000F3C94">
        <w:rPr>
          <w:rStyle w:val="Label1Char"/>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313AE8" w:rsidRPr="000F3C94">
        <w:rPr>
          <w:lang w:val="en-GB"/>
        </w:rPr>
        <w:t>Data can be classified as one of the following:</w:t>
      </w:r>
    </w:p>
    <w:p w14:paraId="0AF7C0E3" w14:textId="49538917" w:rsidR="00313AE8" w:rsidRPr="000F3C94" w:rsidRDefault="00313AE8" w:rsidP="00D76437">
      <w:pPr>
        <w:pStyle w:val="Labeldata"/>
        <w:numPr>
          <w:ilvl w:val="0"/>
          <w:numId w:val="12"/>
        </w:numPr>
        <w:rPr>
          <w:lang w:val="en-GB"/>
        </w:rPr>
      </w:pPr>
      <w:r w:rsidRPr="000F3C94">
        <w:rPr>
          <w:lang w:val="en-GB"/>
        </w:rPr>
        <w:t>U</w:t>
      </w:r>
      <w:r w:rsidR="00D20CD5" w:rsidRPr="000F3C94">
        <w:rPr>
          <w:lang w:val="en-GB"/>
        </w:rPr>
        <w:t>nclassified</w:t>
      </w:r>
    </w:p>
    <w:p w14:paraId="5DAF77A4" w14:textId="23ED65CA" w:rsidR="00313AE8" w:rsidRPr="000F3C94" w:rsidRDefault="00313AE8" w:rsidP="00D76437">
      <w:pPr>
        <w:pStyle w:val="Labeldata"/>
        <w:numPr>
          <w:ilvl w:val="0"/>
          <w:numId w:val="12"/>
        </w:numPr>
        <w:rPr>
          <w:lang w:val="en-GB"/>
        </w:rPr>
      </w:pPr>
      <w:r w:rsidRPr="000F3C94">
        <w:rPr>
          <w:lang w:val="en-GB"/>
        </w:rPr>
        <w:t>Restricted</w:t>
      </w:r>
    </w:p>
    <w:p w14:paraId="2F8DAABE" w14:textId="49EF2A93" w:rsidR="00313AE8" w:rsidRPr="000F3C94" w:rsidRDefault="00313AE8" w:rsidP="00D76437">
      <w:pPr>
        <w:pStyle w:val="Labeldata"/>
        <w:numPr>
          <w:ilvl w:val="0"/>
          <w:numId w:val="12"/>
        </w:numPr>
        <w:rPr>
          <w:lang w:val="en-GB"/>
        </w:rPr>
      </w:pPr>
      <w:r w:rsidRPr="000F3C94">
        <w:rPr>
          <w:lang w:val="en-GB"/>
        </w:rPr>
        <w:t>Confidential</w:t>
      </w:r>
    </w:p>
    <w:p w14:paraId="68DBFE88" w14:textId="7A1112EC" w:rsidR="00313AE8" w:rsidRPr="000F3C94" w:rsidRDefault="00313AE8" w:rsidP="00D76437">
      <w:pPr>
        <w:pStyle w:val="Labeldata"/>
        <w:numPr>
          <w:ilvl w:val="0"/>
          <w:numId w:val="12"/>
        </w:numPr>
        <w:rPr>
          <w:lang w:val="en-GB"/>
        </w:rPr>
      </w:pPr>
      <w:r w:rsidRPr="000F3C94">
        <w:rPr>
          <w:lang w:val="en-GB"/>
        </w:rPr>
        <w:t>Secret</w:t>
      </w:r>
    </w:p>
    <w:p w14:paraId="5AC09A7F" w14:textId="246C7E7D" w:rsidR="004D032C" w:rsidRPr="000F3C94" w:rsidRDefault="00313AE8" w:rsidP="00D76437">
      <w:pPr>
        <w:pStyle w:val="Labeldata"/>
        <w:numPr>
          <w:ilvl w:val="0"/>
          <w:numId w:val="12"/>
        </w:numPr>
        <w:rPr>
          <w:lang w:val="en-GB"/>
        </w:rPr>
      </w:pPr>
      <w:r w:rsidRPr="000F3C94">
        <w:rPr>
          <w:lang w:val="en-GB"/>
        </w:rPr>
        <w:t>Top Secret</w:t>
      </w:r>
      <w:r w:rsidR="00D20CD5" w:rsidRPr="000F3C94">
        <w:rPr>
          <w:lang w:val="en-GB"/>
        </w:rPr>
        <w:t xml:space="preserve"> </w:t>
      </w:r>
    </w:p>
    <w:p w14:paraId="14BE9897" w14:textId="52961E48" w:rsidR="00833FCA" w:rsidRPr="000F3C94" w:rsidRDefault="00833FCA" w:rsidP="00D76437">
      <w:pPr>
        <w:pStyle w:val="Labeldata"/>
        <w:numPr>
          <w:ilvl w:val="0"/>
          <w:numId w:val="12"/>
        </w:numPr>
        <w:rPr>
          <w:lang w:val="en-GB"/>
        </w:rPr>
      </w:pPr>
      <w:r w:rsidRPr="000F3C94">
        <w:rPr>
          <w:lang w:val="en-GB"/>
        </w:rPr>
        <w:t>Sensitive But Unclassified</w:t>
      </w:r>
    </w:p>
    <w:p w14:paraId="6EF0855C" w14:textId="10A9A59F" w:rsidR="00833FCA" w:rsidRPr="000F3C94" w:rsidRDefault="00833FCA" w:rsidP="00D76437">
      <w:pPr>
        <w:pStyle w:val="Labeldata"/>
        <w:numPr>
          <w:ilvl w:val="0"/>
          <w:numId w:val="12"/>
        </w:numPr>
        <w:rPr>
          <w:lang w:val="en-GB"/>
        </w:rPr>
      </w:pPr>
      <w:r w:rsidRPr="000F3C94">
        <w:rPr>
          <w:lang w:val="en-GB"/>
        </w:rPr>
        <w:t>For Official Use Only</w:t>
      </w:r>
    </w:p>
    <w:p w14:paraId="1C391695" w14:textId="1061EA2D" w:rsidR="00833FCA" w:rsidRPr="000F3C94" w:rsidRDefault="00833FCA" w:rsidP="00D76437">
      <w:pPr>
        <w:pStyle w:val="Labeldata"/>
        <w:numPr>
          <w:ilvl w:val="0"/>
          <w:numId w:val="12"/>
        </w:numPr>
        <w:rPr>
          <w:lang w:val="en-GB"/>
        </w:rPr>
      </w:pPr>
      <w:r w:rsidRPr="000F3C94">
        <w:rPr>
          <w:lang w:val="en-GB"/>
        </w:rPr>
        <w:t>Protected</w:t>
      </w:r>
    </w:p>
    <w:p w14:paraId="552404DB" w14:textId="18B712BE" w:rsidR="00833FCA" w:rsidRPr="000F3C94" w:rsidRDefault="00833FCA">
      <w:pPr>
        <w:pStyle w:val="Labeldata"/>
        <w:numPr>
          <w:ilvl w:val="0"/>
          <w:numId w:val="12"/>
        </w:numPr>
        <w:spacing w:after="120"/>
        <w:rPr>
          <w:lang w:val="en-GB"/>
        </w:rPr>
      </w:pPr>
      <w:r w:rsidRPr="000F3C94">
        <w:rPr>
          <w:lang w:val="en-GB"/>
        </w:rPr>
        <w:t xml:space="preserve">Limited Distribution </w:t>
      </w:r>
    </w:p>
    <w:p w14:paraId="61DB1E46" w14:textId="77777777" w:rsidR="00833FCA" w:rsidRPr="000F3C94" w:rsidRDefault="00833FCA" w:rsidP="00B36913">
      <w:pPr>
        <w:pStyle w:val="Labeldata"/>
        <w:spacing w:after="120"/>
        <w:ind w:left="3420"/>
        <w:rPr>
          <w:rFonts w:ascii="Helvetica" w:hAnsi="Helvetica" w:cs="Helvetica"/>
          <w:sz w:val="16"/>
          <w:szCs w:val="16"/>
          <w:lang w:val="en-GB" w:eastAsia="en-US"/>
        </w:rPr>
      </w:pPr>
    </w:p>
    <w:p w14:paraId="0A17EF7F" w14:textId="243E7BF1" w:rsidR="004D032C" w:rsidRPr="000F3C94" w:rsidRDefault="00D20CD5" w:rsidP="00B36913">
      <w:pPr>
        <w:pStyle w:val="Label1"/>
        <w:spacing w:after="120" w:line="240" w:lineRule="auto"/>
        <w:rPr>
          <w:sz w:val="20"/>
          <w:szCs w:val="20"/>
          <w:lang w:val="en-GB"/>
        </w:rPr>
      </w:pPr>
      <w:r w:rsidRPr="000F3C94">
        <w:rPr>
          <w:lang w:val="en-GB"/>
        </w:rPr>
        <w:t>S</w:t>
      </w:r>
      <w:r w:rsidR="004D032C" w:rsidRPr="000F3C94">
        <w:rPr>
          <w:lang w:val="en-GB"/>
        </w:rPr>
        <w:t>patial</w:t>
      </w:r>
      <w:r w:rsidRPr="000F3C94">
        <w:rPr>
          <w:lang w:val="en-GB"/>
        </w:rPr>
        <w:t xml:space="preserve"> </w:t>
      </w:r>
      <w:r w:rsidR="004D032C" w:rsidRPr="000F3C94">
        <w:rPr>
          <w:lang w:val="en-GB"/>
        </w:rPr>
        <w:t>Representation</w:t>
      </w:r>
      <w:r w:rsidRPr="000F3C94">
        <w:rPr>
          <w:lang w:val="en-GB"/>
        </w:rPr>
        <w:t xml:space="preserve"> </w:t>
      </w:r>
      <w:r w:rsidR="004D032C" w:rsidRPr="000F3C94">
        <w:rPr>
          <w:lang w:val="en-GB"/>
        </w:rPr>
        <w:t>Type</w:t>
      </w:r>
      <w:r w:rsidRPr="000F3C94">
        <w:rPr>
          <w:lang w:val="en-GB"/>
        </w:rPr>
        <w:t>:</w:t>
      </w:r>
      <w:r w:rsidRPr="000F3C94">
        <w:rPr>
          <w:szCs w:val="18"/>
          <w:lang w:val="en-GB"/>
        </w:rPr>
        <w:t xml:space="preserve"> </w:t>
      </w:r>
      <w:r w:rsidRPr="000F3C94">
        <w:rPr>
          <w:szCs w:val="18"/>
          <w:lang w:val="en-GB"/>
        </w:rPr>
        <w:tab/>
      </w:r>
      <w:proofErr w:type="spellStart"/>
      <w:r w:rsidR="00FE09AB" w:rsidRPr="000F3C94">
        <w:rPr>
          <w:b w:val="0"/>
          <w:bCs/>
          <w:sz w:val="20"/>
          <w:szCs w:val="20"/>
          <w:lang w:val="en-GB"/>
        </w:rPr>
        <w:t>MD_SpatialRepresentationTypeCode</w:t>
      </w:r>
      <w:proofErr w:type="spellEnd"/>
      <w:r w:rsidR="00FE09AB" w:rsidRPr="000F3C94">
        <w:rPr>
          <w:b w:val="0"/>
          <w:bCs/>
          <w:sz w:val="20"/>
          <w:szCs w:val="20"/>
          <w:lang w:val="en-GB"/>
        </w:rPr>
        <w:t>: vector</w:t>
      </w:r>
    </w:p>
    <w:p w14:paraId="1499AF7C" w14:textId="27715533" w:rsidR="003D1865" w:rsidRPr="000F3C94" w:rsidRDefault="00D20CD5" w:rsidP="00B36913">
      <w:pPr>
        <w:pStyle w:val="Label1"/>
        <w:spacing w:after="120" w:line="240" w:lineRule="auto"/>
        <w:rPr>
          <w:sz w:val="18"/>
          <w:szCs w:val="18"/>
          <w:lang w:val="en-GB"/>
        </w:rPr>
      </w:pPr>
      <w:r w:rsidRPr="000F3C94">
        <w:rPr>
          <w:lang w:val="en-GB"/>
        </w:rPr>
        <w:t>P</w:t>
      </w:r>
      <w:r w:rsidR="004D032C" w:rsidRPr="000F3C94">
        <w:rPr>
          <w:lang w:val="en-GB"/>
        </w:rPr>
        <w:t>oint</w:t>
      </w:r>
      <w:r w:rsidRPr="000F3C94">
        <w:rPr>
          <w:lang w:val="en-GB"/>
        </w:rPr>
        <w:t xml:space="preserve"> o</w:t>
      </w:r>
      <w:r w:rsidR="004D032C" w:rsidRPr="000F3C94">
        <w:rPr>
          <w:lang w:val="en-GB"/>
        </w:rPr>
        <w:t>f</w:t>
      </w:r>
      <w:r w:rsidRPr="000F3C94">
        <w:rPr>
          <w:lang w:val="en-GB"/>
        </w:rPr>
        <w:t xml:space="preserve"> </w:t>
      </w:r>
      <w:r w:rsidR="004D032C" w:rsidRPr="000F3C94">
        <w:rPr>
          <w:lang w:val="en-GB"/>
        </w:rPr>
        <w:t>Contact</w:t>
      </w:r>
      <w:r w:rsidRPr="000F3C94">
        <w:rPr>
          <w:lang w:val="en-GB"/>
        </w:rPr>
        <w:t>:</w:t>
      </w:r>
      <w:r w:rsidRPr="000F3C94">
        <w:rPr>
          <w:szCs w:val="18"/>
          <w:lang w:val="en-GB"/>
        </w:rPr>
        <w:t xml:space="preserve"> </w:t>
      </w:r>
      <w:r w:rsidRPr="000F3C94">
        <w:rPr>
          <w:szCs w:val="18"/>
          <w:lang w:val="en-GB"/>
        </w:rPr>
        <w:tab/>
      </w:r>
      <w:r w:rsidRPr="000F3C94">
        <w:rPr>
          <w:szCs w:val="18"/>
          <w:lang w:val="en-GB"/>
        </w:rPr>
        <w:tab/>
      </w:r>
      <w:r w:rsidRPr="000F3C94">
        <w:rPr>
          <w:szCs w:val="18"/>
          <w:lang w:val="en-GB"/>
        </w:rPr>
        <w:tab/>
      </w:r>
      <w:r w:rsidRPr="000F3C94">
        <w:rPr>
          <w:szCs w:val="18"/>
          <w:lang w:val="en-GB"/>
        </w:rPr>
        <w:tab/>
      </w:r>
      <w:r w:rsidR="00FE09AB" w:rsidRPr="000F3C94">
        <w:rPr>
          <w:b w:val="0"/>
          <w:bCs/>
          <w:sz w:val="20"/>
          <w:szCs w:val="20"/>
          <w:lang w:val="en-GB"/>
        </w:rPr>
        <w:t>Producing Agency</w:t>
      </w:r>
    </w:p>
    <w:p w14:paraId="5FFE6ACE" w14:textId="77777777" w:rsidR="00FE09AB" w:rsidRPr="000F3C94" w:rsidRDefault="00FE09AB" w:rsidP="003F7A4A">
      <w:pPr>
        <w:pStyle w:val="Label1"/>
        <w:spacing w:after="120" w:line="240" w:lineRule="auto"/>
        <w:ind w:left="0" w:firstLine="0"/>
        <w:rPr>
          <w:sz w:val="18"/>
          <w:szCs w:val="18"/>
          <w:lang w:val="en-GB"/>
        </w:rPr>
      </w:pPr>
    </w:p>
    <w:p w14:paraId="66EDF3CC" w14:textId="6634BBFF" w:rsidR="00E8406A" w:rsidRPr="000F3C94" w:rsidRDefault="00E8406A" w:rsidP="003F7A4A">
      <w:pPr>
        <w:pStyle w:val="Heading1"/>
        <w:tabs>
          <w:tab w:val="clear" w:pos="400"/>
        </w:tabs>
        <w:rPr>
          <w:lang w:val="en-GB"/>
        </w:rPr>
      </w:pPr>
      <w:bookmarkStart w:id="50" w:name="_Toc225648280"/>
      <w:bookmarkStart w:id="51" w:name="_Toc225065137"/>
      <w:bookmarkStart w:id="52" w:name="_Toc152232546"/>
      <w:bookmarkStart w:id="53" w:name="_Toc194499982"/>
      <w:r w:rsidRPr="000F3C94">
        <w:rPr>
          <w:lang w:val="en-GB"/>
        </w:rPr>
        <w:t xml:space="preserve">Data Content and </w:t>
      </w:r>
      <w:r w:rsidR="008E735F" w:rsidRPr="000F3C94">
        <w:rPr>
          <w:lang w:val="en-GB"/>
        </w:rPr>
        <w:t>S</w:t>
      </w:r>
      <w:r w:rsidRPr="000F3C94">
        <w:rPr>
          <w:lang w:val="en-GB"/>
        </w:rPr>
        <w:t>tructure</w:t>
      </w:r>
      <w:bookmarkEnd w:id="50"/>
      <w:bookmarkEnd w:id="51"/>
      <w:bookmarkEnd w:id="52"/>
      <w:bookmarkEnd w:id="53"/>
    </w:p>
    <w:p w14:paraId="51AECB73" w14:textId="77777777" w:rsidR="00A15E77" w:rsidRPr="000F3C94" w:rsidRDefault="00A15E77" w:rsidP="008E735F">
      <w:pPr>
        <w:pStyle w:val="Heading2"/>
        <w:tabs>
          <w:tab w:val="clear" w:pos="540"/>
        </w:tabs>
        <w:rPr>
          <w:lang w:val="en-GB"/>
        </w:rPr>
      </w:pPr>
      <w:bookmarkStart w:id="54" w:name="_Toc152232547"/>
      <w:bookmarkStart w:id="55" w:name="_Toc194499983"/>
      <w:bookmarkStart w:id="56" w:name="_Toc225648281"/>
      <w:bookmarkStart w:id="57" w:name="_Toc225065138"/>
      <w:r w:rsidRPr="000F3C94">
        <w:rPr>
          <w:lang w:val="en-GB"/>
        </w:rPr>
        <w:t>Introduction</w:t>
      </w:r>
      <w:bookmarkEnd w:id="54"/>
      <w:bookmarkEnd w:id="55"/>
    </w:p>
    <w:p w14:paraId="39BFDBA9" w14:textId="56A0A9E0" w:rsidR="00283D4B" w:rsidRPr="000F3C94" w:rsidRDefault="008B1C18" w:rsidP="00A70464">
      <w:pPr>
        <w:rPr>
          <w:lang w:val="en-GB"/>
        </w:rPr>
      </w:pPr>
      <w:r w:rsidRPr="000F3C94">
        <w:rPr>
          <w:lang w:val="en-GB"/>
        </w:rPr>
        <w:t>The S-128 product is based on the S-100 General Feature Model (GFM), and is a feature-based vector</w:t>
      </w:r>
      <w:r w:rsidRPr="000F3C94">
        <w:rPr>
          <w:spacing w:val="-53"/>
          <w:lang w:val="en-GB"/>
        </w:rPr>
        <w:t xml:space="preserve"> </w:t>
      </w:r>
      <w:r w:rsidRPr="000F3C94">
        <w:rPr>
          <w:lang w:val="en-GB"/>
        </w:rPr>
        <w:t xml:space="preserve">product. Figure </w:t>
      </w:r>
      <w:r w:rsidR="00C95437" w:rsidRPr="000F3C94">
        <w:rPr>
          <w:lang w:val="en-GB"/>
        </w:rPr>
        <w:t>4</w:t>
      </w:r>
      <w:r w:rsidRPr="000F3C94">
        <w:rPr>
          <w:lang w:val="en-GB"/>
        </w:rPr>
        <w:t>-1 below shows how the S-128 Application Schema is realized from the S-100 GFM.</w:t>
      </w:r>
      <w:r w:rsidRPr="000F3C94">
        <w:rPr>
          <w:spacing w:val="1"/>
          <w:lang w:val="en-GB"/>
        </w:rPr>
        <w:t xml:space="preserve"> </w:t>
      </w:r>
      <w:r w:rsidRPr="000F3C94">
        <w:rPr>
          <w:lang w:val="en-GB"/>
        </w:rPr>
        <w:t>All S-128 features and information classes are derived from the abstract classes</w:t>
      </w:r>
      <w:r w:rsidR="007E0807" w:rsidRPr="000F3C94">
        <w:rPr>
          <w:lang w:val="en-GB"/>
        </w:rPr>
        <w:t xml:space="preserve"> like </w:t>
      </w:r>
      <w:proofErr w:type="spellStart"/>
      <w:r w:rsidR="007E0807" w:rsidRPr="000F3C94">
        <w:rPr>
          <w:lang w:val="en-GB"/>
        </w:rPr>
        <w:t>CatalogueElement</w:t>
      </w:r>
      <w:proofErr w:type="spellEnd"/>
      <w:r w:rsidR="007E0807" w:rsidRPr="000F3C94">
        <w:rPr>
          <w:lang w:val="en-GB"/>
        </w:rPr>
        <w:t xml:space="preserve"> and </w:t>
      </w:r>
      <w:proofErr w:type="spellStart"/>
      <w:r w:rsidR="000A292E" w:rsidRPr="000F3C94">
        <w:rPr>
          <w:lang w:val="en-GB"/>
        </w:rPr>
        <w:t>NavigationalProduct</w:t>
      </w:r>
      <w:proofErr w:type="spellEnd"/>
      <w:r w:rsidR="000A292E" w:rsidRPr="000F3C94" w:rsidDel="000A292E">
        <w:rPr>
          <w:lang w:val="en-GB"/>
        </w:rPr>
        <w:t xml:space="preserve"> </w:t>
      </w:r>
      <w:r w:rsidRPr="000F3C94">
        <w:rPr>
          <w:lang w:val="en-GB"/>
        </w:rPr>
        <w:t>defined in the S-128 Application Schema, which realize the GFM meta-classes</w:t>
      </w:r>
      <w:r w:rsidRPr="000F3C94">
        <w:rPr>
          <w:spacing w:val="1"/>
          <w:lang w:val="en-GB"/>
        </w:rPr>
        <w:t xml:space="preserve"> </w:t>
      </w:r>
      <w:r w:rsidRPr="000F3C94">
        <w:rPr>
          <w:b/>
          <w:lang w:val="en-GB"/>
        </w:rPr>
        <w:t>S100_GF_FeatureType</w:t>
      </w:r>
      <w:r w:rsidRPr="000F3C94">
        <w:rPr>
          <w:b/>
          <w:spacing w:val="-1"/>
          <w:lang w:val="en-GB"/>
        </w:rPr>
        <w:t xml:space="preserve"> </w:t>
      </w:r>
      <w:r w:rsidRPr="000F3C94">
        <w:rPr>
          <w:lang w:val="en-GB"/>
        </w:rPr>
        <w:t xml:space="preserve">and </w:t>
      </w:r>
      <w:r w:rsidRPr="000F3C94">
        <w:rPr>
          <w:b/>
          <w:lang w:val="en-GB"/>
        </w:rPr>
        <w:t>S100_GF_InformationType</w:t>
      </w:r>
      <w:r w:rsidRPr="000F3C94">
        <w:rPr>
          <w:b/>
          <w:spacing w:val="1"/>
          <w:lang w:val="en-GB"/>
        </w:rPr>
        <w:t xml:space="preserve"> </w:t>
      </w:r>
      <w:r w:rsidRPr="000F3C94">
        <w:rPr>
          <w:lang w:val="en-GB"/>
        </w:rPr>
        <w:t xml:space="preserve">respectively. </w:t>
      </w:r>
    </w:p>
    <w:p w14:paraId="52121567" w14:textId="4B4DA68F" w:rsidR="000D38E5" w:rsidRPr="000F3C94" w:rsidRDefault="000D38E5" w:rsidP="00A70464">
      <w:pPr>
        <w:rPr>
          <w:lang w:val="en-GB"/>
        </w:rPr>
      </w:pPr>
      <w:r w:rsidRPr="000F3C94">
        <w:rPr>
          <w:lang w:val="en-GB"/>
        </w:rPr>
        <w:t>This</w:t>
      </w:r>
      <w:r w:rsidRPr="000F3C94">
        <w:rPr>
          <w:spacing w:val="-4"/>
          <w:lang w:val="en-GB"/>
        </w:rPr>
        <w:t xml:space="preserve"> </w:t>
      </w:r>
      <w:r w:rsidRPr="000F3C94">
        <w:rPr>
          <w:lang w:val="en-GB"/>
        </w:rPr>
        <w:t>section</w:t>
      </w:r>
      <w:r w:rsidRPr="000F3C94">
        <w:rPr>
          <w:spacing w:val="-5"/>
          <w:lang w:val="en-GB"/>
        </w:rPr>
        <w:t xml:space="preserve"> </w:t>
      </w:r>
      <w:r w:rsidRPr="000F3C94">
        <w:rPr>
          <w:lang w:val="en-GB"/>
        </w:rPr>
        <w:t>contains</w:t>
      </w:r>
      <w:r w:rsidRPr="000F3C94">
        <w:rPr>
          <w:spacing w:val="-4"/>
          <w:lang w:val="en-GB"/>
        </w:rPr>
        <w:t xml:space="preserve"> </w:t>
      </w:r>
      <w:r w:rsidRPr="000F3C94">
        <w:rPr>
          <w:lang w:val="en-GB"/>
        </w:rPr>
        <w:t>the</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5"/>
          <w:lang w:val="en-GB"/>
        </w:rPr>
        <w:t xml:space="preserve"> </w:t>
      </w:r>
      <w:r w:rsidRPr="000F3C94">
        <w:rPr>
          <w:lang w:val="en-GB"/>
        </w:rPr>
        <w:t>expressed</w:t>
      </w:r>
      <w:r w:rsidRPr="000F3C94">
        <w:rPr>
          <w:spacing w:val="-5"/>
          <w:lang w:val="en-GB"/>
        </w:rPr>
        <w:t xml:space="preserve"> </w:t>
      </w:r>
      <w:r w:rsidRPr="000F3C94">
        <w:rPr>
          <w:lang w:val="en-GB"/>
        </w:rPr>
        <w:t>in</w:t>
      </w:r>
      <w:r w:rsidRPr="000F3C94">
        <w:rPr>
          <w:spacing w:val="-6"/>
          <w:lang w:val="en-GB"/>
        </w:rPr>
        <w:t xml:space="preserve"> </w:t>
      </w:r>
      <w:r w:rsidRPr="000F3C94">
        <w:rPr>
          <w:lang w:val="en-GB"/>
        </w:rPr>
        <w:t>UML</w:t>
      </w:r>
      <w:r w:rsidRPr="000F3C94">
        <w:rPr>
          <w:spacing w:val="-5"/>
          <w:lang w:val="en-GB"/>
        </w:rPr>
        <w:t xml:space="preserve"> </w:t>
      </w:r>
      <w:r w:rsidRPr="000F3C94">
        <w:rPr>
          <w:lang w:val="en-GB"/>
        </w:rPr>
        <w:t>and</w:t>
      </w:r>
      <w:r w:rsidRPr="000F3C94">
        <w:rPr>
          <w:spacing w:val="-5"/>
          <w:lang w:val="en-GB"/>
        </w:rPr>
        <w:t xml:space="preserve"> </w:t>
      </w:r>
      <w:r w:rsidRPr="000F3C94">
        <w:rPr>
          <w:lang w:val="en-GB"/>
        </w:rPr>
        <w:t>an</w:t>
      </w:r>
      <w:r w:rsidRPr="000F3C94">
        <w:rPr>
          <w:spacing w:val="-5"/>
          <w:lang w:val="en-GB"/>
        </w:rPr>
        <w:t xml:space="preserve"> </w:t>
      </w:r>
      <w:r w:rsidRPr="000F3C94">
        <w:rPr>
          <w:lang w:val="en-GB"/>
        </w:rPr>
        <w:t>associated</w:t>
      </w:r>
      <w:r w:rsidRPr="000F3C94">
        <w:rPr>
          <w:spacing w:val="-5"/>
          <w:lang w:val="en-GB"/>
        </w:rPr>
        <w:t xml:space="preserve"> </w:t>
      </w:r>
      <w:r w:rsidRPr="000F3C94">
        <w:rPr>
          <w:lang w:val="en-GB"/>
        </w:rPr>
        <w:t>Feature</w:t>
      </w:r>
      <w:r w:rsidRPr="000F3C94">
        <w:rPr>
          <w:spacing w:val="-5"/>
          <w:lang w:val="en-GB"/>
        </w:rPr>
        <w:t xml:space="preserve"> </w:t>
      </w:r>
      <w:r w:rsidRPr="000F3C94">
        <w:rPr>
          <w:lang w:val="en-GB"/>
        </w:rPr>
        <w:t>Catalogue.</w:t>
      </w:r>
      <w:r w:rsidRPr="000F3C94">
        <w:rPr>
          <w:spacing w:val="-53"/>
          <w:lang w:val="en-GB"/>
        </w:rPr>
        <w:t xml:space="preserve"> </w:t>
      </w:r>
      <w:r w:rsidRPr="000F3C94">
        <w:rPr>
          <w:lang w:val="en-GB"/>
        </w:rPr>
        <w:t>The Feature Catalogue is included in Annex B, and provides a full description of each feature type</w:t>
      </w:r>
      <w:r w:rsidRPr="000F3C94">
        <w:rPr>
          <w:spacing w:val="1"/>
          <w:lang w:val="en-GB"/>
        </w:rPr>
        <w:t xml:space="preserve"> </w:t>
      </w:r>
      <w:r w:rsidRPr="000F3C94">
        <w:rPr>
          <w:lang w:val="en-GB"/>
        </w:rPr>
        <w:t xml:space="preserve">including its attributes, attribute values, and relationships in the data product. </w:t>
      </w:r>
    </w:p>
    <w:p w14:paraId="3FF838EE" w14:textId="66C2668F" w:rsidR="00FC294B" w:rsidRPr="000F3C94" w:rsidRDefault="000D38E5" w:rsidP="00A70464">
      <w:pPr>
        <w:rPr>
          <w:rFonts w:eastAsiaTheme="minorEastAsia"/>
          <w:lang w:val="en-GB"/>
        </w:rPr>
      </w:pPr>
      <w:r w:rsidRPr="000F3C94">
        <w:rPr>
          <w:lang w:val="en-GB"/>
        </w:rPr>
        <w:t>The</w:t>
      </w:r>
      <w:r w:rsidRPr="000F3C94">
        <w:rPr>
          <w:spacing w:val="-8"/>
          <w:lang w:val="en-GB"/>
        </w:rPr>
        <w:t xml:space="preserve"> </w:t>
      </w:r>
      <w:r w:rsidRPr="000F3C94">
        <w:rPr>
          <w:lang w:val="en-GB"/>
        </w:rPr>
        <w:t>class</w:t>
      </w:r>
      <w:r w:rsidRPr="000F3C94">
        <w:rPr>
          <w:spacing w:val="-6"/>
          <w:lang w:val="en-GB"/>
        </w:rPr>
        <w:t xml:space="preserve"> </w:t>
      </w:r>
      <w:r w:rsidRPr="000F3C94">
        <w:rPr>
          <w:lang w:val="en-GB"/>
        </w:rPr>
        <w:t>comprising</w:t>
      </w:r>
      <w:r w:rsidRPr="000F3C94">
        <w:rPr>
          <w:spacing w:val="-6"/>
          <w:lang w:val="en-GB"/>
        </w:rPr>
        <w:t xml:space="preserve"> </w:t>
      </w:r>
      <w:r w:rsidRPr="000F3C94">
        <w:rPr>
          <w:lang w:val="en-GB"/>
        </w:rPr>
        <w:t>the</w:t>
      </w:r>
      <w:r w:rsidRPr="000F3C94">
        <w:rPr>
          <w:spacing w:val="-5"/>
          <w:lang w:val="en-GB"/>
        </w:rPr>
        <w:t xml:space="preserve"> </w:t>
      </w:r>
      <w:r w:rsidRPr="000F3C94">
        <w:rPr>
          <w:lang w:val="en-GB"/>
        </w:rPr>
        <w:t>S-128</w:t>
      </w:r>
      <w:r w:rsidRPr="000F3C94">
        <w:rPr>
          <w:spacing w:val="-5"/>
          <w:lang w:val="en-GB"/>
        </w:rPr>
        <w:t xml:space="preserve"> </w:t>
      </w:r>
      <w:r w:rsidRPr="000F3C94">
        <w:rPr>
          <w:lang w:val="en-GB"/>
        </w:rPr>
        <w:t>Application</w:t>
      </w:r>
      <w:r w:rsidRPr="000F3C94">
        <w:rPr>
          <w:spacing w:val="-4"/>
          <w:lang w:val="en-GB"/>
        </w:rPr>
        <w:t xml:space="preserve"> </w:t>
      </w:r>
      <w:r w:rsidRPr="000F3C94">
        <w:rPr>
          <w:lang w:val="en-GB"/>
        </w:rPr>
        <w:t>Schema</w:t>
      </w:r>
      <w:r w:rsidRPr="000F3C94">
        <w:rPr>
          <w:spacing w:val="-6"/>
          <w:lang w:val="en-GB"/>
        </w:rPr>
        <w:t xml:space="preserve"> </w:t>
      </w:r>
      <w:r w:rsidRPr="000F3C94">
        <w:rPr>
          <w:lang w:val="en-GB"/>
        </w:rPr>
        <w:t>is</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S-128</w:t>
      </w:r>
      <w:r w:rsidRPr="000F3C94">
        <w:rPr>
          <w:spacing w:val="-6"/>
          <w:lang w:val="en-GB"/>
        </w:rPr>
        <w:t xml:space="preserve"> </w:t>
      </w:r>
      <w:r w:rsidRPr="000F3C94">
        <w:rPr>
          <w:lang w:val="en-GB"/>
        </w:rPr>
        <w:t>Domain</w:t>
      </w:r>
      <w:r w:rsidRPr="000F3C94">
        <w:rPr>
          <w:spacing w:val="-7"/>
          <w:lang w:val="en-GB"/>
        </w:rPr>
        <w:t xml:space="preserve"> </w:t>
      </w:r>
      <w:r w:rsidRPr="000F3C94">
        <w:rPr>
          <w:lang w:val="en-GB"/>
        </w:rPr>
        <w:t>model</w:t>
      </w:r>
      <w:r w:rsidRPr="000F3C94">
        <w:rPr>
          <w:spacing w:val="-8"/>
          <w:lang w:val="en-GB"/>
        </w:rPr>
        <w:t xml:space="preserve"> </w:t>
      </w:r>
      <w:r w:rsidRPr="000F3C94">
        <w:rPr>
          <w:lang w:val="en-GB"/>
        </w:rPr>
        <w:t>containing</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features</w:t>
      </w:r>
      <w:r w:rsidRPr="000F3C94">
        <w:rPr>
          <w:spacing w:val="-53"/>
          <w:lang w:val="en-GB"/>
        </w:rPr>
        <w:t xml:space="preserve"> </w:t>
      </w:r>
      <w:r w:rsidRPr="000F3C94">
        <w:rPr>
          <w:lang w:val="en-GB"/>
        </w:rPr>
        <w:t>and information types that model the CNP application domain specifically. Geographic features in all</w:t>
      </w:r>
      <w:r w:rsidRPr="000F3C94">
        <w:rPr>
          <w:spacing w:val="1"/>
          <w:lang w:val="en-GB"/>
        </w:rPr>
        <w:t xml:space="preserve"> </w:t>
      </w:r>
      <w:r w:rsidRPr="000F3C94">
        <w:rPr>
          <w:lang w:val="en-GB"/>
        </w:rPr>
        <w:t>three packages use the spatial types from S-100 Part 7, which are imported as-is into the S-128 spatial</w:t>
      </w:r>
      <w:r w:rsidRPr="000F3C94">
        <w:rPr>
          <w:spacing w:val="-53"/>
          <w:lang w:val="en-GB"/>
        </w:rPr>
        <w:t xml:space="preserve"> </w:t>
      </w:r>
      <w:r w:rsidRPr="000F3C94">
        <w:rPr>
          <w:lang w:val="en-GB"/>
        </w:rPr>
        <w:t>type</w:t>
      </w:r>
      <w:r w:rsidRPr="000F3C94">
        <w:rPr>
          <w:spacing w:val="-9"/>
          <w:lang w:val="en-GB"/>
        </w:rPr>
        <w:t xml:space="preserve"> </w:t>
      </w:r>
      <w:r w:rsidRPr="000F3C94">
        <w:rPr>
          <w:lang w:val="en-GB"/>
        </w:rPr>
        <w:t>package</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therefore</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used</w:t>
      </w:r>
      <w:r w:rsidRPr="000F3C94">
        <w:rPr>
          <w:spacing w:val="-8"/>
          <w:lang w:val="en-GB"/>
        </w:rPr>
        <w:t xml:space="preserve"> </w:t>
      </w:r>
      <w:r w:rsidRPr="000F3C94">
        <w:rPr>
          <w:lang w:val="en-GB"/>
        </w:rPr>
        <w:t>as</w:t>
      </w:r>
      <w:r w:rsidRPr="000F3C94">
        <w:rPr>
          <w:spacing w:val="-5"/>
          <w:lang w:val="en-GB"/>
        </w:rPr>
        <w:t xml:space="preserve"> </w:t>
      </w:r>
      <w:r w:rsidRPr="000F3C94">
        <w:rPr>
          <w:lang w:val="en-GB"/>
        </w:rPr>
        <w:t>types</w:t>
      </w:r>
      <w:r w:rsidRPr="000F3C94">
        <w:rPr>
          <w:spacing w:val="-8"/>
          <w:lang w:val="en-GB"/>
        </w:rPr>
        <w:t xml:space="preserve"> </w:t>
      </w:r>
      <w:r w:rsidRPr="000F3C94">
        <w:rPr>
          <w:lang w:val="en-GB"/>
        </w:rPr>
        <w:t>for</w:t>
      </w:r>
      <w:r w:rsidRPr="000F3C94">
        <w:rPr>
          <w:spacing w:val="-6"/>
          <w:lang w:val="en-GB"/>
        </w:rPr>
        <w:t xml:space="preserve"> </w:t>
      </w:r>
      <w:r w:rsidRPr="000F3C94">
        <w:rPr>
          <w:lang w:val="en-GB"/>
        </w:rPr>
        <w:t>S-128</w:t>
      </w:r>
      <w:r w:rsidRPr="000F3C94">
        <w:rPr>
          <w:spacing w:val="-7"/>
          <w:lang w:val="en-GB"/>
        </w:rPr>
        <w:t xml:space="preserve"> </w:t>
      </w:r>
      <w:r w:rsidRPr="000F3C94">
        <w:rPr>
          <w:lang w:val="en-GB"/>
        </w:rPr>
        <w:t>spatial</w:t>
      </w:r>
      <w:r w:rsidRPr="000F3C94">
        <w:rPr>
          <w:spacing w:val="-10"/>
          <w:lang w:val="en-GB"/>
        </w:rPr>
        <w:t xml:space="preserve"> </w:t>
      </w:r>
      <w:r w:rsidRPr="000F3C94">
        <w:rPr>
          <w:lang w:val="en-GB"/>
        </w:rPr>
        <w:t>attributes.</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spatial</w:t>
      </w:r>
      <w:r w:rsidRPr="000F3C94">
        <w:rPr>
          <w:spacing w:val="-7"/>
          <w:lang w:val="en-GB"/>
        </w:rPr>
        <w:t xml:space="preserve"> </w:t>
      </w:r>
      <w:r w:rsidRPr="000F3C94">
        <w:rPr>
          <w:lang w:val="en-GB"/>
        </w:rPr>
        <w:t>types</w:t>
      </w:r>
      <w:r w:rsidRPr="000F3C94">
        <w:rPr>
          <w:spacing w:val="-6"/>
          <w:lang w:val="en-GB"/>
        </w:rPr>
        <w:t xml:space="preserve"> </w:t>
      </w:r>
      <w:r w:rsidRPr="000F3C94">
        <w:rPr>
          <w:lang w:val="en-GB"/>
        </w:rPr>
        <w:t>package</w:t>
      </w:r>
      <w:r w:rsidRPr="000F3C94">
        <w:rPr>
          <w:spacing w:val="-54"/>
          <w:lang w:val="en-GB"/>
        </w:rPr>
        <w:t xml:space="preserve"> </w:t>
      </w:r>
      <w:r w:rsidRPr="000F3C94">
        <w:rPr>
          <w:lang w:val="en-GB"/>
        </w:rPr>
        <w:t>also contains definitions of ‘union types’ (combinations of the S-100 spatial types), since S-100 allows</w:t>
      </w:r>
      <w:r w:rsidRPr="000F3C94">
        <w:rPr>
          <w:spacing w:val="1"/>
          <w:lang w:val="en-GB"/>
        </w:rPr>
        <w:t xml:space="preserve"> </w:t>
      </w:r>
      <w:r w:rsidRPr="000F3C94">
        <w:rPr>
          <w:lang w:val="en-GB"/>
        </w:rPr>
        <w:t>features to have different kinds of geometry but UML does not allow an attribute of a class to have</w:t>
      </w:r>
      <w:r w:rsidRPr="000F3C94">
        <w:rPr>
          <w:spacing w:val="1"/>
          <w:lang w:val="en-GB"/>
        </w:rPr>
        <w:t xml:space="preserve"> </w:t>
      </w:r>
      <w:r w:rsidRPr="000F3C94">
        <w:rPr>
          <w:lang w:val="en-GB"/>
        </w:rPr>
        <w:t>multiple</w:t>
      </w:r>
      <w:r w:rsidRPr="000F3C94">
        <w:rPr>
          <w:spacing w:val="-3"/>
          <w:lang w:val="en-GB"/>
        </w:rPr>
        <w:t xml:space="preserve"> </w:t>
      </w:r>
      <w:r w:rsidRPr="000F3C94">
        <w:rPr>
          <w:lang w:val="en-GB"/>
        </w:rPr>
        <w:t>types.</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S-128</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8"/>
          <w:lang w:val="en-GB"/>
        </w:rPr>
        <w:t xml:space="preserve"> </w:t>
      </w:r>
      <w:r w:rsidRPr="000F3C94">
        <w:rPr>
          <w:lang w:val="en-GB"/>
        </w:rPr>
        <w:t>models</w:t>
      </w:r>
      <w:r w:rsidRPr="000F3C94">
        <w:rPr>
          <w:spacing w:val="-2"/>
          <w:lang w:val="en-GB"/>
        </w:rPr>
        <w:t xml:space="preserve"> </w:t>
      </w:r>
      <w:r w:rsidRPr="000F3C94">
        <w:rPr>
          <w:lang w:val="en-GB"/>
        </w:rPr>
        <w:t>spatial</w:t>
      </w:r>
      <w:r w:rsidRPr="000F3C94">
        <w:rPr>
          <w:spacing w:val="-3"/>
          <w:lang w:val="en-GB"/>
        </w:rPr>
        <w:t xml:space="preserve"> </w:t>
      </w:r>
      <w:r w:rsidRPr="000F3C94">
        <w:rPr>
          <w:lang w:val="en-GB"/>
        </w:rPr>
        <w:t>attributes</w:t>
      </w:r>
      <w:r w:rsidRPr="000F3C94">
        <w:rPr>
          <w:spacing w:val="-5"/>
          <w:lang w:val="en-GB"/>
        </w:rPr>
        <w:t xml:space="preserve"> </w:t>
      </w:r>
      <w:r w:rsidRPr="000F3C94">
        <w:rPr>
          <w:lang w:val="en-GB"/>
        </w:rPr>
        <w:t>as</w:t>
      </w:r>
      <w:r w:rsidRPr="000F3C94">
        <w:rPr>
          <w:spacing w:val="-2"/>
          <w:lang w:val="en-GB"/>
        </w:rPr>
        <w:t xml:space="preserve"> </w:t>
      </w:r>
      <w:r w:rsidRPr="000F3C94">
        <w:rPr>
          <w:lang w:val="en-GB"/>
        </w:rPr>
        <w:t>attributes</w:t>
      </w:r>
      <w:r w:rsidRPr="000F3C94">
        <w:rPr>
          <w:spacing w:val="-5"/>
          <w:lang w:val="en-GB"/>
        </w:rPr>
        <w:t xml:space="preserve"> </w:t>
      </w:r>
      <w:r w:rsidRPr="000F3C94">
        <w:rPr>
          <w:lang w:val="en-GB"/>
        </w:rPr>
        <w:t>of</w:t>
      </w:r>
      <w:r w:rsidRPr="000F3C94">
        <w:rPr>
          <w:spacing w:val="-4"/>
          <w:lang w:val="en-GB"/>
        </w:rPr>
        <w:t xml:space="preserve"> </w:t>
      </w:r>
      <w:r w:rsidRPr="000F3C94">
        <w:rPr>
          <w:lang w:val="en-GB"/>
        </w:rPr>
        <w:t>feature</w:t>
      </w:r>
      <w:r w:rsidRPr="000F3C94">
        <w:rPr>
          <w:spacing w:val="-5"/>
          <w:lang w:val="en-GB"/>
        </w:rPr>
        <w:t xml:space="preserve"> </w:t>
      </w:r>
      <w:r w:rsidRPr="000F3C94">
        <w:rPr>
          <w:lang w:val="en-GB"/>
        </w:rPr>
        <w:t>classes.</w:t>
      </w:r>
    </w:p>
    <w:p w14:paraId="5F3AD853" w14:textId="5F2C691C" w:rsidR="006E7CBD" w:rsidRPr="000F3C94" w:rsidRDefault="00FC294B" w:rsidP="00FC294B">
      <w:pPr>
        <w:rPr>
          <w:lang w:val="en-GB"/>
        </w:rPr>
      </w:pPr>
      <w:r w:rsidRPr="000F3C94">
        <w:rPr>
          <w:noProof/>
          <w:lang w:val="en-GB" w:eastAsia="fi-FI"/>
        </w:rPr>
        <w:lastRenderedPageBreak/>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p>
    <w:p w14:paraId="3287413C" w14:textId="1343BD35" w:rsidR="00657DCC" w:rsidRPr="000F3C94" w:rsidRDefault="006E7CBD" w:rsidP="006E7CBD">
      <w:pPr>
        <w:pStyle w:val="Caption"/>
        <w:jc w:val="center"/>
        <w:rPr>
          <w:sz w:val="18"/>
          <w:szCs w:val="18"/>
          <w:lang w:val="en-GB"/>
        </w:rPr>
      </w:pPr>
      <w:bookmarkStart w:id="58" w:name="_Ref148220365"/>
      <w:bookmarkStart w:id="59" w:name="_Ref148220356"/>
      <w:r w:rsidRPr="000F3C94">
        <w:rPr>
          <w:sz w:val="18"/>
          <w:szCs w:val="18"/>
          <w:lang w:val="en-GB"/>
        </w:rPr>
        <w:t xml:space="preserve">Figure </w:t>
      </w:r>
      <w:bookmarkEnd w:id="58"/>
      <w:r w:rsidR="00DD4ADB" w:rsidRPr="000F3C94">
        <w:rPr>
          <w:sz w:val="18"/>
          <w:szCs w:val="18"/>
          <w:lang w:val="en-GB"/>
        </w:rPr>
        <w:t>4-1</w:t>
      </w:r>
      <w:r w:rsidRPr="000F3C94">
        <w:rPr>
          <w:sz w:val="18"/>
          <w:szCs w:val="18"/>
          <w:lang w:val="en-GB"/>
        </w:rPr>
        <w:t xml:space="preserve"> </w:t>
      </w:r>
      <w:r w:rsidR="005E7E9B" w:rsidRPr="000F3C94">
        <w:rPr>
          <w:sz w:val="18"/>
          <w:szCs w:val="18"/>
          <w:lang w:val="en-GB"/>
        </w:rPr>
        <w:t xml:space="preserve">– </w:t>
      </w:r>
      <w:r w:rsidRPr="000F3C94">
        <w:rPr>
          <w:sz w:val="18"/>
          <w:szCs w:val="18"/>
          <w:lang w:val="en-GB"/>
        </w:rPr>
        <w:t xml:space="preserve">S-128 </w:t>
      </w:r>
      <w:r w:rsidR="005E7E9B" w:rsidRPr="000F3C94">
        <w:rPr>
          <w:sz w:val="18"/>
          <w:szCs w:val="18"/>
          <w:lang w:val="en-GB"/>
        </w:rPr>
        <w:t>d</w:t>
      </w:r>
      <w:r w:rsidRPr="000F3C94">
        <w:rPr>
          <w:sz w:val="18"/>
          <w:szCs w:val="18"/>
          <w:lang w:val="en-GB"/>
        </w:rPr>
        <w:t>ata model overview</w:t>
      </w:r>
      <w:bookmarkEnd w:id="59"/>
    </w:p>
    <w:p w14:paraId="3F51517E" w14:textId="77777777" w:rsidR="000D38E5" w:rsidRPr="000F3C94" w:rsidRDefault="000D38E5" w:rsidP="008D3C9E">
      <w:pPr>
        <w:pStyle w:val="BodyText"/>
        <w:spacing w:before="0" w:after="120" w:line="240" w:lineRule="auto"/>
        <w:ind w:right="697"/>
        <w:rPr>
          <w:rFonts w:eastAsia="Malgun Gothic"/>
          <w:lang w:val="en-GB"/>
        </w:rPr>
      </w:pPr>
    </w:p>
    <w:p w14:paraId="105AB6EB" w14:textId="3A99B464" w:rsidR="007C1591" w:rsidRPr="000F3C94" w:rsidRDefault="00D35AFC" w:rsidP="008D3C9E">
      <w:pPr>
        <w:pStyle w:val="Heading2"/>
        <w:tabs>
          <w:tab w:val="clear" w:pos="540"/>
        </w:tabs>
        <w:rPr>
          <w:lang w:val="en-GB"/>
        </w:rPr>
      </w:pPr>
      <w:bookmarkStart w:id="60" w:name="_Toc152232548"/>
      <w:bookmarkStart w:id="61" w:name="_Toc194499984"/>
      <w:r w:rsidRPr="000F3C94">
        <w:rPr>
          <w:lang w:val="en-GB"/>
        </w:rPr>
        <w:t>Application Schem</w:t>
      </w:r>
      <w:bookmarkEnd w:id="56"/>
      <w:bookmarkEnd w:id="57"/>
      <w:r w:rsidR="00507C95" w:rsidRPr="000F3C94">
        <w:rPr>
          <w:lang w:val="en-GB"/>
        </w:rPr>
        <w:t>a</w:t>
      </w:r>
      <w:bookmarkEnd w:id="60"/>
      <w:bookmarkEnd w:id="61"/>
    </w:p>
    <w:p w14:paraId="0D1EC214" w14:textId="77777777" w:rsidR="00830C78" w:rsidRPr="000F3C94" w:rsidRDefault="00830C78" w:rsidP="003978CE">
      <w:pPr>
        <w:rPr>
          <w:lang w:val="en-GB"/>
        </w:rPr>
      </w:pPr>
      <w:bookmarkStart w:id="62" w:name="_Toc225648301"/>
      <w:bookmarkStart w:id="63" w:name="_Toc225065158"/>
      <w:bookmarkStart w:id="64" w:name="_Toc225648282"/>
      <w:bookmarkStart w:id="65" w:name="_Toc225065139"/>
      <w:r w:rsidRPr="000F3C94">
        <w:rPr>
          <w:lang w:val="en-GB"/>
        </w:rPr>
        <w:t>The</w:t>
      </w:r>
      <w:r w:rsidRPr="000F3C94">
        <w:rPr>
          <w:spacing w:val="-3"/>
          <w:lang w:val="en-GB"/>
        </w:rPr>
        <w:t xml:space="preserve"> </w:t>
      </w:r>
      <w:r w:rsidRPr="000F3C94">
        <w:rPr>
          <w:lang w:val="en-GB"/>
        </w:rPr>
        <w:t>UML</w:t>
      </w:r>
      <w:r w:rsidRPr="000F3C94">
        <w:rPr>
          <w:spacing w:val="-2"/>
          <w:lang w:val="en-GB"/>
        </w:rPr>
        <w:t xml:space="preserve"> </w:t>
      </w:r>
      <w:r w:rsidRPr="000F3C94">
        <w:rPr>
          <w:lang w:val="en-GB"/>
        </w:rPr>
        <w:t>models</w:t>
      </w:r>
      <w:r w:rsidRPr="000F3C94">
        <w:rPr>
          <w:spacing w:val="-1"/>
          <w:lang w:val="en-GB"/>
        </w:rPr>
        <w:t xml:space="preserve"> </w:t>
      </w:r>
      <w:r w:rsidRPr="000F3C94">
        <w:rPr>
          <w:lang w:val="en-GB"/>
        </w:rPr>
        <w:t>shown</w:t>
      </w:r>
      <w:r w:rsidRPr="000F3C94">
        <w:rPr>
          <w:spacing w:val="-1"/>
          <w:lang w:val="en-GB"/>
        </w:rPr>
        <w:t xml:space="preserve"> </w:t>
      </w:r>
      <w:r w:rsidRPr="000F3C94">
        <w:rPr>
          <w:lang w:val="en-GB"/>
        </w:rPr>
        <w:t>in the</w:t>
      </w:r>
      <w:r w:rsidRPr="000F3C94">
        <w:rPr>
          <w:spacing w:val="-3"/>
          <w:lang w:val="en-GB"/>
        </w:rPr>
        <w:t xml:space="preserve"> </w:t>
      </w:r>
      <w:r w:rsidRPr="000F3C94">
        <w:rPr>
          <w:lang w:val="en-GB"/>
        </w:rPr>
        <w:t>Figures</w:t>
      </w:r>
      <w:r w:rsidRPr="000F3C94">
        <w:rPr>
          <w:spacing w:val="1"/>
          <w:lang w:val="en-GB"/>
        </w:rPr>
        <w:t xml:space="preserve"> </w:t>
      </w:r>
      <w:r w:rsidRPr="000F3C94">
        <w:rPr>
          <w:lang w:val="en-GB"/>
        </w:rPr>
        <w:t>below</w:t>
      </w:r>
      <w:r w:rsidRPr="000F3C94">
        <w:rPr>
          <w:spacing w:val="-4"/>
          <w:lang w:val="en-GB"/>
        </w:rPr>
        <w:t xml:space="preserve"> </w:t>
      </w:r>
      <w:r w:rsidRPr="000F3C94">
        <w:rPr>
          <w:lang w:val="en-GB"/>
        </w:rPr>
        <w:t>are</w:t>
      </w:r>
      <w:r w:rsidRPr="000F3C94">
        <w:rPr>
          <w:spacing w:val="1"/>
          <w:lang w:val="en-GB"/>
        </w:rPr>
        <w:t xml:space="preserve"> </w:t>
      </w:r>
      <w:r w:rsidRPr="000F3C94">
        <w:rPr>
          <w:lang w:val="en-GB"/>
        </w:rPr>
        <w:t>the overall</w:t>
      </w:r>
      <w:r w:rsidRPr="000F3C94">
        <w:rPr>
          <w:spacing w:val="-4"/>
          <w:lang w:val="en-GB"/>
        </w:rPr>
        <w:t xml:space="preserve"> </w:t>
      </w:r>
      <w:r w:rsidRPr="000F3C94">
        <w:rPr>
          <w:lang w:val="en-GB"/>
        </w:rPr>
        <w:t>CNP</w:t>
      </w:r>
      <w:r w:rsidRPr="000F3C94">
        <w:rPr>
          <w:spacing w:val="2"/>
          <w:lang w:val="en-GB"/>
        </w:rPr>
        <w:t xml:space="preserve"> </w:t>
      </w:r>
      <w:r w:rsidRPr="000F3C94">
        <w:rPr>
          <w:lang w:val="en-GB"/>
        </w:rPr>
        <w:t>Application</w:t>
      </w:r>
      <w:r w:rsidRPr="000F3C94">
        <w:rPr>
          <w:spacing w:val="1"/>
          <w:lang w:val="en-GB"/>
        </w:rPr>
        <w:t xml:space="preserve"> </w:t>
      </w:r>
      <w:r w:rsidRPr="000F3C94">
        <w:rPr>
          <w:lang w:val="en-GB"/>
        </w:rPr>
        <w:t>Schema.</w:t>
      </w:r>
    </w:p>
    <w:p w14:paraId="70083BF3" w14:textId="28F45830" w:rsidR="00830C78" w:rsidRPr="000F3C94" w:rsidRDefault="00830C78" w:rsidP="003978CE">
      <w:pPr>
        <w:rPr>
          <w:lang w:val="en-GB"/>
        </w:rPr>
      </w:pPr>
      <w:r w:rsidRPr="000F3C94">
        <w:rPr>
          <w:lang w:val="en-GB"/>
        </w:rPr>
        <w:t>This section contains a general overview of the classes and relationships in the S-128 Application</w:t>
      </w:r>
      <w:r w:rsidRPr="000F3C94">
        <w:rPr>
          <w:spacing w:val="1"/>
          <w:lang w:val="en-GB"/>
        </w:rPr>
        <w:t xml:space="preserve"> </w:t>
      </w:r>
      <w:r w:rsidRPr="000F3C94">
        <w:rPr>
          <w:lang w:val="en-GB"/>
        </w:rPr>
        <w:t>Schema.</w:t>
      </w:r>
      <w:r w:rsidRPr="000F3C94">
        <w:rPr>
          <w:spacing w:val="-6"/>
          <w:lang w:val="en-GB"/>
        </w:rPr>
        <w:t xml:space="preserve"> </w:t>
      </w:r>
      <w:r w:rsidRPr="000F3C94">
        <w:rPr>
          <w:lang w:val="en-GB"/>
        </w:rPr>
        <w:t>Detailed</w:t>
      </w:r>
      <w:r w:rsidRPr="000F3C94">
        <w:rPr>
          <w:spacing w:val="-3"/>
          <w:lang w:val="en-GB"/>
        </w:rPr>
        <w:t xml:space="preserve"> </w:t>
      </w:r>
      <w:r w:rsidRPr="000F3C94">
        <w:rPr>
          <w:lang w:val="en-GB"/>
        </w:rPr>
        <w:t>information</w:t>
      </w:r>
      <w:r w:rsidRPr="000F3C94">
        <w:rPr>
          <w:spacing w:val="-2"/>
          <w:lang w:val="en-GB"/>
        </w:rPr>
        <w:t xml:space="preserve"> </w:t>
      </w:r>
      <w:r w:rsidRPr="000F3C94">
        <w:rPr>
          <w:lang w:val="en-GB"/>
        </w:rPr>
        <w:t>about</w:t>
      </w:r>
      <w:r w:rsidRPr="000F3C94">
        <w:rPr>
          <w:spacing w:val="-2"/>
          <w:lang w:val="en-GB"/>
        </w:rPr>
        <w:t xml:space="preserve"> </w:t>
      </w:r>
      <w:r w:rsidRPr="000F3C94">
        <w:rPr>
          <w:lang w:val="en-GB"/>
        </w:rPr>
        <w:t>how</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use</w:t>
      </w:r>
      <w:r w:rsidRPr="000F3C94">
        <w:rPr>
          <w:spacing w:val="-2"/>
          <w:lang w:val="en-GB"/>
        </w:rPr>
        <w:t xml:space="preserve"> </w:t>
      </w:r>
      <w:r w:rsidRPr="000F3C94">
        <w:rPr>
          <w:lang w:val="en-GB"/>
        </w:rPr>
        <w:t>the</w:t>
      </w:r>
      <w:r w:rsidRPr="000F3C94">
        <w:rPr>
          <w:spacing w:val="-5"/>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1"/>
          <w:lang w:val="en-GB"/>
        </w:rPr>
        <w:t xml:space="preserve"> </w:t>
      </w:r>
      <w:r w:rsidRPr="000F3C94">
        <w:rPr>
          <w:lang w:val="en-GB"/>
        </w:rPr>
        <w:t>and</w:t>
      </w:r>
      <w:r w:rsidRPr="000F3C94">
        <w:rPr>
          <w:spacing w:val="-2"/>
          <w:lang w:val="en-GB"/>
        </w:rPr>
        <w:t xml:space="preserve"> </w:t>
      </w:r>
      <w:r w:rsidRPr="000F3C94">
        <w:rPr>
          <w:lang w:val="en-GB"/>
        </w:rPr>
        <w:t>information</w:t>
      </w:r>
      <w:r w:rsidRPr="000F3C94">
        <w:rPr>
          <w:spacing w:val="-3"/>
          <w:lang w:val="en-GB"/>
        </w:rPr>
        <w:t xml:space="preserve"> </w:t>
      </w:r>
      <w:r w:rsidRPr="000F3C94">
        <w:rPr>
          <w:lang w:val="en-GB"/>
        </w:rPr>
        <w:t>types</w:t>
      </w:r>
      <w:r w:rsidRPr="000F3C94">
        <w:rPr>
          <w:spacing w:val="-4"/>
          <w:lang w:val="en-GB"/>
        </w:rPr>
        <w:t xml:space="preserve"> </w:t>
      </w:r>
      <w:r w:rsidRPr="000F3C94">
        <w:rPr>
          <w:lang w:val="en-GB"/>
        </w:rPr>
        <w:t>to</w:t>
      </w:r>
      <w:r w:rsidRPr="000F3C94">
        <w:rPr>
          <w:spacing w:val="-2"/>
          <w:lang w:val="en-GB"/>
        </w:rPr>
        <w:t xml:space="preserve"> </w:t>
      </w:r>
      <w:r w:rsidRPr="000F3C94">
        <w:rPr>
          <w:lang w:val="en-GB"/>
        </w:rPr>
        <w:t>encode</w:t>
      </w:r>
      <w:r w:rsidRPr="000F3C94">
        <w:rPr>
          <w:spacing w:val="-2"/>
          <w:lang w:val="en-GB"/>
        </w:rPr>
        <w:t xml:space="preserve"> </w:t>
      </w:r>
      <w:r w:rsidRPr="000F3C94">
        <w:rPr>
          <w:lang w:val="en-GB"/>
        </w:rPr>
        <w:t>CNP</w:t>
      </w:r>
      <w:r w:rsidRPr="000F3C94">
        <w:rPr>
          <w:spacing w:val="-53"/>
          <w:lang w:val="en-GB"/>
        </w:rPr>
        <w:t xml:space="preserve"> </w:t>
      </w:r>
      <w:r w:rsidRPr="000F3C94">
        <w:rPr>
          <w:lang w:val="en-GB"/>
        </w:rPr>
        <w:t>information</w:t>
      </w:r>
      <w:r w:rsidRPr="000F3C94">
        <w:rPr>
          <w:spacing w:val="-2"/>
          <w:lang w:val="en-GB"/>
        </w:rPr>
        <w:t xml:space="preserve"> </w:t>
      </w:r>
      <w:r w:rsidRPr="000F3C94">
        <w:rPr>
          <w:lang w:val="en-GB"/>
        </w:rPr>
        <w:t>is provided 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S-128</w:t>
      </w:r>
      <w:r w:rsidRPr="000F3C94">
        <w:rPr>
          <w:spacing w:val="-2"/>
          <w:lang w:val="en-GB"/>
        </w:rPr>
        <w:t xml:space="preserve"> </w:t>
      </w:r>
      <w:r w:rsidRPr="000F3C94">
        <w:rPr>
          <w:lang w:val="en-GB"/>
        </w:rPr>
        <w:t>Data</w:t>
      </w:r>
      <w:r w:rsidRPr="000F3C94">
        <w:rPr>
          <w:spacing w:val="-1"/>
          <w:lang w:val="en-GB"/>
        </w:rPr>
        <w:t xml:space="preserve"> </w:t>
      </w:r>
      <w:r w:rsidRPr="000F3C94">
        <w:rPr>
          <w:lang w:val="en-GB"/>
        </w:rPr>
        <w:t>Classification and</w:t>
      </w:r>
      <w:r w:rsidRPr="000F3C94">
        <w:rPr>
          <w:spacing w:val="1"/>
          <w:lang w:val="en-GB"/>
        </w:rPr>
        <w:t xml:space="preserve"> </w:t>
      </w:r>
      <w:r w:rsidRPr="000F3C94">
        <w:rPr>
          <w:lang w:val="en-GB"/>
        </w:rPr>
        <w:t>Encoding</w:t>
      </w:r>
      <w:r w:rsidRPr="000F3C94">
        <w:rPr>
          <w:spacing w:val="-1"/>
          <w:lang w:val="en-GB"/>
        </w:rPr>
        <w:t xml:space="preserve"> </w:t>
      </w:r>
      <w:r w:rsidRPr="000F3C94">
        <w:rPr>
          <w:lang w:val="en-GB"/>
        </w:rPr>
        <w:t>Guide</w:t>
      </w:r>
      <w:r w:rsidR="00154D64" w:rsidRPr="000F3C94">
        <w:rPr>
          <w:lang w:val="en-GB"/>
        </w:rPr>
        <w:t xml:space="preserve"> </w:t>
      </w:r>
      <w:r w:rsidR="00BA68AA" w:rsidRPr="000F3C94">
        <w:rPr>
          <w:lang w:val="en-GB"/>
        </w:rPr>
        <w:t>(DCEG)</w:t>
      </w:r>
      <w:r w:rsidRPr="000F3C94">
        <w:rPr>
          <w:lang w:val="en-GB"/>
        </w:rPr>
        <w:t>.</w:t>
      </w:r>
    </w:p>
    <w:p w14:paraId="2856FDF6" w14:textId="66FCA51A" w:rsidR="00830C78" w:rsidRPr="000F3C94" w:rsidRDefault="00830C78" w:rsidP="00154D64">
      <w:pPr>
        <w:spacing w:after="60"/>
        <w:rPr>
          <w:color w:val="000009"/>
          <w:lang w:val="en-GB"/>
        </w:rPr>
      </w:pPr>
      <w:r w:rsidRPr="000F3C94">
        <w:rPr>
          <w:lang w:val="en-GB"/>
        </w:rPr>
        <w:t>The</w:t>
      </w:r>
      <w:r w:rsidRPr="000F3C94">
        <w:rPr>
          <w:spacing w:val="-4"/>
          <w:lang w:val="en-GB"/>
        </w:rPr>
        <w:t xml:space="preserve"> </w:t>
      </w:r>
      <w:r w:rsidRPr="000F3C94">
        <w:rPr>
          <w:lang w:val="en-GB"/>
        </w:rPr>
        <w:t>following</w:t>
      </w:r>
      <w:r w:rsidRPr="000F3C94">
        <w:rPr>
          <w:spacing w:val="-3"/>
          <w:lang w:val="en-GB"/>
        </w:rPr>
        <w:t xml:space="preserve"> </w:t>
      </w:r>
      <w:r w:rsidRPr="000F3C94">
        <w:rPr>
          <w:lang w:val="en-GB"/>
        </w:rPr>
        <w:t>conventions are</w:t>
      </w:r>
      <w:r w:rsidRPr="000F3C94">
        <w:rPr>
          <w:spacing w:val="-3"/>
          <w:lang w:val="en-GB"/>
        </w:rPr>
        <w:t xml:space="preserve"> </w:t>
      </w:r>
      <w:r w:rsidRPr="000F3C94">
        <w:rPr>
          <w:lang w:val="en-GB"/>
        </w:rPr>
        <w:t>used</w:t>
      </w:r>
      <w:r w:rsidRPr="000F3C94">
        <w:rPr>
          <w:spacing w:val="-2"/>
          <w:lang w:val="en-GB"/>
        </w:rPr>
        <w:t xml:space="preserve"> </w:t>
      </w:r>
      <w:r w:rsidRPr="000F3C94">
        <w:rPr>
          <w:lang w:val="en-GB"/>
        </w:rPr>
        <w:t>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UML</w:t>
      </w:r>
      <w:r w:rsidRPr="000F3C94">
        <w:rPr>
          <w:spacing w:val="-2"/>
          <w:lang w:val="en-GB"/>
        </w:rPr>
        <w:t xml:space="preserve"> </w:t>
      </w:r>
      <w:r w:rsidRPr="000F3C94">
        <w:rPr>
          <w:lang w:val="en-GB"/>
        </w:rPr>
        <w:t>diagrams</w:t>
      </w:r>
      <w:r w:rsidRPr="000F3C94">
        <w:rPr>
          <w:spacing w:val="-2"/>
          <w:lang w:val="en-GB"/>
        </w:rPr>
        <w:t xml:space="preserve"> </w:t>
      </w:r>
      <w:r w:rsidRPr="000F3C94">
        <w:rPr>
          <w:lang w:val="en-GB"/>
        </w:rPr>
        <w:t>depicting</w:t>
      </w:r>
      <w:r w:rsidRPr="000F3C94">
        <w:rPr>
          <w:spacing w:val="-3"/>
          <w:lang w:val="en-GB"/>
        </w:rPr>
        <w:t xml:space="preserve"> </w:t>
      </w:r>
      <w:r w:rsidRPr="000F3C94">
        <w:rPr>
          <w:lang w:val="en-GB"/>
        </w:rPr>
        <w:t>the</w:t>
      </w:r>
      <w:r w:rsidRPr="000F3C94">
        <w:rPr>
          <w:spacing w:val="4"/>
          <w:lang w:val="en-GB"/>
        </w:rPr>
        <w:t xml:space="preserve"> </w:t>
      </w:r>
      <w:r w:rsidRPr="000F3C94">
        <w:rPr>
          <w:lang w:val="en-GB"/>
        </w:rPr>
        <w:t>Application</w:t>
      </w:r>
      <w:r w:rsidRPr="000F3C94">
        <w:rPr>
          <w:spacing w:val="-2"/>
          <w:lang w:val="en-GB"/>
        </w:rPr>
        <w:t xml:space="preserve"> </w:t>
      </w:r>
      <w:r w:rsidRPr="000F3C94">
        <w:rPr>
          <w:lang w:val="en-GB"/>
        </w:rPr>
        <w:t>Schema:</w:t>
      </w:r>
    </w:p>
    <w:p w14:paraId="2C597DE4" w14:textId="2FB320D8" w:rsidR="00830C78" w:rsidRPr="000F3C94" w:rsidRDefault="00830C78" w:rsidP="00154D64">
      <w:pPr>
        <w:pStyle w:val="NoSpacing"/>
        <w:numPr>
          <w:ilvl w:val="0"/>
          <w:numId w:val="13"/>
        </w:numPr>
        <w:spacing w:after="60"/>
        <w:ind w:left="567" w:hanging="283"/>
        <w:rPr>
          <w:rFonts w:eastAsia="Malgun Gothic"/>
          <w:lang w:eastAsia="ko-KR"/>
        </w:rPr>
      </w:pPr>
      <w:r w:rsidRPr="000F3C94">
        <w:t>Standard</w:t>
      </w:r>
      <w:r w:rsidRPr="000F3C94">
        <w:rPr>
          <w:spacing w:val="7"/>
        </w:rPr>
        <w:t xml:space="preserve"> </w:t>
      </w:r>
      <w:r w:rsidRPr="000F3C94">
        <w:t>UML</w:t>
      </w:r>
      <w:r w:rsidRPr="000F3C94">
        <w:rPr>
          <w:spacing w:val="6"/>
        </w:rPr>
        <w:t xml:space="preserve"> </w:t>
      </w:r>
      <w:r w:rsidRPr="000F3C94">
        <w:t>conventions</w:t>
      </w:r>
      <w:r w:rsidRPr="000F3C94">
        <w:rPr>
          <w:spacing w:val="10"/>
        </w:rPr>
        <w:t xml:space="preserve"> </w:t>
      </w:r>
      <w:r w:rsidRPr="000F3C94">
        <w:t>for</w:t>
      </w:r>
      <w:r w:rsidRPr="000F3C94">
        <w:rPr>
          <w:spacing w:val="6"/>
        </w:rPr>
        <w:t xml:space="preserve"> </w:t>
      </w:r>
      <w:r w:rsidRPr="000F3C94">
        <w:t>classes,</w:t>
      </w:r>
      <w:r w:rsidRPr="000F3C94">
        <w:rPr>
          <w:spacing w:val="6"/>
        </w:rPr>
        <w:t xml:space="preserve"> </w:t>
      </w:r>
      <w:r w:rsidRPr="000F3C94">
        <w:t>associations,</w:t>
      </w:r>
      <w:r w:rsidRPr="000F3C94">
        <w:rPr>
          <w:spacing w:val="8"/>
        </w:rPr>
        <w:t xml:space="preserve"> </w:t>
      </w:r>
      <w:r w:rsidRPr="000F3C94">
        <w:t>inheritance,</w:t>
      </w:r>
      <w:r w:rsidRPr="000F3C94">
        <w:rPr>
          <w:spacing w:val="8"/>
        </w:rPr>
        <w:t xml:space="preserve"> </w:t>
      </w:r>
      <w:r w:rsidRPr="000F3C94">
        <w:t>roles,</w:t>
      </w:r>
      <w:r w:rsidRPr="000F3C94">
        <w:rPr>
          <w:spacing w:val="15"/>
        </w:rPr>
        <w:t xml:space="preserve"> </w:t>
      </w:r>
      <w:r w:rsidRPr="000F3C94">
        <w:t>and</w:t>
      </w:r>
      <w:r w:rsidRPr="000F3C94">
        <w:rPr>
          <w:spacing w:val="6"/>
        </w:rPr>
        <w:t xml:space="preserve"> </w:t>
      </w:r>
      <w:r w:rsidRPr="000F3C94">
        <w:t>multiplicities</w:t>
      </w:r>
      <w:r w:rsidRPr="000F3C94">
        <w:rPr>
          <w:spacing w:val="7"/>
        </w:rPr>
        <w:t xml:space="preserve"> </w:t>
      </w:r>
      <w:r w:rsidRPr="000F3C94">
        <w:t>apply.</w:t>
      </w:r>
      <w:r w:rsidRPr="000F3C94">
        <w:rPr>
          <w:spacing w:val="-53"/>
        </w:rPr>
        <w:t xml:space="preserve"> </w:t>
      </w:r>
      <w:r w:rsidRPr="000F3C94">
        <w:t>These</w:t>
      </w:r>
      <w:r w:rsidRPr="000F3C94">
        <w:rPr>
          <w:spacing w:val="-2"/>
        </w:rPr>
        <w:t xml:space="preserve"> </w:t>
      </w:r>
      <w:r w:rsidRPr="000F3C94">
        <w:t>conventions are</w:t>
      </w:r>
      <w:r w:rsidRPr="000F3C94">
        <w:rPr>
          <w:spacing w:val="1"/>
        </w:rPr>
        <w:t xml:space="preserve"> </w:t>
      </w:r>
      <w:r w:rsidRPr="000F3C94">
        <w:t>described</w:t>
      </w:r>
      <w:r w:rsidRPr="000F3C94">
        <w:rPr>
          <w:spacing w:val="1"/>
        </w:rPr>
        <w:t xml:space="preserve"> </w:t>
      </w:r>
      <w:r w:rsidRPr="000F3C94">
        <w:t>in Part</w:t>
      </w:r>
      <w:r w:rsidRPr="000F3C94">
        <w:rPr>
          <w:spacing w:val="2"/>
        </w:rPr>
        <w:t xml:space="preserve"> </w:t>
      </w:r>
      <w:r w:rsidRPr="000F3C94">
        <w:t>1</w:t>
      </w:r>
      <w:r w:rsidRPr="000F3C94">
        <w:rPr>
          <w:spacing w:val="-1"/>
        </w:rPr>
        <w:t xml:space="preserve"> </w:t>
      </w:r>
      <w:r w:rsidRPr="000F3C94">
        <w:t>of</w:t>
      </w:r>
      <w:r w:rsidRPr="000F3C94">
        <w:rPr>
          <w:spacing w:val="1"/>
        </w:rPr>
        <w:t xml:space="preserve"> </w:t>
      </w:r>
      <w:r w:rsidRPr="000F3C94">
        <w:t>S-100.</w:t>
      </w:r>
    </w:p>
    <w:p w14:paraId="45A39685" w14:textId="00D44E21" w:rsidR="00830C78" w:rsidRPr="000F3C94" w:rsidRDefault="00830C78" w:rsidP="00154D64">
      <w:pPr>
        <w:pStyle w:val="NoSpacing"/>
        <w:numPr>
          <w:ilvl w:val="0"/>
          <w:numId w:val="13"/>
        </w:numPr>
        <w:spacing w:after="60"/>
        <w:ind w:left="567" w:hanging="283"/>
        <w:rPr>
          <w:rFonts w:eastAsia="Malgun Gothic"/>
          <w:lang w:eastAsia="ko-KR"/>
        </w:rPr>
      </w:pPr>
      <w:r w:rsidRPr="000F3C94">
        <w:rPr>
          <w:i/>
        </w:rPr>
        <w:t>Italic</w:t>
      </w:r>
      <w:r w:rsidRPr="000F3C94">
        <w:rPr>
          <w:i/>
          <w:spacing w:val="-1"/>
        </w:rPr>
        <w:t xml:space="preserve"> </w:t>
      </w:r>
      <w:r w:rsidRPr="000F3C94">
        <w:t>font</w:t>
      </w:r>
      <w:r w:rsidRPr="000F3C94">
        <w:rPr>
          <w:spacing w:val="-2"/>
        </w:rPr>
        <w:t xml:space="preserve"> </w:t>
      </w:r>
      <w:r w:rsidRPr="000F3C94">
        <w:t>for</w:t>
      </w:r>
      <w:r w:rsidRPr="000F3C94">
        <w:rPr>
          <w:spacing w:val="-2"/>
        </w:rPr>
        <w:t xml:space="preserve"> </w:t>
      </w:r>
      <w:r w:rsidRPr="000F3C94">
        <w:t>a</w:t>
      </w:r>
      <w:r w:rsidRPr="000F3C94">
        <w:rPr>
          <w:spacing w:val="-2"/>
        </w:rPr>
        <w:t xml:space="preserve"> </w:t>
      </w:r>
      <w:r w:rsidRPr="000F3C94">
        <w:t>class</w:t>
      </w:r>
      <w:r w:rsidRPr="000F3C94">
        <w:rPr>
          <w:spacing w:val="-2"/>
        </w:rPr>
        <w:t xml:space="preserve"> </w:t>
      </w:r>
      <w:r w:rsidRPr="000F3C94">
        <w:t>name</w:t>
      </w:r>
      <w:r w:rsidRPr="000F3C94">
        <w:rPr>
          <w:spacing w:val="-2"/>
        </w:rPr>
        <w:t xml:space="preserve"> </w:t>
      </w:r>
      <w:r w:rsidRPr="000F3C94">
        <w:t>indicates</w:t>
      </w:r>
      <w:r w:rsidRPr="000F3C94">
        <w:rPr>
          <w:spacing w:val="-1"/>
        </w:rPr>
        <w:t xml:space="preserve"> </w:t>
      </w:r>
      <w:r w:rsidRPr="000F3C94">
        <w:t>an abstract</w:t>
      </w:r>
      <w:r w:rsidRPr="000F3C94">
        <w:rPr>
          <w:spacing w:val="-3"/>
        </w:rPr>
        <w:t xml:space="preserve"> </w:t>
      </w:r>
      <w:r w:rsidRPr="000F3C94">
        <w:t>class.</w:t>
      </w:r>
    </w:p>
    <w:p w14:paraId="245B60C5" w14:textId="62BDF23F" w:rsidR="00830C78" w:rsidRPr="000F3C94" w:rsidRDefault="00830C78" w:rsidP="00154D64">
      <w:pPr>
        <w:pStyle w:val="NoSpacing"/>
        <w:numPr>
          <w:ilvl w:val="0"/>
          <w:numId w:val="13"/>
        </w:numPr>
        <w:spacing w:after="60"/>
        <w:ind w:left="567" w:hanging="283"/>
        <w:rPr>
          <w:rFonts w:eastAsia="Malgun Gothic"/>
          <w:lang w:eastAsia="ko-KR"/>
        </w:rPr>
      </w:pPr>
      <w:r w:rsidRPr="000F3C94">
        <w:t>Feature</w:t>
      </w:r>
      <w:r w:rsidRPr="000F3C94">
        <w:rPr>
          <w:spacing w:val="-3"/>
        </w:rPr>
        <w:t xml:space="preserve"> </w:t>
      </w:r>
      <w:r w:rsidRPr="000F3C94">
        <w:t>classes</w:t>
      </w:r>
      <w:r w:rsidRPr="000F3C94">
        <w:rPr>
          <w:spacing w:val="-2"/>
        </w:rPr>
        <w:t xml:space="preserve"> </w:t>
      </w:r>
      <w:r w:rsidRPr="000F3C94">
        <w:t>are</w:t>
      </w:r>
      <w:r w:rsidRPr="000F3C94">
        <w:rPr>
          <w:spacing w:val="-3"/>
        </w:rPr>
        <w:t xml:space="preserve"> </w:t>
      </w:r>
      <w:r w:rsidRPr="000F3C94">
        <w:t>depicted</w:t>
      </w:r>
      <w:r w:rsidRPr="000F3C94">
        <w:rPr>
          <w:spacing w:val="-1"/>
        </w:rPr>
        <w:t xml:space="preserve"> </w:t>
      </w:r>
      <w:r w:rsidRPr="000F3C94">
        <w:t>with</w:t>
      </w:r>
      <w:r w:rsidRPr="000F3C94">
        <w:rPr>
          <w:spacing w:val="-1"/>
        </w:rPr>
        <w:t xml:space="preserve"> </w:t>
      </w:r>
      <w:r w:rsidRPr="000F3C94">
        <w:t>green</w:t>
      </w:r>
      <w:r w:rsidRPr="000F3C94">
        <w:rPr>
          <w:spacing w:val="-1"/>
        </w:rPr>
        <w:t xml:space="preserve"> </w:t>
      </w:r>
      <w:r w:rsidRPr="000F3C94">
        <w:t>background;</w:t>
      </w:r>
      <w:r w:rsidRPr="000F3C94">
        <w:rPr>
          <w:spacing w:val="-1"/>
        </w:rPr>
        <w:t xml:space="preserve"> </w:t>
      </w:r>
      <w:r w:rsidRPr="000F3C94">
        <w:t>the</w:t>
      </w:r>
      <w:r w:rsidRPr="000F3C94">
        <w:rPr>
          <w:spacing w:val="-3"/>
        </w:rPr>
        <w:t xml:space="preserve"> </w:t>
      </w:r>
      <w:r w:rsidRPr="000F3C94">
        <w:t>dark</w:t>
      </w:r>
      <w:r w:rsidRPr="000F3C94">
        <w:rPr>
          <w:spacing w:val="1"/>
        </w:rPr>
        <w:t xml:space="preserve"> </w:t>
      </w:r>
      <w:r w:rsidRPr="000F3C94">
        <w:t>shade</w:t>
      </w:r>
      <w:r w:rsidRPr="000F3C94">
        <w:rPr>
          <w:spacing w:val="-2"/>
        </w:rPr>
        <w:t xml:space="preserve"> </w:t>
      </w:r>
      <w:r w:rsidRPr="000F3C94">
        <w:t>for</w:t>
      </w:r>
      <w:r w:rsidRPr="000F3C94">
        <w:rPr>
          <w:spacing w:val="-3"/>
        </w:rPr>
        <w:t xml:space="preserve"> </w:t>
      </w:r>
      <w:r w:rsidRPr="000F3C94">
        <w:t>abstract</w:t>
      </w:r>
      <w:r w:rsidRPr="000F3C94">
        <w:rPr>
          <w:spacing w:val="-1"/>
        </w:rPr>
        <w:t xml:space="preserve"> </w:t>
      </w:r>
      <w:r w:rsidRPr="000F3C94">
        <w:t>feature</w:t>
      </w:r>
      <w:r w:rsidRPr="000F3C94">
        <w:rPr>
          <w:spacing w:val="-3"/>
        </w:rPr>
        <w:t xml:space="preserve"> </w:t>
      </w:r>
      <w:r w:rsidRPr="000F3C94">
        <w:t>classes</w:t>
      </w:r>
      <w:r w:rsidRPr="000F3C94">
        <w:rPr>
          <w:spacing w:val="-53"/>
        </w:rPr>
        <w:t xml:space="preserve"> </w:t>
      </w:r>
      <w:r w:rsidRPr="000F3C94">
        <w:t>and</w:t>
      </w:r>
      <w:r w:rsidRPr="000F3C94">
        <w:rPr>
          <w:spacing w:val="-2"/>
        </w:rPr>
        <w:t xml:space="preserve"> </w:t>
      </w:r>
      <w:r w:rsidRPr="000F3C94">
        <w:t>the</w:t>
      </w:r>
      <w:r w:rsidRPr="000F3C94">
        <w:rPr>
          <w:spacing w:val="1"/>
        </w:rPr>
        <w:t xml:space="preserve"> </w:t>
      </w:r>
      <w:r w:rsidRPr="000F3C94">
        <w:t>light</w:t>
      </w:r>
      <w:r w:rsidRPr="000F3C94">
        <w:rPr>
          <w:spacing w:val="-1"/>
        </w:rPr>
        <w:t xml:space="preserve"> </w:t>
      </w:r>
      <w:r w:rsidRPr="000F3C94">
        <w:t>shade</w:t>
      </w:r>
      <w:r w:rsidRPr="000F3C94">
        <w:rPr>
          <w:spacing w:val="-1"/>
        </w:rPr>
        <w:t xml:space="preserve"> </w:t>
      </w:r>
      <w:r w:rsidRPr="000F3C94">
        <w:t>for</w:t>
      </w:r>
      <w:r w:rsidRPr="000F3C94">
        <w:rPr>
          <w:spacing w:val="1"/>
        </w:rPr>
        <w:t xml:space="preserve"> </w:t>
      </w:r>
      <w:r w:rsidRPr="000F3C94">
        <w:t>ordinary</w:t>
      </w:r>
      <w:r w:rsidRPr="000F3C94">
        <w:rPr>
          <w:spacing w:val="-4"/>
        </w:rPr>
        <w:t xml:space="preserve"> </w:t>
      </w:r>
      <w:r w:rsidRPr="000F3C94">
        <w:t>(non-abstract) feature</w:t>
      </w:r>
      <w:r w:rsidRPr="000F3C94">
        <w:rPr>
          <w:spacing w:val="1"/>
        </w:rPr>
        <w:t xml:space="preserve"> </w:t>
      </w:r>
      <w:r w:rsidRPr="000F3C94">
        <w:t>classes.</w:t>
      </w:r>
    </w:p>
    <w:p w14:paraId="15159233" w14:textId="22C3C0E2" w:rsidR="00830C78" w:rsidRPr="000F3C94" w:rsidRDefault="00830C78" w:rsidP="00154D64">
      <w:pPr>
        <w:pStyle w:val="NoSpacing"/>
        <w:numPr>
          <w:ilvl w:val="0"/>
          <w:numId w:val="13"/>
        </w:numPr>
        <w:spacing w:after="60"/>
        <w:ind w:left="567" w:hanging="283"/>
        <w:rPr>
          <w:rFonts w:eastAsia="Malgun Gothic"/>
          <w:lang w:eastAsia="ko-KR"/>
        </w:rPr>
      </w:pPr>
      <w:r w:rsidRPr="000F3C94">
        <w:t>Information</w:t>
      </w:r>
      <w:r w:rsidRPr="000F3C94">
        <w:rPr>
          <w:spacing w:val="9"/>
        </w:rPr>
        <w:t xml:space="preserve"> </w:t>
      </w:r>
      <w:r w:rsidRPr="000F3C94">
        <w:t>type</w:t>
      </w:r>
      <w:r w:rsidRPr="000F3C94">
        <w:rPr>
          <w:spacing w:val="9"/>
        </w:rPr>
        <w:t xml:space="preserve"> </w:t>
      </w:r>
      <w:r w:rsidRPr="000F3C94">
        <w:t>classes</w:t>
      </w:r>
      <w:r w:rsidRPr="000F3C94">
        <w:rPr>
          <w:spacing w:val="10"/>
        </w:rPr>
        <w:t xml:space="preserve"> </w:t>
      </w:r>
      <w:r w:rsidRPr="000F3C94">
        <w:t>are</w:t>
      </w:r>
      <w:r w:rsidRPr="000F3C94">
        <w:rPr>
          <w:spacing w:val="7"/>
        </w:rPr>
        <w:t xml:space="preserve"> </w:t>
      </w:r>
      <w:r w:rsidRPr="000F3C94">
        <w:t>depicted</w:t>
      </w:r>
      <w:r w:rsidRPr="000F3C94">
        <w:rPr>
          <w:spacing w:val="11"/>
        </w:rPr>
        <w:t xml:space="preserve"> </w:t>
      </w:r>
      <w:r w:rsidRPr="000F3C94">
        <w:t>with</w:t>
      </w:r>
      <w:r w:rsidRPr="000F3C94">
        <w:rPr>
          <w:spacing w:val="9"/>
        </w:rPr>
        <w:t xml:space="preserve"> </w:t>
      </w:r>
      <w:r w:rsidRPr="000F3C94">
        <w:t>blue</w:t>
      </w:r>
      <w:r w:rsidRPr="000F3C94">
        <w:rPr>
          <w:spacing w:val="8"/>
        </w:rPr>
        <w:t xml:space="preserve"> </w:t>
      </w:r>
      <w:r w:rsidRPr="000F3C94">
        <w:t>background;</w:t>
      </w:r>
      <w:r w:rsidRPr="000F3C94">
        <w:rPr>
          <w:spacing w:val="7"/>
        </w:rPr>
        <w:t xml:space="preserve"> </w:t>
      </w:r>
      <w:r w:rsidRPr="000F3C94">
        <w:t>the</w:t>
      </w:r>
      <w:r w:rsidRPr="000F3C94">
        <w:rPr>
          <w:spacing w:val="9"/>
        </w:rPr>
        <w:t xml:space="preserve"> </w:t>
      </w:r>
      <w:r w:rsidRPr="000F3C94">
        <w:t>dark</w:t>
      </w:r>
      <w:r w:rsidRPr="000F3C94">
        <w:rPr>
          <w:spacing w:val="10"/>
        </w:rPr>
        <w:t xml:space="preserve"> </w:t>
      </w:r>
      <w:r w:rsidRPr="000F3C94">
        <w:t>shade</w:t>
      </w:r>
      <w:r w:rsidRPr="000F3C94">
        <w:rPr>
          <w:spacing w:val="7"/>
        </w:rPr>
        <w:t xml:space="preserve"> </w:t>
      </w:r>
      <w:r w:rsidRPr="000F3C94">
        <w:t>for</w:t>
      </w:r>
      <w:r w:rsidRPr="000F3C94">
        <w:rPr>
          <w:spacing w:val="8"/>
        </w:rPr>
        <w:t xml:space="preserve"> </w:t>
      </w:r>
      <w:r w:rsidRPr="000F3C94">
        <w:t>abstract</w:t>
      </w:r>
      <w:r w:rsidRPr="000F3C94">
        <w:rPr>
          <w:spacing w:val="-53"/>
        </w:rPr>
        <w:t xml:space="preserve"> </w:t>
      </w:r>
      <w:r w:rsidRPr="000F3C94">
        <w:t>information</w:t>
      </w:r>
      <w:r w:rsidRPr="000F3C94">
        <w:rPr>
          <w:spacing w:val="-2"/>
        </w:rPr>
        <w:t xml:space="preserve"> </w:t>
      </w:r>
      <w:r w:rsidRPr="000F3C94">
        <w:t>type</w:t>
      </w:r>
      <w:r w:rsidRPr="000F3C94">
        <w:rPr>
          <w:spacing w:val="-1"/>
        </w:rPr>
        <w:t xml:space="preserve"> </w:t>
      </w:r>
      <w:r w:rsidRPr="000F3C94">
        <w:t>classes</w:t>
      </w:r>
      <w:r w:rsidRPr="000F3C94">
        <w:rPr>
          <w:spacing w:val="-1"/>
        </w:rPr>
        <w:t xml:space="preserve"> </w:t>
      </w:r>
      <w:r w:rsidRPr="000F3C94">
        <w:t>and</w:t>
      </w:r>
      <w:r w:rsidRPr="000F3C94">
        <w:rPr>
          <w:spacing w:val="-1"/>
        </w:rPr>
        <w:t xml:space="preserve"> </w:t>
      </w:r>
      <w:r w:rsidRPr="000F3C94">
        <w:t>the light</w:t>
      </w:r>
      <w:r w:rsidRPr="000F3C94">
        <w:rPr>
          <w:spacing w:val="1"/>
        </w:rPr>
        <w:t xml:space="preserve"> </w:t>
      </w:r>
      <w:r w:rsidRPr="000F3C94">
        <w:t>shade</w:t>
      </w:r>
      <w:r w:rsidRPr="000F3C94">
        <w:rPr>
          <w:spacing w:val="-1"/>
        </w:rPr>
        <w:t xml:space="preserve"> </w:t>
      </w:r>
      <w:r w:rsidRPr="000F3C94">
        <w:t>for</w:t>
      </w:r>
      <w:r w:rsidRPr="000F3C94">
        <w:rPr>
          <w:spacing w:val="-2"/>
        </w:rPr>
        <w:t xml:space="preserve"> </w:t>
      </w:r>
      <w:r w:rsidRPr="000F3C94">
        <w:t>ordinary</w:t>
      </w:r>
      <w:r w:rsidRPr="000F3C94">
        <w:rPr>
          <w:spacing w:val="-2"/>
        </w:rPr>
        <w:t xml:space="preserve"> </w:t>
      </w:r>
      <w:r w:rsidRPr="000F3C94">
        <w:t>information</w:t>
      </w:r>
      <w:r w:rsidRPr="000F3C94">
        <w:rPr>
          <w:spacing w:val="-2"/>
        </w:rPr>
        <w:t xml:space="preserve"> </w:t>
      </w:r>
      <w:r w:rsidRPr="000F3C94">
        <w:t>types.</w:t>
      </w:r>
    </w:p>
    <w:p w14:paraId="79359C32" w14:textId="76E9CEA8" w:rsidR="00830C78" w:rsidRPr="000F3C94" w:rsidRDefault="00830C78" w:rsidP="00154D64">
      <w:pPr>
        <w:pStyle w:val="NoSpacing"/>
        <w:numPr>
          <w:ilvl w:val="0"/>
          <w:numId w:val="13"/>
        </w:numPr>
        <w:spacing w:after="60"/>
        <w:ind w:left="567" w:hanging="283"/>
        <w:rPr>
          <w:rFonts w:eastAsia="Malgun Gothic"/>
          <w:lang w:eastAsia="ko-KR"/>
        </w:rPr>
      </w:pPr>
      <w:r w:rsidRPr="000F3C94">
        <w:t>Association</w:t>
      </w:r>
      <w:r w:rsidRPr="000F3C94">
        <w:rPr>
          <w:spacing w:val="-3"/>
        </w:rPr>
        <w:t xml:space="preserve"> </w:t>
      </w:r>
      <w:r w:rsidRPr="000F3C94">
        <w:t>classes</w:t>
      </w:r>
      <w:r w:rsidRPr="000F3C94">
        <w:rPr>
          <w:spacing w:val="-1"/>
        </w:rPr>
        <w:t xml:space="preserve"> </w:t>
      </w:r>
      <w:r w:rsidRPr="000F3C94">
        <w:t>are</w:t>
      </w:r>
      <w:r w:rsidRPr="000F3C94">
        <w:rPr>
          <w:spacing w:val="-2"/>
        </w:rPr>
        <w:t xml:space="preserve"> </w:t>
      </w:r>
      <w:r w:rsidRPr="000F3C94">
        <w:t>depicted</w:t>
      </w:r>
      <w:r w:rsidRPr="000F3C94">
        <w:rPr>
          <w:spacing w:val="2"/>
        </w:rPr>
        <w:t xml:space="preserve"> </w:t>
      </w:r>
      <w:r w:rsidRPr="000F3C94">
        <w:t>with</w:t>
      </w:r>
      <w:r w:rsidRPr="000F3C94">
        <w:rPr>
          <w:spacing w:val="-2"/>
        </w:rPr>
        <w:t xml:space="preserve"> </w:t>
      </w:r>
      <w:r w:rsidRPr="000F3C94">
        <w:t>a white</w:t>
      </w:r>
      <w:r w:rsidRPr="000F3C94">
        <w:rPr>
          <w:spacing w:val="-2"/>
        </w:rPr>
        <w:t xml:space="preserve"> </w:t>
      </w:r>
      <w:r w:rsidRPr="000F3C94">
        <w:t>background.</w:t>
      </w:r>
    </w:p>
    <w:p w14:paraId="4B42F4E5" w14:textId="36A3124F" w:rsidR="00830C78" w:rsidRPr="000F3C94" w:rsidRDefault="00830C78" w:rsidP="00154D64">
      <w:pPr>
        <w:pStyle w:val="NoSpacing"/>
        <w:numPr>
          <w:ilvl w:val="0"/>
          <w:numId w:val="13"/>
        </w:numPr>
        <w:spacing w:after="60"/>
        <w:ind w:left="567" w:hanging="283"/>
        <w:rPr>
          <w:rFonts w:eastAsia="Malgun Gothic"/>
          <w:lang w:eastAsia="ko-KR"/>
        </w:rPr>
      </w:pPr>
      <w:r w:rsidRPr="000F3C94">
        <w:t>Complex</w:t>
      </w:r>
      <w:r w:rsidRPr="000F3C94">
        <w:rPr>
          <w:spacing w:val="-3"/>
        </w:rPr>
        <w:t xml:space="preserve"> </w:t>
      </w:r>
      <w:r w:rsidRPr="000F3C94">
        <w:t>attributes</w:t>
      </w:r>
      <w:r w:rsidRPr="000F3C94">
        <w:rPr>
          <w:spacing w:val="-2"/>
        </w:rPr>
        <w:t xml:space="preserve"> </w:t>
      </w:r>
      <w:r w:rsidRPr="000F3C94">
        <w:t>are depicted</w:t>
      </w:r>
      <w:r w:rsidRPr="000F3C94">
        <w:rPr>
          <w:spacing w:val="-1"/>
        </w:rPr>
        <w:t xml:space="preserve"> </w:t>
      </w:r>
      <w:r w:rsidRPr="000F3C94">
        <w:t>with</w:t>
      </w:r>
      <w:r w:rsidRPr="000F3C94">
        <w:rPr>
          <w:spacing w:val="-3"/>
        </w:rPr>
        <w:t xml:space="preserve"> </w:t>
      </w:r>
      <w:r w:rsidRPr="000F3C94">
        <w:t>a</w:t>
      </w:r>
      <w:r w:rsidRPr="000F3C94">
        <w:rPr>
          <w:spacing w:val="-1"/>
        </w:rPr>
        <w:t xml:space="preserve"> </w:t>
      </w:r>
      <w:r w:rsidRPr="000F3C94">
        <w:t>pink background.</w:t>
      </w:r>
    </w:p>
    <w:p w14:paraId="527BD51C" w14:textId="10F2FDF7" w:rsidR="00830C78" w:rsidRPr="000F3C94" w:rsidRDefault="00A968B7" w:rsidP="00154D64">
      <w:pPr>
        <w:pStyle w:val="NoSpacing"/>
        <w:numPr>
          <w:ilvl w:val="0"/>
          <w:numId w:val="13"/>
        </w:numPr>
        <w:spacing w:after="60"/>
        <w:ind w:left="567" w:hanging="283"/>
        <w:rPr>
          <w:rFonts w:eastAsia="Malgun Gothic"/>
          <w:lang w:eastAsia="ko-KR"/>
        </w:rPr>
      </w:pPr>
      <w:r w:rsidRPr="000F3C94">
        <w:t>Enumeration</w:t>
      </w:r>
      <w:r w:rsidRPr="000F3C94">
        <w:rPr>
          <w:spacing w:val="17"/>
        </w:rPr>
        <w:t xml:space="preserve"> </w:t>
      </w:r>
      <w:r w:rsidRPr="000F3C94">
        <w:t>lists</w:t>
      </w:r>
      <w:r w:rsidRPr="000F3C94">
        <w:rPr>
          <w:spacing w:val="19"/>
        </w:rPr>
        <w:t xml:space="preserve"> </w:t>
      </w:r>
      <w:r w:rsidRPr="000F3C94">
        <w:t>and</w:t>
      </w:r>
      <w:r w:rsidRPr="000F3C94">
        <w:rPr>
          <w:spacing w:val="17"/>
        </w:rPr>
        <w:t xml:space="preserve"> </w:t>
      </w:r>
      <w:proofErr w:type="spellStart"/>
      <w:r w:rsidRPr="000F3C94">
        <w:t>codelists</w:t>
      </w:r>
      <w:proofErr w:type="spellEnd"/>
      <w:r w:rsidRPr="000F3C94">
        <w:rPr>
          <w:spacing w:val="19"/>
        </w:rPr>
        <w:t xml:space="preserve"> </w:t>
      </w:r>
      <w:r w:rsidRPr="000F3C94">
        <w:t>are</w:t>
      </w:r>
      <w:r w:rsidRPr="000F3C94">
        <w:rPr>
          <w:spacing w:val="20"/>
        </w:rPr>
        <w:t xml:space="preserve"> </w:t>
      </w:r>
      <w:r w:rsidRPr="000F3C94">
        <w:t>depicted</w:t>
      </w:r>
      <w:r w:rsidRPr="000F3C94">
        <w:rPr>
          <w:spacing w:val="20"/>
        </w:rPr>
        <w:t xml:space="preserve"> </w:t>
      </w:r>
      <w:r w:rsidRPr="000F3C94">
        <w:t>with</w:t>
      </w:r>
      <w:r w:rsidRPr="000F3C94">
        <w:rPr>
          <w:spacing w:val="19"/>
        </w:rPr>
        <w:t xml:space="preserve"> </w:t>
      </w:r>
      <w:r w:rsidRPr="000F3C94">
        <w:t>a</w:t>
      </w:r>
      <w:r w:rsidRPr="000F3C94">
        <w:rPr>
          <w:spacing w:val="17"/>
        </w:rPr>
        <w:t xml:space="preserve"> </w:t>
      </w:r>
      <w:r w:rsidRPr="000F3C94">
        <w:t>tan</w:t>
      </w:r>
      <w:r w:rsidRPr="000F3C94">
        <w:rPr>
          <w:spacing w:val="19"/>
        </w:rPr>
        <w:t xml:space="preserve"> </w:t>
      </w:r>
      <w:r w:rsidRPr="000F3C94">
        <w:t>background.</w:t>
      </w:r>
      <w:r w:rsidRPr="000F3C94">
        <w:rPr>
          <w:spacing w:val="20"/>
        </w:rPr>
        <w:t xml:space="preserve"> </w:t>
      </w:r>
      <w:r w:rsidRPr="000F3C94">
        <w:t>The</w:t>
      </w:r>
      <w:r w:rsidRPr="000F3C94">
        <w:rPr>
          <w:spacing w:val="17"/>
        </w:rPr>
        <w:t xml:space="preserve"> </w:t>
      </w:r>
      <w:r w:rsidRPr="000F3C94">
        <w:t>numeric</w:t>
      </w:r>
      <w:r w:rsidRPr="000F3C94">
        <w:rPr>
          <w:spacing w:val="18"/>
        </w:rPr>
        <w:t xml:space="preserve"> </w:t>
      </w:r>
      <w:r w:rsidRPr="000F3C94">
        <w:t>code</w:t>
      </w:r>
      <w:r w:rsidRPr="000F3C94">
        <w:rPr>
          <w:spacing w:val="-53"/>
        </w:rPr>
        <w:t xml:space="preserve"> </w:t>
      </w:r>
      <w:r w:rsidRPr="000F3C94">
        <w:t>corresponding</w:t>
      </w:r>
      <w:r w:rsidRPr="000F3C94">
        <w:rPr>
          <w:spacing w:val="-3"/>
        </w:rPr>
        <w:t xml:space="preserve"> </w:t>
      </w:r>
      <w:r w:rsidRPr="000F3C94">
        <w:t>to</w:t>
      </w:r>
      <w:r w:rsidRPr="000F3C94">
        <w:rPr>
          <w:spacing w:val="-2"/>
        </w:rPr>
        <w:t xml:space="preserve"> </w:t>
      </w:r>
      <w:r w:rsidRPr="000F3C94">
        <w:t>each</w:t>
      </w:r>
      <w:r w:rsidRPr="000F3C94">
        <w:rPr>
          <w:spacing w:val="-2"/>
        </w:rPr>
        <w:t xml:space="preserve"> </w:t>
      </w:r>
      <w:r w:rsidRPr="000F3C94">
        <w:t>listed</w:t>
      </w:r>
      <w:r w:rsidRPr="000F3C94">
        <w:rPr>
          <w:spacing w:val="-2"/>
        </w:rPr>
        <w:t xml:space="preserve"> </w:t>
      </w:r>
      <w:r w:rsidRPr="000F3C94">
        <w:t>value</w:t>
      </w:r>
      <w:r w:rsidRPr="000F3C94">
        <w:rPr>
          <w:spacing w:val="-2"/>
        </w:rPr>
        <w:t xml:space="preserve"> </w:t>
      </w:r>
      <w:r w:rsidRPr="000F3C94">
        <w:t>is</w:t>
      </w:r>
      <w:r w:rsidRPr="000F3C94">
        <w:rPr>
          <w:spacing w:val="-1"/>
        </w:rPr>
        <w:t xml:space="preserve"> </w:t>
      </w:r>
      <w:r w:rsidRPr="000F3C94">
        <w:t>shown</w:t>
      </w:r>
      <w:r w:rsidRPr="000F3C94">
        <w:rPr>
          <w:spacing w:val="-2"/>
        </w:rPr>
        <w:t xml:space="preserve"> </w:t>
      </w:r>
      <w:r w:rsidRPr="000F3C94">
        <w:t>to</w:t>
      </w:r>
      <w:r w:rsidRPr="000F3C94">
        <w:rPr>
          <w:spacing w:val="-2"/>
        </w:rPr>
        <w:t xml:space="preserve"> </w:t>
      </w:r>
      <w:r w:rsidRPr="000F3C94">
        <w:t>its right following an</w:t>
      </w:r>
      <w:r w:rsidRPr="000F3C94">
        <w:rPr>
          <w:spacing w:val="-1"/>
        </w:rPr>
        <w:t xml:space="preserve"> </w:t>
      </w:r>
      <w:r w:rsidRPr="000F3C94">
        <w:t>‘=’</w:t>
      </w:r>
      <w:r w:rsidRPr="000F3C94">
        <w:rPr>
          <w:spacing w:val="-3"/>
        </w:rPr>
        <w:t xml:space="preserve"> </w:t>
      </w:r>
      <w:r w:rsidRPr="000F3C94">
        <w:t>sign.</w:t>
      </w:r>
    </w:p>
    <w:p w14:paraId="5535F389" w14:textId="5DD024E3"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No</w:t>
      </w:r>
      <w:r w:rsidRPr="000F3C94">
        <w:rPr>
          <w:spacing w:val="-3"/>
        </w:rPr>
        <w:t xml:space="preserve"> </w:t>
      </w:r>
      <w:r w:rsidRPr="000F3C94">
        <w:t>significance</w:t>
      </w:r>
      <w:r w:rsidRPr="000F3C94">
        <w:rPr>
          <w:spacing w:val="-1"/>
        </w:rPr>
        <w:t xml:space="preserve"> </w:t>
      </w:r>
      <w:r w:rsidRPr="000F3C94">
        <w:t>attaches</w:t>
      </w:r>
      <w:r w:rsidRPr="000F3C94">
        <w:rPr>
          <w:spacing w:val="-2"/>
        </w:rPr>
        <w:t xml:space="preserve"> </w:t>
      </w:r>
      <w:r w:rsidRPr="000F3C94">
        <w:t>to</w:t>
      </w:r>
      <w:r w:rsidRPr="000F3C94">
        <w:rPr>
          <w:spacing w:val="-1"/>
        </w:rPr>
        <w:t xml:space="preserve"> </w:t>
      </w:r>
      <w:r w:rsidRPr="000F3C94">
        <w:t>the</w:t>
      </w:r>
      <w:r w:rsidRPr="000F3C94">
        <w:rPr>
          <w:spacing w:val="-3"/>
        </w:rPr>
        <w:t xml:space="preserve"> </w:t>
      </w:r>
      <w:r w:rsidRPr="000F3C94">
        <w:t>colour</w:t>
      </w:r>
      <w:r w:rsidRPr="000F3C94">
        <w:rPr>
          <w:spacing w:val="-1"/>
        </w:rPr>
        <w:t xml:space="preserve"> </w:t>
      </w:r>
      <w:r w:rsidRPr="000F3C94">
        <w:t>of</w:t>
      </w:r>
      <w:r w:rsidRPr="000F3C94">
        <w:rPr>
          <w:spacing w:val="-1"/>
        </w:rPr>
        <w:t xml:space="preserve"> </w:t>
      </w:r>
      <w:r w:rsidRPr="000F3C94">
        <w:t>associations.</w:t>
      </w:r>
    </w:p>
    <w:p w14:paraId="223B27AB" w14:textId="4DC64367"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Where the association role or name is not explicitly shown, the default rules for roles and names apply:</w:t>
      </w:r>
    </w:p>
    <w:p w14:paraId="32661A38" w14:textId="54E1A099" w:rsidR="00A968B7" w:rsidRPr="000F3C94" w:rsidRDefault="00A968B7" w:rsidP="00F37C18">
      <w:pPr>
        <w:pStyle w:val="NoSpacing"/>
        <w:numPr>
          <w:ilvl w:val="1"/>
          <w:numId w:val="13"/>
        </w:numPr>
        <w:ind w:left="851" w:hanging="284"/>
        <w:rPr>
          <w:rFonts w:eastAsia="Malgun Gothic"/>
          <w:lang w:eastAsia="ko-KR"/>
        </w:rPr>
      </w:pPr>
      <w:r w:rsidRPr="000F3C94">
        <w:t>The</w:t>
      </w:r>
      <w:r w:rsidRPr="000F3C94">
        <w:rPr>
          <w:spacing w:val="2"/>
        </w:rPr>
        <w:t xml:space="preserve"> </w:t>
      </w:r>
      <w:r w:rsidRPr="000F3C94">
        <w:t>role</w:t>
      </w:r>
      <w:r w:rsidRPr="000F3C94">
        <w:rPr>
          <w:spacing w:val="3"/>
        </w:rPr>
        <w:t xml:space="preserve"> </w:t>
      </w:r>
      <w:r w:rsidRPr="000F3C94">
        <w:t>name</w:t>
      </w:r>
      <w:r w:rsidRPr="000F3C94">
        <w:rPr>
          <w:spacing w:val="3"/>
        </w:rPr>
        <w:t xml:space="preserve"> </w:t>
      </w:r>
      <w:r w:rsidRPr="000F3C94">
        <w:t>is</w:t>
      </w:r>
      <w:r w:rsidRPr="000F3C94">
        <w:rPr>
          <w:spacing w:val="4"/>
        </w:rPr>
        <w:t xml:space="preserve"> </w:t>
      </w:r>
      <w:r w:rsidRPr="000F3C94">
        <w:t>‘the&lt;CLASSNAME&gt;’</w:t>
      </w:r>
      <w:r w:rsidRPr="000F3C94">
        <w:rPr>
          <w:spacing w:val="4"/>
        </w:rPr>
        <w:t xml:space="preserve"> </w:t>
      </w:r>
      <w:r w:rsidRPr="000F3C94">
        <w:t>where</w:t>
      </w:r>
      <w:r w:rsidRPr="000F3C94">
        <w:rPr>
          <w:spacing w:val="5"/>
        </w:rPr>
        <w:t xml:space="preserve"> </w:t>
      </w:r>
      <w:r w:rsidRPr="000F3C94">
        <w:t>&lt;CLASSNAME&gt;</w:t>
      </w:r>
      <w:r w:rsidRPr="000F3C94">
        <w:rPr>
          <w:spacing w:val="4"/>
        </w:rPr>
        <w:t xml:space="preserve"> </w:t>
      </w:r>
      <w:r w:rsidRPr="000F3C94">
        <w:t>is</w:t>
      </w:r>
      <w:r w:rsidRPr="000F3C94">
        <w:rPr>
          <w:spacing w:val="4"/>
        </w:rPr>
        <w:t xml:space="preserve"> </w:t>
      </w:r>
      <w:r w:rsidRPr="000F3C94">
        <w:t>the</w:t>
      </w:r>
      <w:r w:rsidRPr="000F3C94">
        <w:rPr>
          <w:spacing w:val="3"/>
        </w:rPr>
        <w:t xml:space="preserve"> </w:t>
      </w:r>
      <w:r w:rsidRPr="000F3C94">
        <w:t>name</w:t>
      </w:r>
      <w:r w:rsidRPr="000F3C94">
        <w:rPr>
          <w:spacing w:val="3"/>
        </w:rPr>
        <w:t xml:space="preserve"> </w:t>
      </w:r>
      <w:r w:rsidRPr="000F3C94">
        <w:t>of</w:t>
      </w:r>
      <w:r w:rsidRPr="000F3C94">
        <w:rPr>
          <w:spacing w:val="5"/>
        </w:rPr>
        <w:t xml:space="preserve"> </w:t>
      </w:r>
      <w:r w:rsidRPr="000F3C94">
        <w:t>the</w:t>
      </w:r>
      <w:r w:rsidRPr="000F3C94">
        <w:rPr>
          <w:spacing w:val="5"/>
        </w:rPr>
        <w:t xml:space="preserve"> </w:t>
      </w:r>
      <w:r w:rsidRPr="000F3C94">
        <w:t>class</w:t>
      </w:r>
      <w:r w:rsidRPr="000F3C94">
        <w:rPr>
          <w:spacing w:val="4"/>
        </w:rPr>
        <w:t xml:space="preserve"> </w:t>
      </w:r>
      <w:r w:rsidRPr="000F3C94">
        <w:t>to</w:t>
      </w:r>
      <w:r w:rsidRPr="000F3C94">
        <w:rPr>
          <w:spacing w:val="-53"/>
        </w:rPr>
        <w:t xml:space="preserve"> </w:t>
      </w:r>
      <w:r w:rsidRPr="000F3C94">
        <w:t>which</w:t>
      </w:r>
      <w:r w:rsidRPr="000F3C94">
        <w:rPr>
          <w:spacing w:val="-2"/>
        </w:rPr>
        <w:t xml:space="preserve"> </w:t>
      </w:r>
      <w:r w:rsidRPr="000F3C94">
        <w:t>that</w:t>
      </w:r>
      <w:r w:rsidRPr="000F3C94">
        <w:rPr>
          <w:spacing w:val="1"/>
        </w:rPr>
        <w:t xml:space="preserve"> </w:t>
      </w:r>
      <w:r w:rsidRPr="000F3C94">
        <w:t>association</w:t>
      </w:r>
      <w:r w:rsidRPr="000F3C94">
        <w:rPr>
          <w:spacing w:val="1"/>
        </w:rPr>
        <w:t xml:space="preserve"> </w:t>
      </w:r>
      <w:r w:rsidRPr="000F3C94">
        <w:t>end</w:t>
      </w:r>
      <w:r w:rsidRPr="000F3C94">
        <w:rPr>
          <w:spacing w:val="-1"/>
        </w:rPr>
        <w:t xml:space="preserve"> </w:t>
      </w:r>
      <w:r w:rsidRPr="000F3C94">
        <w:t>is linked.</w:t>
      </w:r>
    </w:p>
    <w:p w14:paraId="030AC7DC" w14:textId="6EDAFF52" w:rsidR="00A968B7" w:rsidRPr="000F3C94" w:rsidRDefault="00A968B7" w:rsidP="007A68D7">
      <w:pPr>
        <w:pStyle w:val="NoSpacing"/>
        <w:numPr>
          <w:ilvl w:val="1"/>
          <w:numId w:val="13"/>
        </w:numPr>
        <w:spacing w:after="120"/>
        <w:ind w:left="851" w:hanging="284"/>
        <w:rPr>
          <w:rFonts w:eastAsia="Malgun Gothic"/>
          <w:lang w:eastAsia="ko-KR"/>
        </w:rPr>
      </w:pPr>
      <w:r w:rsidRPr="000F3C94">
        <w:t>The</w:t>
      </w:r>
      <w:r w:rsidRPr="000F3C94">
        <w:rPr>
          <w:spacing w:val="-12"/>
        </w:rPr>
        <w:t xml:space="preserve"> </w:t>
      </w:r>
      <w:r w:rsidRPr="000F3C94">
        <w:t>association</w:t>
      </w:r>
      <w:r w:rsidRPr="000F3C94">
        <w:rPr>
          <w:spacing w:val="-11"/>
        </w:rPr>
        <w:t xml:space="preserve"> </w:t>
      </w:r>
      <w:r w:rsidRPr="000F3C94">
        <w:t>name</w:t>
      </w:r>
      <w:r w:rsidRPr="000F3C94">
        <w:rPr>
          <w:spacing w:val="-12"/>
        </w:rPr>
        <w:t xml:space="preserve"> </w:t>
      </w:r>
      <w:r w:rsidRPr="000F3C94">
        <w:t>is</w:t>
      </w:r>
      <w:r w:rsidRPr="000F3C94">
        <w:rPr>
          <w:spacing w:val="-10"/>
        </w:rPr>
        <w:t xml:space="preserve"> </w:t>
      </w:r>
      <w:r w:rsidRPr="000F3C94">
        <w:t>‘&lt;CLASSNAME1&gt;_&lt;CLASSNAME2&gt;’</w:t>
      </w:r>
      <w:r w:rsidRPr="000F3C94">
        <w:rPr>
          <w:spacing w:val="-8"/>
        </w:rPr>
        <w:t xml:space="preserve"> </w:t>
      </w:r>
      <w:r w:rsidRPr="000F3C94">
        <w:t>where</w:t>
      </w:r>
      <w:r w:rsidRPr="000F3C94">
        <w:rPr>
          <w:spacing w:val="-10"/>
        </w:rPr>
        <w:t xml:space="preserve"> </w:t>
      </w:r>
      <w:r w:rsidRPr="000F3C94">
        <w:t>&lt;CLASSNAME1&gt;</w:t>
      </w:r>
      <w:r w:rsidRPr="000F3C94">
        <w:rPr>
          <w:spacing w:val="-12"/>
        </w:rPr>
        <w:t xml:space="preserve"> </w:t>
      </w:r>
      <w:r w:rsidRPr="000F3C94">
        <w:t>is</w:t>
      </w:r>
      <w:r w:rsidRPr="000F3C94">
        <w:rPr>
          <w:spacing w:val="-53"/>
        </w:rPr>
        <w:t xml:space="preserve"> </w:t>
      </w:r>
      <w:r w:rsidRPr="000F3C94">
        <w:t>the source and &lt;CLASSNAME2&gt; the target. In case of a feature/information association</w:t>
      </w:r>
      <w:r w:rsidRPr="000F3C94">
        <w:rPr>
          <w:spacing w:val="1"/>
        </w:rPr>
        <w:t xml:space="preserve"> </w:t>
      </w:r>
      <w:r w:rsidRPr="000F3C94">
        <w:rPr>
          <w:w w:val="95"/>
        </w:rPr>
        <w:t>the feature is the source. For feature/feature or information/information associations without</w:t>
      </w:r>
      <w:r w:rsidRPr="000F3C94">
        <w:rPr>
          <w:spacing w:val="1"/>
          <w:w w:val="95"/>
        </w:rPr>
        <w:t xml:space="preserve"> </w:t>
      </w:r>
      <w:r w:rsidRPr="000F3C94">
        <w:t>explicit</w:t>
      </w:r>
      <w:r w:rsidRPr="000F3C94">
        <w:rPr>
          <w:spacing w:val="-2"/>
        </w:rPr>
        <w:t xml:space="preserve"> </w:t>
      </w:r>
      <w:r w:rsidRPr="000F3C94">
        <w:t>names the</w:t>
      </w:r>
      <w:r w:rsidRPr="000F3C94">
        <w:rPr>
          <w:spacing w:val="-1"/>
        </w:rPr>
        <w:t xml:space="preserve"> </w:t>
      </w:r>
      <w:r w:rsidRPr="000F3C94">
        <w:t>source/target</w:t>
      </w:r>
      <w:r w:rsidRPr="000F3C94">
        <w:rPr>
          <w:spacing w:val="-2"/>
        </w:rPr>
        <w:t xml:space="preserve"> </w:t>
      </w:r>
      <w:r w:rsidRPr="000F3C94">
        <w:t>are</w:t>
      </w:r>
      <w:r w:rsidRPr="000F3C94">
        <w:rPr>
          <w:spacing w:val="-1"/>
        </w:rPr>
        <w:t xml:space="preserve"> </w:t>
      </w:r>
      <w:r w:rsidRPr="000F3C94">
        <w:t>indicated</w:t>
      </w:r>
      <w:r w:rsidRPr="000F3C94">
        <w:rPr>
          <w:spacing w:val="1"/>
        </w:rPr>
        <w:t xml:space="preserve"> </w:t>
      </w:r>
      <w:r w:rsidRPr="000F3C94">
        <w:t>by</w:t>
      </w:r>
      <w:r w:rsidRPr="000F3C94">
        <w:rPr>
          <w:spacing w:val="-2"/>
        </w:rPr>
        <w:t xml:space="preserve"> </w:t>
      </w:r>
      <w:r w:rsidRPr="000F3C94">
        <w:t>an arrowhead.</w:t>
      </w:r>
    </w:p>
    <w:p w14:paraId="364538D9" w14:textId="77777777" w:rsidR="00A968B7" w:rsidRPr="000F3C94" w:rsidRDefault="00A968B7" w:rsidP="00CF0B94">
      <w:pPr>
        <w:pStyle w:val="BodyText"/>
        <w:spacing w:before="0" w:after="120" w:line="240" w:lineRule="auto"/>
        <w:rPr>
          <w:sz w:val="20"/>
          <w:lang w:val="en-GB"/>
        </w:rPr>
      </w:pPr>
      <w:r w:rsidRPr="000F3C94">
        <w:rPr>
          <w:sz w:val="20"/>
          <w:lang w:val="en-GB"/>
        </w:rPr>
        <w:t>The</w:t>
      </w:r>
      <w:r w:rsidRPr="000F3C94">
        <w:rPr>
          <w:spacing w:val="-3"/>
          <w:sz w:val="20"/>
          <w:lang w:val="en-GB"/>
        </w:rPr>
        <w:t xml:space="preserve"> </w:t>
      </w:r>
      <w:r w:rsidRPr="000F3C94">
        <w:rPr>
          <w:sz w:val="20"/>
          <w:lang w:val="en-GB"/>
        </w:rPr>
        <w:t>class</w:t>
      </w:r>
      <w:r w:rsidRPr="000F3C94">
        <w:rPr>
          <w:spacing w:val="-4"/>
          <w:sz w:val="20"/>
          <w:lang w:val="en-GB"/>
        </w:rPr>
        <w:t xml:space="preserve"> </w:t>
      </w:r>
      <w:r w:rsidRPr="000F3C94">
        <w:rPr>
          <w:sz w:val="20"/>
          <w:lang w:val="en-GB"/>
        </w:rPr>
        <w:t>for</w:t>
      </w:r>
      <w:r w:rsidRPr="000F3C94">
        <w:rPr>
          <w:spacing w:val="-3"/>
          <w:sz w:val="20"/>
          <w:lang w:val="en-GB"/>
        </w:rPr>
        <w:t xml:space="preserve"> </w:t>
      </w:r>
      <w:r w:rsidRPr="000F3C94">
        <w:rPr>
          <w:sz w:val="20"/>
          <w:lang w:val="en-GB"/>
        </w:rPr>
        <w:t>geographic</w:t>
      </w:r>
      <w:r w:rsidRPr="000F3C94">
        <w:rPr>
          <w:spacing w:val="-2"/>
          <w:sz w:val="20"/>
          <w:lang w:val="en-GB"/>
        </w:rPr>
        <w:t xml:space="preserve"> </w:t>
      </w:r>
      <w:r w:rsidRPr="000F3C94">
        <w:rPr>
          <w:sz w:val="20"/>
          <w:lang w:val="en-GB"/>
        </w:rPr>
        <w:t>features</w:t>
      </w:r>
      <w:r w:rsidRPr="000F3C94">
        <w:rPr>
          <w:spacing w:val="-2"/>
          <w:sz w:val="20"/>
          <w:lang w:val="en-GB"/>
        </w:rPr>
        <w:t xml:space="preserve"> </w:t>
      </w:r>
      <w:r w:rsidRPr="000F3C94">
        <w:rPr>
          <w:sz w:val="20"/>
          <w:lang w:val="en-GB"/>
        </w:rPr>
        <w:t>is</w:t>
      </w:r>
      <w:r w:rsidRPr="000F3C94">
        <w:rPr>
          <w:spacing w:val="1"/>
          <w:sz w:val="20"/>
          <w:lang w:val="en-GB"/>
        </w:rPr>
        <w:t xml:space="preserve"> </w:t>
      </w:r>
      <w:r w:rsidRPr="000F3C94">
        <w:rPr>
          <w:sz w:val="20"/>
          <w:lang w:val="en-GB"/>
        </w:rPr>
        <w:t>feature</w:t>
      </w:r>
      <w:r w:rsidRPr="000F3C94">
        <w:rPr>
          <w:spacing w:val="-3"/>
          <w:sz w:val="20"/>
          <w:lang w:val="en-GB"/>
        </w:rPr>
        <w:t xml:space="preserve"> </w:t>
      </w:r>
      <w:r w:rsidRPr="000F3C94">
        <w:rPr>
          <w:sz w:val="20"/>
          <w:lang w:val="en-GB"/>
        </w:rPr>
        <w:t>type</w:t>
      </w:r>
      <w:r w:rsidRPr="000F3C94">
        <w:rPr>
          <w:spacing w:val="-1"/>
          <w:sz w:val="20"/>
          <w:lang w:val="en-GB"/>
        </w:rPr>
        <w:t xml:space="preserve"> </w:t>
      </w:r>
      <w:r w:rsidRPr="000F3C94">
        <w:rPr>
          <w:sz w:val="20"/>
          <w:lang w:val="en-GB"/>
        </w:rPr>
        <w:t>and</w:t>
      </w:r>
      <w:r w:rsidRPr="000F3C94">
        <w:rPr>
          <w:spacing w:val="-1"/>
          <w:sz w:val="20"/>
          <w:lang w:val="en-GB"/>
        </w:rPr>
        <w:t xml:space="preserve"> </w:t>
      </w:r>
      <w:r w:rsidRPr="000F3C94">
        <w:rPr>
          <w:sz w:val="20"/>
          <w:lang w:val="en-GB"/>
        </w:rPr>
        <w:t>the</w:t>
      </w:r>
      <w:r w:rsidRPr="000F3C94">
        <w:rPr>
          <w:spacing w:val="-3"/>
          <w:sz w:val="20"/>
          <w:lang w:val="en-GB"/>
        </w:rPr>
        <w:t xml:space="preserve"> </w:t>
      </w:r>
      <w:r w:rsidRPr="000F3C94">
        <w:rPr>
          <w:sz w:val="20"/>
          <w:lang w:val="en-GB"/>
        </w:rPr>
        <w:t>class</w:t>
      </w:r>
      <w:r w:rsidRPr="000F3C94">
        <w:rPr>
          <w:spacing w:val="-2"/>
          <w:sz w:val="20"/>
          <w:lang w:val="en-GB"/>
        </w:rPr>
        <w:t xml:space="preserve"> </w:t>
      </w:r>
      <w:r w:rsidRPr="000F3C94">
        <w:rPr>
          <w:sz w:val="20"/>
          <w:lang w:val="en-GB"/>
        </w:rPr>
        <w:t>for</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types</w:t>
      </w:r>
      <w:r w:rsidRPr="000F3C94">
        <w:rPr>
          <w:spacing w:val="-2"/>
          <w:sz w:val="20"/>
          <w:lang w:val="en-GB"/>
        </w:rPr>
        <w:t xml:space="preserve"> </w:t>
      </w:r>
      <w:r w:rsidRPr="000F3C94">
        <w:rPr>
          <w:sz w:val="20"/>
          <w:lang w:val="en-GB"/>
        </w:rPr>
        <w:t>is</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w:t>
      </w:r>
    </w:p>
    <w:p w14:paraId="18A2BB3F" w14:textId="4107DD36" w:rsidR="00A968B7" w:rsidRPr="000F3C94" w:rsidRDefault="00A968B7" w:rsidP="00CF0B94">
      <w:pPr>
        <w:pStyle w:val="BodyText"/>
        <w:spacing w:before="0" w:line="240" w:lineRule="auto"/>
        <w:ind w:rightChars="106" w:right="212"/>
        <w:rPr>
          <w:sz w:val="20"/>
          <w:lang w:val="en-GB"/>
        </w:rPr>
      </w:pPr>
      <w:r w:rsidRPr="000F3C94">
        <w:rPr>
          <w:sz w:val="20"/>
          <w:lang w:val="en-GB"/>
        </w:rPr>
        <w:t>The</w:t>
      </w:r>
      <w:r w:rsidRPr="000F3C94">
        <w:rPr>
          <w:spacing w:val="-1"/>
          <w:sz w:val="20"/>
          <w:lang w:val="en-GB"/>
        </w:rPr>
        <w:t xml:space="preserve"> </w:t>
      </w:r>
      <w:r w:rsidRPr="000F3C94">
        <w:rPr>
          <w:sz w:val="20"/>
          <w:lang w:val="en-GB"/>
        </w:rPr>
        <w:t>geographic features</w:t>
      </w:r>
      <w:r w:rsidRPr="000F3C94">
        <w:rPr>
          <w:spacing w:val="-1"/>
          <w:sz w:val="20"/>
          <w:lang w:val="en-GB"/>
        </w:rPr>
        <w:t xml:space="preserve"> </w:t>
      </w:r>
      <w:r w:rsidRPr="000F3C94">
        <w:rPr>
          <w:sz w:val="20"/>
          <w:lang w:val="en-GB"/>
        </w:rPr>
        <w:t>included</w:t>
      </w:r>
      <w:r w:rsidRPr="000F3C94">
        <w:rPr>
          <w:spacing w:val="1"/>
          <w:sz w:val="20"/>
          <w:lang w:val="en-GB"/>
        </w:rPr>
        <w:t xml:space="preserve"> </w:t>
      </w:r>
      <w:r w:rsidRPr="000F3C94">
        <w:rPr>
          <w:sz w:val="20"/>
          <w:lang w:val="en-GB"/>
        </w:rPr>
        <w:t>in</w:t>
      </w:r>
      <w:r w:rsidRPr="000F3C94">
        <w:rPr>
          <w:spacing w:val="-1"/>
          <w:sz w:val="20"/>
          <w:lang w:val="en-GB"/>
        </w:rPr>
        <w:t xml:space="preserve"> </w:t>
      </w:r>
      <w:r w:rsidRPr="000F3C94">
        <w:rPr>
          <w:sz w:val="20"/>
          <w:lang w:val="en-GB"/>
        </w:rPr>
        <w:t>the</w:t>
      </w:r>
      <w:r w:rsidRPr="000F3C94">
        <w:rPr>
          <w:spacing w:val="1"/>
          <w:sz w:val="20"/>
          <w:lang w:val="en-GB"/>
        </w:rPr>
        <w:t xml:space="preserve"> </w:t>
      </w:r>
      <w:r w:rsidRPr="000F3C94">
        <w:rPr>
          <w:sz w:val="20"/>
          <w:lang w:val="en-GB"/>
        </w:rPr>
        <w:t>S-128 are:</w:t>
      </w:r>
    </w:p>
    <w:p w14:paraId="35F60E45" w14:textId="56116E95" w:rsidR="00A968B7" w:rsidRPr="000F3C94" w:rsidRDefault="00A968B7" w:rsidP="00CF0B94">
      <w:pPr>
        <w:pStyle w:val="NoSpacing"/>
        <w:numPr>
          <w:ilvl w:val="0"/>
          <w:numId w:val="14"/>
        </w:numPr>
        <w:spacing w:after="60"/>
        <w:ind w:left="567" w:hanging="283"/>
      </w:pPr>
      <w:r w:rsidRPr="000F3C94">
        <w:rPr>
          <w:spacing w:val="-1"/>
        </w:rPr>
        <w:lastRenderedPageBreak/>
        <w:t>Electronic</w:t>
      </w:r>
      <w:r w:rsidRPr="000F3C94">
        <w:rPr>
          <w:spacing w:val="-13"/>
        </w:rPr>
        <w:t xml:space="preserve"> </w:t>
      </w:r>
      <w:r w:rsidR="00B519DF" w:rsidRPr="000F3C94">
        <w:rPr>
          <w:spacing w:val="-1"/>
        </w:rPr>
        <w:t>Product</w:t>
      </w:r>
      <w:r w:rsidRPr="000F3C94">
        <w:rPr>
          <w:spacing w:val="-1"/>
        </w:rPr>
        <w:t>:</w:t>
      </w:r>
      <w:r w:rsidRPr="000F3C94">
        <w:rPr>
          <w:spacing w:val="-12"/>
        </w:rPr>
        <w:t xml:space="preserve"> </w:t>
      </w:r>
      <w:r w:rsidRPr="000F3C94">
        <w:t>Electronic</w:t>
      </w:r>
      <w:r w:rsidRPr="000F3C94">
        <w:rPr>
          <w:spacing w:val="-7"/>
        </w:rPr>
        <w:t xml:space="preserve"> </w:t>
      </w:r>
      <w:r w:rsidR="00B519DF" w:rsidRPr="000F3C94">
        <w:rPr>
          <w:spacing w:val="-7"/>
        </w:rPr>
        <w:t xml:space="preserve">navigation </w:t>
      </w:r>
      <w:r w:rsidRPr="000F3C94">
        <w:t>products</w:t>
      </w:r>
      <w:r w:rsidRPr="000F3C94">
        <w:rPr>
          <w:spacing w:val="-13"/>
        </w:rPr>
        <w:t xml:space="preserve"> </w:t>
      </w:r>
      <w:r w:rsidRPr="000F3C94">
        <w:t>like</w:t>
      </w:r>
      <w:r w:rsidRPr="000F3C94">
        <w:rPr>
          <w:spacing w:val="-14"/>
        </w:rPr>
        <w:t xml:space="preserve"> </w:t>
      </w:r>
      <w:r w:rsidRPr="000F3C94">
        <w:t>S-57</w:t>
      </w:r>
      <w:r w:rsidRPr="000F3C94">
        <w:rPr>
          <w:spacing w:val="-11"/>
        </w:rPr>
        <w:t xml:space="preserve"> </w:t>
      </w:r>
      <w:r w:rsidRPr="000F3C94">
        <w:t>ENC,</w:t>
      </w:r>
      <w:r w:rsidRPr="000F3C94">
        <w:rPr>
          <w:spacing w:val="-14"/>
        </w:rPr>
        <w:t xml:space="preserve"> </w:t>
      </w:r>
      <w:r w:rsidRPr="000F3C94">
        <w:t>S-101</w:t>
      </w:r>
      <w:r w:rsidRPr="000F3C94">
        <w:rPr>
          <w:spacing w:val="-12"/>
        </w:rPr>
        <w:t xml:space="preserve"> </w:t>
      </w:r>
      <w:r w:rsidRPr="000F3C94">
        <w:t>ENC</w:t>
      </w:r>
      <w:r w:rsidR="00F6158C" w:rsidRPr="000F3C94">
        <w:rPr>
          <w:spacing w:val="-10"/>
        </w:rPr>
        <w:t xml:space="preserve">, </w:t>
      </w:r>
      <w:r w:rsidRPr="000F3C94">
        <w:rPr>
          <w:spacing w:val="-10"/>
        </w:rPr>
        <w:t>digital charts for s</w:t>
      </w:r>
      <w:r w:rsidRPr="000F3C94">
        <w:t>pecial purposes</w:t>
      </w:r>
      <w:r w:rsidR="00F6158C" w:rsidRPr="000F3C94">
        <w:t xml:space="preserve"> and digital publications based upon such physical publications.</w:t>
      </w:r>
    </w:p>
    <w:p w14:paraId="3B8E3140" w14:textId="176E0CE1" w:rsidR="00A968B7" w:rsidRPr="000F3C94" w:rsidRDefault="00B519DF" w:rsidP="00CF0B94">
      <w:pPr>
        <w:pStyle w:val="NoSpacing"/>
        <w:numPr>
          <w:ilvl w:val="0"/>
          <w:numId w:val="14"/>
        </w:numPr>
        <w:spacing w:after="60"/>
        <w:ind w:left="567" w:hanging="283"/>
      </w:pPr>
      <w:r w:rsidRPr="000F3C94">
        <w:t>Physical Product</w:t>
      </w:r>
      <w:r w:rsidR="00A968B7" w:rsidRPr="000F3C94">
        <w:t xml:space="preserve">: </w:t>
      </w:r>
      <w:r w:rsidRPr="000F3C94">
        <w:t xml:space="preserve"> Navigation products published in paper format.</w:t>
      </w:r>
    </w:p>
    <w:p w14:paraId="4CF01F1A" w14:textId="1137A0D8" w:rsidR="00356B01" w:rsidRPr="000F3C94" w:rsidRDefault="00B519DF" w:rsidP="00CF0B94">
      <w:pPr>
        <w:pStyle w:val="NoSpacing"/>
        <w:numPr>
          <w:ilvl w:val="0"/>
          <w:numId w:val="14"/>
        </w:numPr>
        <w:spacing w:after="120"/>
        <w:ind w:left="568" w:hanging="284"/>
        <w:rPr>
          <w:rFonts w:eastAsiaTheme="minorEastAsia"/>
        </w:rPr>
      </w:pPr>
      <w:r w:rsidRPr="000F3C94">
        <w:rPr>
          <w:spacing w:val="-8"/>
        </w:rPr>
        <w:t>S</w:t>
      </w:r>
      <w:r w:rsidR="00BA68AA" w:rsidRPr="000F3C94">
        <w:rPr>
          <w:spacing w:val="-8"/>
        </w:rPr>
        <w:t>-</w:t>
      </w:r>
      <w:r w:rsidRPr="000F3C94">
        <w:rPr>
          <w:spacing w:val="-8"/>
        </w:rPr>
        <w:t>100 Service</w:t>
      </w:r>
      <w:r w:rsidR="00A968B7" w:rsidRPr="000F3C94">
        <w:rPr>
          <w:spacing w:val="-8"/>
        </w:rPr>
        <w:t xml:space="preserve">: </w:t>
      </w:r>
      <w:r w:rsidR="006D04FD" w:rsidRPr="000F3C94">
        <w:t>A service that makes use of S-100 based product specifications to support data transfer.</w:t>
      </w:r>
    </w:p>
    <w:p w14:paraId="2D64902F" w14:textId="5E4CA94C" w:rsidR="00A968B7" w:rsidRPr="000F3C94" w:rsidRDefault="007642D5" w:rsidP="00A968B7">
      <w:pPr>
        <w:rPr>
          <w:lang w:val="en-GB"/>
        </w:rPr>
      </w:pPr>
      <w:proofErr w:type="spellStart"/>
      <w:r w:rsidRPr="000F3C94">
        <w:rPr>
          <w:lang w:val="en-GB"/>
        </w:rPr>
        <w:t>CatalogueElement</w:t>
      </w:r>
      <w:proofErr w:type="spellEnd"/>
      <w:r w:rsidRPr="000F3C94">
        <w:rPr>
          <w:lang w:val="en-GB"/>
        </w:rPr>
        <w:t xml:space="preserve"> and </w:t>
      </w:r>
      <w:proofErr w:type="spellStart"/>
      <w:r w:rsidRPr="000F3C94">
        <w:rPr>
          <w:lang w:val="en-GB"/>
        </w:rPr>
        <w:t>NavigationalProduct</w:t>
      </w:r>
      <w:proofErr w:type="spellEnd"/>
      <w:r w:rsidRPr="000F3C94">
        <w:rPr>
          <w:lang w:val="en-GB"/>
        </w:rPr>
        <w:t xml:space="preserve"> </w:t>
      </w:r>
      <w:r w:rsidR="00A968B7" w:rsidRPr="000F3C94">
        <w:rPr>
          <w:lang w:val="en-GB"/>
        </w:rPr>
        <w:t xml:space="preserve">is an </w:t>
      </w:r>
      <w:proofErr w:type="gramStart"/>
      <w:r w:rsidR="00A968B7" w:rsidRPr="000F3C94">
        <w:rPr>
          <w:lang w:val="en-GB"/>
        </w:rPr>
        <w:t>abstract class</w:t>
      </w:r>
      <w:r w:rsidR="00C22BF4" w:rsidRPr="000F3C94">
        <w:rPr>
          <w:lang w:val="en-GB"/>
        </w:rPr>
        <w:t>es</w:t>
      </w:r>
      <w:proofErr w:type="gramEnd"/>
      <w:r w:rsidR="00A968B7" w:rsidRPr="000F3C94">
        <w:rPr>
          <w:lang w:val="en-GB"/>
        </w:rPr>
        <w:t xml:space="preserve"> from which the geographic feature classes in the Application Schema are derived. </w:t>
      </w:r>
      <w:proofErr w:type="spellStart"/>
      <w:r w:rsidR="00A968B7" w:rsidRPr="000F3C94">
        <w:rPr>
          <w:lang w:val="en-GB"/>
        </w:rPr>
        <w:t>CatalogueElement</w:t>
      </w:r>
      <w:proofErr w:type="spellEnd"/>
      <w:r w:rsidR="00A968B7" w:rsidRPr="000F3C94">
        <w:rPr>
          <w:lang w:val="en-GB"/>
        </w:rPr>
        <w:t xml:space="preserve"> has common attributes which are inherited by all S-128 geographic feature types</w:t>
      </w:r>
      <w:r w:rsidR="00C22BF4" w:rsidRPr="000F3C94">
        <w:rPr>
          <w:i/>
          <w:iCs/>
          <w:lang w:val="en-GB"/>
        </w:rPr>
        <w:t xml:space="preserve"> </w:t>
      </w:r>
      <w:proofErr w:type="spellStart"/>
      <w:r w:rsidR="00C22BF4" w:rsidRPr="000F3C94">
        <w:rPr>
          <w:i/>
          <w:iCs/>
          <w:lang w:val="en-GB"/>
        </w:rPr>
        <w:t>NavigationalProduct</w:t>
      </w:r>
      <w:proofErr w:type="spellEnd"/>
      <w:r w:rsidR="00C22BF4" w:rsidRPr="000F3C94">
        <w:rPr>
          <w:i/>
          <w:iCs/>
          <w:lang w:val="en-GB"/>
        </w:rPr>
        <w:t xml:space="preserve"> has common attributes product type products.</w:t>
      </w:r>
      <w:r w:rsidR="00C22BF4" w:rsidRPr="000F3C94">
        <w:rPr>
          <w:lang w:val="en-GB"/>
        </w:rPr>
        <w:t xml:space="preserve"> To make sense</w:t>
      </w:r>
      <w:r w:rsidR="00A968B7" w:rsidRPr="000F3C94">
        <w:rPr>
          <w:lang w:val="en-GB"/>
        </w:rPr>
        <w:t xml:space="preserve"> </w:t>
      </w:r>
      <w:r w:rsidR="00C22BF4" w:rsidRPr="000F3C94">
        <w:rPr>
          <w:lang w:val="en-GB"/>
        </w:rPr>
        <w:t>a</w:t>
      </w:r>
      <w:r w:rsidR="00A968B7" w:rsidRPr="000F3C94">
        <w:rPr>
          <w:lang w:val="en-GB"/>
        </w:rPr>
        <w:t xml:space="preserve"> derived class may impose additional constraints, which will be described in the definition of the derived class or the S-128 DCEG.</w:t>
      </w:r>
    </w:p>
    <w:p w14:paraId="05FC1632" w14:textId="77777777" w:rsidR="00A968B7" w:rsidRPr="000F3C94" w:rsidRDefault="00A968B7" w:rsidP="00A968B7">
      <w:pPr>
        <w:rPr>
          <w:lang w:val="en-GB"/>
        </w:rPr>
      </w:pPr>
      <w:r w:rsidRPr="000F3C94">
        <w:rPr>
          <w:lang w:val="en-GB"/>
        </w:rPr>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22342B12" w14:textId="10FD9E83" w:rsidR="00C931F2" w:rsidRPr="000F3C94" w:rsidRDefault="00A968B7" w:rsidP="00E00423">
      <w:pPr>
        <w:rPr>
          <w:rFonts w:eastAsiaTheme="minorEastAsia"/>
          <w:lang w:val="en-GB"/>
        </w:rPr>
      </w:pPr>
      <w:proofErr w:type="spellStart"/>
      <w:r w:rsidRPr="000F3C94">
        <w:rPr>
          <w:lang w:val="en-GB"/>
        </w:rPr>
        <w:t>ContactDetails</w:t>
      </w:r>
      <w:proofErr w:type="spellEnd"/>
      <w:r w:rsidRPr="000F3C94">
        <w:rPr>
          <w:lang w:val="en-GB"/>
        </w:rPr>
        <w:t xml:space="preserve"> is the information type in the S-128 domain model. </w:t>
      </w:r>
      <w:proofErr w:type="spellStart"/>
      <w:r w:rsidRPr="000F3C94">
        <w:rPr>
          <w:lang w:val="en-GB"/>
        </w:rPr>
        <w:t>ContactDetails</w:t>
      </w:r>
      <w:proofErr w:type="spellEnd"/>
      <w:r w:rsidRPr="000F3C94">
        <w:rPr>
          <w:lang w:val="en-GB"/>
        </w:rPr>
        <w:t xml:space="preserve"> has attributes for </w:t>
      </w:r>
      <w:proofErr w:type="spellStart"/>
      <w:r w:rsidRPr="000F3C94">
        <w:rPr>
          <w:lang w:val="en-GB"/>
        </w:rPr>
        <w:t>contactInstructions</w:t>
      </w:r>
      <w:proofErr w:type="spellEnd"/>
      <w:r w:rsidRPr="000F3C94">
        <w:rPr>
          <w:lang w:val="en-GB"/>
        </w:rPr>
        <w:t xml:space="preserve">, </w:t>
      </w:r>
      <w:proofErr w:type="spellStart"/>
      <w:r w:rsidRPr="000F3C94">
        <w:rPr>
          <w:lang w:val="en-GB"/>
        </w:rPr>
        <w:t>contactAddress</w:t>
      </w:r>
      <w:proofErr w:type="spellEnd"/>
      <w:r w:rsidRPr="000F3C94">
        <w:rPr>
          <w:lang w:val="en-GB"/>
        </w:rPr>
        <w:t xml:space="preserve">, </w:t>
      </w:r>
      <w:proofErr w:type="gramStart"/>
      <w:r w:rsidRPr="000F3C94">
        <w:rPr>
          <w:lang w:val="en-GB"/>
        </w:rPr>
        <w:t xml:space="preserve">information,   </w:t>
      </w:r>
      <w:proofErr w:type="spellStart"/>
      <w:proofErr w:type="gramEnd"/>
      <w:r w:rsidRPr="000F3C94">
        <w:rPr>
          <w:lang w:val="en-GB"/>
        </w:rPr>
        <w:t>onlineResource</w:t>
      </w:r>
      <w:proofErr w:type="spellEnd"/>
      <w:r w:rsidRPr="000F3C94">
        <w:rPr>
          <w:lang w:val="en-GB"/>
        </w:rPr>
        <w:t xml:space="preserve">,   and telecommunications   and </w:t>
      </w:r>
      <w:proofErr w:type="spellStart"/>
      <w:r w:rsidRPr="000F3C94">
        <w:rPr>
          <w:lang w:val="en-GB"/>
        </w:rPr>
        <w:t>sourceIndication</w:t>
      </w:r>
      <w:proofErr w:type="spellEnd"/>
      <w:r w:rsidRPr="000F3C94">
        <w:rPr>
          <w:lang w:val="en-GB"/>
        </w:rPr>
        <w:t xml:space="preserve">. </w:t>
      </w:r>
      <w:r w:rsidR="00795F00" w:rsidRPr="000F3C94">
        <w:rPr>
          <w:lang w:val="en-GB"/>
        </w:rPr>
        <w:t xml:space="preserve">Information types may be associated to other information types or referenced by associations from feature types. </w:t>
      </w:r>
      <w:r w:rsidRPr="000F3C94">
        <w:rPr>
          <w:lang w:val="en-GB"/>
        </w:rPr>
        <w:t>A derived class may impose additional constraints, which will be described in the definition of the derived class or in the S-128 DCEG.</w:t>
      </w:r>
    </w:p>
    <w:p w14:paraId="2D6151E9" w14:textId="4F866404" w:rsidR="00C931F2" w:rsidRPr="000F3C94" w:rsidRDefault="00824F84" w:rsidP="00E00423">
      <w:pPr>
        <w:rPr>
          <w:rFonts w:eastAsiaTheme="minorEastAsia"/>
          <w:lang w:val="en-GB"/>
        </w:rPr>
      </w:pPr>
      <w:r w:rsidRPr="000F3C94">
        <w:rPr>
          <w:lang w:val="en-GB"/>
        </w:rPr>
        <w:t xml:space="preserve">Figures 4-4 show all S-128 enumerations and </w:t>
      </w:r>
      <w:proofErr w:type="spellStart"/>
      <w:r w:rsidRPr="000F3C94">
        <w:rPr>
          <w:lang w:val="en-GB"/>
        </w:rPr>
        <w:t>codelists</w:t>
      </w:r>
      <w:proofErr w:type="spellEnd"/>
      <w:r w:rsidRPr="000F3C94">
        <w:rPr>
          <w:lang w:val="en-GB"/>
        </w:rPr>
        <w:t xml:space="preserve">. The EPSG </w:t>
      </w:r>
      <w:proofErr w:type="spellStart"/>
      <w:r w:rsidRPr="000F3C94">
        <w:rPr>
          <w:lang w:val="en-GB"/>
        </w:rPr>
        <w:t>codelist</w:t>
      </w:r>
      <w:proofErr w:type="spellEnd"/>
      <w:r w:rsidRPr="000F3C94">
        <w:rPr>
          <w:lang w:val="en-GB"/>
        </w:rPr>
        <w:t xml:space="preserve"> are not directly implemented in the data model, and full code list can be found at </w:t>
      </w:r>
      <w:r w:rsidRPr="000F3C94">
        <w:rPr>
          <w:rFonts w:ascii="Malgun Gothic" w:eastAsia="Malgun Gothic" w:hAnsi="Malgun Gothic" w:cs="Malgun Gothic"/>
          <w:lang w:val="en-GB"/>
        </w:rPr>
        <w:t xml:space="preserve">epsg.org. </w:t>
      </w:r>
      <w:r w:rsidRPr="000F3C94">
        <w:rPr>
          <w:lang w:val="en-GB"/>
        </w:rPr>
        <w:t>Local datums that can't be found in the code list is encoded using the wildcard and maybe add an example.</w:t>
      </w:r>
    </w:p>
    <w:p w14:paraId="63AF1069" w14:textId="77777777" w:rsidR="00E00423" w:rsidRPr="000F3C94" w:rsidRDefault="00E00423" w:rsidP="00A968B7">
      <w:pPr>
        <w:rPr>
          <w:rFonts w:eastAsiaTheme="minorEastAsia"/>
          <w:lang w:val="en-GB"/>
        </w:rPr>
      </w:pPr>
    </w:p>
    <w:p w14:paraId="60A338CA" w14:textId="77777777" w:rsidR="00411210" w:rsidRPr="000F3C94" w:rsidRDefault="00411210">
      <w:pPr>
        <w:spacing w:after="0"/>
        <w:jc w:val="left"/>
        <w:rPr>
          <w:lang w:val="en-GB"/>
        </w:rPr>
      </w:pPr>
      <w:r w:rsidRPr="000F3C94">
        <w:rPr>
          <w:lang w:val="en-GB"/>
        </w:rPr>
        <w:br w:type="page"/>
      </w:r>
    </w:p>
    <w:p w14:paraId="3F665861" w14:textId="3C1DA7B8" w:rsidR="00E00423" w:rsidRPr="000F3C94" w:rsidRDefault="00EC5D12" w:rsidP="00CB423F">
      <w:pPr>
        <w:spacing w:before="120"/>
        <w:jc w:val="center"/>
        <w:rPr>
          <w:b/>
          <w:bCs/>
          <w:sz w:val="18"/>
          <w:szCs w:val="18"/>
          <w:lang w:val="en-GB"/>
        </w:rPr>
      </w:pPr>
      <w:del w:id="66" w:author="Engström Stefan" w:date="2025-04-24T11:18:00Z">
        <w:r w:rsidRPr="000F3C94" w:rsidDel="00206E86">
          <w:rPr>
            <w:b/>
            <w:bCs/>
            <w:noProof/>
            <w:sz w:val="18"/>
            <w:szCs w:val="18"/>
            <w:vertAlign w:val="subscript"/>
            <w:lang w:val="en-GB" w:eastAsia="fi-FI"/>
          </w:rPr>
          <w:lastRenderedPageBreak/>
          <w:drawing>
            <wp:anchor distT="0" distB="0" distL="114300" distR="114300" simplePos="0" relativeHeight="251659264" behindDoc="0" locked="0" layoutInCell="1" allowOverlap="1" wp14:anchorId="7924BD22" wp14:editId="728358EA">
              <wp:simplePos x="0" y="0"/>
              <wp:positionH relativeFrom="column">
                <wp:align>center</wp:align>
              </wp:positionH>
              <wp:positionV relativeFrom="paragraph">
                <wp:posOffset>4445</wp:posOffset>
              </wp:positionV>
              <wp:extent cx="6350400" cy="5220000"/>
              <wp:effectExtent l="0" t="0" r="0" b="0"/>
              <wp:wrapTopAndBottom/>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50400" cy="522000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67" w:author="Engström Stefan" w:date="2025-04-30T09:00:00Z">
        <w:r w:rsidR="0089710D">
          <w:rPr>
            <w:b/>
            <w:bCs/>
            <w:noProof/>
            <w:sz w:val="18"/>
            <w:szCs w:val="18"/>
            <w:lang w:val="en-GB"/>
          </w:rPr>
          <w:drawing>
            <wp:inline distT="0" distB="0" distL="0" distR="0" wp14:anchorId="58B81D00" wp14:editId="2C22C8C5">
              <wp:extent cx="5782310" cy="453771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2310" cy="4537710"/>
                      </a:xfrm>
                      <a:prstGeom prst="rect">
                        <a:avLst/>
                      </a:prstGeom>
                    </pic:spPr>
                  </pic:pic>
                </a:graphicData>
              </a:graphic>
            </wp:inline>
          </w:drawing>
        </w:r>
      </w:ins>
      <w:r w:rsidR="000D4197" w:rsidRPr="000F3C94">
        <w:rPr>
          <w:b/>
          <w:bCs/>
          <w:sz w:val="18"/>
          <w:szCs w:val="18"/>
          <w:lang w:val="en-GB"/>
        </w:rPr>
        <w:t xml:space="preserve">Figure </w:t>
      </w:r>
      <w:r w:rsidR="00CB423F" w:rsidRPr="000F3C94">
        <w:rPr>
          <w:b/>
          <w:bCs/>
          <w:sz w:val="18"/>
          <w:szCs w:val="18"/>
          <w:lang w:val="en-GB"/>
        </w:rPr>
        <w:t xml:space="preserve">4-2 – </w:t>
      </w:r>
      <w:r w:rsidR="000D4197" w:rsidRPr="000F3C94">
        <w:rPr>
          <w:b/>
          <w:bCs/>
          <w:sz w:val="18"/>
          <w:szCs w:val="18"/>
          <w:lang w:val="en-GB"/>
        </w:rPr>
        <w:t>S-128 Application Schema (feature type, information type)</w:t>
      </w:r>
    </w:p>
    <w:p w14:paraId="5963D99D" w14:textId="70C680CF" w:rsidR="00411210" w:rsidRPr="000F3C94" w:rsidRDefault="00411210">
      <w:pPr>
        <w:spacing w:after="0"/>
        <w:jc w:val="left"/>
        <w:rPr>
          <w:lang w:val="en-GB"/>
        </w:rPr>
      </w:pPr>
      <w:r w:rsidRPr="000F3C94">
        <w:rPr>
          <w:lang w:val="en-GB"/>
        </w:rPr>
        <w:br w:type="page"/>
      </w:r>
    </w:p>
    <w:p w14:paraId="5162F7B6" w14:textId="2032154E" w:rsidR="00252AD4" w:rsidRPr="000F3C94" w:rsidRDefault="008F5E91" w:rsidP="00BE6A92">
      <w:pPr>
        <w:spacing w:before="120"/>
        <w:jc w:val="center"/>
        <w:rPr>
          <w:b/>
          <w:bCs/>
          <w:sz w:val="18"/>
          <w:szCs w:val="18"/>
          <w:lang w:val="en-GB"/>
        </w:rPr>
      </w:pPr>
      <w:del w:id="68" w:author="Engström Stefan" w:date="2025-04-24T11:18:00Z">
        <w:r w:rsidRPr="000F3C94" w:rsidDel="00206E86">
          <w:rPr>
            <w:b/>
            <w:bCs/>
            <w:noProof/>
            <w:sz w:val="18"/>
            <w:szCs w:val="18"/>
            <w:lang w:val="en-GB" w:eastAsia="fi-FI"/>
          </w:rPr>
          <w:lastRenderedPageBreak/>
          <w:drawing>
            <wp:anchor distT="0" distB="0" distL="114300" distR="114300" simplePos="0" relativeHeight="251660288" behindDoc="0" locked="0" layoutInCell="1" allowOverlap="1" wp14:anchorId="0A697313" wp14:editId="29846371">
              <wp:simplePos x="0" y="0"/>
              <wp:positionH relativeFrom="column">
                <wp:align>center</wp:align>
              </wp:positionH>
              <wp:positionV relativeFrom="paragraph">
                <wp:posOffset>4445</wp:posOffset>
              </wp:positionV>
              <wp:extent cx="6548400" cy="6174000"/>
              <wp:effectExtent l="0" t="0" r="5080" b="0"/>
              <wp:wrapTopAndBottom/>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548400" cy="617400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69" w:author="Engström Stefan" w:date="2025-04-30T09:00:00Z">
        <w:r w:rsidR="0089710D">
          <w:rPr>
            <w:b/>
            <w:bCs/>
            <w:noProof/>
            <w:sz w:val="18"/>
            <w:szCs w:val="18"/>
            <w:lang w:val="en-GB"/>
          </w:rPr>
          <w:drawing>
            <wp:inline distT="0" distB="0" distL="0" distR="0" wp14:anchorId="3C680D21" wp14:editId="2CED4E78">
              <wp:extent cx="5782310" cy="53454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82310" cy="5345430"/>
                      </a:xfrm>
                      <a:prstGeom prst="rect">
                        <a:avLst/>
                      </a:prstGeom>
                    </pic:spPr>
                  </pic:pic>
                </a:graphicData>
              </a:graphic>
            </wp:inline>
          </w:drawing>
        </w:r>
      </w:ins>
      <w:r w:rsidR="00252AD4" w:rsidRPr="000F3C94">
        <w:rPr>
          <w:b/>
          <w:bCs/>
          <w:sz w:val="18"/>
          <w:szCs w:val="18"/>
          <w:lang w:val="en-GB"/>
        </w:rPr>
        <w:t xml:space="preserve">Figure </w:t>
      </w:r>
      <w:r w:rsidR="00BE6A92" w:rsidRPr="000F3C94">
        <w:rPr>
          <w:b/>
          <w:bCs/>
          <w:sz w:val="18"/>
          <w:szCs w:val="18"/>
          <w:lang w:val="en-GB"/>
        </w:rPr>
        <w:t xml:space="preserve">4-3 – </w:t>
      </w:r>
      <w:r w:rsidR="00252AD4" w:rsidRPr="000F3C94">
        <w:rPr>
          <w:b/>
          <w:bCs/>
          <w:sz w:val="18"/>
          <w:szCs w:val="18"/>
          <w:lang w:val="en-GB"/>
        </w:rPr>
        <w:t>S-128 Application Schema (complex attribute type)</w:t>
      </w:r>
    </w:p>
    <w:p w14:paraId="401E4534" w14:textId="6451BF52" w:rsidR="00411210" w:rsidRPr="000F3C94" w:rsidRDefault="00411210">
      <w:pPr>
        <w:spacing w:after="0"/>
        <w:jc w:val="left"/>
        <w:rPr>
          <w:lang w:val="en-GB"/>
        </w:rPr>
      </w:pPr>
      <w:r w:rsidRPr="000F3C94">
        <w:rPr>
          <w:lang w:val="en-GB"/>
        </w:rPr>
        <w:br w:type="page"/>
      </w:r>
    </w:p>
    <w:p w14:paraId="1C18522D" w14:textId="084D90B8" w:rsidR="00206E86" w:rsidRDefault="008F5E91" w:rsidP="00BE6A92">
      <w:pPr>
        <w:spacing w:before="120"/>
        <w:jc w:val="center"/>
        <w:rPr>
          <w:ins w:id="70" w:author="Engström Stefan" w:date="2025-04-24T11:19:00Z"/>
          <w:b/>
          <w:bCs/>
          <w:sz w:val="18"/>
          <w:szCs w:val="18"/>
          <w:lang w:val="en-GB"/>
        </w:rPr>
      </w:pPr>
      <w:del w:id="71" w:author="Engström Stefan" w:date="2025-04-24T11:19:00Z">
        <w:r w:rsidRPr="000F3C94" w:rsidDel="00206E86">
          <w:rPr>
            <w:b/>
            <w:bCs/>
            <w:noProof/>
            <w:sz w:val="18"/>
            <w:szCs w:val="18"/>
            <w:lang w:val="en-GB" w:eastAsia="fi-FI"/>
          </w:rPr>
          <w:lastRenderedPageBreak/>
          <w:drawing>
            <wp:anchor distT="0" distB="0" distL="114300" distR="114300" simplePos="0" relativeHeight="251661312" behindDoc="0" locked="0" layoutInCell="1" allowOverlap="1" wp14:anchorId="26A33921" wp14:editId="1D814497">
              <wp:simplePos x="0" y="0"/>
              <wp:positionH relativeFrom="column">
                <wp:align>center</wp:align>
              </wp:positionH>
              <wp:positionV relativeFrom="paragraph">
                <wp:posOffset>4445</wp:posOffset>
              </wp:positionV>
              <wp:extent cx="6519600" cy="5126400"/>
              <wp:effectExtent l="0" t="0" r="0" b="0"/>
              <wp:wrapTopAndBottom/>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519600" cy="512640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72" w:author="Engström Stefan" w:date="2025-04-30T09:00:00Z">
        <w:r w:rsidR="0089710D">
          <w:rPr>
            <w:b/>
            <w:bCs/>
            <w:noProof/>
            <w:sz w:val="18"/>
            <w:szCs w:val="18"/>
            <w:lang w:val="en-GB"/>
          </w:rPr>
          <w:drawing>
            <wp:inline distT="0" distB="0" distL="0" distR="0" wp14:anchorId="22B58F34" wp14:editId="339F19AA">
              <wp:extent cx="5782310" cy="877887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82310" cy="8778875"/>
                      </a:xfrm>
                      <a:prstGeom prst="rect">
                        <a:avLst/>
                      </a:prstGeom>
                    </pic:spPr>
                  </pic:pic>
                </a:graphicData>
              </a:graphic>
            </wp:inline>
          </w:drawing>
        </w:r>
      </w:ins>
    </w:p>
    <w:p w14:paraId="372DEB7A" w14:textId="34397A5F" w:rsidR="00252AD4" w:rsidRPr="000F3C94" w:rsidRDefault="00252AD4" w:rsidP="00BE6A92">
      <w:pPr>
        <w:spacing w:before="120"/>
        <w:jc w:val="center"/>
        <w:rPr>
          <w:b/>
          <w:bCs/>
          <w:sz w:val="18"/>
          <w:szCs w:val="18"/>
          <w:lang w:val="en-GB"/>
        </w:rPr>
      </w:pPr>
      <w:r w:rsidRPr="000F3C94">
        <w:rPr>
          <w:b/>
          <w:bCs/>
          <w:sz w:val="18"/>
          <w:szCs w:val="18"/>
          <w:lang w:val="en-GB"/>
        </w:rPr>
        <w:lastRenderedPageBreak/>
        <w:t xml:space="preserve">Figure </w:t>
      </w:r>
      <w:r w:rsidR="00BE6A92" w:rsidRPr="000F3C94">
        <w:rPr>
          <w:b/>
          <w:bCs/>
          <w:sz w:val="18"/>
          <w:szCs w:val="18"/>
          <w:lang w:val="en-GB"/>
        </w:rPr>
        <w:t xml:space="preserve">4-4 – </w:t>
      </w:r>
      <w:r w:rsidRPr="000F3C94">
        <w:rPr>
          <w:b/>
          <w:bCs/>
          <w:sz w:val="18"/>
          <w:szCs w:val="18"/>
          <w:lang w:val="en-GB"/>
        </w:rPr>
        <w:t>S-128 Application Schema (enumeration type)</w:t>
      </w:r>
    </w:p>
    <w:p w14:paraId="18462860" w14:textId="4DE13DB4" w:rsidR="00411210" w:rsidRPr="000F3C94" w:rsidRDefault="00411210">
      <w:pPr>
        <w:spacing w:after="0"/>
        <w:jc w:val="left"/>
        <w:rPr>
          <w:lang w:val="en-GB"/>
        </w:rPr>
      </w:pPr>
      <w:r w:rsidRPr="000F3C94">
        <w:rPr>
          <w:lang w:val="en-GB"/>
        </w:rPr>
        <w:br w:type="page"/>
      </w:r>
    </w:p>
    <w:p w14:paraId="314745BF" w14:textId="2AF3238F" w:rsidR="00596942" w:rsidRPr="000F3C94" w:rsidRDefault="00313AE8" w:rsidP="00D82E52">
      <w:pPr>
        <w:pStyle w:val="Heading2"/>
        <w:tabs>
          <w:tab w:val="clear" w:pos="540"/>
        </w:tabs>
        <w:rPr>
          <w:lang w:val="en-GB"/>
        </w:rPr>
      </w:pPr>
      <w:bookmarkStart w:id="73" w:name="_Toc162544230"/>
      <w:bookmarkStart w:id="74" w:name="_Toc170717200"/>
      <w:bookmarkStart w:id="75" w:name="_Toc152232549"/>
      <w:bookmarkStart w:id="76" w:name="_Toc194499985"/>
      <w:bookmarkEnd w:id="73"/>
      <w:bookmarkEnd w:id="74"/>
      <w:r w:rsidRPr="000F3C94">
        <w:rPr>
          <w:lang w:val="en-GB"/>
        </w:rPr>
        <w:lastRenderedPageBreak/>
        <w:t>F</w:t>
      </w:r>
      <w:r w:rsidR="00596942" w:rsidRPr="000F3C94">
        <w:rPr>
          <w:lang w:val="en-GB"/>
        </w:rPr>
        <w:t>eature Catalogue</w:t>
      </w:r>
      <w:bookmarkEnd w:id="62"/>
      <w:bookmarkEnd w:id="63"/>
      <w:bookmarkEnd w:id="75"/>
      <w:bookmarkEnd w:id="76"/>
    </w:p>
    <w:p w14:paraId="164B8A61" w14:textId="276A6A89" w:rsidR="00E65251" w:rsidRPr="000F3C94" w:rsidRDefault="00E65251" w:rsidP="00D82E52">
      <w:pPr>
        <w:pStyle w:val="Heading3"/>
        <w:tabs>
          <w:tab w:val="clear" w:pos="660"/>
        </w:tabs>
        <w:rPr>
          <w:lang w:val="en-GB"/>
        </w:rPr>
      </w:pPr>
      <w:bookmarkStart w:id="77" w:name="_Toc152232550"/>
      <w:bookmarkStart w:id="78" w:name="_Toc194499986"/>
      <w:r w:rsidRPr="000F3C94">
        <w:rPr>
          <w:lang w:val="en-GB"/>
        </w:rPr>
        <w:t>Introductio</w:t>
      </w:r>
      <w:r w:rsidR="00E03C76" w:rsidRPr="000F3C94">
        <w:rPr>
          <w:lang w:val="en-GB"/>
        </w:rPr>
        <w:t>n</w:t>
      </w:r>
      <w:bookmarkEnd w:id="77"/>
      <w:bookmarkEnd w:id="78"/>
    </w:p>
    <w:p w14:paraId="0E98DD6E" w14:textId="01B2D74F" w:rsidR="009E5EE1" w:rsidRPr="000F3C94" w:rsidRDefault="009E5EE1" w:rsidP="009E5EE1">
      <w:pPr>
        <w:rPr>
          <w:lang w:val="en-GB"/>
        </w:rPr>
      </w:pPr>
      <w:r w:rsidRPr="000F3C94">
        <w:rPr>
          <w:lang w:val="en-GB"/>
        </w:rPr>
        <w:t>The Feature Catalogue describes the feature types, information types, attributes, attribute values,</w:t>
      </w:r>
      <w:r w:rsidRPr="000F3C94">
        <w:rPr>
          <w:spacing w:val="1"/>
          <w:lang w:val="en-GB"/>
        </w:rPr>
        <w:t xml:space="preserve"> </w:t>
      </w:r>
      <w:r w:rsidRPr="000F3C94">
        <w:rPr>
          <w:lang w:val="en-GB"/>
        </w:rPr>
        <w:t>associations and roles which may be used in the product. The S-128 Feature Catalogue is available in</w:t>
      </w:r>
      <w:r w:rsidRPr="000F3C94">
        <w:rPr>
          <w:spacing w:val="1"/>
          <w:lang w:val="en-GB"/>
        </w:rPr>
        <w:t xml:space="preserve"> </w:t>
      </w:r>
      <w:r w:rsidRPr="000F3C94">
        <w:rPr>
          <w:lang w:val="en-GB"/>
        </w:rPr>
        <w:t>an</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document</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conforms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Catalogue</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can</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downloaded from the IHO</w:t>
      </w:r>
      <w:r w:rsidR="00C01910" w:rsidRPr="000F3C94">
        <w:rPr>
          <w:lang w:val="en-GB"/>
        </w:rPr>
        <w:t xml:space="preserve"> Geospatial Information Registry</w:t>
      </w:r>
      <w:r w:rsidR="00C144BF" w:rsidRPr="000F3C94">
        <w:rPr>
          <w:lang w:val="en-GB"/>
        </w:rPr>
        <w:t xml:space="preserve"> </w:t>
      </w:r>
      <w:r w:rsidR="00C01910" w:rsidRPr="000F3C94">
        <w:rPr>
          <w:lang w:val="en-GB"/>
        </w:rPr>
        <w:t>(</w:t>
      </w:r>
      <w:hyperlink r:id="rId29" w:history="1">
        <w:r w:rsidR="00C144BF" w:rsidRPr="000F3C94">
          <w:rPr>
            <w:rStyle w:val="Hyperlink"/>
            <w:lang w:val="en-GB"/>
          </w:rPr>
          <w:t>https://registry.iho.int</w:t>
        </w:r>
      </w:hyperlink>
      <w:r w:rsidR="00C01910" w:rsidRPr="000F3C94">
        <w:rPr>
          <w:lang w:val="en-GB"/>
        </w:rPr>
        <w:t>)</w:t>
      </w:r>
      <w:r w:rsidRPr="000F3C94">
        <w:rPr>
          <w:lang w:val="en-GB"/>
        </w:rPr>
        <w:t xml:space="preserve">. </w:t>
      </w:r>
    </w:p>
    <w:p w14:paraId="0EA91AC8" w14:textId="794DC489" w:rsidR="000773A9" w:rsidRPr="000F3C94" w:rsidRDefault="000773A9" w:rsidP="000533B5">
      <w:pPr>
        <w:pStyle w:val="Heading3"/>
        <w:tabs>
          <w:tab w:val="clear" w:pos="660"/>
        </w:tabs>
        <w:rPr>
          <w:lang w:val="en-GB"/>
        </w:rPr>
      </w:pPr>
      <w:bookmarkStart w:id="79" w:name="_Toc152232551"/>
      <w:bookmarkStart w:id="80" w:name="_Toc194499987"/>
      <w:r w:rsidRPr="000F3C94">
        <w:rPr>
          <w:lang w:val="en-GB"/>
        </w:rPr>
        <w:t xml:space="preserve">Feature </w:t>
      </w:r>
      <w:r w:rsidR="000533B5" w:rsidRPr="000F3C94">
        <w:rPr>
          <w:lang w:val="en-GB"/>
        </w:rPr>
        <w:t>t</w:t>
      </w:r>
      <w:r w:rsidRPr="000F3C94">
        <w:rPr>
          <w:lang w:val="en-GB"/>
        </w:rPr>
        <w:t>ype</w:t>
      </w:r>
      <w:bookmarkEnd w:id="64"/>
      <w:bookmarkEnd w:id="65"/>
      <w:r w:rsidR="00E03C76" w:rsidRPr="000F3C94">
        <w:rPr>
          <w:lang w:val="en-GB"/>
        </w:rPr>
        <w:t>s</w:t>
      </w:r>
      <w:bookmarkEnd w:id="79"/>
      <w:bookmarkEnd w:id="80"/>
    </w:p>
    <w:p w14:paraId="21C2EF12" w14:textId="77777777" w:rsidR="006A522B" w:rsidRPr="000F3C94" w:rsidRDefault="006A522B" w:rsidP="006A522B">
      <w:pPr>
        <w:rPr>
          <w:lang w:val="en-GB"/>
        </w:rPr>
      </w:pPr>
      <w:bookmarkStart w:id="81" w:name="_Toc225648283"/>
      <w:bookmarkStart w:id="82" w:name="_Toc225065140"/>
      <w:r w:rsidRPr="000F3C94">
        <w:rPr>
          <w:lang w:val="en-GB"/>
        </w:rPr>
        <w:t>Feature types contain descriptive attributes that characterize real-world entities. The word ‘feature’ may</w:t>
      </w:r>
      <w:r w:rsidRPr="000F3C94">
        <w:rPr>
          <w:spacing w:val="-54"/>
          <w:lang w:val="en-GB"/>
        </w:rPr>
        <w:t xml:space="preserve"> </w:t>
      </w:r>
      <w:r w:rsidRPr="000F3C94">
        <w:rPr>
          <w:lang w:val="en-GB"/>
        </w:rPr>
        <w:t>be</w:t>
      </w:r>
      <w:r w:rsidRPr="000F3C94">
        <w:rPr>
          <w:spacing w:val="-11"/>
          <w:lang w:val="en-GB"/>
        </w:rPr>
        <w:t xml:space="preserve"> </w:t>
      </w:r>
      <w:r w:rsidRPr="000F3C94">
        <w:rPr>
          <w:lang w:val="en-GB"/>
        </w:rPr>
        <w:t>used</w:t>
      </w:r>
      <w:r w:rsidRPr="000F3C94">
        <w:rPr>
          <w:spacing w:val="-7"/>
          <w:lang w:val="en-GB"/>
        </w:rPr>
        <w:t xml:space="preserve"> </w:t>
      </w:r>
      <w:r w:rsidRPr="000F3C94">
        <w:rPr>
          <w:lang w:val="en-GB"/>
        </w:rPr>
        <w:t>in</w:t>
      </w:r>
      <w:r w:rsidRPr="000F3C94">
        <w:rPr>
          <w:spacing w:val="-10"/>
          <w:lang w:val="en-GB"/>
        </w:rPr>
        <w:t xml:space="preserve"> </w:t>
      </w:r>
      <w:r w:rsidRPr="000F3C94">
        <w:rPr>
          <w:lang w:val="en-GB"/>
        </w:rPr>
        <w:t>one</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two</w:t>
      </w:r>
      <w:r w:rsidRPr="000F3C94">
        <w:rPr>
          <w:spacing w:val="-10"/>
          <w:lang w:val="en-GB"/>
        </w:rPr>
        <w:t xml:space="preserve"> </w:t>
      </w:r>
      <w:r w:rsidRPr="000F3C94">
        <w:rPr>
          <w:lang w:val="en-GB"/>
        </w:rPr>
        <w:t>senses</w:t>
      </w:r>
      <w:r w:rsidRPr="000F3C94">
        <w:rPr>
          <w:spacing w:val="-6"/>
          <w:lang w:val="en-GB"/>
        </w:rPr>
        <w:t xml:space="preserve"> </w:t>
      </w:r>
      <w:r w:rsidRPr="000F3C94">
        <w:rPr>
          <w:lang w:val="en-GB"/>
        </w:rPr>
        <w:t>–</w:t>
      </w:r>
      <w:r w:rsidRPr="000F3C94">
        <w:rPr>
          <w:spacing w:val="-9"/>
          <w:lang w:val="en-GB"/>
        </w:rPr>
        <w:t xml:space="preserve"> </w:t>
      </w:r>
      <w:r w:rsidRPr="000F3C94">
        <w:rPr>
          <w:lang w:val="en-GB"/>
        </w:rPr>
        <w:t>feature</w:t>
      </w:r>
      <w:r w:rsidRPr="000F3C94">
        <w:rPr>
          <w:spacing w:val="-10"/>
          <w:lang w:val="en-GB"/>
        </w:rPr>
        <w:t xml:space="preserve"> </w:t>
      </w:r>
      <w:r w:rsidRPr="000F3C94">
        <w:rPr>
          <w:lang w:val="en-GB"/>
        </w:rPr>
        <w:t>type</w:t>
      </w:r>
      <w:r w:rsidRPr="000F3C94">
        <w:rPr>
          <w:spacing w:val="-9"/>
          <w:lang w:val="en-GB"/>
        </w:rPr>
        <w:t xml:space="preserve"> </w:t>
      </w:r>
      <w:r w:rsidRPr="000F3C94">
        <w:rPr>
          <w:lang w:val="en-GB"/>
        </w:rPr>
        <w:t>and</w:t>
      </w:r>
      <w:r w:rsidRPr="000F3C94">
        <w:rPr>
          <w:spacing w:val="-10"/>
          <w:lang w:val="en-GB"/>
        </w:rPr>
        <w:t xml:space="preserve"> </w:t>
      </w:r>
      <w:r w:rsidRPr="000F3C94">
        <w:rPr>
          <w:lang w:val="en-GB"/>
        </w:rPr>
        <w:t>feature</w:t>
      </w:r>
      <w:r w:rsidRPr="000F3C94">
        <w:rPr>
          <w:spacing w:val="-6"/>
          <w:lang w:val="en-GB"/>
        </w:rPr>
        <w:t xml:space="preserve"> </w:t>
      </w:r>
      <w:r w:rsidRPr="000F3C94">
        <w:rPr>
          <w:lang w:val="en-GB"/>
        </w:rPr>
        <w:t>instance.</w:t>
      </w:r>
      <w:r w:rsidRPr="000F3C94">
        <w:rPr>
          <w:spacing w:val="-9"/>
          <w:lang w:val="en-GB"/>
        </w:rPr>
        <w:t xml:space="preserve"> </w:t>
      </w: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is</w:t>
      </w:r>
      <w:r w:rsidRPr="000F3C94">
        <w:rPr>
          <w:spacing w:val="-9"/>
          <w:lang w:val="en-GB"/>
        </w:rPr>
        <w:t xml:space="preserve"> </w:t>
      </w:r>
      <w:r w:rsidRPr="000F3C94">
        <w:rPr>
          <w:lang w:val="en-GB"/>
        </w:rPr>
        <w:t>a</w:t>
      </w:r>
      <w:r w:rsidRPr="000F3C94">
        <w:rPr>
          <w:spacing w:val="-7"/>
          <w:lang w:val="en-GB"/>
        </w:rPr>
        <w:t xml:space="preserve"> </w:t>
      </w:r>
      <w:r w:rsidRPr="000F3C94">
        <w:rPr>
          <w:lang w:val="en-GB"/>
        </w:rPr>
        <w:t>class</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is</w:t>
      </w:r>
      <w:r w:rsidRPr="000F3C94">
        <w:rPr>
          <w:spacing w:val="-8"/>
          <w:lang w:val="en-GB"/>
        </w:rPr>
        <w:t xml:space="preserve"> </w:t>
      </w:r>
      <w:r w:rsidRPr="000F3C94">
        <w:rPr>
          <w:lang w:val="en-GB"/>
        </w:rPr>
        <w:t>defined</w:t>
      </w:r>
      <w:r w:rsidRPr="000F3C94">
        <w:rPr>
          <w:spacing w:val="-53"/>
          <w:lang w:val="en-GB"/>
        </w:rPr>
        <w:t xml:space="preserve"> </w:t>
      </w:r>
      <w:r w:rsidRPr="000F3C94">
        <w:rPr>
          <w:lang w:val="en-GB"/>
        </w:rPr>
        <w:t>in</w:t>
      </w:r>
      <w:r w:rsidRPr="000F3C94">
        <w:rPr>
          <w:spacing w:val="-8"/>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Catalogue.</w:t>
      </w:r>
      <w:r w:rsidRPr="000F3C94">
        <w:rPr>
          <w:spacing w:val="-6"/>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instance</w:t>
      </w:r>
      <w:r w:rsidRPr="000F3C94">
        <w:rPr>
          <w:spacing w:val="-8"/>
          <w:lang w:val="en-GB"/>
        </w:rPr>
        <w:t xml:space="preserve"> </w:t>
      </w:r>
      <w:r w:rsidRPr="000F3C94">
        <w:rPr>
          <w:lang w:val="en-GB"/>
        </w:rPr>
        <w:t>is</w:t>
      </w:r>
      <w:r w:rsidRPr="000F3C94">
        <w:rPr>
          <w:spacing w:val="-6"/>
          <w:lang w:val="en-GB"/>
        </w:rPr>
        <w:t xml:space="preserve"> </w:t>
      </w:r>
      <w:r w:rsidRPr="000F3C94">
        <w:rPr>
          <w:lang w:val="en-GB"/>
        </w:rPr>
        <w:t>a</w:t>
      </w:r>
      <w:r w:rsidRPr="000F3C94">
        <w:rPr>
          <w:spacing w:val="-7"/>
          <w:lang w:val="en-GB"/>
        </w:rPr>
        <w:t xml:space="preserve"> </w:t>
      </w:r>
      <w:r w:rsidRPr="000F3C94">
        <w:rPr>
          <w:lang w:val="en-GB"/>
        </w:rPr>
        <w:t>single</w:t>
      </w:r>
      <w:r w:rsidRPr="000F3C94">
        <w:rPr>
          <w:spacing w:val="-8"/>
          <w:lang w:val="en-GB"/>
        </w:rPr>
        <w:t xml:space="preserve"> </w:t>
      </w:r>
      <w:r w:rsidRPr="000F3C94">
        <w:rPr>
          <w:lang w:val="en-GB"/>
        </w:rPr>
        <w:t>occurrence</w:t>
      </w:r>
      <w:r w:rsidRPr="000F3C94">
        <w:rPr>
          <w:spacing w:val="-7"/>
          <w:lang w:val="en-GB"/>
        </w:rPr>
        <w:t xml:space="preserve"> </w:t>
      </w:r>
      <w:r w:rsidRPr="000F3C94">
        <w:rPr>
          <w:lang w:val="en-GB"/>
        </w:rPr>
        <w:t>of</w:t>
      </w:r>
      <w:r w:rsidRPr="000F3C94">
        <w:rPr>
          <w:spacing w:val="-5"/>
          <w:lang w:val="en-GB"/>
        </w:rPr>
        <w:t xml:space="preserve"> </w:t>
      </w:r>
      <w:r w:rsidRPr="000F3C94">
        <w:rPr>
          <w:lang w:val="en-GB"/>
        </w:rPr>
        <w:t>the</w:t>
      </w:r>
      <w:r w:rsidRPr="000F3C94">
        <w:rPr>
          <w:spacing w:val="-8"/>
          <w:lang w:val="en-GB"/>
        </w:rPr>
        <w:t xml:space="preserve"> </w:t>
      </w:r>
      <w:r w:rsidRPr="000F3C94">
        <w:rPr>
          <w:lang w:val="en-GB"/>
        </w:rPr>
        <w:t>feature</w:t>
      </w:r>
      <w:r w:rsidRPr="000F3C94">
        <w:rPr>
          <w:spacing w:val="-7"/>
          <w:lang w:val="en-GB"/>
        </w:rPr>
        <w:t xml:space="preserve"> </w:t>
      </w:r>
      <w:r w:rsidRPr="000F3C94">
        <w:rPr>
          <w:lang w:val="en-GB"/>
        </w:rPr>
        <w:t>type</w:t>
      </w:r>
      <w:r w:rsidRPr="000F3C94">
        <w:rPr>
          <w:spacing w:val="-7"/>
          <w:lang w:val="en-GB"/>
        </w:rPr>
        <w:t xml:space="preserve"> </w:t>
      </w:r>
      <w:r w:rsidRPr="000F3C94">
        <w:rPr>
          <w:lang w:val="en-GB"/>
        </w:rPr>
        <w:t>and</w:t>
      </w:r>
      <w:r w:rsidRPr="000F3C94">
        <w:rPr>
          <w:spacing w:val="-8"/>
          <w:lang w:val="en-GB"/>
        </w:rPr>
        <w:t xml:space="preserve"> </w:t>
      </w:r>
      <w:r w:rsidRPr="000F3C94">
        <w:rPr>
          <w:lang w:val="en-GB"/>
        </w:rPr>
        <w:t>represented</w:t>
      </w:r>
      <w:r w:rsidRPr="000F3C94">
        <w:rPr>
          <w:spacing w:val="-7"/>
          <w:lang w:val="en-GB"/>
        </w:rPr>
        <w:t xml:space="preserve"> </w:t>
      </w:r>
      <w:r w:rsidRPr="000F3C94">
        <w:rPr>
          <w:lang w:val="en-GB"/>
        </w:rPr>
        <w:t>as</w:t>
      </w:r>
      <w:r w:rsidRPr="000F3C94">
        <w:rPr>
          <w:spacing w:val="-53"/>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7"/>
          <w:lang w:val="en-GB"/>
        </w:rPr>
        <w:t xml:space="preserve"> </w:t>
      </w:r>
      <w:r w:rsidRPr="000F3C94">
        <w:rPr>
          <w:lang w:val="en-GB"/>
        </w:rPr>
        <w:t>in</w:t>
      </w:r>
      <w:r w:rsidRPr="000F3C94">
        <w:rPr>
          <w:spacing w:val="4"/>
          <w:lang w:val="en-GB"/>
        </w:rPr>
        <w:t xml:space="preserve"> </w:t>
      </w:r>
      <w:r w:rsidRPr="000F3C94">
        <w:rPr>
          <w:lang w:val="en-GB"/>
        </w:rPr>
        <w:t>a</w:t>
      </w:r>
      <w:r w:rsidRPr="000F3C94">
        <w:rPr>
          <w:spacing w:val="7"/>
          <w:lang w:val="en-GB"/>
        </w:rPr>
        <w:t xml:space="preserve"> </w:t>
      </w:r>
      <w:r w:rsidRPr="000F3C94">
        <w:rPr>
          <w:lang w:val="en-GB"/>
        </w:rPr>
        <w:t>dataset.</w:t>
      </w:r>
      <w:r w:rsidRPr="000F3C94">
        <w:rPr>
          <w:spacing w:val="4"/>
          <w:lang w:val="en-GB"/>
        </w:rPr>
        <w:t xml:space="preserve"> </w:t>
      </w:r>
      <w:r w:rsidRPr="000F3C94">
        <w:rPr>
          <w:lang w:val="en-GB"/>
        </w:rPr>
        <w:t>A</w:t>
      </w:r>
      <w:r w:rsidRPr="000F3C94">
        <w:rPr>
          <w:spacing w:val="3"/>
          <w:lang w:val="en-GB"/>
        </w:rPr>
        <w:t xml:space="preserve"> </w:t>
      </w:r>
      <w:r w:rsidRPr="000F3C94">
        <w:rPr>
          <w:lang w:val="en-GB"/>
        </w:rPr>
        <w:t>feature</w:t>
      </w:r>
      <w:r w:rsidRPr="000F3C94">
        <w:rPr>
          <w:spacing w:val="5"/>
          <w:lang w:val="en-GB"/>
        </w:rPr>
        <w:t xml:space="preserve"> </w:t>
      </w:r>
      <w:r w:rsidRPr="000F3C94">
        <w:rPr>
          <w:lang w:val="en-GB"/>
        </w:rPr>
        <w:t>instance</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located</w:t>
      </w:r>
      <w:r w:rsidRPr="000F3C94">
        <w:rPr>
          <w:spacing w:val="7"/>
          <w:lang w:val="en-GB"/>
        </w:rPr>
        <w:t xml:space="preserve"> </w:t>
      </w:r>
      <w:r w:rsidRPr="000F3C94">
        <w:rPr>
          <w:lang w:val="en-GB"/>
        </w:rPr>
        <w:t>by</w:t>
      </w:r>
      <w:r w:rsidRPr="000F3C94">
        <w:rPr>
          <w:spacing w:val="4"/>
          <w:lang w:val="en-GB"/>
        </w:rPr>
        <w:t xml:space="preserve"> </w:t>
      </w:r>
      <w:r w:rsidRPr="000F3C94">
        <w:rPr>
          <w:lang w:val="en-GB"/>
        </w:rPr>
        <w:t>a</w:t>
      </w:r>
      <w:r w:rsidRPr="000F3C94">
        <w:rPr>
          <w:spacing w:val="4"/>
          <w:lang w:val="en-GB"/>
        </w:rPr>
        <w:t xml:space="preserve"> </w:t>
      </w:r>
      <w:r w:rsidRPr="000F3C94">
        <w:rPr>
          <w:lang w:val="en-GB"/>
        </w:rPr>
        <w:t>relationship</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one</w:t>
      </w:r>
      <w:r w:rsidRPr="000F3C94">
        <w:rPr>
          <w:spacing w:val="3"/>
          <w:lang w:val="en-GB"/>
        </w:rPr>
        <w:t xml:space="preserve"> </w:t>
      </w:r>
      <w:r w:rsidRPr="000F3C94">
        <w:rPr>
          <w:lang w:val="en-GB"/>
        </w:rPr>
        <w:t>or</w:t>
      </w:r>
      <w:r w:rsidRPr="000F3C94">
        <w:rPr>
          <w:spacing w:val="6"/>
          <w:lang w:val="en-GB"/>
        </w:rPr>
        <w:t xml:space="preserve"> </w:t>
      </w:r>
      <w:r w:rsidRPr="000F3C94">
        <w:rPr>
          <w:lang w:val="en-GB"/>
        </w:rPr>
        <w:t>more</w:t>
      </w:r>
      <w:r w:rsidRPr="000F3C94">
        <w:rPr>
          <w:spacing w:val="5"/>
          <w:lang w:val="en-GB"/>
        </w:rPr>
        <w:t xml:space="preserve"> </w:t>
      </w:r>
      <w:r w:rsidRPr="000F3C94">
        <w:rPr>
          <w:lang w:val="en-GB"/>
        </w:rPr>
        <w:t>spatial</w:t>
      </w:r>
      <w:r w:rsidRPr="000F3C94">
        <w:rPr>
          <w:spacing w:val="5"/>
          <w:lang w:val="en-GB"/>
        </w:rPr>
        <w:t xml:space="preserve"> </w:t>
      </w:r>
      <w:r w:rsidRPr="000F3C94">
        <w:rPr>
          <w:lang w:val="en-GB"/>
        </w:rPr>
        <w:t>instances.</w:t>
      </w:r>
      <w:r w:rsidRPr="000F3C94">
        <w:rPr>
          <w:spacing w:val="-5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1"/>
          <w:lang w:val="en-GB"/>
        </w:rPr>
        <w:t xml:space="preserve"> </w:t>
      </w:r>
      <w:r w:rsidRPr="000F3C94">
        <w:rPr>
          <w:lang w:val="en-GB"/>
        </w:rPr>
        <w:t>instance</w:t>
      </w:r>
      <w:r w:rsidRPr="000F3C94">
        <w:rPr>
          <w:spacing w:val="-1"/>
          <w:lang w:val="en-GB"/>
        </w:rPr>
        <w:t xml:space="preserve"> </w:t>
      </w:r>
      <w:r w:rsidRPr="000F3C94">
        <w:rPr>
          <w:lang w:val="en-GB"/>
        </w:rPr>
        <w:t>may</w:t>
      </w:r>
      <w:r w:rsidRPr="000F3C94">
        <w:rPr>
          <w:spacing w:val="-4"/>
          <w:lang w:val="en-GB"/>
        </w:rPr>
        <w:t xml:space="preserve"> </w:t>
      </w:r>
      <w:r w:rsidRPr="000F3C94">
        <w:rPr>
          <w:lang w:val="en-GB"/>
        </w:rPr>
        <w:t>exist</w:t>
      </w:r>
      <w:r w:rsidRPr="000F3C94">
        <w:rPr>
          <w:spacing w:val="-1"/>
          <w:lang w:val="en-GB"/>
        </w:rPr>
        <w:t xml:space="preserve"> </w:t>
      </w:r>
      <w:r w:rsidRPr="000F3C94">
        <w:rPr>
          <w:lang w:val="en-GB"/>
        </w:rPr>
        <w:t>without</w:t>
      </w:r>
      <w:r w:rsidRPr="000F3C94">
        <w:rPr>
          <w:spacing w:val="-1"/>
          <w:lang w:val="en-GB"/>
        </w:rPr>
        <w:t xml:space="preserve"> </w:t>
      </w:r>
      <w:r w:rsidRPr="000F3C94">
        <w:rPr>
          <w:lang w:val="en-GB"/>
        </w:rPr>
        <w:t>referencing a</w:t>
      </w:r>
      <w:r w:rsidRPr="000F3C94">
        <w:rPr>
          <w:spacing w:val="-1"/>
          <w:lang w:val="en-GB"/>
        </w:rPr>
        <w:t xml:space="preserve"> </w:t>
      </w:r>
      <w:r w:rsidRPr="000F3C94">
        <w:rPr>
          <w:lang w:val="en-GB"/>
        </w:rPr>
        <w:t>spatial</w:t>
      </w:r>
      <w:r w:rsidRPr="000F3C94">
        <w:rPr>
          <w:spacing w:val="-2"/>
          <w:lang w:val="en-GB"/>
        </w:rPr>
        <w:t xml:space="preserve"> </w:t>
      </w:r>
      <w:r w:rsidRPr="000F3C94">
        <w:rPr>
          <w:lang w:val="en-GB"/>
        </w:rPr>
        <w:t>instance.</w:t>
      </w:r>
    </w:p>
    <w:p w14:paraId="110904E8" w14:textId="77777777" w:rsidR="00833E38" w:rsidRPr="000F3C94" w:rsidRDefault="00833E38" w:rsidP="00BC524F">
      <w:pPr>
        <w:pStyle w:val="Heading4"/>
        <w:tabs>
          <w:tab w:val="clear" w:pos="940"/>
          <w:tab w:val="clear" w:pos="1140"/>
          <w:tab w:val="clear" w:pos="1360"/>
        </w:tabs>
        <w:rPr>
          <w:lang w:val="en-GB"/>
        </w:rPr>
      </w:pPr>
      <w:r w:rsidRPr="000F3C94">
        <w:rPr>
          <w:lang w:val="en-GB"/>
        </w:rPr>
        <w:t xml:space="preserve">Geographic </w:t>
      </w:r>
    </w:p>
    <w:p w14:paraId="07AB6654" w14:textId="77777777" w:rsidR="006A522B" w:rsidRPr="000F3C94" w:rsidRDefault="006A522B" w:rsidP="006A522B">
      <w:pPr>
        <w:rPr>
          <w:lang w:val="en-GB"/>
        </w:rPr>
      </w:pPr>
      <w:r w:rsidRPr="000F3C94">
        <w:rPr>
          <w:lang w:val="en-GB"/>
        </w:rPr>
        <w:t>Geographic</w:t>
      </w:r>
      <w:r w:rsidRPr="000F3C94">
        <w:rPr>
          <w:spacing w:val="-2"/>
          <w:lang w:val="en-GB"/>
        </w:rPr>
        <w:t xml:space="preserve"> </w:t>
      </w:r>
      <w:r w:rsidRPr="000F3C94">
        <w:rPr>
          <w:lang w:val="en-GB"/>
        </w:rPr>
        <w:t>(Geo)</w:t>
      </w:r>
      <w:r w:rsidRPr="000F3C94">
        <w:rPr>
          <w:spacing w:val="-2"/>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carry</w:t>
      </w:r>
      <w:r w:rsidRPr="000F3C94">
        <w:rPr>
          <w:spacing w:val="-4"/>
          <w:lang w:val="en-GB"/>
        </w:rPr>
        <w:t xml:space="preserve"> </w:t>
      </w:r>
      <w:r w:rsidRPr="000F3C94">
        <w:rPr>
          <w:lang w:val="en-GB"/>
        </w:rPr>
        <w:t>the descriptive</w:t>
      </w:r>
      <w:r w:rsidRPr="000F3C94">
        <w:rPr>
          <w:spacing w:val="-3"/>
          <w:lang w:val="en-GB"/>
        </w:rPr>
        <w:t xml:space="preserve"> </w:t>
      </w:r>
      <w:r w:rsidRPr="000F3C94">
        <w:rPr>
          <w:lang w:val="en-GB"/>
        </w:rPr>
        <w:t>characteristics</w:t>
      </w:r>
      <w:r w:rsidRPr="000F3C94">
        <w:rPr>
          <w:spacing w:val="-2"/>
          <w:lang w:val="en-GB"/>
        </w:rPr>
        <w:t xml:space="preserve"> </w:t>
      </w:r>
      <w:r w:rsidRPr="000F3C94">
        <w:rPr>
          <w:lang w:val="en-GB"/>
        </w:rPr>
        <w:t>of a</w:t>
      </w:r>
      <w:r w:rsidRPr="000F3C94">
        <w:rPr>
          <w:spacing w:val="-3"/>
          <w:lang w:val="en-GB"/>
        </w:rPr>
        <w:t xml:space="preserve"> </w:t>
      </w:r>
      <w:proofErr w:type="gramStart"/>
      <w:r w:rsidRPr="000F3C94">
        <w:rPr>
          <w:lang w:val="en-GB"/>
        </w:rPr>
        <w:t>real</w:t>
      </w:r>
      <w:r w:rsidRPr="000F3C94">
        <w:rPr>
          <w:spacing w:val="-2"/>
          <w:lang w:val="en-GB"/>
        </w:rPr>
        <w:t xml:space="preserve"> </w:t>
      </w:r>
      <w:r w:rsidRPr="000F3C94">
        <w:rPr>
          <w:lang w:val="en-GB"/>
        </w:rPr>
        <w:t>world</w:t>
      </w:r>
      <w:proofErr w:type="gramEnd"/>
      <w:r w:rsidRPr="000F3C94">
        <w:rPr>
          <w:spacing w:val="-2"/>
          <w:lang w:val="en-GB"/>
        </w:rPr>
        <w:t xml:space="preserve"> </w:t>
      </w:r>
      <w:r w:rsidRPr="000F3C94">
        <w:rPr>
          <w:lang w:val="en-GB"/>
        </w:rPr>
        <w:t>entity.</w:t>
      </w:r>
    </w:p>
    <w:p w14:paraId="09AA53B5" w14:textId="77777777" w:rsidR="000773A9" w:rsidRPr="000F3C94" w:rsidRDefault="00833E38" w:rsidP="00BC524F">
      <w:pPr>
        <w:pStyle w:val="Heading4"/>
        <w:tabs>
          <w:tab w:val="clear" w:pos="940"/>
          <w:tab w:val="clear" w:pos="1140"/>
          <w:tab w:val="clear" w:pos="1360"/>
        </w:tabs>
        <w:rPr>
          <w:lang w:val="en-GB"/>
        </w:rPr>
      </w:pPr>
      <w:r w:rsidRPr="000F3C94">
        <w:rPr>
          <w:lang w:val="en-GB"/>
        </w:rPr>
        <w:t xml:space="preserve">Meta </w:t>
      </w:r>
      <w:bookmarkEnd w:id="81"/>
      <w:bookmarkEnd w:id="82"/>
      <w:r w:rsidR="0060525E" w:rsidRPr="000F3C94">
        <w:rPr>
          <w:lang w:val="en-GB"/>
        </w:rPr>
        <w:t xml:space="preserve"> </w:t>
      </w:r>
    </w:p>
    <w:p w14:paraId="26033696" w14:textId="77777777" w:rsidR="006A522B" w:rsidRPr="000F3C94" w:rsidRDefault="006A522B" w:rsidP="006A522B">
      <w:pPr>
        <w:rPr>
          <w:lang w:val="en-GB"/>
        </w:rPr>
      </w:pPr>
      <w:bookmarkStart w:id="83" w:name="_Toc225648285"/>
      <w:bookmarkStart w:id="84" w:name="_Toc225065142"/>
      <w:r w:rsidRPr="000F3C94">
        <w:rPr>
          <w:lang w:val="en-GB"/>
        </w:rPr>
        <w:t>Meta features contain information about other features within a data set. Information defined by meta</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override</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default</w:t>
      </w:r>
      <w:r w:rsidRPr="000F3C94">
        <w:rPr>
          <w:spacing w:val="1"/>
          <w:lang w:val="en-GB"/>
        </w:rPr>
        <w:t xml:space="preserve"> </w:t>
      </w:r>
      <w:r w:rsidRPr="000F3C94">
        <w:rPr>
          <w:lang w:val="en-GB"/>
        </w:rPr>
        <w:t>metadata</w:t>
      </w:r>
      <w:r w:rsidRPr="000F3C94">
        <w:rPr>
          <w:spacing w:val="1"/>
          <w:lang w:val="en-GB"/>
        </w:rPr>
        <w:t xml:space="preserve"> </w:t>
      </w:r>
      <w:r w:rsidRPr="000F3C94">
        <w:rPr>
          <w:lang w:val="en-GB"/>
        </w:rPr>
        <w:t>values</w:t>
      </w:r>
      <w:r w:rsidRPr="000F3C94">
        <w:rPr>
          <w:spacing w:val="1"/>
          <w:lang w:val="en-GB"/>
        </w:rPr>
        <w:t xml:space="preserve"> </w:t>
      </w:r>
      <w:r w:rsidRPr="000F3C94">
        <w:rPr>
          <w:lang w:val="en-GB"/>
        </w:rPr>
        <w:t>defined</w:t>
      </w:r>
      <w:r w:rsidRPr="000F3C94">
        <w:rPr>
          <w:spacing w:val="1"/>
          <w:lang w:val="en-GB"/>
        </w:rPr>
        <w:t xml:space="preserve"> </w:t>
      </w:r>
      <w:r w:rsidRPr="000F3C94">
        <w:rPr>
          <w:lang w:val="en-GB"/>
        </w:rPr>
        <w:t>by the</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set</w:t>
      </w:r>
      <w:r w:rsidRPr="000F3C94">
        <w:rPr>
          <w:spacing w:val="1"/>
          <w:lang w:val="en-GB"/>
        </w:rPr>
        <w:t xml:space="preserve"> </w:t>
      </w:r>
      <w:r w:rsidRPr="000F3C94">
        <w:rPr>
          <w:lang w:val="en-GB"/>
        </w:rPr>
        <w:t>descriptive</w:t>
      </w:r>
      <w:r w:rsidRPr="000F3C94">
        <w:rPr>
          <w:spacing w:val="1"/>
          <w:lang w:val="en-GB"/>
        </w:rPr>
        <w:t xml:space="preserve"> </w:t>
      </w:r>
      <w:r w:rsidRPr="000F3C94">
        <w:rPr>
          <w:lang w:val="en-GB"/>
        </w:rPr>
        <w:t>records.</w:t>
      </w:r>
      <w:r w:rsidRPr="000F3C94">
        <w:rPr>
          <w:spacing w:val="1"/>
          <w:lang w:val="en-GB"/>
        </w:rPr>
        <w:t xml:space="preserve"> </w:t>
      </w:r>
      <w:r w:rsidRPr="000F3C94">
        <w:rPr>
          <w:lang w:val="en-GB"/>
        </w:rPr>
        <w:t>Meta</w:t>
      </w:r>
      <w:r w:rsidRPr="000F3C94">
        <w:rPr>
          <w:spacing w:val="-53"/>
          <w:lang w:val="en-GB"/>
        </w:rPr>
        <w:t xml:space="preserve"> </w:t>
      </w:r>
      <w:r w:rsidRPr="000F3C94">
        <w:rPr>
          <w:lang w:val="en-GB"/>
        </w:rPr>
        <w:t>attribution</w:t>
      </w:r>
      <w:r w:rsidRPr="000F3C94">
        <w:rPr>
          <w:spacing w:val="-2"/>
          <w:lang w:val="en-GB"/>
        </w:rPr>
        <w:t xml:space="preserve"> </w:t>
      </w:r>
      <w:r w:rsidRPr="000F3C94">
        <w:rPr>
          <w:lang w:val="en-GB"/>
        </w:rPr>
        <w:t>on</w:t>
      </w:r>
      <w:r w:rsidRPr="000F3C94">
        <w:rPr>
          <w:spacing w:val="1"/>
          <w:lang w:val="en-GB"/>
        </w:rPr>
        <w:t xml:space="preserve"> </w:t>
      </w:r>
      <w:r w:rsidRPr="000F3C94">
        <w:rPr>
          <w:lang w:val="en-GB"/>
        </w:rPr>
        <w:t>individual features</w:t>
      </w:r>
      <w:r w:rsidRPr="000F3C94">
        <w:rPr>
          <w:spacing w:val="1"/>
          <w:lang w:val="en-GB"/>
        </w:rPr>
        <w:t xml:space="preserve"> </w:t>
      </w:r>
      <w:r w:rsidRPr="000F3C94">
        <w:rPr>
          <w:lang w:val="en-GB"/>
        </w:rPr>
        <w:t>overrides</w:t>
      </w:r>
      <w:r w:rsidRPr="000F3C94">
        <w:rPr>
          <w:spacing w:val="2"/>
          <w:lang w:val="en-GB"/>
        </w:rPr>
        <w:t xml:space="preserve"> </w:t>
      </w:r>
      <w:r w:rsidRPr="000F3C94">
        <w:rPr>
          <w:lang w:val="en-GB"/>
        </w:rPr>
        <w:t>attribution on</w:t>
      </w:r>
      <w:r w:rsidRPr="000F3C94">
        <w:rPr>
          <w:spacing w:val="-1"/>
          <w:lang w:val="en-GB"/>
        </w:rPr>
        <w:t xml:space="preserve"> </w:t>
      </w:r>
      <w:r w:rsidRPr="000F3C94">
        <w:rPr>
          <w:lang w:val="en-GB"/>
        </w:rPr>
        <w:t>meta</w:t>
      </w:r>
      <w:r w:rsidRPr="000F3C94">
        <w:rPr>
          <w:spacing w:val="-1"/>
          <w:lang w:val="en-GB"/>
        </w:rPr>
        <w:t xml:space="preserve"> </w:t>
      </w:r>
      <w:r w:rsidRPr="000F3C94">
        <w:rPr>
          <w:lang w:val="en-GB"/>
        </w:rPr>
        <w:t>features.</w:t>
      </w:r>
    </w:p>
    <w:p w14:paraId="406126D9" w14:textId="35403025" w:rsidR="001056D7" w:rsidRPr="000F3C94" w:rsidRDefault="00AC61F9" w:rsidP="00714C17">
      <w:pPr>
        <w:pStyle w:val="Heading3"/>
        <w:tabs>
          <w:tab w:val="clear" w:pos="660"/>
        </w:tabs>
        <w:rPr>
          <w:lang w:val="en-GB"/>
        </w:rPr>
      </w:pPr>
      <w:bookmarkStart w:id="85" w:name="_Toc152232552"/>
      <w:bookmarkStart w:id="86" w:name="_Toc194499988"/>
      <w:r w:rsidRPr="000F3C94">
        <w:rPr>
          <w:lang w:val="en-GB"/>
        </w:rPr>
        <w:t xml:space="preserve">Feature </w:t>
      </w:r>
      <w:r w:rsidR="00714C17" w:rsidRPr="000F3C94">
        <w:rPr>
          <w:lang w:val="en-GB"/>
        </w:rPr>
        <w:t>r</w:t>
      </w:r>
      <w:r w:rsidRPr="000F3C94">
        <w:rPr>
          <w:lang w:val="en-GB"/>
        </w:rPr>
        <w:t>elationship</w:t>
      </w:r>
      <w:bookmarkEnd w:id="85"/>
      <w:bookmarkEnd w:id="86"/>
    </w:p>
    <w:bookmarkEnd w:id="83"/>
    <w:bookmarkEnd w:id="84"/>
    <w:p w14:paraId="58269A6B" w14:textId="579E2C80" w:rsidR="00BD0CC1" w:rsidRPr="000F3C94" w:rsidRDefault="006A522B" w:rsidP="00CD0A4E">
      <w:pPr>
        <w:rPr>
          <w:lang w:val="en-GB"/>
        </w:rPr>
      </w:pP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relationship</w:t>
      </w:r>
      <w:r w:rsidRPr="000F3C94">
        <w:rPr>
          <w:spacing w:val="-9"/>
          <w:lang w:val="en-GB"/>
        </w:rPr>
        <w:t xml:space="preserve"> </w:t>
      </w:r>
      <w:r w:rsidRPr="000F3C94">
        <w:rPr>
          <w:lang w:val="en-GB"/>
        </w:rPr>
        <w:t>links</w:t>
      </w:r>
      <w:r w:rsidRPr="000F3C94">
        <w:rPr>
          <w:spacing w:val="-8"/>
          <w:lang w:val="en-GB"/>
        </w:rPr>
        <w:t xml:space="preserve"> </w:t>
      </w:r>
      <w:r w:rsidRPr="000F3C94">
        <w:rPr>
          <w:lang w:val="en-GB"/>
        </w:rPr>
        <w:t>instances</w:t>
      </w:r>
      <w:r w:rsidRPr="000F3C94">
        <w:rPr>
          <w:spacing w:val="-9"/>
          <w:lang w:val="en-GB"/>
        </w:rPr>
        <w:t xml:space="preserve"> </w:t>
      </w:r>
      <w:r w:rsidRPr="000F3C94">
        <w:rPr>
          <w:lang w:val="en-GB"/>
        </w:rPr>
        <w:t>of</w:t>
      </w:r>
      <w:r w:rsidRPr="000F3C94">
        <w:rPr>
          <w:spacing w:val="-7"/>
          <w:lang w:val="en-GB"/>
        </w:rPr>
        <w:t xml:space="preserve"> </w:t>
      </w:r>
      <w:r w:rsidRPr="000F3C94">
        <w:rPr>
          <w:lang w:val="en-GB"/>
        </w:rPr>
        <w:t>one</w:t>
      </w:r>
      <w:r w:rsidRPr="000F3C94">
        <w:rPr>
          <w:spacing w:val="-9"/>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with</w:t>
      </w:r>
      <w:r w:rsidRPr="000F3C94">
        <w:rPr>
          <w:spacing w:val="-8"/>
          <w:lang w:val="en-GB"/>
        </w:rPr>
        <w:t xml:space="preserve"> </w:t>
      </w:r>
      <w:r w:rsidRPr="000F3C94">
        <w:rPr>
          <w:lang w:val="en-GB"/>
        </w:rPr>
        <w:t>instances</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same</w:t>
      </w:r>
      <w:r w:rsidRPr="000F3C94">
        <w:rPr>
          <w:spacing w:val="-10"/>
          <w:lang w:val="en-GB"/>
        </w:rPr>
        <w:t xml:space="preserve"> </w:t>
      </w:r>
      <w:r w:rsidRPr="000F3C94">
        <w:rPr>
          <w:lang w:val="en-GB"/>
        </w:rPr>
        <w:t>or</w:t>
      </w:r>
      <w:r w:rsidRPr="000F3C94">
        <w:rPr>
          <w:spacing w:val="-8"/>
          <w:lang w:val="en-GB"/>
        </w:rPr>
        <w:t xml:space="preserve"> </w:t>
      </w:r>
      <w:r w:rsidRPr="000F3C94">
        <w:rPr>
          <w:lang w:val="en-GB"/>
        </w:rPr>
        <w:t>a</w:t>
      </w:r>
      <w:r w:rsidRPr="000F3C94">
        <w:rPr>
          <w:spacing w:val="-9"/>
          <w:lang w:val="en-GB"/>
        </w:rPr>
        <w:t xml:space="preserve"> </w:t>
      </w:r>
      <w:r w:rsidRPr="000F3C94">
        <w:rPr>
          <w:lang w:val="en-GB"/>
        </w:rPr>
        <w:t>different</w:t>
      </w:r>
      <w:r w:rsidRPr="000F3C94">
        <w:rPr>
          <w:spacing w:val="-9"/>
          <w:lang w:val="en-GB"/>
        </w:rPr>
        <w:t xml:space="preserve"> </w:t>
      </w:r>
      <w:r w:rsidRPr="000F3C94">
        <w:rPr>
          <w:lang w:val="en-GB"/>
        </w:rPr>
        <w:t>feature</w:t>
      </w:r>
      <w:r w:rsidRPr="000F3C94">
        <w:rPr>
          <w:spacing w:val="-53"/>
          <w:lang w:val="en-GB"/>
        </w:rPr>
        <w:t xml:space="preserve"> </w:t>
      </w:r>
      <w:r w:rsidRPr="000F3C94">
        <w:rPr>
          <w:lang w:val="en-GB"/>
        </w:rPr>
        <w:t>type.</w:t>
      </w:r>
    </w:p>
    <w:p w14:paraId="5BFEEC29" w14:textId="1117CD9C" w:rsidR="00536BE2" w:rsidRPr="000F3C94" w:rsidRDefault="00536BE2" w:rsidP="00714C17">
      <w:pPr>
        <w:pStyle w:val="Heading3"/>
        <w:tabs>
          <w:tab w:val="clear" w:pos="660"/>
        </w:tabs>
        <w:rPr>
          <w:lang w:val="en-GB"/>
        </w:rPr>
      </w:pPr>
      <w:bookmarkStart w:id="87" w:name="_Toc152232553"/>
      <w:bookmarkStart w:id="88" w:name="_Toc194499989"/>
      <w:bookmarkStart w:id="89" w:name="_Toc225648292"/>
      <w:bookmarkStart w:id="90" w:name="_Toc225065149"/>
      <w:r w:rsidRPr="000F3C94">
        <w:rPr>
          <w:lang w:val="en-GB"/>
        </w:rPr>
        <w:t xml:space="preserve">Information </w:t>
      </w:r>
      <w:r w:rsidR="00F85D6A" w:rsidRPr="000F3C94">
        <w:rPr>
          <w:lang w:val="en-GB"/>
        </w:rPr>
        <w:t>t</w:t>
      </w:r>
      <w:r w:rsidRPr="000F3C94">
        <w:rPr>
          <w:lang w:val="en-GB"/>
        </w:rPr>
        <w:t>ype</w:t>
      </w:r>
      <w:r w:rsidR="00E03C76" w:rsidRPr="000F3C94">
        <w:rPr>
          <w:lang w:val="en-GB"/>
        </w:rPr>
        <w:t>s</w:t>
      </w:r>
      <w:bookmarkEnd w:id="87"/>
      <w:bookmarkEnd w:id="88"/>
    </w:p>
    <w:p w14:paraId="157EBDE4" w14:textId="77777777" w:rsidR="00CD0A4E" w:rsidRPr="000F3C94" w:rsidRDefault="00CD0A4E" w:rsidP="00CD0A4E">
      <w:pPr>
        <w:rPr>
          <w:lang w:val="en-GB"/>
        </w:rPr>
      </w:pPr>
      <w:r w:rsidRPr="000F3C94">
        <w:rPr>
          <w:lang w:val="en-GB"/>
        </w:rPr>
        <w:t>Information types are identifiable pieces of information in a dataset that can be shared between other</w:t>
      </w:r>
      <w:r w:rsidRPr="000F3C94">
        <w:rPr>
          <w:spacing w:val="1"/>
          <w:lang w:val="en-GB"/>
        </w:rPr>
        <w:t xml:space="preserve"> </w:t>
      </w:r>
      <w:r w:rsidRPr="000F3C94">
        <w:rPr>
          <w:w w:val="95"/>
          <w:lang w:val="en-GB"/>
        </w:rPr>
        <w:t>features. They have attributes but have no relationship to any geometry; information types may reference</w:t>
      </w:r>
      <w:r w:rsidRPr="000F3C94">
        <w:rPr>
          <w:spacing w:val="1"/>
          <w:w w:val="95"/>
          <w:lang w:val="en-GB"/>
        </w:rPr>
        <w:t xml:space="preserve"> </w:t>
      </w:r>
      <w:r w:rsidRPr="000F3C94">
        <w:rPr>
          <w:lang w:val="en-GB"/>
        </w:rPr>
        <w:t>other</w:t>
      </w:r>
      <w:r w:rsidRPr="000F3C94">
        <w:rPr>
          <w:spacing w:val="1"/>
          <w:lang w:val="en-GB"/>
        </w:rPr>
        <w:t xml:space="preserve"> </w:t>
      </w:r>
      <w:r w:rsidRPr="000F3C94">
        <w:rPr>
          <w:lang w:val="en-GB"/>
        </w:rPr>
        <w:t>information</w:t>
      </w:r>
      <w:r w:rsidRPr="000F3C94">
        <w:rPr>
          <w:spacing w:val="-1"/>
          <w:lang w:val="en-GB"/>
        </w:rPr>
        <w:t xml:space="preserve"> </w:t>
      </w:r>
      <w:r w:rsidRPr="000F3C94">
        <w:rPr>
          <w:lang w:val="en-GB"/>
        </w:rPr>
        <w:t>types.</w:t>
      </w:r>
    </w:p>
    <w:p w14:paraId="49D5658D" w14:textId="54EBE74F" w:rsidR="000773A9" w:rsidRPr="000F3C94" w:rsidRDefault="000773A9" w:rsidP="00714C17">
      <w:pPr>
        <w:pStyle w:val="Heading3"/>
        <w:tabs>
          <w:tab w:val="clear" w:pos="660"/>
        </w:tabs>
        <w:rPr>
          <w:lang w:val="en-GB"/>
        </w:rPr>
      </w:pPr>
      <w:bookmarkStart w:id="91" w:name="_Toc152232554"/>
      <w:bookmarkStart w:id="92" w:name="_Toc194499990"/>
      <w:r w:rsidRPr="000F3C94">
        <w:rPr>
          <w:lang w:val="en-GB"/>
        </w:rPr>
        <w:t>Attributes</w:t>
      </w:r>
      <w:bookmarkEnd w:id="89"/>
      <w:bookmarkEnd w:id="90"/>
      <w:bookmarkEnd w:id="91"/>
      <w:bookmarkEnd w:id="92"/>
    </w:p>
    <w:p w14:paraId="7E4401F6" w14:textId="77777777" w:rsidR="00CD0A4E" w:rsidRPr="000F3C94" w:rsidRDefault="00CD0A4E" w:rsidP="00CD0A4E">
      <w:pPr>
        <w:rPr>
          <w:lang w:val="en-GB"/>
        </w:rPr>
      </w:pPr>
      <w:r w:rsidRPr="000F3C94">
        <w:rPr>
          <w:lang w:val="en-GB"/>
        </w:rPr>
        <w:t>S-128</w:t>
      </w:r>
      <w:r w:rsidRPr="000F3C94">
        <w:rPr>
          <w:spacing w:val="-2"/>
          <w:lang w:val="en-GB"/>
        </w:rPr>
        <w:t xml:space="preserve"> </w:t>
      </w:r>
      <w:r w:rsidRPr="000F3C94">
        <w:rPr>
          <w:lang w:val="en-GB"/>
        </w:rPr>
        <w:t>defines</w:t>
      </w:r>
      <w:r w:rsidRPr="000F3C94">
        <w:rPr>
          <w:spacing w:val="-2"/>
          <w:lang w:val="en-GB"/>
        </w:rPr>
        <w:t xml:space="preserve"> </w:t>
      </w:r>
      <w:r w:rsidRPr="000F3C94">
        <w:rPr>
          <w:lang w:val="en-GB"/>
        </w:rPr>
        <w:t>attributes</w:t>
      </w:r>
      <w:r w:rsidRPr="000F3C94">
        <w:rPr>
          <w:spacing w:val="-2"/>
          <w:lang w:val="en-GB"/>
        </w:rPr>
        <w:t xml:space="preserve"> </w:t>
      </w:r>
      <w:r w:rsidRPr="000F3C94">
        <w:rPr>
          <w:lang w:val="en-GB"/>
        </w:rPr>
        <w:t>as either</w:t>
      </w:r>
      <w:r w:rsidRPr="000F3C94">
        <w:rPr>
          <w:spacing w:val="-3"/>
          <w:lang w:val="en-GB"/>
        </w:rPr>
        <w:t xml:space="preserve"> </w:t>
      </w:r>
      <w:r w:rsidRPr="000F3C94">
        <w:rPr>
          <w:lang w:val="en-GB"/>
        </w:rPr>
        <w:t>simple</w:t>
      </w:r>
      <w:r w:rsidRPr="000F3C94">
        <w:rPr>
          <w:spacing w:val="-3"/>
          <w:lang w:val="en-GB"/>
        </w:rPr>
        <w:t xml:space="preserve"> </w:t>
      </w:r>
      <w:r w:rsidRPr="000F3C94">
        <w:rPr>
          <w:lang w:val="en-GB"/>
        </w:rPr>
        <w:t>or</w:t>
      </w:r>
      <w:r w:rsidRPr="000F3C94">
        <w:rPr>
          <w:spacing w:val="-2"/>
          <w:lang w:val="en-GB"/>
        </w:rPr>
        <w:t xml:space="preserve"> </w:t>
      </w:r>
      <w:r w:rsidRPr="000F3C94">
        <w:rPr>
          <w:lang w:val="en-GB"/>
        </w:rPr>
        <w:t>complex.</w:t>
      </w:r>
    </w:p>
    <w:p w14:paraId="5F5C83C7" w14:textId="4456CF28" w:rsidR="00735E3F" w:rsidRPr="000F3C94" w:rsidRDefault="000854BF" w:rsidP="00714C17">
      <w:pPr>
        <w:pStyle w:val="Heading4"/>
        <w:tabs>
          <w:tab w:val="clear" w:pos="940"/>
          <w:tab w:val="clear" w:pos="1140"/>
          <w:tab w:val="clear" w:pos="1360"/>
        </w:tabs>
        <w:rPr>
          <w:lang w:val="en-GB"/>
        </w:rPr>
      </w:pPr>
      <w:r w:rsidRPr="000F3C94">
        <w:rPr>
          <w:lang w:val="en-GB"/>
        </w:rPr>
        <w:t xml:space="preserve">Simple </w:t>
      </w:r>
      <w:r w:rsidR="00F85D6A" w:rsidRPr="000F3C94">
        <w:rPr>
          <w:lang w:val="en-GB"/>
        </w:rPr>
        <w:t>a</w:t>
      </w:r>
      <w:r w:rsidRPr="000F3C94">
        <w:rPr>
          <w:lang w:val="en-GB"/>
        </w:rPr>
        <w:t>ttributes</w:t>
      </w:r>
    </w:p>
    <w:p w14:paraId="78BF2F72" w14:textId="008C272D" w:rsidR="00CD0A4E" w:rsidRPr="000F3C94" w:rsidRDefault="00CD0A4E" w:rsidP="00CD0A4E">
      <w:pPr>
        <w:rPr>
          <w:lang w:val="en-GB"/>
        </w:rPr>
      </w:pPr>
      <w:r w:rsidRPr="000F3C94">
        <w:rPr>
          <w:lang w:val="en-GB"/>
        </w:rPr>
        <w:t>S-128</w:t>
      </w:r>
      <w:r w:rsidRPr="000F3C94">
        <w:rPr>
          <w:spacing w:val="-1"/>
          <w:lang w:val="en-GB"/>
        </w:rPr>
        <w:t xml:space="preserve"> </w:t>
      </w:r>
      <w:r w:rsidRPr="000F3C94">
        <w:rPr>
          <w:lang w:val="en-GB"/>
        </w:rPr>
        <w:t>uses</w:t>
      </w:r>
      <w:r w:rsidRPr="000F3C94">
        <w:rPr>
          <w:spacing w:val="-2"/>
          <w:lang w:val="en-GB"/>
        </w:rPr>
        <w:t xml:space="preserve"> </w:t>
      </w:r>
      <w:r w:rsidR="003C6D01" w:rsidRPr="000F3C94">
        <w:rPr>
          <w:lang w:val="en-GB"/>
        </w:rPr>
        <w:t>eleven</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of simple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they</w:t>
      </w:r>
      <w:r w:rsidRPr="000F3C94">
        <w:rPr>
          <w:spacing w:val="-4"/>
          <w:lang w:val="en-GB"/>
        </w:rPr>
        <w:t xml:space="preserve"> </w:t>
      </w:r>
      <w:r w:rsidRPr="000F3C94">
        <w:rPr>
          <w:lang w:val="en-GB"/>
        </w:rPr>
        <w:t>are listed</w:t>
      </w:r>
      <w:r w:rsidRPr="000F3C94">
        <w:rPr>
          <w:spacing w:val="-2"/>
          <w:lang w:val="en-GB"/>
        </w:rPr>
        <w:t xml:space="preserve"> </w:t>
      </w:r>
      <w:r w:rsidRPr="000F3C94">
        <w:rPr>
          <w:lang w:val="en-GB"/>
        </w:rPr>
        <w:t>in</w:t>
      </w:r>
      <w:r w:rsidRPr="000F3C94">
        <w:rPr>
          <w:spacing w:val="-3"/>
          <w:lang w:val="en-GB"/>
        </w:rPr>
        <w:t xml:space="preserve"> </w:t>
      </w:r>
      <w:r w:rsidRPr="000F3C94">
        <w:rPr>
          <w:lang w:val="en-GB"/>
        </w:rPr>
        <w:t>the</w:t>
      </w:r>
      <w:r w:rsidRPr="000F3C94">
        <w:rPr>
          <w:spacing w:val="3"/>
          <w:lang w:val="en-GB"/>
        </w:rPr>
        <w:t xml:space="preserve"> </w:t>
      </w:r>
      <w:r w:rsidR="00F7267C" w:rsidRPr="000F3C94">
        <w:rPr>
          <w:lang w:val="en-GB"/>
        </w:rPr>
        <w:t xml:space="preserve">Table 4-1 </w:t>
      </w:r>
      <w:r w:rsidRPr="000F3C94">
        <w:rPr>
          <w:lang w:val="en-GB"/>
        </w:rPr>
        <w:t>below.</w:t>
      </w:r>
    </w:p>
    <w:p w14:paraId="3D95F0A6" w14:textId="06B7BE96" w:rsidR="00EA6F65" w:rsidRPr="000F3C94" w:rsidRDefault="00EA6F65" w:rsidP="00EA6F65">
      <w:pPr>
        <w:pStyle w:val="Caption"/>
        <w:keepNext/>
        <w:jc w:val="center"/>
        <w:rPr>
          <w:sz w:val="18"/>
          <w:szCs w:val="18"/>
          <w:lang w:val="en-GB"/>
        </w:rPr>
      </w:pPr>
      <w:bookmarkStart w:id="93" w:name="_Ref148221714"/>
      <w:r w:rsidRPr="000F3C94">
        <w:rPr>
          <w:sz w:val="18"/>
          <w:szCs w:val="18"/>
          <w:lang w:val="en-GB"/>
        </w:rPr>
        <w:t xml:space="preserve">Table </w:t>
      </w:r>
      <w:bookmarkEnd w:id="93"/>
      <w:r w:rsidR="00463BBC" w:rsidRPr="000F3C94">
        <w:rPr>
          <w:sz w:val="18"/>
          <w:szCs w:val="18"/>
          <w:lang w:val="en-GB"/>
        </w:rPr>
        <w:t xml:space="preserve">4-1 – </w:t>
      </w:r>
      <w:r w:rsidRPr="000F3C94">
        <w:rPr>
          <w:sz w:val="18"/>
          <w:szCs w:val="18"/>
          <w:lang w:val="en-GB"/>
        </w:rP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28"/>
      </w:tblGrid>
      <w:tr w:rsidR="003B54BD" w:rsidRPr="000F3C94" w14:paraId="13A8D15A" w14:textId="77777777" w:rsidTr="009375FD">
        <w:tc>
          <w:tcPr>
            <w:tcW w:w="2376" w:type="dxa"/>
            <w:tcBorders>
              <w:bottom w:val="double" w:sz="4" w:space="0" w:color="auto"/>
            </w:tcBorders>
            <w:shd w:val="clear" w:color="auto" w:fill="E7E6E6"/>
          </w:tcPr>
          <w:p w14:paraId="3B769E5D" w14:textId="77777777" w:rsidR="003B54BD" w:rsidRPr="000F3C94" w:rsidRDefault="003B54BD" w:rsidP="00E8674A">
            <w:pPr>
              <w:pStyle w:val="BodyText"/>
              <w:spacing w:line="240" w:lineRule="auto"/>
              <w:jc w:val="left"/>
              <w:rPr>
                <w:b/>
                <w:lang w:val="en-GB"/>
              </w:rPr>
            </w:pPr>
            <w:r w:rsidRPr="000F3C94">
              <w:rPr>
                <w:b/>
                <w:lang w:val="en-GB"/>
              </w:rPr>
              <w:t>Type</w:t>
            </w:r>
          </w:p>
        </w:tc>
        <w:tc>
          <w:tcPr>
            <w:tcW w:w="6928" w:type="dxa"/>
            <w:tcBorders>
              <w:bottom w:val="double" w:sz="4" w:space="0" w:color="auto"/>
            </w:tcBorders>
            <w:shd w:val="clear" w:color="auto" w:fill="E7E6E6"/>
          </w:tcPr>
          <w:p w14:paraId="50A6376B" w14:textId="77777777" w:rsidR="003B54BD" w:rsidRPr="000F3C94" w:rsidRDefault="003B54BD" w:rsidP="00E8674A">
            <w:pPr>
              <w:pStyle w:val="BodyText"/>
              <w:spacing w:line="240" w:lineRule="auto"/>
              <w:jc w:val="left"/>
              <w:rPr>
                <w:b/>
                <w:lang w:val="en-GB"/>
              </w:rPr>
            </w:pPr>
            <w:r w:rsidRPr="000F3C94">
              <w:rPr>
                <w:b/>
                <w:lang w:val="en-GB"/>
              </w:rPr>
              <w:t>Definition</w:t>
            </w:r>
          </w:p>
        </w:tc>
      </w:tr>
      <w:tr w:rsidR="003B54BD" w:rsidRPr="000F3C94" w14:paraId="4A820EB3" w14:textId="77777777" w:rsidTr="009375FD">
        <w:tc>
          <w:tcPr>
            <w:tcW w:w="2376" w:type="dxa"/>
            <w:tcBorders>
              <w:top w:val="double" w:sz="4" w:space="0" w:color="auto"/>
            </w:tcBorders>
            <w:shd w:val="clear" w:color="auto" w:fill="auto"/>
          </w:tcPr>
          <w:p w14:paraId="4E741621" w14:textId="3DF8DDEF" w:rsidR="003B54BD" w:rsidRPr="000F3C94" w:rsidRDefault="00B754B2" w:rsidP="00E8674A">
            <w:pPr>
              <w:pStyle w:val="Labeldata"/>
              <w:spacing w:before="60" w:after="60"/>
              <w:jc w:val="left"/>
              <w:rPr>
                <w:sz w:val="18"/>
                <w:szCs w:val="18"/>
                <w:lang w:val="en-GB"/>
              </w:rPr>
            </w:pPr>
            <w:r w:rsidRPr="000F3C94">
              <w:rPr>
                <w:sz w:val="18"/>
                <w:szCs w:val="18"/>
                <w:lang w:val="en-GB"/>
              </w:rPr>
              <w:t>Boolean</w:t>
            </w:r>
          </w:p>
        </w:tc>
        <w:tc>
          <w:tcPr>
            <w:tcW w:w="6928" w:type="dxa"/>
            <w:tcBorders>
              <w:top w:val="double" w:sz="4" w:space="0" w:color="auto"/>
            </w:tcBorders>
            <w:shd w:val="clear" w:color="auto" w:fill="auto"/>
          </w:tcPr>
          <w:p w14:paraId="5681BED0" w14:textId="0F66E1C2" w:rsidR="003B54BD" w:rsidRPr="000F3C94" w:rsidRDefault="00B754B2" w:rsidP="00E8674A">
            <w:pPr>
              <w:pStyle w:val="Labeldata"/>
              <w:spacing w:before="60" w:after="60"/>
              <w:jc w:val="left"/>
              <w:rPr>
                <w:sz w:val="18"/>
                <w:szCs w:val="18"/>
                <w:lang w:val="en-GB"/>
              </w:rPr>
            </w:pPr>
            <w:r w:rsidRPr="000F3C94">
              <w:rPr>
                <w:sz w:val="18"/>
                <w:szCs w:val="18"/>
                <w:lang w:val="en-GB"/>
              </w:rPr>
              <w:t>A logical value, either ‘True’ or ‘False’</w:t>
            </w:r>
          </w:p>
        </w:tc>
      </w:tr>
      <w:tr w:rsidR="003B54BD" w:rsidRPr="000F3C94" w14:paraId="472A2C4E" w14:textId="77777777" w:rsidTr="009375FD">
        <w:tc>
          <w:tcPr>
            <w:tcW w:w="2376" w:type="dxa"/>
            <w:shd w:val="clear" w:color="auto" w:fill="auto"/>
          </w:tcPr>
          <w:p w14:paraId="331DF2E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Real</w:t>
            </w:r>
          </w:p>
        </w:tc>
        <w:tc>
          <w:tcPr>
            <w:tcW w:w="6928" w:type="dxa"/>
            <w:shd w:val="clear" w:color="auto" w:fill="auto"/>
          </w:tcPr>
          <w:p w14:paraId="1EFC1123" w14:textId="77777777" w:rsidR="003B54BD" w:rsidRPr="000F3C94" w:rsidRDefault="003B54BD" w:rsidP="00E8674A">
            <w:pPr>
              <w:pStyle w:val="Labeldata"/>
              <w:spacing w:before="60" w:after="60"/>
              <w:jc w:val="left"/>
              <w:rPr>
                <w:spacing w:val="-6"/>
                <w:sz w:val="18"/>
                <w:szCs w:val="18"/>
                <w:lang w:val="en-GB"/>
              </w:rPr>
            </w:pPr>
            <w:r w:rsidRPr="000F3C94">
              <w:rPr>
                <w:spacing w:val="-6"/>
                <w:sz w:val="18"/>
                <w:szCs w:val="18"/>
                <w:lang w:val="en-GB"/>
              </w:rPr>
              <w:t>A signed Real (floating point) number consisting of a mantissa and an exponent</w:t>
            </w:r>
          </w:p>
        </w:tc>
      </w:tr>
      <w:tr w:rsidR="00B754B2" w:rsidRPr="000F3C94" w14:paraId="53777A01" w14:textId="77777777" w:rsidTr="009375FD">
        <w:tc>
          <w:tcPr>
            <w:tcW w:w="2376" w:type="dxa"/>
            <w:shd w:val="clear" w:color="auto" w:fill="auto"/>
          </w:tcPr>
          <w:p w14:paraId="5B2DD8C3" w14:textId="7CB7F091" w:rsidR="00B754B2" w:rsidRPr="000F3C94" w:rsidRDefault="00B754B2" w:rsidP="00E8674A">
            <w:pPr>
              <w:pStyle w:val="Labeldata"/>
              <w:spacing w:before="60" w:after="60"/>
              <w:jc w:val="left"/>
              <w:rPr>
                <w:sz w:val="18"/>
                <w:szCs w:val="18"/>
                <w:lang w:val="en-GB"/>
              </w:rPr>
            </w:pPr>
            <w:r w:rsidRPr="000F3C94">
              <w:rPr>
                <w:sz w:val="18"/>
                <w:szCs w:val="18"/>
                <w:lang w:val="en-GB"/>
              </w:rPr>
              <w:t>Enumeration</w:t>
            </w:r>
          </w:p>
        </w:tc>
        <w:tc>
          <w:tcPr>
            <w:tcW w:w="6928" w:type="dxa"/>
            <w:shd w:val="clear" w:color="auto" w:fill="auto"/>
          </w:tcPr>
          <w:p w14:paraId="08E1A4AF" w14:textId="5EFF9386" w:rsidR="00B754B2" w:rsidRPr="000F3C94" w:rsidRDefault="00B754B2" w:rsidP="00E8674A">
            <w:pPr>
              <w:pStyle w:val="Labeldata"/>
              <w:spacing w:before="60" w:after="60"/>
              <w:jc w:val="left"/>
              <w:rPr>
                <w:spacing w:val="-6"/>
                <w:sz w:val="18"/>
                <w:szCs w:val="18"/>
                <w:lang w:val="en-GB"/>
              </w:rPr>
            </w:pPr>
            <w:r w:rsidRPr="000F3C94">
              <w:rPr>
                <w:spacing w:val="-6"/>
                <w:sz w:val="18"/>
                <w:szCs w:val="18"/>
                <w:lang w:val="en-GB"/>
              </w:rPr>
              <w:t xml:space="preserve">One of a </w:t>
            </w:r>
            <w:proofErr w:type="gramStart"/>
            <w:r w:rsidRPr="000F3C94">
              <w:rPr>
                <w:spacing w:val="-6"/>
                <w:sz w:val="18"/>
                <w:szCs w:val="18"/>
                <w:lang w:val="en-GB"/>
              </w:rPr>
              <w:t>list</w:t>
            </w:r>
            <w:proofErr w:type="gramEnd"/>
            <w:r w:rsidRPr="000F3C94">
              <w:rPr>
                <w:spacing w:val="-6"/>
                <w:sz w:val="18"/>
                <w:szCs w:val="18"/>
                <w:lang w:val="en-GB"/>
              </w:rPr>
              <w:t xml:space="preserve"> of predefined values</w:t>
            </w:r>
          </w:p>
        </w:tc>
      </w:tr>
      <w:tr w:rsidR="003B54BD" w:rsidRPr="000F3C94" w14:paraId="64EBF30A" w14:textId="77777777" w:rsidTr="009375FD">
        <w:tc>
          <w:tcPr>
            <w:tcW w:w="2376" w:type="dxa"/>
            <w:shd w:val="clear" w:color="auto" w:fill="auto"/>
          </w:tcPr>
          <w:p w14:paraId="37F275D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Integer</w:t>
            </w:r>
          </w:p>
        </w:tc>
        <w:tc>
          <w:tcPr>
            <w:tcW w:w="6928" w:type="dxa"/>
            <w:shd w:val="clear" w:color="auto" w:fill="auto"/>
          </w:tcPr>
          <w:p w14:paraId="6B9F9A36" w14:textId="516F0BA5" w:rsidR="003B54BD" w:rsidRPr="000F3C94" w:rsidRDefault="003B54BD" w:rsidP="00E8674A">
            <w:pPr>
              <w:pStyle w:val="Labeldata"/>
              <w:spacing w:before="60" w:after="60"/>
              <w:jc w:val="left"/>
              <w:rPr>
                <w:sz w:val="18"/>
                <w:szCs w:val="18"/>
                <w:lang w:val="en-GB"/>
              </w:rPr>
            </w:pPr>
            <w:r w:rsidRPr="000F3C94">
              <w:rPr>
                <w:sz w:val="18"/>
                <w:szCs w:val="18"/>
                <w:lang w:val="en-GB"/>
              </w:rPr>
              <w:t xml:space="preserve">A signed integer </w:t>
            </w:r>
            <w:proofErr w:type="gramStart"/>
            <w:r w:rsidRPr="000F3C94">
              <w:rPr>
                <w:sz w:val="18"/>
                <w:szCs w:val="18"/>
                <w:lang w:val="en-GB"/>
              </w:rPr>
              <w:t>number</w:t>
            </w:r>
            <w:proofErr w:type="gramEnd"/>
            <w:r w:rsidRPr="000F3C94">
              <w:rPr>
                <w:sz w:val="18"/>
                <w:szCs w:val="18"/>
                <w:lang w:val="en-GB"/>
              </w:rPr>
              <w:t>.  The representation of an integer is encapsulation and usage dependent</w:t>
            </w:r>
          </w:p>
        </w:tc>
      </w:tr>
      <w:tr w:rsidR="003B54BD" w:rsidRPr="000F3C94" w14:paraId="2A32A8F4" w14:textId="77777777" w:rsidTr="009375FD">
        <w:tc>
          <w:tcPr>
            <w:tcW w:w="2376" w:type="dxa"/>
            <w:shd w:val="clear" w:color="auto" w:fill="auto"/>
          </w:tcPr>
          <w:p w14:paraId="4AD7B65A" w14:textId="6B32DE77" w:rsidR="003B54BD" w:rsidRPr="000F3C94" w:rsidRDefault="00B754B2" w:rsidP="00E8674A">
            <w:pPr>
              <w:pStyle w:val="Labeldata"/>
              <w:spacing w:before="60" w:after="60"/>
              <w:jc w:val="left"/>
              <w:rPr>
                <w:sz w:val="18"/>
                <w:szCs w:val="18"/>
                <w:lang w:val="en-GB"/>
              </w:rPr>
            </w:pPr>
            <w:r w:rsidRPr="000F3C94">
              <w:rPr>
                <w:sz w:val="18"/>
                <w:szCs w:val="18"/>
                <w:lang w:val="en-GB"/>
              </w:rPr>
              <w:t xml:space="preserve">Text or </w:t>
            </w:r>
            <w:proofErr w:type="spellStart"/>
            <w:r w:rsidRPr="000F3C94">
              <w:rPr>
                <w:sz w:val="18"/>
                <w:szCs w:val="18"/>
                <w:lang w:val="en-GB"/>
              </w:rPr>
              <w:t>CharacterString</w:t>
            </w:r>
            <w:proofErr w:type="spellEnd"/>
          </w:p>
        </w:tc>
        <w:tc>
          <w:tcPr>
            <w:tcW w:w="6928" w:type="dxa"/>
            <w:shd w:val="clear" w:color="auto" w:fill="auto"/>
          </w:tcPr>
          <w:p w14:paraId="507B6DDD" w14:textId="198D6E79" w:rsidR="003B54BD" w:rsidRPr="000F3C94" w:rsidRDefault="00B754B2" w:rsidP="00E8674A">
            <w:pPr>
              <w:pStyle w:val="Labeldata"/>
              <w:spacing w:before="60" w:after="60"/>
              <w:jc w:val="left"/>
              <w:rPr>
                <w:sz w:val="18"/>
                <w:szCs w:val="18"/>
                <w:lang w:val="en-GB"/>
              </w:rPr>
            </w:pPr>
            <w:r w:rsidRPr="000F3C94">
              <w:rPr>
                <w:sz w:val="18"/>
                <w:szCs w:val="18"/>
                <w:lang w:val="en-GB"/>
              </w:rPr>
              <w:t>General text</w:t>
            </w:r>
          </w:p>
        </w:tc>
      </w:tr>
      <w:tr w:rsidR="003B54BD" w:rsidRPr="000F3C94" w14:paraId="5BCF1108" w14:textId="77777777" w:rsidTr="009375FD">
        <w:tc>
          <w:tcPr>
            <w:tcW w:w="2376" w:type="dxa"/>
            <w:shd w:val="clear" w:color="auto" w:fill="auto"/>
          </w:tcPr>
          <w:p w14:paraId="7488612B"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Date</w:t>
            </w:r>
          </w:p>
        </w:tc>
        <w:tc>
          <w:tcPr>
            <w:tcW w:w="6928" w:type="dxa"/>
            <w:shd w:val="clear" w:color="auto" w:fill="auto"/>
          </w:tcPr>
          <w:p w14:paraId="2F04A83B" w14:textId="479F9DA1" w:rsidR="003B54BD" w:rsidRPr="000F3C94" w:rsidRDefault="003B54BD" w:rsidP="00E8674A">
            <w:pPr>
              <w:pStyle w:val="Labeldata"/>
              <w:spacing w:before="60" w:after="60"/>
              <w:jc w:val="left"/>
              <w:rPr>
                <w:sz w:val="18"/>
                <w:szCs w:val="18"/>
                <w:lang w:val="en-GB"/>
              </w:rPr>
            </w:pPr>
            <w:r w:rsidRPr="000F3C94">
              <w:rPr>
                <w:sz w:val="18"/>
                <w:szCs w:val="18"/>
                <w:lang w:val="en-GB"/>
              </w:rPr>
              <w:t>A date provides values for year, month and day according to the Gregorian Calendar.  Character encoding of a date is a string which must follow the calendar date format (complete representation, basic format) for date specified by ISO 8601:1988</w:t>
            </w:r>
          </w:p>
          <w:p w14:paraId="60B6B1C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19980918 (YYYYMMDD)</w:t>
            </w:r>
          </w:p>
        </w:tc>
      </w:tr>
      <w:tr w:rsidR="00B754B2" w:rsidRPr="000F3C94" w14:paraId="0786FCCF" w14:textId="77777777" w:rsidTr="009375FD">
        <w:tc>
          <w:tcPr>
            <w:tcW w:w="2376" w:type="dxa"/>
            <w:shd w:val="clear" w:color="auto" w:fill="auto"/>
          </w:tcPr>
          <w:p w14:paraId="6F07A043" w14:textId="09C8B362" w:rsidR="00B754B2" w:rsidRPr="000F3C94" w:rsidRDefault="00B754B2" w:rsidP="00E8674A">
            <w:pPr>
              <w:pStyle w:val="Labeldata"/>
              <w:spacing w:before="60" w:after="60"/>
              <w:jc w:val="left"/>
              <w:rPr>
                <w:sz w:val="18"/>
                <w:szCs w:val="18"/>
                <w:lang w:val="en-GB"/>
              </w:rPr>
            </w:pPr>
            <w:r w:rsidRPr="000F3C94">
              <w:rPr>
                <w:sz w:val="18"/>
                <w:szCs w:val="18"/>
                <w:lang w:val="en-GB"/>
              </w:rPr>
              <w:t>Truncated Date</w:t>
            </w:r>
          </w:p>
        </w:tc>
        <w:tc>
          <w:tcPr>
            <w:tcW w:w="6928" w:type="dxa"/>
            <w:shd w:val="clear" w:color="auto" w:fill="auto"/>
          </w:tcPr>
          <w:p w14:paraId="1F1E0A15" w14:textId="2211391F" w:rsidR="00B754B2" w:rsidRPr="000F3C94" w:rsidRDefault="00B754B2" w:rsidP="00E8674A">
            <w:pPr>
              <w:pStyle w:val="Labeldata"/>
              <w:spacing w:before="60" w:after="60"/>
              <w:jc w:val="left"/>
              <w:rPr>
                <w:sz w:val="18"/>
                <w:szCs w:val="18"/>
                <w:lang w:val="en-GB"/>
              </w:rPr>
            </w:pPr>
            <w:r w:rsidRPr="000F3C94">
              <w:rPr>
                <w:sz w:val="18"/>
                <w:szCs w:val="18"/>
                <w:lang w:val="en-GB"/>
              </w:rPr>
              <w:t>A S100_TruncatedDate allows a date or partial date to be given. At least one of the year/month/day components must be present. Since S-128 uses XML formats for both dataset and metadata, the XML encoding of truncated dates must be used (</w:t>
            </w:r>
            <w:r w:rsidR="00D22B24" w:rsidRPr="000F3C94">
              <w:rPr>
                <w:sz w:val="18"/>
                <w:szCs w:val="18"/>
                <w:lang w:val="en-GB"/>
              </w:rPr>
              <w:t>that is</w:t>
            </w:r>
            <w:r w:rsidRPr="000F3C94">
              <w:rPr>
                <w:sz w:val="18"/>
                <w:szCs w:val="18"/>
                <w:lang w:val="en-GB"/>
              </w:rPr>
              <w:t xml:space="preserve">, the ISO 8601 basic format is not used in S-128). Components: </w:t>
            </w:r>
          </w:p>
          <w:p w14:paraId="56616FEB" w14:textId="623CCEF6" w:rsidR="00B754B2" w:rsidRPr="000F3C94" w:rsidRDefault="00B754B2" w:rsidP="00E8674A">
            <w:pPr>
              <w:pStyle w:val="Labeldata"/>
              <w:spacing w:before="60" w:after="60"/>
              <w:jc w:val="left"/>
              <w:rPr>
                <w:sz w:val="18"/>
                <w:szCs w:val="18"/>
                <w:lang w:val="en-GB"/>
              </w:rPr>
            </w:pPr>
            <w:r w:rsidRPr="000F3C94">
              <w:rPr>
                <w:sz w:val="18"/>
                <w:szCs w:val="18"/>
                <w:lang w:val="en-GB"/>
              </w:rPr>
              <w:lastRenderedPageBreak/>
              <w:t>YYYY Year integer between 0000 and 9999</w:t>
            </w:r>
            <w:r w:rsidRPr="000F3C94">
              <w:rPr>
                <w:sz w:val="18"/>
                <w:szCs w:val="18"/>
                <w:lang w:val="en-GB"/>
              </w:rPr>
              <w:br/>
              <w:t xml:space="preserve">MM Month integer between 01 – 12 (inclusive) </w:t>
            </w:r>
            <w:r w:rsidRPr="000F3C94">
              <w:rPr>
                <w:sz w:val="18"/>
                <w:szCs w:val="18"/>
                <w:lang w:val="en-GB"/>
              </w:rPr>
              <w:br/>
              <w:t>DD Day integer between 01 and 28, 29, 30, or 31 (inclusive),</w:t>
            </w:r>
            <w:r w:rsidR="00BD4E88" w:rsidRPr="000F3C94">
              <w:rPr>
                <w:sz w:val="18"/>
                <w:szCs w:val="18"/>
                <w:lang w:val="en-GB"/>
              </w:rPr>
              <w:t xml:space="preserve"> </w:t>
            </w:r>
            <w:r w:rsidRPr="000F3C94">
              <w:rPr>
                <w:sz w:val="18"/>
                <w:szCs w:val="18"/>
                <w:lang w:val="en-GB"/>
              </w:rPr>
              <w:t>consistent with year and month values if these are specified</w:t>
            </w:r>
            <w:r w:rsidRPr="000F3C94">
              <w:rPr>
                <w:sz w:val="18"/>
                <w:szCs w:val="18"/>
                <w:lang w:val="en-GB"/>
              </w:rPr>
              <w:br/>
              <w:t xml:space="preserve">This type can be used to encode recurring instants (see S-100 Part 3, clause 3-8). </w:t>
            </w:r>
          </w:p>
          <w:p w14:paraId="129C0C0D" w14:textId="7A6B817F"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EXAMPLE: The appropriate XML Schema type should be used: --12-17 representing 17 December of any year (conforming to the XML type </w:t>
            </w:r>
            <w:proofErr w:type="spellStart"/>
            <w:r w:rsidRPr="000F3C94">
              <w:rPr>
                <w:sz w:val="18"/>
                <w:szCs w:val="18"/>
                <w:lang w:val="en-GB"/>
              </w:rPr>
              <w:t>gMonthDay</w:t>
            </w:r>
            <w:proofErr w:type="spellEnd"/>
            <w:r w:rsidRPr="000F3C94">
              <w:rPr>
                <w:sz w:val="18"/>
                <w:szCs w:val="18"/>
                <w:lang w:val="en-GB"/>
              </w:rPr>
              <w:t>)</w:t>
            </w:r>
            <w:r w:rsidRPr="000F3C94">
              <w:rPr>
                <w:sz w:val="18"/>
                <w:szCs w:val="18"/>
                <w:lang w:val="en-GB"/>
              </w:rPr>
              <w:br/>
              <w:t>S-100 Part 10b provides further details about encoding in GML datasets</w:t>
            </w:r>
          </w:p>
        </w:tc>
      </w:tr>
      <w:tr w:rsidR="003B54BD" w:rsidRPr="000F3C94" w14:paraId="0236C02B" w14:textId="77777777" w:rsidTr="009375FD">
        <w:tc>
          <w:tcPr>
            <w:tcW w:w="2376" w:type="dxa"/>
            <w:shd w:val="clear" w:color="auto" w:fill="auto"/>
          </w:tcPr>
          <w:p w14:paraId="31CD55C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lastRenderedPageBreak/>
              <w:t>Time</w:t>
            </w:r>
          </w:p>
        </w:tc>
        <w:tc>
          <w:tcPr>
            <w:tcW w:w="6928" w:type="dxa"/>
            <w:shd w:val="clear" w:color="auto" w:fill="auto"/>
          </w:tcPr>
          <w:p w14:paraId="2D6035B1" w14:textId="17EA7D7F" w:rsidR="003B54BD" w:rsidRPr="000F3C94" w:rsidRDefault="003B54BD" w:rsidP="00E8674A">
            <w:pPr>
              <w:pStyle w:val="Labeldata"/>
              <w:spacing w:before="60" w:after="60"/>
              <w:jc w:val="left"/>
              <w:rPr>
                <w:sz w:val="18"/>
                <w:szCs w:val="18"/>
                <w:lang w:val="en-GB"/>
              </w:rPr>
            </w:pPr>
            <w:r w:rsidRPr="000F3C94">
              <w:rPr>
                <w:sz w:val="18"/>
                <w:szCs w:val="18"/>
                <w:lang w:val="en-GB"/>
              </w:rPr>
              <w:t>A time is given by an hour, minute and second. Character encoding of a time is a string that follows the local time (complete representation, basic format) format defined in ISO 8601:1988</w:t>
            </w:r>
          </w:p>
          <w:p w14:paraId="5EF899F2"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183059 or 183059+0100 or 183059Z</w:t>
            </w:r>
          </w:p>
        </w:tc>
      </w:tr>
      <w:tr w:rsidR="003B54BD" w:rsidRPr="000F3C94" w14:paraId="677098A3" w14:textId="77777777" w:rsidTr="009375FD">
        <w:tc>
          <w:tcPr>
            <w:tcW w:w="2376" w:type="dxa"/>
            <w:shd w:val="clear" w:color="auto" w:fill="auto"/>
          </w:tcPr>
          <w:p w14:paraId="0976F0A4" w14:textId="61D3E7C1" w:rsidR="003B54BD" w:rsidRPr="000F3C94" w:rsidRDefault="00B754B2" w:rsidP="00E8674A">
            <w:pPr>
              <w:pStyle w:val="Labeldata"/>
              <w:spacing w:before="60" w:after="60"/>
              <w:jc w:val="left"/>
              <w:rPr>
                <w:sz w:val="18"/>
                <w:szCs w:val="18"/>
                <w:lang w:val="en-GB"/>
              </w:rPr>
            </w:pPr>
            <w:proofErr w:type="spellStart"/>
            <w:r w:rsidRPr="000F3C94">
              <w:rPr>
                <w:sz w:val="18"/>
                <w:szCs w:val="18"/>
                <w:lang w:val="en-GB"/>
              </w:rPr>
              <w:t>Codelist</w:t>
            </w:r>
            <w:proofErr w:type="spellEnd"/>
            <w:r w:rsidRPr="000F3C94" w:rsidDel="00B754B2">
              <w:rPr>
                <w:sz w:val="18"/>
                <w:szCs w:val="18"/>
                <w:lang w:val="en-GB"/>
              </w:rPr>
              <w:t xml:space="preserve"> </w:t>
            </w:r>
          </w:p>
        </w:tc>
        <w:tc>
          <w:tcPr>
            <w:tcW w:w="6928" w:type="dxa"/>
            <w:shd w:val="clear" w:color="auto" w:fill="auto"/>
          </w:tcPr>
          <w:p w14:paraId="4C54ACA8" w14:textId="4EF1FD04" w:rsidR="003B54BD" w:rsidRPr="000F3C94" w:rsidRDefault="00B754B2" w:rsidP="00E8674A">
            <w:pPr>
              <w:pStyle w:val="Labeldata"/>
              <w:spacing w:before="60" w:after="60"/>
              <w:jc w:val="left"/>
              <w:rPr>
                <w:sz w:val="18"/>
                <w:szCs w:val="18"/>
                <w:lang w:val="en-GB"/>
              </w:rPr>
            </w:pPr>
            <w:r w:rsidRPr="000F3C94">
              <w:rPr>
                <w:sz w:val="18"/>
                <w:szCs w:val="18"/>
                <w:lang w:val="en-GB"/>
              </w:rPr>
              <w:t>A type of flexible enumeration. A code list type is a list of literals which may be extended only in conformance with specified rules</w:t>
            </w:r>
            <w:r w:rsidRPr="000F3C94" w:rsidDel="00B754B2">
              <w:rPr>
                <w:sz w:val="18"/>
                <w:szCs w:val="18"/>
                <w:lang w:val="en-GB"/>
              </w:rPr>
              <w:t xml:space="preserve"> </w:t>
            </w:r>
          </w:p>
        </w:tc>
      </w:tr>
      <w:tr w:rsidR="00B754B2" w:rsidRPr="000F3C94" w14:paraId="7E4433AA" w14:textId="77777777" w:rsidTr="00B754B2">
        <w:tc>
          <w:tcPr>
            <w:tcW w:w="2376" w:type="dxa"/>
            <w:shd w:val="clear" w:color="auto" w:fill="auto"/>
          </w:tcPr>
          <w:p w14:paraId="3AE045AD" w14:textId="2332DD5F" w:rsidR="00B754B2" w:rsidRPr="000F3C94" w:rsidRDefault="00B754B2" w:rsidP="00E8674A">
            <w:pPr>
              <w:pStyle w:val="Labeldata"/>
              <w:spacing w:before="60" w:after="60"/>
              <w:jc w:val="left"/>
              <w:rPr>
                <w:sz w:val="18"/>
                <w:szCs w:val="18"/>
                <w:lang w:val="en-GB"/>
              </w:rPr>
            </w:pPr>
            <w:r w:rsidRPr="000F3C94">
              <w:rPr>
                <w:sz w:val="18"/>
                <w:szCs w:val="18"/>
                <w:lang w:val="en-GB"/>
              </w:rPr>
              <w:t>URL</w:t>
            </w:r>
          </w:p>
        </w:tc>
        <w:tc>
          <w:tcPr>
            <w:tcW w:w="6928" w:type="dxa"/>
            <w:shd w:val="clear" w:color="auto" w:fill="auto"/>
          </w:tcPr>
          <w:p w14:paraId="48DDC10F" w14:textId="05E0824B"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A uniform resource locator (URL) is a URI that provides a means of locating the resource by describing its primary access mechanism (RFC 3986). EXAMPLE: </w:t>
            </w:r>
            <w:hyperlink r:id="rId30" w:history="1">
              <w:r w:rsidR="00ED0783" w:rsidRPr="000F3C94">
                <w:rPr>
                  <w:rStyle w:val="Hyperlink"/>
                  <w:sz w:val="18"/>
                  <w:szCs w:val="18"/>
                  <w:lang w:val="en-GB"/>
                </w:rPr>
                <w:t>https://registry.iho.int/</w:t>
              </w:r>
            </w:hyperlink>
          </w:p>
        </w:tc>
      </w:tr>
      <w:tr w:rsidR="00B754B2" w:rsidRPr="000F3C94" w14:paraId="777A2226" w14:textId="77777777" w:rsidTr="00B754B2">
        <w:tc>
          <w:tcPr>
            <w:tcW w:w="2376" w:type="dxa"/>
            <w:shd w:val="clear" w:color="auto" w:fill="auto"/>
          </w:tcPr>
          <w:p w14:paraId="2B330E73" w14:textId="7203FAB8" w:rsidR="00B754B2" w:rsidRPr="000F3C94" w:rsidRDefault="00B754B2" w:rsidP="00E8674A">
            <w:pPr>
              <w:pStyle w:val="Labeldata"/>
              <w:spacing w:before="60" w:after="60"/>
              <w:jc w:val="left"/>
              <w:rPr>
                <w:sz w:val="18"/>
                <w:szCs w:val="18"/>
                <w:lang w:val="en-GB"/>
              </w:rPr>
            </w:pPr>
            <w:r w:rsidRPr="000F3C94">
              <w:rPr>
                <w:sz w:val="18"/>
                <w:szCs w:val="18"/>
                <w:lang w:val="en-GB"/>
              </w:rPr>
              <w:t>URN</w:t>
            </w:r>
          </w:p>
        </w:tc>
        <w:tc>
          <w:tcPr>
            <w:tcW w:w="6928" w:type="dxa"/>
            <w:shd w:val="clear" w:color="auto" w:fill="auto"/>
          </w:tcPr>
          <w:p w14:paraId="3D71C567" w14:textId="6A031DCB" w:rsidR="00B754B2" w:rsidRPr="000F3C94" w:rsidRDefault="00B754B2" w:rsidP="00E8674A">
            <w:pPr>
              <w:pStyle w:val="Labeldata"/>
              <w:spacing w:before="60" w:after="60"/>
              <w:jc w:val="left"/>
              <w:rPr>
                <w:sz w:val="18"/>
                <w:szCs w:val="18"/>
                <w:lang w:val="en-GB"/>
              </w:rPr>
            </w:pPr>
            <w:r w:rsidRPr="000F3C94">
              <w:rPr>
                <w:sz w:val="18"/>
                <w:szCs w:val="18"/>
                <w:lang w:val="en-GB"/>
              </w:rPr>
              <w:t>A persistent, location-independent, resource identifier that follows the syntax and semantics for URNs specified in RFC 2141</w:t>
            </w:r>
          </w:p>
          <w:p w14:paraId="60BE16B6" w14:textId="50AEE4AC"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EXAMPLE: </w:t>
            </w:r>
            <w:proofErr w:type="gramStart"/>
            <w:r w:rsidRPr="000F3C94">
              <w:rPr>
                <w:sz w:val="18"/>
                <w:szCs w:val="18"/>
                <w:lang w:val="en-GB"/>
              </w:rPr>
              <w:t>urn:iho</w:t>
            </w:r>
            <w:proofErr w:type="gramEnd"/>
            <w:r w:rsidRPr="000F3C94">
              <w:rPr>
                <w:sz w:val="18"/>
                <w:szCs w:val="18"/>
                <w:lang w:val="en-GB"/>
              </w:rPr>
              <w:t>:s101:1:0:0:AnchorageArea</w:t>
            </w:r>
          </w:p>
        </w:tc>
      </w:tr>
    </w:tbl>
    <w:p w14:paraId="659C8113" w14:textId="31AC8689" w:rsidR="005D4FB7" w:rsidRPr="000F3C94" w:rsidRDefault="005D4FB7" w:rsidP="00C53B69">
      <w:pPr>
        <w:autoSpaceDE w:val="0"/>
        <w:autoSpaceDN w:val="0"/>
        <w:adjustRightInd w:val="0"/>
        <w:spacing w:after="0"/>
        <w:rPr>
          <w:rFonts w:eastAsiaTheme="minorEastAsia"/>
          <w:lang w:val="en-GB"/>
        </w:rPr>
      </w:pPr>
    </w:p>
    <w:p w14:paraId="06B02A84" w14:textId="005CE997" w:rsidR="00F21C94" w:rsidRPr="000F3C94" w:rsidRDefault="00F21C94" w:rsidP="00CC6D6B">
      <w:pPr>
        <w:pStyle w:val="Heading4"/>
        <w:tabs>
          <w:tab w:val="clear" w:pos="940"/>
          <w:tab w:val="clear" w:pos="992"/>
          <w:tab w:val="clear" w:pos="1140"/>
          <w:tab w:val="clear" w:pos="1360"/>
          <w:tab w:val="left" w:pos="993"/>
        </w:tabs>
        <w:rPr>
          <w:lang w:val="en-GB"/>
        </w:rPr>
      </w:pPr>
      <w:r w:rsidRPr="000F3C94">
        <w:rPr>
          <w:lang w:val="en-GB"/>
        </w:rPr>
        <w:t xml:space="preserve">Complex </w:t>
      </w:r>
      <w:r w:rsidR="00987EBB" w:rsidRPr="000F3C94">
        <w:rPr>
          <w:lang w:val="en-GB"/>
        </w:rPr>
        <w:t>a</w:t>
      </w:r>
      <w:r w:rsidRPr="000F3C94">
        <w:rPr>
          <w:lang w:val="en-GB"/>
        </w:rPr>
        <w:t>ttributes</w:t>
      </w:r>
    </w:p>
    <w:p w14:paraId="13C1DF44" w14:textId="3490E7FC" w:rsidR="00F21C94" w:rsidRPr="000F3C94" w:rsidRDefault="001F6336" w:rsidP="001F6336">
      <w:pPr>
        <w:rPr>
          <w:lang w:val="en-GB"/>
        </w:rPr>
      </w:pPr>
      <w:r w:rsidRPr="000F3C94">
        <w:rPr>
          <w:lang w:val="en-GB"/>
        </w:rPr>
        <w:t>Complex</w:t>
      </w:r>
      <w:r w:rsidRPr="000F3C94">
        <w:rPr>
          <w:spacing w:val="8"/>
          <w:lang w:val="en-GB"/>
        </w:rPr>
        <w:t xml:space="preserve"> </w:t>
      </w:r>
      <w:r w:rsidRPr="000F3C94">
        <w:rPr>
          <w:lang w:val="en-GB"/>
        </w:rPr>
        <w:t>attributes</w:t>
      </w:r>
      <w:r w:rsidRPr="000F3C94">
        <w:rPr>
          <w:spacing w:val="8"/>
          <w:lang w:val="en-GB"/>
        </w:rPr>
        <w:t xml:space="preserve"> </w:t>
      </w:r>
      <w:r w:rsidRPr="000F3C94">
        <w:rPr>
          <w:lang w:val="en-GB"/>
        </w:rPr>
        <w:t>are</w:t>
      </w:r>
      <w:r w:rsidRPr="000F3C94">
        <w:rPr>
          <w:spacing w:val="9"/>
          <w:lang w:val="en-GB"/>
        </w:rPr>
        <w:t xml:space="preserve"> </w:t>
      </w:r>
      <w:r w:rsidRPr="000F3C94">
        <w:rPr>
          <w:lang w:val="en-GB"/>
        </w:rPr>
        <w:t>aggregations</w:t>
      </w:r>
      <w:r w:rsidRPr="000F3C94">
        <w:rPr>
          <w:spacing w:val="10"/>
          <w:lang w:val="en-GB"/>
        </w:rPr>
        <w:t xml:space="preserve"> </w:t>
      </w:r>
      <w:r w:rsidRPr="000F3C94">
        <w:rPr>
          <w:lang w:val="en-GB"/>
        </w:rPr>
        <w:t>of</w:t>
      </w:r>
      <w:r w:rsidRPr="000F3C94">
        <w:rPr>
          <w:spacing w:val="9"/>
          <w:lang w:val="en-GB"/>
        </w:rPr>
        <w:t xml:space="preserve"> </w:t>
      </w:r>
      <w:r w:rsidRPr="000F3C94">
        <w:rPr>
          <w:lang w:val="en-GB"/>
        </w:rPr>
        <w:t>other</w:t>
      </w:r>
      <w:r w:rsidRPr="000F3C94">
        <w:rPr>
          <w:spacing w:val="8"/>
          <w:lang w:val="en-GB"/>
        </w:rPr>
        <w:t xml:space="preserve"> </w:t>
      </w:r>
      <w:r w:rsidRPr="000F3C94">
        <w:rPr>
          <w:lang w:val="en-GB"/>
        </w:rPr>
        <w:t>attributes</w:t>
      </w:r>
      <w:r w:rsidRPr="000F3C94">
        <w:rPr>
          <w:spacing w:val="10"/>
          <w:lang w:val="en-GB"/>
        </w:rPr>
        <w:t xml:space="preserve"> </w:t>
      </w:r>
      <w:r w:rsidRPr="000F3C94">
        <w:rPr>
          <w:lang w:val="en-GB"/>
        </w:rPr>
        <w:t>that</w:t>
      </w:r>
      <w:r w:rsidRPr="000F3C94">
        <w:rPr>
          <w:spacing w:val="9"/>
          <w:lang w:val="en-GB"/>
        </w:rPr>
        <w:t xml:space="preserve"> </w:t>
      </w:r>
      <w:r w:rsidRPr="000F3C94">
        <w:rPr>
          <w:lang w:val="en-GB"/>
        </w:rPr>
        <w:t>are</w:t>
      </w:r>
      <w:r w:rsidRPr="000F3C94">
        <w:rPr>
          <w:spacing w:val="10"/>
          <w:lang w:val="en-GB"/>
        </w:rPr>
        <w:t xml:space="preserve"> </w:t>
      </w:r>
      <w:r w:rsidRPr="000F3C94">
        <w:rPr>
          <w:lang w:val="en-GB"/>
        </w:rPr>
        <w:t>either</w:t>
      </w:r>
      <w:r w:rsidRPr="000F3C94">
        <w:rPr>
          <w:spacing w:val="8"/>
          <w:lang w:val="en-GB"/>
        </w:rPr>
        <w:t xml:space="preserve"> </w:t>
      </w:r>
      <w:r w:rsidRPr="000F3C94">
        <w:rPr>
          <w:lang w:val="en-GB"/>
        </w:rPr>
        <w:t>simple</w:t>
      </w:r>
      <w:r w:rsidRPr="000F3C94">
        <w:rPr>
          <w:spacing w:val="9"/>
          <w:lang w:val="en-GB"/>
        </w:rPr>
        <w:t xml:space="preserve"> </w:t>
      </w:r>
      <w:r w:rsidRPr="000F3C94">
        <w:rPr>
          <w:lang w:val="en-GB"/>
        </w:rPr>
        <w:t>or</w:t>
      </w:r>
      <w:r w:rsidRPr="000F3C94">
        <w:rPr>
          <w:spacing w:val="10"/>
          <w:lang w:val="en-GB"/>
        </w:rPr>
        <w:t xml:space="preserve"> </w:t>
      </w:r>
      <w:r w:rsidRPr="000F3C94">
        <w:rPr>
          <w:lang w:val="en-GB"/>
        </w:rPr>
        <w:t>complex.</w:t>
      </w:r>
      <w:r w:rsidRPr="000F3C94">
        <w:rPr>
          <w:spacing w:val="7"/>
          <w:lang w:val="en-GB"/>
        </w:rPr>
        <w:t xml:space="preserve"> </w:t>
      </w:r>
      <w:r w:rsidRPr="000F3C94">
        <w:rPr>
          <w:lang w:val="en-GB"/>
        </w:rPr>
        <w:t>The</w:t>
      </w:r>
      <w:r w:rsidRPr="000F3C94">
        <w:rPr>
          <w:spacing w:val="-53"/>
          <w:lang w:val="en-GB"/>
        </w:rPr>
        <w:t xml:space="preserve"> </w:t>
      </w:r>
      <w:r w:rsidRPr="000F3C94">
        <w:rPr>
          <w:lang w:val="en-GB"/>
        </w:rPr>
        <w:t>aggregation is defined</w:t>
      </w:r>
      <w:r w:rsidRPr="000F3C94">
        <w:rPr>
          <w:spacing w:val="1"/>
          <w:lang w:val="en-GB"/>
        </w:rPr>
        <w:t xml:space="preserve"> </w:t>
      </w:r>
      <w:r w:rsidRPr="000F3C94">
        <w:rPr>
          <w:lang w:val="en-GB"/>
        </w:rPr>
        <w:t>by</w:t>
      </w:r>
      <w:r w:rsidRPr="000F3C94">
        <w:rPr>
          <w:spacing w:val="-2"/>
          <w:lang w:val="en-GB"/>
        </w:rPr>
        <w:t xml:space="preserve"> </w:t>
      </w:r>
      <w:r w:rsidRPr="000F3C94">
        <w:rPr>
          <w:lang w:val="en-GB"/>
        </w:rPr>
        <w:t>means of attribute</w:t>
      </w:r>
      <w:r w:rsidRPr="000F3C94">
        <w:rPr>
          <w:spacing w:val="1"/>
          <w:lang w:val="en-GB"/>
        </w:rPr>
        <w:t xml:space="preserve"> </w:t>
      </w:r>
      <w:r w:rsidRPr="000F3C94">
        <w:rPr>
          <w:lang w:val="en-GB"/>
        </w:rPr>
        <w:t>bindings.</w:t>
      </w:r>
    </w:p>
    <w:p w14:paraId="3FE98E8A" w14:textId="6F8D128B" w:rsidR="00C85C3B" w:rsidRPr="000F3C94" w:rsidRDefault="00002094" w:rsidP="00082FFA">
      <w:pPr>
        <w:jc w:val="center"/>
        <w:rPr>
          <w:lang w:val="en-GB"/>
        </w:rPr>
      </w:pPr>
      <w:r w:rsidRPr="000F3C94">
        <w:rPr>
          <w:noProof/>
          <w:lang w:val="en-GB" w:eastAsia="fi-FI"/>
        </w:rPr>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9343" cy="2039327"/>
                    </a:xfrm>
                    <a:prstGeom prst="rect">
                      <a:avLst/>
                    </a:prstGeom>
                  </pic:spPr>
                </pic:pic>
              </a:graphicData>
            </a:graphic>
          </wp:inline>
        </w:drawing>
      </w:r>
      <w:r w:rsidRPr="000F3C94" w:rsidDel="00002094">
        <w:rPr>
          <w:noProof/>
          <w:lang w:val="en-GB"/>
        </w:rPr>
        <w:t xml:space="preserve"> </w:t>
      </w:r>
    </w:p>
    <w:p w14:paraId="120ADCA3" w14:textId="03A5B34B" w:rsidR="003476EF" w:rsidRPr="000F3C94" w:rsidRDefault="00C85C3B" w:rsidP="00C85C3B">
      <w:pPr>
        <w:pStyle w:val="Caption"/>
        <w:jc w:val="center"/>
        <w:rPr>
          <w:sz w:val="18"/>
          <w:szCs w:val="18"/>
          <w:lang w:val="en-GB"/>
        </w:rPr>
      </w:pPr>
      <w:r w:rsidRPr="000F3C94">
        <w:rPr>
          <w:sz w:val="18"/>
          <w:szCs w:val="18"/>
          <w:lang w:val="en-GB"/>
        </w:rPr>
        <w:t xml:space="preserve">Figure </w:t>
      </w:r>
      <w:r w:rsidR="001967A7" w:rsidRPr="000F3C94">
        <w:rPr>
          <w:sz w:val="18"/>
          <w:szCs w:val="18"/>
          <w:lang w:val="en-GB"/>
        </w:rPr>
        <w:t xml:space="preserve">4-5 – </w:t>
      </w:r>
      <w:proofErr w:type="spellStart"/>
      <w:r w:rsidR="00C8160E" w:rsidRPr="000F3C94">
        <w:rPr>
          <w:sz w:val="18"/>
          <w:szCs w:val="18"/>
          <w:lang w:val="en-GB"/>
        </w:rPr>
        <w:t>timeIntervalOfProduct</w:t>
      </w:r>
      <w:proofErr w:type="spellEnd"/>
      <w:r w:rsidR="00C8160E" w:rsidRPr="000F3C94">
        <w:rPr>
          <w:sz w:val="18"/>
          <w:szCs w:val="18"/>
          <w:lang w:val="en-GB"/>
        </w:rPr>
        <w:t xml:space="preserve"> </w:t>
      </w:r>
      <w:r w:rsidRPr="000F3C94">
        <w:rPr>
          <w:sz w:val="18"/>
          <w:szCs w:val="18"/>
          <w:lang w:val="en-GB"/>
        </w:rPr>
        <w:t>(complex attribute)</w:t>
      </w:r>
    </w:p>
    <w:p w14:paraId="77ED6216" w14:textId="77777777" w:rsidR="00941F24" w:rsidRPr="000F3C94" w:rsidRDefault="00941F24" w:rsidP="001967A7">
      <w:pPr>
        <w:autoSpaceDE w:val="0"/>
        <w:autoSpaceDN w:val="0"/>
        <w:adjustRightInd w:val="0"/>
        <w:rPr>
          <w:rFonts w:eastAsia="Times New Roman"/>
          <w:lang w:val="en-GB" w:eastAsia="en-GB"/>
        </w:rPr>
      </w:pPr>
      <w:bookmarkStart w:id="94" w:name="_Toc225648315"/>
      <w:bookmarkStart w:id="95" w:name="_Toc225065172"/>
    </w:p>
    <w:p w14:paraId="3E9B22A9" w14:textId="51D0755B" w:rsidR="0053708D" w:rsidRPr="000F3C94" w:rsidRDefault="0053708D" w:rsidP="001967A7">
      <w:pPr>
        <w:pStyle w:val="Heading2"/>
        <w:tabs>
          <w:tab w:val="clear" w:pos="540"/>
        </w:tabs>
        <w:rPr>
          <w:lang w:val="en-GB"/>
        </w:rPr>
      </w:pPr>
      <w:bookmarkStart w:id="96" w:name="_Toc152232555"/>
      <w:bookmarkStart w:id="97" w:name="_Toc194499991"/>
      <w:r w:rsidRPr="000F3C94">
        <w:rPr>
          <w:lang w:val="en-GB"/>
        </w:rPr>
        <w:t>Geomet</w:t>
      </w:r>
      <w:r w:rsidR="00024A4C" w:rsidRPr="000F3C94">
        <w:rPr>
          <w:lang w:val="en-GB"/>
        </w:rPr>
        <w:t>ric representation</w:t>
      </w:r>
      <w:bookmarkEnd w:id="94"/>
      <w:bookmarkEnd w:id="95"/>
      <w:bookmarkEnd w:id="96"/>
      <w:bookmarkEnd w:id="97"/>
    </w:p>
    <w:p w14:paraId="407A3670" w14:textId="59A73039" w:rsidR="006F5AA4" w:rsidRPr="000F3C94" w:rsidRDefault="006F5AA4" w:rsidP="006F5AA4">
      <w:pPr>
        <w:rPr>
          <w:lang w:val="en-GB"/>
        </w:rPr>
      </w:pPr>
      <w:bookmarkStart w:id="98" w:name="_Toc225648316"/>
      <w:bookmarkStart w:id="99" w:name="_Toc225065173"/>
      <w:r w:rsidRPr="000F3C94">
        <w:rPr>
          <w:lang w:val="en-GB"/>
        </w:rPr>
        <w:t>Geometric</w:t>
      </w:r>
      <w:r w:rsidRPr="000F3C94">
        <w:rPr>
          <w:spacing w:val="-3"/>
          <w:lang w:val="en-GB"/>
        </w:rPr>
        <w:t xml:space="preserve"> </w:t>
      </w:r>
      <w:r w:rsidRPr="000F3C94">
        <w:rPr>
          <w:lang w:val="en-GB"/>
        </w:rPr>
        <w:t>representation</w:t>
      </w:r>
      <w:r w:rsidRPr="000F3C94">
        <w:rPr>
          <w:spacing w:val="-3"/>
          <w:lang w:val="en-GB"/>
        </w:rPr>
        <w:t xml:space="preserve"> </w:t>
      </w:r>
      <w:r w:rsidRPr="000F3C94">
        <w:rPr>
          <w:lang w:val="en-GB"/>
        </w:rPr>
        <w:t>is the</w:t>
      </w:r>
      <w:r w:rsidRPr="000F3C94">
        <w:rPr>
          <w:spacing w:val="-3"/>
          <w:lang w:val="en-GB"/>
        </w:rPr>
        <w:t xml:space="preserve"> </w:t>
      </w:r>
      <w:r w:rsidRPr="000F3C94">
        <w:rPr>
          <w:lang w:val="en-GB"/>
        </w:rPr>
        <w:t>digital</w:t>
      </w:r>
      <w:r w:rsidRPr="000F3C94">
        <w:rPr>
          <w:spacing w:val="-3"/>
          <w:lang w:val="en-GB"/>
        </w:rPr>
        <w:t xml:space="preserve"> </w:t>
      </w:r>
      <w:r w:rsidRPr="000F3C94">
        <w:rPr>
          <w:lang w:val="en-GB"/>
        </w:rPr>
        <w:t>description</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3"/>
          <w:lang w:val="en-GB"/>
        </w:rPr>
        <w:t xml:space="preserve"> </w:t>
      </w:r>
      <w:r w:rsidRPr="000F3C94">
        <w:rPr>
          <w:lang w:val="en-GB"/>
        </w:rPr>
        <w:t>spatial</w:t>
      </w:r>
      <w:r w:rsidRPr="000F3C94">
        <w:rPr>
          <w:spacing w:val="-5"/>
          <w:lang w:val="en-GB"/>
        </w:rPr>
        <w:t xml:space="preserve"> </w:t>
      </w:r>
      <w:r w:rsidRPr="000F3C94">
        <w:rPr>
          <w:lang w:val="en-GB"/>
        </w:rPr>
        <w:t>component</w:t>
      </w:r>
      <w:r w:rsidRPr="000F3C94">
        <w:rPr>
          <w:spacing w:val="-1"/>
          <w:lang w:val="en-GB"/>
        </w:rPr>
        <w:t xml:space="preserve"> </w:t>
      </w:r>
      <w:r w:rsidRPr="000F3C94">
        <w:rPr>
          <w:lang w:val="en-GB"/>
        </w:rPr>
        <w:t>of</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3"/>
          <w:lang w:val="en-GB"/>
        </w:rPr>
        <w:t xml:space="preserve"> </w:t>
      </w:r>
      <w:r w:rsidRPr="000F3C94">
        <w:rPr>
          <w:lang w:val="en-GB"/>
        </w:rPr>
        <w:t>as</w:t>
      </w:r>
      <w:r w:rsidRPr="000F3C94">
        <w:rPr>
          <w:spacing w:val="-3"/>
          <w:lang w:val="en-GB"/>
        </w:rPr>
        <w:t xml:space="preserve"> </w:t>
      </w:r>
      <w:r w:rsidRPr="000F3C94">
        <w:rPr>
          <w:lang w:val="en-GB"/>
        </w:rPr>
        <w:t>described</w:t>
      </w:r>
      <w:r w:rsidRPr="000F3C94">
        <w:rPr>
          <w:spacing w:val="-1"/>
          <w:lang w:val="en-GB"/>
        </w:rPr>
        <w:t xml:space="preserve"> </w:t>
      </w:r>
      <w:r w:rsidRPr="000F3C94">
        <w:rPr>
          <w:lang w:val="en-GB"/>
        </w:rPr>
        <w:t>in</w:t>
      </w:r>
      <w:r w:rsidRPr="000F3C94">
        <w:rPr>
          <w:spacing w:val="-54"/>
          <w:lang w:val="en-GB"/>
        </w:rPr>
        <w:t xml:space="preserve"> </w:t>
      </w:r>
      <w:r w:rsidRPr="000F3C94">
        <w:rPr>
          <w:lang w:val="en-GB"/>
        </w:rPr>
        <w:t>S-100</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ISO</w:t>
      </w:r>
      <w:r w:rsidRPr="000F3C94">
        <w:rPr>
          <w:spacing w:val="1"/>
          <w:lang w:val="en-GB"/>
        </w:rPr>
        <w:t xml:space="preserve"> </w:t>
      </w:r>
      <w:r w:rsidRPr="000F3C94">
        <w:rPr>
          <w:lang w:val="en-GB"/>
        </w:rPr>
        <w:t>19107.</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1"/>
          <w:lang w:val="en-GB"/>
        </w:rPr>
        <w:t xml:space="preserve"> </w:t>
      </w:r>
      <w:r w:rsidRPr="000F3C94">
        <w:rPr>
          <w:lang w:val="en-GB"/>
        </w:rPr>
        <w:t>uses</w:t>
      </w:r>
      <w:r w:rsidRPr="000F3C94">
        <w:rPr>
          <w:spacing w:val="1"/>
          <w:lang w:val="en-GB"/>
        </w:rPr>
        <w:t xml:space="preserve"> </w:t>
      </w:r>
      <w:r w:rsidRPr="000F3C94">
        <w:rPr>
          <w:lang w:val="en-GB"/>
        </w:rPr>
        <w:t>type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geometr</w:t>
      </w:r>
      <w:r w:rsidR="002E67AB" w:rsidRPr="000F3C94">
        <w:rPr>
          <w:lang w:val="en-GB"/>
        </w:rPr>
        <w:t>y</w:t>
      </w:r>
      <w:r w:rsidRPr="000F3C94">
        <w:rPr>
          <w:lang w:val="en-GB"/>
        </w:rPr>
        <w:t>:</w:t>
      </w:r>
      <w:r w:rsidR="002E67AB" w:rsidRPr="000F3C94">
        <w:rPr>
          <w:spacing w:val="1"/>
          <w:lang w:val="en-GB"/>
        </w:rPr>
        <w:t xml:space="preserve"> </w:t>
      </w:r>
      <w:proofErr w:type="spellStart"/>
      <w:r w:rsidRPr="000F3C94">
        <w:rPr>
          <w:lang w:val="en-GB"/>
        </w:rPr>
        <w:t>GM_Surface</w:t>
      </w:r>
      <w:proofErr w:type="spellEnd"/>
      <w:r w:rsidRPr="000F3C94">
        <w:rPr>
          <w:lang w:val="en-GB"/>
        </w:rPr>
        <w:t>.</w:t>
      </w:r>
      <w:r w:rsidR="00C8160E" w:rsidRPr="000F3C94">
        <w:rPr>
          <w:lang w:val="en-GB"/>
        </w:rPr>
        <w:t xml:space="preserve"> </w:t>
      </w:r>
    </w:p>
    <w:p w14:paraId="3BEAC66E" w14:textId="3284C174" w:rsidR="0032631A" w:rsidRPr="000F3C94" w:rsidRDefault="0032631A" w:rsidP="0032631A">
      <w:pPr>
        <w:rPr>
          <w:color w:val="000009"/>
          <w:lang w:val="en-GB"/>
        </w:rPr>
      </w:pPr>
      <w:r w:rsidRPr="000F3C94">
        <w:rPr>
          <w:rFonts w:eastAsia="Malgun Gothic"/>
          <w:lang w:val="en-GB"/>
        </w:rPr>
        <w:t xml:space="preserve">CNPs are encoded as vector entities which conform to S-100 geometry configuration level 3a (S-100 Part 7). </w:t>
      </w:r>
      <w:r w:rsidRPr="000F3C94">
        <w:rPr>
          <w:color w:val="000009"/>
          <w:lang w:val="en-GB"/>
        </w:rPr>
        <w:t>S-128</w:t>
      </w:r>
      <w:r w:rsidRPr="000F3C94">
        <w:rPr>
          <w:color w:val="000009"/>
          <w:spacing w:val="-1"/>
          <w:lang w:val="en-GB"/>
        </w:rPr>
        <w:t xml:space="preserve"> </w:t>
      </w:r>
      <w:r w:rsidRPr="000F3C94">
        <w:rPr>
          <w:color w:val="000009"/>
          <w:lang w:val="en-GB"/>
        </w:rPr>
        <w:t>further</w:t>
      </w:r>
      <w:r w:rsidRPr="000F3C94">
        <w:rPr>
          <w:color w:val="000009"/>
          <w:spacing w:val="-1"/>
          <w:lang w:val="en-GB"/>
        </w:rPr>
        <w:t xml:space="preserve"> </w:t>
      </w:r>
      <w:r w:rsidRPr="000F3C94">
        <w:rPr>
          <w:color w:val="000009"/>
          <w:lang w:val="en-GB"/>
        </w:rPr>
        <w:t>constrains</w:t>
      </w:r>
      <w:r w:rsidRPr="000F3C94">
        <w:rPr>
          <w:color w:val="000009"/>
          <w:spacing w:val="-1"/>
          <w:lang w:val="en-GB"/>
        </w:rPr>
        <w:t xml:space="preserve"> </w:t>
      </w:r>
      <w:r w:rsidRPr="000F3C94">
        <w:rPr>
          <w:color w:val="000009"/>
          <w:lang w:val="en-GB"/>
        </w:rPr>
        <w:t>Level 3a</w:t>
      </w:r>
      <w:r w:rsidRPr="000F3C94">
        <w:rPr>
          <w:color w:val="000009"/>
          <w:spacing w:val="1"/>
          <w:lang w:val="en-GB"/>
        </w:rPr>
        <w:t xml:space="preserve"> </w:t>
      </w:r>
      <w:r w:rsidRPr="000F3C94">
        <w:rPr>
          <w:color w:val="000009"/>
          <w:lang w:val="en-GB"/>
        </w:rPr>
        <w:t>with</w:t>
      </w:r>
      <w:r w:rsidRPr="000F3C94">
        <w:rPr>
          <w:color w:val="000009"/>
          <w:spacing w:val="1"/>
          <w:lang w:val="en-GB"/>
        </w:rPr>
        <w:t xml:space="preserve"> </w:t>
      </w:r>
      <w:r w:rsidRPr="000F3C94">
        <w:rPr>
          <w:color w:val="000009"/>
          <w:lang w:val="en-GB"/>
        </w:rPr>
        <w:t>the</w:t>
      </w:r>
      <w:r w:rsidRPr="000F3C94">
        <w:rPr>
          <w:color w:val="000009"/>
          <w:spacing w:val="-2"/>
          <w:lang w:val="en-GB"/>
        </w:rPr>
        <w:t xml:space="preserve"> </w:t>
      </w:r>
      <w:r w:rsidRPr="000F3C94">
        <w:rPr>
          <w:color w:val="000009"/>
          <w:lang w:val="en-GB"/>
        </w:rPr>
        <w:t>following:</w:t>
      </w:r>
      <w:r w:rsidRPr="000F3C94">
        <w:rPr>
          <w:lang w:val="en-GB"/>
        </w:rPr>
        <w:t xml:space="preserve"> The distance between two consecutive control points must not </w:t>
      </w:r>
      <w:r w:rsidRPr="000F3C94">
        <w:rPr>
          <w:rFonts w:eastAsia="Malgun Gothic"/>
          <w:lang w:val="en-GB"/>
        </w:rPr>
        <w:t xml:space="preserve">be less than 0.3 mm </w:t>
      </w:r>
      <w:proofErr w:type="gramStart"/>
      <w:r w:rsidRPr="000F3C94">
        <w:rPr>
          <w:rFonts w:eastAsia="Malgun Gothic"/>
          <w:lang w:val="en-GB"/>
        </w:rPr>
        <w:t>at  a</w:t>
      </w:r>
      <w:proofErr w:type="gramEnd"/>
      <w:r w:rsidRPr="000F3C94">
        <w:rPr>
          <w:spacing w:val="-2"/>
          <w:lang w:val="en-GB"/>
        </w:rPr>
        <w:t xml:space="preserve"> </w:t>
      </w:r>
      <w:r w:rsidRPr="000F3C94">
        <w:rPr>
          <w:lang w:val="en-GB"/>
        </w:rPr>
        <w:t>permitted</w:t>
      </w:r>
      <w:r w:rsidRPr="000F3C94">
        <w:rPr>
          <w:spacing w:val="-1"/>
          <w:lang w:val="en-GB"/>
        </w:rPr>
        <w:t xml:space="preserve"> </w:t>
      </w:r>
      <w:r w:rsidRPr="000F3C94">
        <w:rPr>
          <w:lang w:val="en-GB"/>
        </w:rPr>
        <w:t>display</w:t>
      </w:r>
      <w:r w:rsidRPr="000F3C94">
        <w:rPr>
          <w:spacing w:val="-4"/>
          <w:lang w:val="en-GB"/>
        </w:rPr>
        <w:t xml:space="preserve"> </w:t>
      </w:r>
      <w:r w:rsidRPr="000F3C94">
        <w:rPr>
          <w:lang w:val="en-GB"/>
        </w:rPr>
        <w:t>scale.</w:t>
      </w:r>
    </w:p>
    <w:p w14:paraId="6F2DA18D" w14:textId="77777777" w:rsidR="0032631A" w:rsidRPr="000F3C94" w:rsidRDefault="0032631A" w:rsidP="00084D76">
      <w:pPr>
        <w:spacing w:after="60"/>
        <w:rPr>
          <w:lang w:val="en-GB"/>
        </w:rPr>
      </w:pPr>
      <w:r w:rsidRPr="000F3C94">
        <w:rPr>
          <w:lang w:val="en-GB"/>
        </w:rPr>
        <w:t>The following exception applies to S-128:</w:t>
      </w:r>
    </w:p>
    <w:p w14:paraId="1F3C62D1" w14:textId="41B44DD9" w:rsidR="0032631A" w:rsidRPr="000F3C94" w:rsidRDefault="0032631A" w:rsidP="00460AB4">
      <w:pPr>
        <w:pStyle w:val="NoSpacing"/>
        <w:numPr>
          <w:ilvl w:val="0"/>
          <w:numId w:val="13"/>
        </w:numPr>
        <w:spacing w:after="120"/>
        <w:ind w:left="568" w:hanging="284"/>
        <w:rPr>
          <w:rFonts w:eastAsia="Malgun Gothic"/>
          <w:lang w:eastAsia="ko-KR"/>
        </w:rPr>
      </w:pPr>
      <w:r w:rsidRPr="000F3C94">
        <w:t>S</w:t>
      </w:r>
      <w:r w:rsidRPr="000F3C94">
        <w:rPr>
          <w:color w:val="000009"/>
        </w:rPr>
        <w:t xml:space="preserve">oundings features which use </w:t>
      </w:r>
      <w:proofErr w:type="spellStart"/>
      <w:r w:rsidRPr="000F3C94">
        <w:rPr>
          <w:color w:val="000009"/>
        </w:rPr>
        <w:t>GM_Point</w:t>
      </w:r>
      <w:proofErr w:type="spellEnd"/>
      <w:r w:rsidRPr="000F3C94">
        <w:rPr>
          <w:color w:val="000009"/>
        </w:rPr>
        <w:t xml:space="preserve"> or </w:t>
      </w:r>
      <w:proofErr w:type="spellStart"/>
      <w:r w:rsidRPr="000F3C94">
        <w:rPr>
          <w:color w:val="000009"/>
        </w:rPr>
        <w:t>GM_Multipoint</w:t>
      </w:r>
      <w:proofErr w:type="spellEnd"/>
      <w:r w:rsidRPr="000F3C94">
        <w:rPr>
          <w:color w:val="000009"/>
        </w:rPr>
        <w:t xml:space="preserve"> with three dimensional coordinates</w:t>
      </w:r>
      <w:r w:rsidRPr="000F3C94">
        <w:rPr>
          <w:color w:val="000009"/>
          <w:spacing w:val="1"/>
        </w:rPr>
        <w:t xml:space="preserve"> </w:t>
      </w:r>
      <w:r w:rsidRPr="000F3C94">
        <w:rPr>
          <w:color w:val="000009"/>
        </w:rPr>
        <w:t>are</w:t>
      </w:r>
      <w:r w:rsidRPr="000F3C94">
        <w:rPr>
          <w:color w:val="000009"/>
          <w:spacing w:val="-2"/>
        </w:rPr>
        <w:t xml:space="preserve"> </w:t>
      </w:r>
      <w:r w:rsidRPr="000F3C94">
        <w:rPr>
          <w:color w:val="000009"/>
        </w:rPr>
        <w:t>not</w:t>
      </w:r>
      <w:r w:rsidRPr="000F3C94">
        <w:rPr>
          <w:color w:val="000009"/>
          <w:spacing w:val="1"/>
        </w:rPr>
        <w:t xml:space="preserve"> </w:t>
      </w:r>
      <w:r w:rsidRPr="000F3C94">
        <w:rPr>
          <w:color w:val="000009"/>
        </w:rPr>
        <w:t>currently</w:t>
      </w:r>
      <w:r w:rsidRPr="000F3C94">
        <w:rPr>
          <w:color w:val="000009"/>
          <w:spacing w:val="-2"/>
        </w:rPr>
        <w:t xml:space="preserve"> </w:t>
      </w:r>
      <w:r w:rsidRPr="000F3C94">
        <w:rPr>
          <w:color w:val="000009"/>
        </w:rPr>
        <w:t>included</w:t>
      </w:r>
      <w:r w:rsidRPr="000F3C94">
        <w:rPr>
          <w:color w:val="000009"/>
          <w:spacing w:val="-1"/>
        </w:rPr>
        <w:t xml:space="preserve"> </w:t>
      </w:r>
      <w:r w:rsidRPr="000F3C94">
        <w:rPr>
          <w:color w:val="000009"/>
        </w:rPr>
        <w:t>in</w:t>
      </w:r>
      <w:r w:rsidRPr="000F3C94">
        <w:rPr>
          <w:color w:val="000009"/>
          <w:spacing w:val="-1"/>
        </w:rPr>
        <w:t xml:space="preserve"> </w:t>
      </w:r>
      <w:r w:rsidRPr="000F3C94">
        <w:rPr>
          <w:color w:val="000009"/>
        </w:rPr>
        <w:t>S-128.</w:t>
      </w:r>
    </w:p>
    <w:p w14:paraId="31C8EC1D" w14:textId="7AB87EC6" w:rsidR="00A0577E" w:rsidRPr="000F3C94" w:rsidRDefault="00BB0421" w:rsidP="00460AB4">
      <w:pPr>
        <w:pStyle w:val="Heading1"/>
        <w:tabs>
          <w:tab w:val="clear" w:pos="400"/>
        </w:tabs>
        <w:rPr>
          <w:lang w:val="en-GB"/>
        </w:rPr>
      </w:pPr>
      <w:bookmarkStart w:id="100" w:name="_Toc162544238"/>
      <w:bookmarkStart w:id="101" w:name="_Toc170717208"/>
      <w:bookmarkStart w:id="102" w:name="_Toc162544239"/>
      <w:bookmarkStart w:id="103" w:name="_Toc170717209"/>
      <w:bookmarkStart w:id="104" w:name="_Toc162544240"/>
      <w:bookmarkStart w:id="105" w:name="_Toc170717210"/>
      <w:bookmarkStart w:id="106" w:name="_Toc152232556"/>
      <w:bookmarkStart w:id="107" w:name="_Toc194499992"/>
      <w:bookmarkEnd w:id="100"/>
      <w:bookmarkEnd w:id="101"/>
      <w:bookmarkEnd w:id="102"/>
      <w:bookmarkEnd w:id="103"/>
      <w:bookmarkEnd w:id="104"/>
      <w:bookmarkEnd w:id="105"/>
      <w:r w:rsidRPr="000F3C94">
        <w:rPr>
          <w:lang w:val="en-GB"/>
        </w:rPr>
        <w:lastRenderedPageBreak/>
        <w:t>Coordinate Reference Systems</w:t>
      </w:r>
      <w:r w:rsidR="004504B9" w:rsidRPr="000F3C94">
        <w:rPr>
          <w:lang w:val="en-GB"/>
        </w:rPr>
        <w:t xml:space="preserve"> (CRS)</w:t>
      </w:r>
      <w:bookmarkEnd w:id="98"/>
      <w:bookmarkEnd w:id="99"/>
      <w:bookmarkEnd w:id="106"/>
      <w:bookmarkEnd w:id="107"/>
      <w:r w:rsidR="009E66AF" w:rsidRPr="000F3C94">
        <w:rPr>
          <w:color w:val="FF0000"/>
          <w:lang w:val="en-GB"/>
        </w:rPr>
        <w:t xml:space="preserve"> </w:t>
      </w:r>
    </w:p>
    <w:p w14:paraId="0416F0DA" w14:textId="77777777" w:rsidR="00BB0421" w:rsidRPr="000F3C94" w:rsidRDefault="00BB0421" w:rsidP="00460AB4">
      <w:pPr>
        <w:pStyle w:val="Heading2"/>
        <w:tabs>
          <w:tab w:val="clear" w:pos="540"/>
        </w:tabs>
        <w:rPr>
          <w:lang w:val="en-GB"/>
        </w:rPr>
      </w:pPr>
      <w:bookmarkStart w:id="108" w:name="_Toc225648317"/>
      <w:bookmarkStart w:id="109" w:name="_Toc225065174"/>
      <w:bookmarkStart w:id="110" w:name="_Toc152232557"/>
      <w:bookmarkStart w:id="111" w:name="_Toc194499993"/>
      <w:r w:rsidRPr="000F3C94">
        <w:rPr>
          <w:lang w:val="en-GB"/>
        </w:rPr>
        <w:t>Introduction</w:t>
      </w:r>
      <w:bookmarkEnd w:id="108"/>
      <w:bookmarkEnd w:id="109"/>
      <w:bookmarkEnd w:id="110"/>
      <w:bookmarkEnd w:id="111"/>
      <w:r w:rsidR="005D0276" w:rsidRPr="000F3C94">
        <w:rPr>
          <w:lang w:val="en-GB"/>
        </w:rPr>
        <w:t xml:space="preserve"> </w:t>
      </w:r>
    </w:p>
    <w:p w14:paraId="686B37D9" w14:textId="1E0CA1E5" w:rsidR="002508CB" w:rsidRPr="000F3C94" w:rsidRDefault="002508CB" w:rsidP="003476EF">
      <w:pPr>
        <w:rPr>
          <w:lang w:val="en-GB"/>
        </w:rPr>
      </w:pPr>
      <w:r w:rsidRPr="000F3C94">
        <w:rPr>
          <w:lang w:val="en-GB"/>
        </w:rPr>
        <w:t>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w:t>
      </w:r>
    </w:p>
    <w:p w14:paraId="7C134C2C" w14:textId="5FD0CD92" w:rsidR="003476EF" w:rsidRPr="000F3C94" w:rsidRDefault="003476EF" w:rsidP="003476EF">
      <w:pPr>
        <w:rPr>
          <w:lang w:val="en-GB"/>
        </w:rPr>
      </w:pPr>
      <w:r w:rsidRPr="000F3C94">
        <w:rPr>
          <w:lang w:val="en-GB"/>
        </w:rPr>
        <w:t>Spatial data is expressed as latitude (φ) and longitude (λ) geographic coordinates. Latitude values are</w:t>
      </w:r>
      <w:r w:rsidRPr="000F3C94">
        <w:rPr>
          <w:spacing w:val="1"/>
          <w:lang w:val="en-GB"/>
        </w:rPr>
        <w:t xml:space="preserve"> </w:t>
      </w:r>
      <w:r w:rsidRPr="000F3C94">
        <w:rPr>
          <w:lang w:val="en-GB"/>
        </w:rPr>
        <w:t>stored as a negative number to represent a position south of the Equator. Longitude values are stored</w:t>
      </w:r>
      <w:r w:rsidRPr="000F3C94">
        <w:rPr>
          <w:spacing w:val="1"/>
          <w:lang w:val="en-GB"/>
        </w:rPr>
        <w:t xml:space="preserve"> </w:t>
      </w:r>
      <w:r w:rsidRPr="000F3C94">
        <w:rPr>
          <w:lang w:val="en-GB"/>
        </w:rPr>
        <w:t>as a negative number to represent a position west of the International Prime Meridian. Coordinates are</w:t>
      </w:r>
      <w:r w:rsidRPr="000F3C94">
        <w:rPr>
          <w:spacing w:val="-53"/>
          <w:lang w:val="en-GB"/>
        </w:rPr>
        <w:t xml:space="preserve"> </w:t>
      </w:r>
      <w:r w:rsidRPr="000F3C94">
        <w:rPr>
          <w:lang w:val="en-GB"/>
        </w:rPr>
        <w:t>expressed</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real</w:t>
      </w:r>
      <w:r w:rsidRPr="000F3C94">
        <w:rPr>
          <w:spacing w:val="1"/>
          <w:lang w:val="en-GB"/>
        </w:rPr>
        <w:t xml:space="preserve"> </w:t>
      </w:r>
      <w:r w:rsidRPr="000F3C94">
        <w:rPr>
          <w:lang w:val="en-GB"/>
        </w:rPr>
        <w:t>value,</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decimal</w:t>
      </w:r>
      <w:r w:rsidRPr="000F3C94">
        <w:rPr>
          <w:spacing w:val="1"/>
          <w:lang w:val="en-GB"/>
        </w:rPr>
        <w:t xml:space="preserve"> </w:t>
      </w:r>
      <w:r w:rsidRPr="000F3C94">
        <w:rPr>
          <w:lang w:val="en-GB"/>
        </w:rPr>
        <w:t>format.</w:t>
      </w:r>
      <w:r w:rsidRPr="000F3C94">
        <w:rPr>
          <w:spacing w:val="1"/>
          <w:lang w:val="en-GB"/>
        </w:rPr>
        <w:t xml:space="preserve"> </w:t>
      </w:r>
      <w:r w:rsidRPr="000F3C94">
        <w:rPr>
          <w:lang w:val="en-GB"/>
        </w:rPr>
        <w:t>Datasets</w:t>
      </w:r>
      <w:r w:rsidRPr="000F3C94">
        <w:rPr>
          <w:spacing w:val="1"/>
          <w:lang w:val="en-GB"/>
        </w:rPr>
        <w:t xml:space="preserve"> </w:t>
      </w:r>
      <w:r w:rsidRPr="000F3C94">
        <w:rPr>
          <w:lang w:val="en-GB"/>
        </w:rPr>
        <w:t>conforming</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2"/>
          <w:lang w:val="en-GB"/>
        </w:rPr>
        <w:t xml:space="preserve"> </w:t>
      </w:r>
      <w:r w:rsidRPr="000F3C94">
        <w:rPr>
          <w:lang w:val="en-GB"/>
        </w:rPr>
        <w:t>are</w:t>
      </w:r>
      <w:r w:rsidRPr="000F3C94">
        <w:rPr>
          <w:spacing w:val="1"/>
          <w:lang w:val="en-GB"/>
        </w:rPr>
        <w:t xml:space="preserve"> </w:t>
      </w:r>
      <w:r w:rsidRPr="000F3C94">
        <w:rPr>
          <w:lang w:val="en-GB"/>
        </w:rPr>
        <w:t>not</w:t>
      </w:r>
      <w:r w:rsidRPr="000F3C94">
        <w:rPr>
          <w:spacing w:val="1"/>
          <w:lang w:val="en-GB"/>
        </w:rPr>
        <w:t xml:space="preserve"> </w:t>
      </w:r>
      <w:r w:rsidRPr="000F3C94">
        <w:rPr>
          <w:lang w:val="en-GB"/>
        </w:rPr>
        <w:t>projected.</w:t>
      </w:r>
    </w:p>
    <w:p w14:paraId="6A863CA3" w14:textId="34FFA325" w:rsidR="002F035B" w:rsidRPr="000F3C94" w:rsidRDefault="007259D3" w:rsidP="00B36913">
      <w:pPr>
        <w:pStyle w:val="Label1"/>
        <w:spacing w:after="120" w:line="240" w:lineRule="auto"/>
        <w:rPr>
          <w:lang w:val="en-GB"/>
        </w:rPr>
      </w:pPr>
      <w:r w:rsidRPr="000F3C94">
        <w:rPr>
          <w:lang w:val="en-GB"/>
        </w:rPr>
        <w:t>Horizontal coordinate reference system</w:t>
      </w:r>
      <w:bookmarkStart w:id="112" w:name="_Toc288810276"/>
      <w:bookmarkStart w:id="113" w:name="_Toc288812323"/>
      <w:r w:rsidR="002F035B" w:rsidRPr="000F3C94">
        <w:rPr>
          <w:lang w:val="en-GB"/>
        </w:rPr>
        <w:t xml:space="preserve">: </w:t>
      </w:r>
      <w:r w:rsidR="002F035B" w:rsidRPr="000F3C94">
        <w:rPr>
          <w:lang w:val="en-GB"/>
        </w:rPr>
        <w:tab/>
      </w:r>
      <w:bookmarkStart w:id="114" w:name="_Toc288810277"/>
      <w:bookmarkStart w:id="115" w:name="_Toc288812324"/>
      <w:bookmarkEnd w:id="112"/>
      <w:bookmarkEnd w:id="113"/>
      <w:r w:rsidRPr="000F3C94">
        <w:rPr>
          <w:b w:val="0"/>
          <w:bCs/>
          <w:sz w:val="20"/>
          <w:szCs w:val="20"/>
          <w:lang w:val="en-GB"/>
        </w:rPr>
        <w:t>WGS84</w:t>
      </w:r>
    </w:p>
    <w:p w14:paraId="3AD13A51" w14:textId="631C66E7" w:rsidR="002F035B" w:rsidRPr="000F3C94" w:rsidRDefault="002F035B" w:rsidP="00B36913">
      <w:pPr>
        <w:pStyle w:val="Label1"/>
        <w:spacing w:after="120" w:line="240" w:lineRule="auto"/>
        <w:rPr>
          <w:lang w:val="en-GB"/>
        </w:rPr>
      </w:pPr>
      <w:r w:rsidRPr="000F3C94">
        <w:rPr>
          <w:lang w:val="en-GB"/>
        </w:rPr>
        <w:t xml:space="preserve">Projection: </w:t>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bookmarkStart w:id="116" w:name="_Toc288810278"/>
      <w:bookmarkStart w:id="117" w:name="_Toc288812325"/>
      <w:bookmarkEnd w:id="114"/>
      <w:bookmarkEnd w:id="115"/>
      <w:r w:rsidR="007259D3" w:rsidRPr="000F3C94">
        <w:rPr>
          <w:lang w:val="en-GB"/>
        </w:rPr>
        <w:tab/>
      </w:r>
      <w:r w:rsidR="007259D3" w:rsidRPr="000F3C94">
        <w:rPr>
          <w:b w:val="0"/>
          <w:bCs/>
          <w:sz w:val="20"/>
          <w:szCs w:val="20"/>
          <w:lang w:val="en-GB"/>
        </w:rPr>
        <w:t>None</w:t>
      </w:r>
    </w:p>
    <w:p w14:paraId="07B70DFF" w14:textId="4C64D116" w:rsidR="002F035B" w:rsidRPr="000F3C94" w:rsidRDefault="002F035B" w:rsidP="00B36913">
      <w:pPr>
        <w:pStyle w:val="Label1"/>
        <w:spacing w:after="120" w:line="240" w:lineRule="auto"/>
        <w:ind w:left="4425" w:hanging="4425"/>
        <w:rPr>
          <w:lang w:val="en-GB"/>
        </w:rPr>
      </w:pPr>
      <w:r w:rsidRPr="000F3C94">
        <w:rPr>
          <w:lang w:val="en-GB"/>
        </w:rPr>
        <w:t xml:space="preserve">Vertical coordinate reference system: </w:t>
      </w:r>
      <w:r w:rsidRPr="000F3C94">
        <w:rPr>
          <w:lang w:val="en-GB"/>
        </w:rPr>
        <w:tab/>
      </w:r>
      <w:bookmarkStart w:id="118" w:name="_Toc288810279"/>
      <w:bookmarkStart w:id="119" w:name="_Toc288812326"/>
      <w:bookmarkEnd w:id="116"/>
      <w:bookmarkEnd w:id="117"/>
      <w:r w:rsidR="007259D3" w:rsidRPr="000F3C94">
        <w:rPr>
          <w:b w:val="0"/>
          <w:bCs/>
          <w:sz w:val="20"/>
          <w:szCs w:val="20"/>
          <w:lang w:val="en-GB"/>
        </w:rPr>
        <w:t>Although all coordinates in a data set must refer to the same horizontal CRS different Vertical Datums can be</w:t>
      </w:r>
      <w:r w:rsidR="007259D3" w:rsidRPr="000F3C94">
        <w:rPr>
          <w:b w:val="0"/>
          <w:bCs/>
          <w:spacing w:val="-54"/>
          <w:sz w:val="20"/>
          <w:szCs w:val="20"/>
          <w:lang w:val="en-GB"/>
        </w:rPr>
        <w:t xml:space="preserve"> </w:t>
      </w:r>
      <w:r w:rsidR="007259D3" w:rsidRPr="000F3C94">
        <w:rPr>
          <w:b w:val="0"/>
          <w:bCs/>
          <w:sz w:val="20"/>
          <w:szCs w:val="20"/>
          <w:lang w:val="en-GB"/>
        </w:rPr>
        <w:t>used for the depth component of a coordinate tuple.</w:t>
      </w:r>
      <w:r w:rsidR="007259D3" w:rsidRPr="000F3C94">
        <w:rPr>
          <w:b w:val="0"/>
          <w:bCs/>
          <w:spacing w:val="1"/>
          <w:sz w:val="20"/>
          <w:szCs w:val="20"/>
          <w:lang w:val="en-GB"/>
        </w:rPr>
        <w:t xml:space="preserve"> </w:t>
      </w:r>
      <w:proofErr w:type="gramStart"/>
      <w:r w:rsidR="007259D3" w:rsidRPr="000F3C94">
        <w:rPr>
          <w:b w:val="0"/>
          <w:bCs/>
          <w:sz w:val="20"/>
          <w:szCs w:val="20"/>
          <w:lang w:val="en-GB"/>
        </w:rPr>
        <w:t>Therefore</w:t>
      </w:r>
      <w:proofErr w:type="gramEnd"/>
      <w:r w:rsidR="007259D3" w:rsidRPr="000F3C94">
        <w:rPr>
          <w:b w:val="0"/>
          <w:bCs/>
          <w:sz w:val="20"/>
          <w:szCs w:val="20"/>
          <w:lang w:val="en-GB"/>
        </w:rPr>
        <w:t xml:space="preserve"> the vertical CRS can be repeated. For each</w:t>
      </w:r>
      <w:r w:rsidR="007259D3" w:rsidRPr="000F3C94">
        <w:rPr>
          <w:b w:val="0"/>
          <w:bCs/>
          <w:spacing w:val="-53"/>
          <w:sz w:val="20"/>
          <w:szCs w:val="20"/>
          <w:lang w:val="en-GB"/>
        </w:rPr>
        <w:t xml:space="preserve"> </w:t>
      </w:r>
      <w:r w:rsidR="007259D3" w:rsidRPr="000F3C94">
        <w:rPr>
          <w:b w:val="0"/>
          <w:bCs/>
          <w:sz w:val="20"/>
          <w:szCs w:val="20"/>
          <w:lang w:val="en-GB"/>
        </w:rPr>
        <w:t>Vertical</w:t>
      </w:r>
      <w:r w:rsidR="007259D3" w:rsidRPr="000F3C94">
        <w:rPr>
          <w:b w:val="0"/>
          <w:bCs/>
          <w:spacing w:val="1"/>
          <w:sz w:val="20"/>
          <w:szCs w:val="20"/>
          <w:lang w:val="en-GB"/>
        </w:rPr>
        <w:t xml:space="preserve"> </w:t>
      </w:r>
      <w:r w:rsidR="007259D3" w:rsidRPr="000F3C94">
        <w:rPr>
          <w:b w:val="0"/>
          <w:bCs/>
          <w:sz w:val="20"/>
          <w:szCs w:val="20"/>
          <w:lang w:val="en-GB"/>
        </w:rPr>
        <w:t>CRS</w:t>
      </w:r>
      <w:r w:rsidR="007259D3" w:rsidRPr="000F3C94">
        <w:rPr>
          <w:b w:val="0"/>
          <w:bCs/>
          <w:spacing w:val="1"/>
          <w:sz w:val="20"/>
          <w:szCs w:val="20"/>
          <w:lang w:val="en-GB"/>
        </w:rPr>
        <w:t xml:space="preserve"> </w:t>
      </w:r>
      <w:r w:rsidR="007259D3" w:rsidRPr="000F3C94">
        <w:rPr>
          <w:b w:val="0"/>
          <w:bCs/>
          <w:sz w:val="20"/>
          <w:szCs w:val="20"/>
          <w:lang w:val="en-GB"/>
        </w:rPr>
        <w:t>a</w:t>
      </w:r>
      <w:r w:rsidR="007259D3" w:rsidRPr="000F3C94">
        <w:rPr>
          <w:b w:val="0"/>
          <w:bCs/>
          <w:spacing w:val="1"/>
          <w:sz w:val="20"/>
          <w:szCs w:val="20"/>
          <w:lang w:val="en-GB"/>
        </w:rPr>
        <w:t xml:space="preserve"> </w:t>
      </w:r>
      <w:r w:rsidR="007259D3" w:rsidRPr="000F3C94">
        <w:rPr>
          <w:b w:val="0"/>
          <w:bCs/>
          <w:sz w:val="20"/>
          <w:szCs w:val="20"/>
          <w:lang w:val="en-GB"/>
        </w:rPr>
        <w:t>unique</w:t>
      </w:r>
      <w:r w:rsidR="007259D3" w:rsidRPr="000F3C94">
        <w:rPr>
          <w:b w:val="0"/>
          <w:bCs/>
          <w:spacing w:val="1"/>
          <w:sz w:val="20"/>
          <w:szCs w:val="20"/>
          <w:lang w:val="en-GB"/>
        </w:rPr>
        <w:t xml:space="preserve"> </w:t>
      </w:r>
      <w:r w:rsidR="007259D3" w:rsidRPr="000F3C94">
        <w:rPr>
          <w:b w:val="0"/>
          <w:bCs/>
          <w:sz w:val="20"/>
          <w:szCs w:val="20"/>
          <w:lang w:val="en-GB"/>
        </w:rPr>
        <w:t>identifier</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1"/>
          <w:sz w:val="20"/>
          <w:szCs w:val="20"/>
          <w:lang w:val="en-GB"/>
        </w:rPr>
        <w:t xml:space="preserve"> </w:t>
      </w:r>
      <w:r w:rsidR="007259D3" w:rsidRPr="000F3C94">
        <w:rPr>
          <w:b w:val="0"/>
          <w:bCs/>
          <w:sz w:val="20"/>
          <w:szCs w:val="20"/>
          <w:lang w:val="en-GB"/>
        </w:rPr>
        <w:t>defined.</w:t>
      </w:r>
      <w:r w:rsidR="007259D3" w:rsidRPr="000F3C94">
        <w:rPr>
          <w:b w:val="0"/>
          <w:bCs/>
          <w:spacing w:val="1"/>
          <w:sz w:val="20"/>
          <w:szCs w:val="20"/>
          <w:lang w:val="en-GB"/>
        </w:rPr>
        <w:t xml:space="preserve"> </w:t>
      </w:r>
      <w:r w:rsidR="007259D3" w:rsidRPr="000F3C94">
        <w:rPr>
          <w:b w:val="0"/>
          <w:bCs/>
          <w:sz w:val="20"/>
          <w:szCs w:val="20"/>
          <w:lang w:val="en-GB"/>
        </w:rPr>
        <w:t>Those</w:t>
      </w:r>
      <w:r w:rsidR="007259D3" w:rsidRPr="000F3C94">
        <w:rPr>
          <w:b w:val="0"/>
          <w:bCs/>
          <w:spacing w:val="-53"/>
          <w:sz w:val="20"/>
          <w:szCs w:val="20"/>
          <w:lang w:val="en-GB"/>
        </w:rPr>
        <w:t xml:space="preserve"> </w:t>
      </w:r>
      <w:r w:rsidR="007259D3" w:rsidRPr="000F3C94">
        <w:rPr>
          <w:b w:val="0"/>
          <w:bCs/>
          <w:sz w:val="20"/>
          <w:szCs w:val="20"/>
          <w:lang w:val="en-GB"/>
        </w:rPr>
        <w:t>identifiers will be used to indicate which Vertical CRS</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7"/>
          <w:sz w:val="20"/>
          <w:szCs w:val="20"/>
          <w:lang w:val="en-GB"/>
        </w:rPr>
        <w:t xml:space="preserve"> </w:t>
      </w:r>
      <w:r w:rsidR="007259D3" w:rsidRPr="000F3C94">
        <w:rPr>
          <w:b w:val="0"/>
          <w:bCs/>
          <w:sz w:val="20"/>
          <w:szCs w:val="20"/>
          <w:lang w:val="en-GB"/>
        </w:rPr>
        <w:t>used.</w:t>
      </w:r>
      <w:r w:rsidR="007259D3" w:rsidRPr="000F3C94">
        <w:rPr>
          <w:b w:val="0"/>
          <w:bCs/>
          <w:spacing w:val="-5"/>
          <w:sz w:val="20"/>
          <w:szCs w:val="20"/>
          <w:lang w:val="en-GB"/>
        </w:rPr>
        <w:t xml:space="preserve"> </w:t>
      </w:r>
      <w:r w:rsidR="007259D3" w:rsidRPr="000F3C94">
        <w:rPr>
          <w:b w:val="0"/>
          <w:bCs/>
          <w:sz w:val="20"/>
          <w:szCs w:val="20"/>
          <w:lang w:val="en-GB"/>
        </w:rPr>
        <w:t>Units</w:t>
      </w:r>
      <w:r w:rsidR="007259D3" w:rsidRPr="000F3C94">
        <w:rPr>
          <w:b w:val="0"/>
          <w:bCs/>
          <w:spacing w:val="-6"/>
          <w:sz w:val="20"/>
          <w:szCs w:val="20"/>
          <w:lang w:val="en-GB"/>
        </w:rPr>
        <w:t xml:space="preserve"> </w:t>
      </w:r>
      <w:r w:rsidR="007259D3" w:rsidRPr="000F3C94">
        <w:rPr>
          <w:b w:val="0"/>
          <w:bCs/>
          <w:sz w:val="20"/>
          <w:szCs w:val="20"/>
          <w:lang w:val="en-GB"/>
        </w:rPr>
        <w:t>must</w:t>
      </w:r>
      <w:r w:rsidR="007259D3" w:rsidRPr="000F3C94">
        <w:rPr>
          <w:b w:val="0"/>
          <w:bCs/>
          <w:spacing w:val="-7"/>
          <w:sz w:val="20"/>
          <w:szCs w:val="20"/>
          <w:lang w:val="en-GB"/>
        </w:rPr>
        <w:t xml:space="preserve"> </w:t>
      </w:r>
      <w:r w:rsidR="007259D3" w:rsidRPr="000F3C94">
        <w:rPr>
          <w:b w:val="0"/>
          <w:bCs/>
          <w:sz w:val="20"/>
          <w:szCs w:val="20"/>
          <w:lang w:val="en-GB"/>
        </w:rPr>
        <w:t>be</w:t>
      </w:r>
      <w:r w:rsidR="007259D3" w:rsidRPr="000F3C94">
        <w:rPr>
          <w:b w:val="0"/>
          <w:bCs/>
          <w:spacing w:val="-5"/>
          <w:sz w:val="20"/>
          <w:szCs w:val="20"/>
          <w:lang w:val="en-GB"/>
        </w:rPr>
        <w:t xml:space="preserve"> </w:t>
      </w:r>
      <w:r w:rsidR="007259D3" w:rsidRPr="000F3C94">
        <w:rPr>
          <w:b w:val="0"/>
          <w:bCs/>
          <w:sz w:val="20"/>
          <w:szCs w:val="20"/>
          <w:lang w:val="en-GB"/>
        </w:rPr>
        <w:t>in</w:t>
      </w:r>
      <w:r w:rsidR="007259D3" w:rsidRPr="000F3C94">
        <w:rPr>
          <w:b w:val="0"/>
          <w:bCs/>
          <w:spacing w:val="-7"/>
          <w:sz w:val="20"/>
          <w:szCs w:val="20"/>
          <w:lang w:val="en-GB"/>
        </w:rPr>
        <w:t xml:space="preserve"> </w:t>
      </w:r>
      <w:r w:rsidR="007259D3" w:rsidRPr="000F3C94">
        <w:rPr>
          <w:b w:val="0"/>
          <w:bCs/>
          <w:sz w:val="20"/>
          <w:szCs w:val="20"/>
          <w:lang w:val="en-GB"/>
        </w:rPr>
        <w:t>meters.</w:t>
      </w:r>
      <w:r w:rsidR="007259D3" w:rsidRPr="000F3C94">
        <w:rPr>
          <w:lang w:val="en-GB"/>
        </w:rPr>
        <w:t xml:space="preserve"> </w:t>
      </w:r>
    </w:p>
    <w:p w14:paraId="14A09794" w14:textId="4B1687F3" w:rsidR="002F035B" w:rsidRPr="000F3C94" w:rsidRDefault="002F035B" w:rsidP="00B36913">
      <w:pPr>
        <w:pStyle w:val="Label1"/>
        <w:spacing w:before="240" w:after="120" w:line="240" w:lineRule="auto"/>
        <w:rPr>
          <w:lang w:val="en-GB"/>
        </w:rPr>
      </w:pPr>
      <w:r w:rsidRPr="000F3C94">
        <w:rPr>
          <w:lang w:val="en-GB"/>
        </w:rPr>
        <w:t xml:space="preserve">Temporal reference system: </w:t>
      </w:r>
      <w:r w:rsidRPr="000F3C94">
        <w:rPr>
          <w:lang w:val="en-GB"/>
        </w:rPr>
        <w:tab/>
      </w:r>
      <w:r w:rsidRPr="000F3C94">
        <w:rPr>
          <w:lang w:val="en-GB"/>
        </w:rPr>
        <w:tab/>
      </w:r>
      <w:r w:rsidRPr="000F3C94">
        <w:rPr>
          <w:lang w:val="en-GB"/>
        </w:rPr>
        <w:tab/>
      </w:r>
      <w:r w:rsidRPr="000F3C94">
        <w:rPr>
          <w:lang w:val="en-GB"/>
        </w:rPr>
        <w:tab/>
      </w:r>
      <w:bookmarkEnd w:id="118"/>
      <w:bookmarkEnd w:id="119"/>
      <w:r w:rsidR="007259D3" w:rsidRPr="000F3C94">
        <w:rPr>
          <w:lang w:val="en-GB"/>
        </w:rPr>
        <w:tab/>
      </w:r>
      <w:r w:rsidR="007259D3" w:rsidRPr="000F3C94">
        <w:rPr>
          <w:b w:val="0"/>
          <w:bCs/>
          <w:sz w:val="20"/>
          <w:szCs w:val="20"/>
          <w:lang w:val="en-GB"/>
        </w:rPr>
        <w:t>Gregorian calendar</w:t>
      </w:r>
    </w:p>
    <w:p w14:paraId="6FE3B51F" w14:textId="77777777" w:rsidR="002F035B" w:rsidRPr="000F3C94" w:rsidRDefault="002F035B" w:rsidP="00B36913">
      <w:pPr>
        <w:pStyle w:val="Label1"/>
        <w:spacing w:after="120" w:line="240" w:lineRule="auto"/>
        <w:rPr>
          <w:lang w:val="en-GB"/>
        </w:rPr>
      </w:pPr>
      <w:bookmarkStart w:id="120" w:name="_Toc288810280"/>
      <w:bookmarkStart w:id="121" w:name="_Toc288812327"/>
      <w:r w:rsidRPr="000F3C94">
        <w:rPr>
          <w:lang w:val="en-GB"/>
        </w:rPr>
        <w:t xml:space="preserve">Coordinate reference system registry: </w:t>
      </w:r>
      <w:r w:rsidRPr="000F3C94">
        <w:rPr>
          <w:lang w:val="en-GB"/>
        </w:rPr>
        <w:tab/>
      </w:r>
      <w:r w:rsidRPr="000F3C94">
        <w:rPr>
          <w:lang w:val="en-GB"/>
        </w:rPr>
        <w:tab/>
      </w:r>
      <w:hyperlink r:id="rId32" w:history="1">
        <w:r w:rsidRPr="000F3C94">
          <w:rPr>
            <w:rStyle w:val="Hyperlink"/>
            <w:b w:val="0"/>
            <w:bCs/>
            <w:sz w:val="20"/>
            <w:szCs w:val="20"/>
            <w:lang w:val="en-GB"/>
          </w:rPr>
          <w:t xml:space="preserve">EPSG Geodetic Parameter </w:t>
        </w:r>
        <w:bookmarkEnd w:id="120"/>
        <w:bookmarkEnd w:id="121"/>
        <w:r w:rsidRPr="000F3C94">
          <w:rPr>
            <w:rStyle w:val="Hyperlink"/>
            <w:b w:val="0"/>
            <w:bCs/>
            <w:sz w:val="20"/>
            <w:szCs w:val="20"/>
            <w:lang w:val="en-GB"/>
          </w:rPr>
          <w:t>Registry</w:t>
        </w:r>
      </w:hyperlink>
      <w:r w:rsidRPr="000F3C94">
        <w:rPr>
          <w:sz w:val="20"/>
          <w:szCs w:val="20"/>
          <w:lang w:val="en-GB"/>
        </w:rPr>
        <w:t xml:space="preserve"> </w:t>
      </w:r>
    </w:p>
    <w:p w14:paraId="0DA8547C" w14:textId="10F59E95" w:rsidR="002F035B" w:rsidRPr="000F3C94" w:rsidRDefault="002F035B" w:rsidP="00B36913">
      <w:pPr>
        <w:pStyle w:val="Label1"/>
        <w:spacing w:after="120" w:line="240" w:lineRule="auto"/>
        <w:rPr>
          <w:lang w:val="en-GB"/>
        </w:rPr>
      </w:pPr>
      <w:bookmarkStart w:id="122" w:name="_Toc288810282"/>
      <w:bookmarkStart w:id="123" w:name="_Toc288812329"/>
      <w:r w:rsidRPr="000F3C94">
        <w:rPr>
          <w:lang w:val="en-GB"/>
        </w:rPr>
        <w:t xml:space="preserve">Date type (according to ISO 19115):  </w:t>
      </w:r>
      <w:r w:rsidRPr="000F3C94">
        <w:rPr>
          <w:lang w:val="en-GB"/>
        </w:rPr>
        <w:tab/>
      </w:r>
      <w:r w:rsidRPr="000F3C94">
        <w:rPr>
          <w:lang w:val="en-GB"/>
        </w:rPr>
        <w:tab/>
      </w:r>
      <w:bookmarkEnd w:id="122"/>
      <w:bookmarkEnd w:id="123"/>
      <w:r w:rsidR="00304AF7" w:rsidRPr="000F3C94">
        <w:rPr>
          <w:b w:val="0"/>
          <w:bCs/>
          <w:sz w:val="20"/>
          <w:szCs w:val="20"/>
          <w:lang w:val="en-GB"/>
        </w:rPr>
        <w:t>002 - publication</w:t>
      </w:r>
    </w:p>
    <w:p w14:paraId="0DBDD405" w14:textId="03B86EF7" w:rsidR="002F035B" w:rsidRPr="000F3C94" w:rsidRDefault="002F035B" w:rsidP="00B36913">
      <w:pPr>
        <w:ind w:left="4420" w:hanging="4420"/>
        <w:rPr>
          <w:rStyle w:val="LabeldataChar"/>
        </w:rPr>
      </w:pPr>
      <w:bookmarkStart w:id="124" w:name="_Toc288810283"/>
      <w:bookmarkStart w:id="125" w:name="_Toc288812330"/>
      <w:r w:rsidRPr="000F3C94">
        <w:rPr>
          <w:rStyle w:val="Label1Char"/>
        </w:rPr>
        <w:t>Responsible party:</w:t>
      </w:r>
      <w:r w:rsidR="00304AF7" w:rsidRPr="000F3C94">
        <w:rPr>
          <w:lang w:val="en-GB"/>
        </w:rPr>
        <w:t xml:space="preserve"> </w:t>
      </w:r>
      <w:r w:rsidR="00304AF7" w:rsidRPr="000F3C94">
        <w:rPr>
          <w:lang w:val="en-GB"/>
        </w:rPr>
        <w:tab/>
      </w:r>
      <w:r w:rsidRPr="000F3C94">
        <w:rPr>
          <w:rStyle w:val="LabeldataChar"/>
        </w:rPr>
        <w:t>International Organisation of Oil and Gas Producers</w:t>
      </w:r>
      <w:bookmarkEnd w:id="124"/>
      <w:bookmarkEnd w:id="125"/>
      <w:r w:rsidRPr="000F3C94">
        <w:rPr>
          <w:rStyle w:val="LabeldataChar"/>
        </w:rPr>
        <w:t xml:space="preserve"> (</w:t>
      </w:r>
      <w:r w:rsidR="00C8160E" w:rsidRPr="000F3C94">
        <w:rPr>
          <w:rStyle w:val="LabeldataChar"/>
        </w:rPr>
        <w:t>I</w:t>
      </w:r>
      <w:r w:rsidRPr="000F3C94">
        <w:rPr>
          <w:rStyle w:val="LabeldataChar"/>
        </w:rPr>
        <w:t xml:space="preserve">OGP) </w:t>
      </w:r>
    </w:p>
    <w:p w14:paraId="467B756B" w14:textId="709605BC" w:rsidR="002F035B" w:rsidRPr="00194C6D" w:rsidRDefault="002F035B" w:rsidP="003A0A6B">
      <w:pPr>
        <w:rPr>
          <w:lang w:val="sv-SE"/>
        </w:rPr>
      </w:pPr>
      <w:bookmarkStart w:id="126" w:name="_Toc288810284"/>
      <w:bookmarkStart w:id="127" w:name="_Toc288812331"/>
      <w:r w:rsidRPr="00194C6D">
        <w:rPr>
          <w:rStyle w:val="Label1Char"/>
          <w:lang w:val="sv-SE"/>
        </w:rPr>
        <w:t>URL:</w:t>
      </w:r>
      <w:r w:rsidRPr="00194C6D">
        <w:rPr>
          <w:lang w:val="sv-SE"/>
        </w:rPr>
        <w:t xml:space="preserve">  </w:t>
      </w:r>
      <w:bookmarkEnd w:id="126"/>
      <w:bookmarkEnd w:id="127"/>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221A42" w:rsidRPr="00194C6D">
        <w:rPr>
          <w:lang w:val="sv-SE"/>
        </w:rPr>
        <w:tab/>
      </w:r>
      <w:r w:rsidR="00304AF7" w:rsidRPr="00194C6D">
        <w:rPr>
          <w:lang w:val="sv-SE"/>
        </w:rPr>
        <w:tab/>
      </w:r>
      <w:r w:rsidR="00304AF7" w:rsidRPr="00194C6D">
        <w:rPr>
          <w:lang w:val="sv-SE"/>
        </w:rPr>
        <w:tab/>
      </w:r>
      <w:r w:rsidR="00221A42" w:rsidRPr="00194C6D">
        <w:rPr>
          <w:lang w:val="sv-SE"/>
        </w:rPr>
        <w:tab/>
      </w:r>
      <w:hyperlink r:id="rId33" w:history="1">
        <w:r w:rsidR="003A0A6B" w:rsidRPr="00194C6D">
          <w:rPr>
            <w:rStyle w:val="Hyperlink"/>
            <w:lang w:val="sv-SE"/>
          </w:rPr>
          <w:t>https://epsg.org/home.html</w:t>
        </w:r>
      </w:hyperlink>
    </w:p>
    <w:p w14:paraId="3BE4CE9F" w14:textId="77777777" w:rsidR="003A0A6B" w:rsidRPr="00194C6D" w:rsidRDefault="003A0A6B" w:rsidP="003A0A6B">
      <w:pPr>
        <w:rPr>
          <w:rStyle w:val="Label1Char"/>
          <w:b w:val="0"/>
          <w:bCs/>
          <w:color w:val="0000FF"/>
          <w:sz w:val="20"/>
          <w:szCs w:val="20"/>
          <w:lang w:val="sv-SE"/>
        </w:rPr>
      </w:pPr>
    </w:p>
    <w:p w14:paraId="76D33C94" w14:textId="022647A3" w:rsidR="00B36913" w:rsidRPr="000F3C94" w:rsidRDefault="00DC0D79" w:rsidP="00256F95">
      <w:pPr>
        <w:pStyle w:val="Heading2"/>
        <w:tabs>
          <w:tab w:val="clear" w:pos="540"/>
        </w:tabs>
        <w:rPr>
          <w:rFonts w:eastAsia="Malgun Gothic"/>
          <w:lang w:val="en-GB"/>
        </w:rPr>
      </w:pPr>
      <w:bookmarkStart w:id="128" w:name="_Toc152232558"/>
      <w:bookmarkStart w:id="129" w:name="_Toc194499994"/>
      <w:r w:rsidRPr="000F3C94">
        <w:rPr>
          <w:rFonts w:eastAsia="Malgun Gothic"/>
          <w:lang w:val="en-GB"/>
        </w:rPr>
        <w:t>Horizontal reference system</w:t>
      </w:r>
      <w:bookmarkEnd w:id="128"/>
      <w:bookmarkEnd w:id="129"/>
    </w:p>
    <w:p w14:paraId="5A3B820F" w14:textId="77777777" w:rsidR="00DC0D79" w:rsidRPr="000F3C94" w:rsidRDefault="00DC0D79" w:rsidP="00DC0D79">
      <w:pPr>
        <w:rPr>
          <w:lang w:val="en-GB"/>
        </w:rPr>
      </w:pPr>
      <w:r w:rsidRPr="000F3C94">
        <w:rPr>
          <w:lang w:val="en-GB"/>
        </w:rPr>
        <w:t>Positional data is expressed in latitude and longitude geographic coordinates to one of the reference</w:t>
      </w:r>
      <w:r w:rsidRPr="000F3C94">
        <w:rPr>
          <w:spacing w:val="1"/>
          <w:lang w:val="en-GB"/>
        </w:rPr>
        <w:t xml:space="preserve"> </w:t>
      </w:r>
      <w:r w:rsidRPr="000F3C94">
        <w:rPr>
          <w:lang w:val="en-GB"/>
        </w:rPr>
        <w:t xml:space="preserve">horizontal reference systems defined in the </w:t>
      </w:r>
      <w:proofErr w:type="spellStart"/>
      <w:r w:rsidRPr="000F3C94">
        <w:rPr>
          <w:lang w:val="en-GB"/>
        </w:rPr>
        <w:t>horizontalDatum</w:t>
      </w:r>
      <w:proofErr w:type="spellEnd"/>
      <w:r w:rsidRPr="000F3C94">
        <w:rPr>
          <w:lang w:val="en-GB"/>
        </w:rPr>
        <w:t xml:space="preserve"> attribute. Unless otherwise defined, the</w:t>
      </w:r>
      <w:r w:rsidRPr="000F3C94">
        <w:rPr>
          <w:spacing w:val="1"/>
          <w:lang w:val="en-GB"/>
        </w:rPr>
        <w:t xml:space="preserve"> </w:t>
      </w:r>
      <w:r w:rsidRPr="000F3C94">
        <w:rPr>
          <w:lang w:val="en-GB"/>
        </w:rPr>
        <w:t>World</w:t>
      </w:r>
      <w:r w:rsidRPr="000F3C94">
        <w:rPr>
          <w:spacing w:val="-2"/>
          <w:lang w:val="en-GB"/>
        </w:rPr>
        <w:t xml:space="preserve"> </w:t>
      </w:r>
      <w:r w:rsidRPr="000F3C94">
        <w:rPr>
          <w:lang w:val="en-GB"/>
        </w:rPr>
        <w:t>Geodetic System</w:t>
      </w:r>
      <w:r w:rsidRPr="000F3C94">
        <w:rPr>
          <w:spacing w:val="3"/>
          <w:lang w:val="en-GB"/>
        </w:rPr>
        <w:t xml:space="preserve"> </w:t>
      </w:r>
      <w:r w:rsidRPr="000F3C94">
        <w:rPr>
          <w:lang w:val="en-GB"/>
        </w:rPr>
        <w:t>84</w:t>
      </w:r>
      <w:r w:rsidRPr="000F3C94">
        <w:rPr>
          <w:spacing w:val="-2"/>
          <w:lang w:val="en-GB"/>
        </w:rPr>
        <w:t xml:space="preserve"> </w:t>
      </w:r>
      <w:r w:rsidRPr="000F3C94">
        <w:rPr>
          <w:lang w:val="en-GB"/>
        </w:rPr>
        <w:t>(WGS</w:t>
      </w:r>
      <w:r w:rsidRPr="000F3C94">
        <w:rPr>
          <w:spacing w:val="-1"/>
          <w:lang w:val="en-GB"/>
        </w:rPr>
        <w:t xml:space="preserve"> </w:t>
      </w:r>
      <w:r w:rsidRPr="000F3C94">
        <w:rPr>
          <w:lang w:val="en-GB"/>
        </w:rPr>
        <w:t>84) will</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r w:rsidRPr="000F3C94">
        <w:rPr>
          <w:spacing w:val="-1"/>
          <w:lang w:val="en-GB"/>
        </w:rPr>
        <w:t xml:space="preserve"> </w:t>
      </w:r>
      <w:r w:rsidRPr="000F3C94">
        <w:rPr>
          <w:lang w:val="en-GB"/>
        </w:rPr>
        <w:t>for</w:t>
      </w:r>
      <w:r w:rsidRPr="000F3C94">
        <w:rPr>
          <w:spacing w:val="5"/>
          <w:lang w:val="en-GB"/>
        </w:rPr>
        <w:t xml:space="preserve"> </w:t>
      </w:r>
      <w:r w:rsidRPr="000F3C94">
        <w:rPr>
          <w:lang w:val="en-GB"/>
        </w:rPr>
        <w:t>CNP</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products.</w:t>
      </w:r>
    </w:p>
    <w:p w14:paraId="2F9133AC" w14:textId="77777777" w:rsidR="00256F95" w:rsidRPr="000F3C94" w:rsidRDefault="00256F95" w:rsidP="00DC0D79">
      <w:pPr>
        <w:rPr>
          <w:lang w:val="en-GB"/>
        </w:rPr>
      </w:pPr>
    </w:p>
    <w:p w14:paraId="63DA2E1F" w14:textId="5B1736D6" w:rsidR="00DC0D79" w:rsidRPr="000F3C94" w:rsidRDefault="00DC0D79" w:rsidP="00256F95">
      <w:pPr>
        <w:pStyle w:val="Heading2"/>
        <w:tabs>
          <w:tab w:val="clear" w:pos="540"/>
        </w:tabs>
        <w:rPr>
          <w:rFonts w:eastAsia="Malgun Gothic"/>
          <w:lang w:val="en-GB"/>
        </w:rPr>
      </w:pPr>
      <w:bookmarkStart w:id="130" w:name="_Toc152232559"/>
      <w:bookmarkStart w:id="131" w:name="_Toc194499995"/>
      <w:r w:rsidRPr="000F3C94">
        <w:rPr>
          <w:rFonts w:eastAsia="Malgun Gothic"/>
          <w:lang w:val="en-GB"/>
        </w:rPr>
        <w:t>Projection</w:t>
      </w:r>
      <w:bookmarkEnd w:id="130"/>
      <w:bookmarkEnd w:id="131"/>
    </w:p>
    <w:p w14:paraId="2F5189D2" w14:textId="77777777" w:rsidR="00DC0D79" w:rsidRPr="000F3C94" w:rsidRDefault="00DC0D79" w:rsidP="00DC0D79">
      <w:pPr>
        <w:rPr>
          <w:lang w:val="en-GB"/>
        </w:rPr>
      </w:pPr>
      <w:r w:rsidRPr="000F3C94">
        <w:rPr>
          <w:lang w:val="en-GB"/>
        </w:rPr>
        <w:t>CNP</w:t>
      </w:r>
      <w:r w:rsidRPr="000F3C94">
        <w:rPr>
          <w:spacing w:val="-3"/>
          <w:lang w:val="en-GB"/>
        </w:rPr>
        <w:t xml:space="preserve"> </w:t>
      </w:r>
      <w:r w:rsidRPr="000F3C94">
        <w:rPr>
          <w:lang w:val="en-GB"/>
        </w:rPr>
        <w:t>data</w:t>
      </w:r>
      <w:r w:rsidRPr="000F3C94">
        <w:rPr>
          <w:spacing w:val="-1"/>
          <w:lang w:val="en-GB"/>
        </w:rPr>
        <w:t xml:space="preserve"> </w:t>
      </w:r>
      <w:r w:rsidRPr="000F3C94">
        <w:rPr>
          <w:lang w:val="en-GB"/>
        </w:rPr>
        <w:t>products</w:t>
      </w:r>
      <w:r w:rsidRPr="000F3C94">
        <w:rPr>
          <w:spacing w:val="-1"/>
          <w:lang w:val="en-GB"/>
        </w:rPr>
        <w:t xml:space="preserve"> </w:t>
      </w:r>
      <w:r w:rsidRPr="000F3C94">
        <w:rPr>
          <w:lang w:val="en-GB"/>
        </w:rPr>
        <w:t>are</w:t>
      </w:r>
      <w:r w:rsidRPr="000F3C94">
        <w:rPr>
          <w:spacing w:val="-3"/>
          <w:lang w:val="en-GB"/>
        </w:rPr>
        <w:t xml:space="preserve"> </w:t>
      </w:r>
      <w:r w:rsidRPr="000F3C94">
        <w:rPr>
          <w:lang w:val="en-GB"/>
        </w:rPr>
        <w:t>un-projected.</w:t>
      </w:r>
    </w:p>
    <w:p w14:paraId="1F584496" w14:textId="77777777" w:rsidR="00256F95" w:rsidRPr="000F3C94" w:rsidRDefault="00256F95" w:rsidP="00DC0D79">
      <w:pPr>
        <w:rPr>
          <w:lang w:val="en-GB"/>
        </w:rPr>
      </w:pPr>
    </w:p>
    <w:p w14:paraId="1B08A14A" w14:textId="70AEA637" w:rsidR="00DC0D79" w:rsidRPr="000F3C94" w:rsidRDefault="00DC0D79" w:rsidP="00532975">
      <w:pPr>
        <w:pStyle w:val="Heading2"/>
        <w:tabs>
          <w:tab w:val="clear" w:pos="540"/>
        </w:tabs>
        <w:rPr>
          <w:rFonts w:eastAsia="Malgun Gothic"/>
          <w:lang w:val="en-GB"/>
        </w:rPr>
      </w:pPr>
      <w:bookmarkStart w:id="132" w:name="_Toc152232560"/>
      <w:bookmarkStart w:id="133" w:name="_Toc194499996"/>
      <w:r w:rsidRPr="000F3C94">
        <w:rPr>
          <w:rFonts w:eastAsia="Malgun Gothic"/>
          <w:lang w:val="en-GB"/>
        </w:rPr>
        <w:t>Vertical coordinate reference system</w:t>
      </w:r>
      <w:bookmarkEnd w:id="132"/>
      <w:bookmarkEnd w:id="133"/>
    </w:p>
    <w:p w14:paraId="4C383354" w14:textId="77777777" w:rsidR="00DC0D79" w:rsidRPr="000F3C94" w:rsidRDefault="00DC0D79" w:rsidP="00DC0D79">
      <w:pPr>
        <w:rPr>
          <w:lang w:val="en-GB"/>
        </w:rPr>
      </w:pPr>
      <w:r w:rsidRPr="000F3C94">
        <w:rPr>
          <w:lang w:val="en-GB"/>
        </w:rPr>
        <w:t>Although all coordinates in a data set must refer to the same horizontal CRS different Vertical Datums</w:t>
      </w:r>
      <w:r w:rsidRPr="000F3C94">
        <w:rPr>
          <w:spacing w:val="1"/>
          <w:lang w:val="en-GB"/>
        </w:rPr>
        <w:t xml:space="preserve"> </w:t>
      </w:r>
      <w:r w:rsidRPr="000F3C94">
        <w:rPr>
          <w:lang w:val="en-GB"/>
        </w:rPr>
        <w:t>can</w:t>
      </w:r>
      <w:r w:rsidRPr="000F3C94">
        <w:rPr>
          <w:spacing w:val="-10"/>
          <w:lang w:val="en-GB"/>
        </w:rPr>
        <w:t xml:space="preserve"> </w:t>
      </w:r>
      <w:r w:rsidRPr="000F3C94">
        <w:rPr>
          <w:lang w:val="en-GB"/>
        </w:rPr>
        <w:t>be</w:t>
      </w:r>
      <w:r w:rsidRPr="000F3C94">
        <w:rPr>
          <w:spacing w:val="-9"/>
          <w:lang w:val="en-GB"/>
        </w:rPr>
        <w:t xml:space="preserve"> </w:t>
      </w:r>
      <w:r w:rsidRPr="000F3C94">
        <w:rPr>
          <w:lang w:val="en-GB"/>
        </w:rPr>
        <w:t>used</w:t>
      </w:r>
      <w:r w:rsidRPr="000F3C94">
        <w:rPr>
          <w:spacing w:val="-9"/>
          <w:lang w:val="en-GB"/>
        </w:rPr>
        <w:t xml:space="preserve"> </w:t>
      </w:r>
      <w:r w:rsidRPr="000F3C94">
        <w:rPr>
          <w:lang w:val="en-GB"/>
        </w:rPr>
        <w:t>for</w:t>
      </w:r>
      <w:r w:rsidRPr="000F3C94">
        <w:rPr>
          <w:spacing w:val="-8"/>
          <w:lang w:val="en-GB"/>
        </w:rPr>
        <w:t xml:space="preserve"> </w:t>
      </w:r>
      <w:r w:rsidRPr="000F3C94">
        <w:rPr>
          <w:lang w:val="en-GB"/>
        </w:rPr>
        <w:t>the</w:t>
      </w:r>
      <w:r w:rsidRPr="000F3C94">
        <w:rPr>
          <w:spacing w:val="-8"/>
          <w:lang w:val="en-GB"/>
        </w:rPr>
        <w:t xml:space="preserve"> </w:t>
      </w:r>
      <w:r w:rsidRPr="000F3C94">
        <w:rPr>
          <w:lang w:val="en-GB"/>
        </w:rPr>
        <w:t>depth</w:t>
      </w:r>
      <w:r w:rsidRPr="000F3C94">
        <w:rPr>
          <w:spacing w:val="-9"/>
          <w:lang w:val="en-GB"/>
        </w:rPr>
        <w:t xml:space="preserve"> </w:t>
      </w:r>
      <w:r w:rsidRPr="000F3C94">
        <w:rPr>
          <w:lang w:val="en-GB"/>
        </w:rPr>
        <w:t>component</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a</w:t>
      </w:r>
      <w:r w:rsidRPr="000F3C94">
        <w:rPr>
          <w:spacing w:val="-7"/>
          <w:lang w:val="en-GB"/>
        </w:rPr>
        <w:t xml:space="preserve"> </w:t>
      </w:r>
      <w:r w:rsidRPr="000F3C94">
        <w:rPr>
          <w:lang w:val="en-GB"/>
        </w:rPr>
        <w:t>coordinate</w:t>
      </w:r>
      <w:r w:rsidRPr="000F3C94">
        <w:rPr>
          <w:spacing w:val="-7"/>
          <w:lang w:val="en-GB"/>
        </w:rPr>
        <w:t xml:space="preserve"> </w:t>
      </w:r>
      <w:r w:rsidRPr="000F3C94">
        <w:rPr>
          <w:lang w:val="en-GB"/>
        </w:rPr>
        <w:t>tuple.</w:t>
      </w:r>
      <w:r w:rsidRPr="000F3C94">
        <w:rPr>
          <w:spacing w:val="-9"/>
          <w:lang w:val="en-GB"/>
        </w:rPr>
        <w:t xml:space="preserve"> </w:t>
      </w:r>
      <w:proofErr w:type="gramStart"/>
      <w:r w:rsidRPr="000F3C94">
        <w:rPr>
          <w:lang w:val="en-GB"/>
        </w:rPr>
        <w:t>Therefore</w:t>
      </w:r>
      <w:proofErr w:type="gramEnd"/>
      <w:r w:rsidRPr="000F3C94">
        <w:rPr>
          <w:spacing w:val="-3"/>
          <w:lang w:val="en-GB"/>
        </w:rPr>
        <w:t xml:space="preserve"> </w:t>
      </w:r>
      <w:r w:rsidRPr="000F3C94">
        <w:rPr>
          <w:lang w:val="en-GB"/>
        </w:rPr>
        <w:t>the</w:t>
      </w:r>
      <w:r w:rsidRPr="000F3C94">
        <w:rPr>
          <w:spacing w:val="-7"/>
          <w:lang w:val="en-GB"/>
        </w:rPr>
        <w:t xml:space="preserve"> </w:t>
      </w:r>
      <w:r w:rsidRPr="000F3C94">
        <w:rPr>
          <w:lang w:val="en-GB"/>
        </w:rPr>
        <w:t>vertical</w:t>
      </w:r>
      <w:r w:rsidRPr="000F3C94">
        <w:rPr>
          <w:spacing w:val="-6"/>
          <w:lang w:val="en-GB"/>
        </w:rPr>
        <w:t xml:space="preserve"> </w:t>
      </w:r>
      <w:r w:rsidRPr="000F3C94">
        <w:rPr>
          <w:lang w:val="en-GB"/>
        </w:rPr>
        <w:t>CRS</w:t>
      </w:r>
      <w:r w:rsidRPr="000F3C94">
        <w:rPr>
          <w:spacing w:val="-10"/>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9"/>
          <w:lang w:val="en-GB"/>
        </w:rPr>
        <w:t xml:space="preserve"> </w:t>
      </w:r>
      <w:r w:rsidRPr="000F3C94">
        <w:rPr>
          <w:lang w:val="en-GB"/>
        </w:rPr>
        <w:t>repeated.</w:t>
      </w:r>
      <w:r w:rsidRPr="000F3C94">
        <w:rPr>
          <w:spacing w:val="-54"/>
          <w:lang w:val="en-GB"/>
        </w:rPr>
        <w:t xml:space="preserve"> </w:t>
      </w:r>
      <w:r w:rsidRPr="000F3C94">
        <w:rPr>
          <w:lang w:val="en-GB"/>
        </w:rPr>
        <w:t>For each Vertical CRS a unique identifier is defined. Those identifiers will be used to indicate which</w:t>
      </w:r>
      <w:r w:rsidRPr="000F3C94">
        <w:rPr>
          <w:spacing w:val="1"/>
          <w:lang w:val="en-GB"/>
        </w:rPr>
        <w:t xml:space="preserve"> </w:t>
      </w:r>
      <w:r w:rsidRPr="000F3C94">
        <w:rPr>
          <w:lang w:val="en-GB"/>
        </w:rPr>
        <w:t>Vertical</w:t>
      </w:r>
      <w:r w:rsidRPr="000F3C94">
        <w:rPr>
          <w:spacing w:val="-3"/>
          <w:lang w:val="en-GB"/>
        </w:rPr>
        <w:t xml:space="preserve"> </w:t>
      </w:r>
      <w:r w:rsidRPr="000F3C94">
        <w:rPr>
          <w:lang w:val="en-GB"/>
        </w:rPr>
        <w:t>CRS</w:t>
      </w:r>
      <w:r w:rsidRPr="000F3C94">
        <w:rPr>
          <w:spacing w:val="1"/>
          <w:lang w:val="en-GB"/>
        </w:rPr>
        <w:t xml:space="preserve"> </w:t>
      </w:r>
      <w:r w:rsidRPr="000F3C94">
        <w:rPr>
          <w:lang w:val="en-GB"/>
        </w:rPr>
        <w:t>is used.</w:t>
      </w:r>
      <w:r w:rsidRPr="000F3C94">
        <w:rPr>
          <w:spacing w:val="1"/>
          <w:lang w:val="en-GB"/>
        </w:rPr>
        <w:t xml:space="preserve"> </w:t>
      </w:r>
      <w:r w:rsidRPr="000F3C94">
        <w:rPr>
          <w:lang w:val="en-GB"/>
        </w:rPr>
        <w:t>Units 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meters.</w:t>
      </w:r>
    </w:p>
    <w:p w14:paraId="239E5334" w14:textId="77777777" w:rsidR="00532975" w:rsidRPr="000F3C94" w:rsidRDefault="00532975" w:rsidP="00DC0D79">
      <w:pPr>
        <w:rPr>
          <w:lang w:val="en-GB"/>
        </w:rPr>
      </w:pPr>
    </w:p>
    <w:p w14:paraId="5AE1CD83" w14:textId="4B454E39" w:rsidR="00DC0D79" w:rsidRPr="000F3C94" w:rsidRDefault="00DC0D79" w:rsidP="00532975">
      <w:pPr>
        <w:pStyle w:val="Heading2"/>
        <w:tabs>
          <w:tab w:val="clear" w:pos="540"/>
        </w:tabs>
        <w:rPr>
          <w:rFonts w:eastAsia="Malgun Gothic"/>
          <w:lang w:val="en-GB"/>
        </w:rPr>
      </w:pPr>
      <w:bookmarkStart w:id="134" w:name="_Toc152232561"/>
      <w:bookmarkStart w:id="135" w:name="_Toc194499997"/>
      <w:r w:rsidRPr="000F3C94">
        <w:rPr>
          <w:rFonts w:eastAsia="Malgun Gothic"/>
          <w:lang w:val="en-GB"/>
        </w:rPr>
        <w:t>Temporal reference system</w:t>
      </w:r>
      <w:bookmarkEnd w:id="134"/>
      <w:bookmarkEnd w:id="135"/>
    </w:p>
    <w:p w14:paraId="4FAB3311" w14:textId="77777777" w:rsidR="00DC0D79" w:rsidRPr="000F3C94" w:rsidRDefault="00DC0D79" w:rsidP="00DC0D79">
      <w:pPr>
        <w:rPr>
          <w:lang w:val="en-GB"/>
        </w:rPr>
      </w:pPr>
      <w:r w:rsidRPr="000F3C94">
        <w:rPr>
          <w:lang w:val="en-GB"/>
        </w:rPr>
        <w:t>Time</w:t>
      </w:r>
      <w:r w:rsidRPr="000F3C94">
        <w:rPr>
          <w:spacing w:val="-3"/>
          <w:lang w:val="en-GB"/>
        </w:rPr>
        <w:t xml:space="preserve"> </w:t>
      </w:r>
      <w:r w:rsidRPr="000F3C94">
        <w:rPr>
          <w:lang w:val="en-GB"/>
        </w:rPr>
        <w:t>is</w:t>
      </w:r>
      <w:r w:rsidRPr="000F3C94">
        <w:rPr>
          <w:spacing w:val="-3"/>
          <w:lang w:val="en-GB"/>
        </w:rPr>
        <w:t xml:space="preserve"> </w:t>
      </w:r>
      <w:r w:rsidRPr="000F3C94">
        <w:rPr>
          <w:lang w:val="en-GB"/>
        </w:rPr>
        <w:t>measured</w:t>
      </w:r>
      <w:r w:rsidRPr="000F3C94">
        <w:rPr>
          <w:spacing w:val="-2"/>
          <w:lang w:val="en-GB"/>
        </w:rPr>
        <w:t xml:space="preserve"> </w:t>
      </w:r>
      <w:r w:rsidRPr="000F3C94">
        <w:rPr>
          <w:lang w:val="en-GB"/>
        </w:rPr>
        <w:t>by</w:t>
      </w:r>
      <w:r w:rsidRPr="000F3C94">
        <w:rPr>
          <w:spacing w:val="-5"/>
          <w:lang w:val="en-GB"/>
        </w:rPr>
        <w:t xml:space="preserve"> </w:t>
      </w:r>
      <w:r w:rsidRPr="000F3C94">
        <w:rPr>
          <w:lang w:val="en-GB"/>
        </w:rPr>
        <w:t>reference</w:t>
      </w:r>
      <w:r w:rsidRPr="000F3C94">
        <w:rPr>
          <w:spacing w:val="-2"/>
          <w:lang w:val="en-GB"/>
        </w:rPr>
        <w:t xml:space="preserve"> </w:t>
      </w:r>
      <w:r w:rsidRPr="000F3C94">
        <w:rPr>
          <w:lang w:val="en-GB"/>
        </w:rPr>
        <w:t>to</w:t>
      </w:r>
      <w:r w:rsidRPr="000F3C94">
        <w:rPr>
          <w:spacing w:val="-3"/>
          <w:lang w:val="en-GB"/>
        </w:rPr>
        <w:t xml:space="preserve"> </w:t>
      </w:r>
      <w:r w:rsidRPr="000F3C94">
        <w:rPr>
          <w:lang w:val="en-GB"/>
        </w:rPr>
        <w:t>Calendar</w:t>
      </w:r>
      <w:r w:rsidRPr="000F3C94">
        <w:rPr>
          <w:spacing w:val="-2"/>
          <w:lang w:val="en-GB"/>
        </w:rPr>
        <w:t xml:space="preserve"> </w:t>
      </w:r>
      <w:r w:rsidRPr="000F3C94">
        <w:rPr>
          <w:lang w:val="en-GB"/>
        </w:rPr>
        <w:t>dates</w:t>
      </w:r>
      <w:r w:rsidRPr="000F3C94">
        <w:rPr>
          <w:spacing w:val="-1"/>
          <w:lang w:val="en-GB"/>
        </w:rPr>
        <w:t xml:space="preserve"> </w:t>
      </w:r>
      <w:r w:rsidRPr="000F3C94">
        <w:rPr>
          <w:lang w:val="en-GB"/>
        </w:rPr>
        <w:t>and Clock</w:t>
      </w:r>
      <w:r w:rsidRPr="000F3C94">
        <w:rPr>
          <w:spacing w:val="1"/>
          <w:lang w:val="en-GB"/>
        </w:rPr>
        <w:t xml:space="preserve"> </w:t>
      </w:r>
      <w:r w:rsidRPr="000F3C94">
        <w:rPr>
          <w:lang w:val="en-GB"/>
        </w:rPr>
        <w:t>time</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accordance with</w:t>
      </w:r>
      <w:r w:rsidRPr="000F3C94">
        <w:rPr>
          <w:spacing w:val="-3"/>
          <w:lang w:val="en-GB"/>
        </w:rPr>
        <w:t xml:space="preserve"> </w:t>
      </w:r>
      <w:r w:rsidRPr="000F3C94">
        <w:rPr>
          <w:lang w:val="en-GB"/>
        </w:rPr>
        <w:t>ISO</w:t>
      </w:r>
      <w:r w:rsidRPr="000F3C94">
        <w:rPr>
          <w:spacing w:val="-1"/>
          <w:lang w:val="en-GB"/>
        </w:rPr>
        <w:t xml:space="preserve"> </w:t>
      </w:r>
      <w:r w:rsidRPr="000F3C94">
        <w:rPr>
          <w:lang w:val="en-GB"/>
        </w:rPr>
        <w:t>19108:2002</w:t>
      </w:r>
      <w:r w:rsidRPr="000F3C94">
        <w:rPr>
          <w:spacing w:val="-52"/>
          <w:lang w:val="en-GB"/>
        </w:rPr>
        <w:t xml:space="preserve"> </w:t>
      </w:r>
      <w:r w:rsidRPr="000F3C94">
        <w:rPr>
          <w:lang w:val="en-GB"/>
        </w:rPr>
        <w:t>Temporal</w:t>
      </w:r>
      <w:r w:rsidRPr="000F3C94">
        <w:rPr>
          <w:spacing w:val="-3"/>
          <w:lang w:val="en-GB"/>
        </w:rPr>
        <w:t xml:space="preserve"> </w:t>
      </w:r>
      <w:r w:rsidRPr="000F3C94">
        <w:rPr>
          <w:lang w:val="en-GB"/>
        </w:rPr>
        <w:t>Schema,</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5.4.4.</w:t>
      </w:r>
    </w:p>
    <w:p w14:paraId="1078A63D" w14:textId="77777777" w:rsidR="00532975" w:rsidRPr="000F3C94" w:rsidRDefault="00532975" w:rsidP="00DC0D79">
      <w:pPr>
        <w:rPr>
          <w:lang w:val="en-GB"/>
        </w:rPr>
      </w:pPr>
    </w:p>
    <w:p w14:paraId="0A2CADF8" w14:textId="17382513" w:rsidR="00DC0D79" w:rsidRPr="000F3C94" w:rsidRDefault="00DC0D79" w:rsidP="00532975">
      <w:pPr>
        <w:pStyle w:val="Heading2"/>
        <w:tabs>
          <w:tab w:val="clear" w:pos="540"/>
        </w:tabs>
        <w:rPr>
          <w:rFonts w:eastAsia="Malgun Gothic"/>
          <w:lang w:val="en-GB"/>
        </w:rPr>
      </w:pPr>
      <w:bookmarkStart w:id="136" w:name="_Toc152232562"/>
      <w:bookmarkStart w:id="137" w:name="_Toc194499998"/>
      <w:r w:rsidRPr="000F3C94">
        <w:rPr>
          <w:rFonts w:eastAsia="Malgun Gothic"/>
          <w:lang w:val="en-GB"/>
        </w:rPr>
        <w:t>Coverage of nautical products data and scale</w:t>
      </w:r>
      <w:bookmarkEnd w:id="136"/>
      <w:bookmarkEnd w:id="137"/>
    </w:p>
    <w:p w14:paraId="5DF6BF43" w14:textId="0DFA01E7" w:rsidR="004956DB" w:rsidRPr="000F3C94" w:rsidRDefault="004956DB" w:rsidP="00DC0D79">
      <w:pPr>
        <w:rPr>
          <w:lang w:val="en-GB"/>
        </w:rPr>
      </w:pPr>
      <w:r w:rsidRPr="000F3C94">
        <w:rPr>
          <w:lang w:val="en-GB"/>
        </w:rPr>
        <w:t>CNP data must be compiled in the best applicable scale. The use of the data itself is "scale independent". That means that the data can be used at any scale. S-100 allows the association of multiple spatial attributes to a single feature instance. Each of these spatial attributes can in principle be qualified by maximum and minimum scales.</w:t>
      </w:r>
    </w:p>
    <w:p w14:paraId="181DB7BC" w14:textId="3FCE0731" w:rsidR="00DC0D79" w:rsidRPr="000F3C94" w:rsidRDefault="00DC0D79" w:rsidP="00DC0D79">
      <w:pPr>
        <w:rPr>
          <w:lang w:val="en-GB"/>
        </w:rPr>
      </w:pPr>
      <w:r w:rsidRPr="000F3C94">
        <w:rPr>
          <w:lang w:val="en-GB"/>
        </w:rPr>
        <w:t>For</w:t>
      </w:r>
      <w:r w:rsidRPr="000F3C94">
        <w:rPr>
          <w:spacing w:val="-5"/>
          <w:lang w:val="en-GB"/>
        </w:rPr>
        <w:t xml:space="preserve"> </w:t>
      </w:r>
      <w:r w:rsidRPr="000F3C94">
        <w:rPr>
          <w:lang w:val="en-GB"/>
        </w:rPr>
        <w:t>example,</w:t>
      </w:r>
      <w:r w:rsidRPr="000F3C94">
        <w:rPr>
          <w:spacing w:val="-2"/>
          <w:lang w:val="en-GB"/>
        </w:rPr>
        <w:t xml:space="preserve"> </w:t>
      </w:r>
      <w:r w:rsidRPr="000F3C94">
        <w:rPr>
          <w:lang w:val="en-GB"/>
        </w:rPr>
        <w:t>it</w:t>
      </w:r>
      <w:r w:rsidRPr="000F3C94">
        <w:rPr>
          <w:spacing w:val="-2"/>
          <w:lang w:val="en-GB"/>
        </w:rPr>
        <w:t xml:space="preserve"> </w:t>
      </w:r>
      <w:r w:rsidRPr="000F3C94">
        <w:rPr>
          <w:lang w:val="en-GB"/>
        </w:rPr>
        <w:t>is</w:t>
      </w:r>
      <w:r w:rsidRPr="000F3C94">
        <w:rPr>
          <w:spacing w:val="-3"/>
          <w:lang w:val="en-GB"/>
        </w:rPr>
        <w:t xml:space="preserve"> </w:t>
      </w:r>
      <w:r w:rsidRPr="000F3C94">
        <w:rPr>
          <w:lang w:val="en-GB"/>
        </w:rPr>
        <w:t>possible,</w:t>
      </w:r>
      <w:r w:rsidRPr="000F3C94">
        <w:rPr>
          <w:spacing w:val="-2"/>
          <w:lang w:val="en-GB"/>
        </w:rPr>
        <w:t xml:space="preserve"> </w:t>
      </w:r>
      <w:r w:rsidRPr="000F3C94">
        <w:rPr>
          <w:lang w:val="en-GB"/>
        </w:rPr>
        <w:t>within</w:t>
      </w:r>
      <w:r w:rsidRPr="000F3C94">
        <w:rPr>
          <w:spacing w:val="-2"/>
          <w:lang w:val="en-GB"/>
        </w:rPr>
        <w:t xml:space="preserve"> </w:t>
      </w:r>
      <w:r w:rsidRPr="000F3C94">
        <w:rPr>
          <w:lang w:val="en-GB"/>
        </w:rPr>
        <w:t>one</w:t>
      </w:r>
      <w:r w:rsidRPr="000F3C94">
        <w:rPr>
          <w:spacing w:val="-1"/>
          <w:lang w:val="en-GB"/>
        </w:rPr>
        <w:t xml:space="preserve"> </w:t>
      </w:r>
      <w:r w:rsidRPr="000F3C94">
        <w:rPr>
          <w:lang w:val="en-GB"/>
        </w:rPr>
        <w:t>dataset,</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have</w:t>
      </w:r>
      <w:r w:rsidRPr="000F3C94">
        <w:rPr>
          <w:spacing w:val="-2"/>
          <w:lang w:val="en-GB"/>
        </w:rPr>
        <w:t xml:space="preserve"> </w:t>
      </w:r>
      <w:r w:rsidRPr="000F3C94">
        <w:rPr>
          <w:lang w:val="en-GB"/>
        </w:rPr>
        <w:t>a</w:t>
      </w:r>
      <w:r w:rsidRPr="000F3C94">
        <w:rPr>
          <w:spacing w:val="-5"/>
          <w:lang w:val="en-GB"/>
        </w:rPr>
        <w:t xml:space="preserve"> </w:t>
      </w:r>
      <w:r w:rsidRPr="000F3C94">
        <w:rPr>
          <w:lang w:val="en-GB"/>
        </w:rPr>
        <w:t>single</w:t>
      </w:r>
      <w:r w:rsidRPr="000F3C94">
        <w:rPr>
          <w:spacing w:val="-5"/>
          <w:lang w:val="en-GB"/>
        </w:rPr>
        <w:t xml:space="preserve"> </w:t>
      </w:r>
      <w:r w:rsidRPr="000F3C94">
        <w:rPr>
          <w:lang w:val="en-GB"/>
        </w:rPr>
        <w:t>instance</w:t>
      </w:r>
      <w:r w:rsidRPr="000F3C94">
        <w:rPr>
          <w:spacing w:val="-2"/>
          <w:lang w:val="en-GB"/>
        </w:rPr>
        <w:t xml:space="preserve"> </w:t>
      </w:r>
      <w:r w:rsidRPr="000F3C94">
        <w:rPr>
          <w:lang w:val="en-GB"/>
        </w:rPr>
        <w:t>of</w:t>
      </w:r>
      <w:r w:rsidRPr="000F3C94">
        <w:rPr>
          <w:spacing w:val="-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5"/>
          <w:lang w:val="en-GB"/>
        </w:rPr>
        <w:t xml:space="preserve"> </w:t>
      </w:r>
      <w:r w:rsidRPr="000F3C94">
        <w:rPr>
          <w:lang w:val="en-GB"/>
        </w:rPr>
        <w:t>that</w:t>
      </w:r>
      <w:r w:rsidRPr="000F3C94">
        <w:rPr>
          <w:spacing w:val="-2"/>
          <w:lang w:val="en-GB"/>
        </w:rPr>
        <w:t xml:space="preserve"> </w:t>
      </w:r>
      <w:r w:rsidRPr="000F3C94">
        <w:rPr>
          <w:lang w:val="en-GB"/>
        </w:rPr>
        <w:t>has</w:t>
      </w:r>
      <w:r w:rsidRPr="000F3C94">
        <w:rPr>
          <w:spacing w:val="-3"/>
          <w:lang w:val="en-GB"/>
        </w:rPr>
        <w:t xml:space="preserve"> </w:t>
      </w:r>
      <w:r w:rsidRPr="000F3C94">
        <w:rPr>
          <w:lang w:val="en-GB"/>
        </w:rPr>
        <w:t>more</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one area geometry. Each of these geometries has different scale max/min attributes. Moreover, due to</w:t>
      </w:r>
      <w:r w:rsidRPr="000F3C94">
        <w:rPr>
          <w:spacing w:val="1"/>
          <w:lang w:val="en-GB"/>
        </w:rPr>
        <w:t xml:space="preserve"> </w:t>
      </w:r>
      <w:r w:rsidRPr="000F3C94">
        <w:rPr>
          <w:lang w:val="en-GB"/>
        </w:rPr>
        <w:t>cluttering in smaller scales, the scale minimum attribute may be used to turn off portrayal of some</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smaller</w:t>
      </w:r>
      <w:r w:rsidRPr="000F3C94">
        <w:rPr>
          <w:spacing w:val="-1"/>
          <w:lang w:val="en-GB"/>
        </w:rPr>
        <w:t xml:space="preserve"> </w:t>
      </w:r>
      <w:r w:rsidRPr="000F3C94">
        <w:rPr>
          <w:lang w:val="en-GB"/>
        </w:rPr>
        <w:t>scales.</w:t>
      </w:r>
    </w:p>
    <w:p w14:paraId="21563AE1" w14:textId="77777777" w:rsidR="00CB2ECE" w:rsidRPr="000F3C94" w:rsidRDefault="00CB2ECE" w:rsidP="00DC0D79">
      <w:pPr>
        <w:rPr>
          <w:lang w:val="en-GB"/>
        </w:rPr>
      </w:pPr>
    </w:p>
    <w:p w14:paraId="302652FF" w14:textId="77777777" w:rsidR="00BB0421" w:rsidRPr="000F3C94" w:rsidRDefault="00DE2145" w:rsidP="00CB2ECE">
      <w:pPr>
        <w:pStyle w:val="Heading1"/>
        <w:tabs>
          <w:tab w:val="clear" w:pos="400"/>
        </w:tabs>
        <w:rPr>
          <w:lang w:val="en-GB"/>
        </w:rPr>
      </w:pPr>
      <w:bookmarkStart w:id="138" w:name="_Toc225648327"/>
      <w:bookmarkStart w:id="139" w:name="_Toc225065184"/>
      <w:bookmarkStart w:id="140" w:name="_Toc152232563"/>
      <w:bookmarkStart w:id="141" w:name="_Toc194499999"/>
      <w:r w:rsidRPr="000F3C94">
        <w:rPr>
          <w:lang w:val="en-GB"/>
        </w:rPr>
        <w:t>Data Quality</w:t>
      </w:r>
      <w:bookmarkEnd w:id="138"/>
      <w:bookmarkEnd w:id="139"/>
      <w:bookmarkEnd w:id="140"/>
      <w:bookmarkEnd w:id="141"/>
      <w:r w:rsidR="00832ABB" w:rsidRPr="000F3C94">
        <w:rPr>
          <w:lang w:val="en-GB"/>
        </w:rPr>
        <w:t xml:space="preserve"> </w:t>
      </w:r>
    </w:p>
    <w:p w14:paraId="494AD7B4" w14:textId="75610B27" w:rsidR="004B3BA0" w:rsidRPr="000F3C94" w:rsidRDefault="00A609A4" w:rsidP="00CB2ECE">
      <w:pPr>
        <w:pStyle w:val="Heading2"/>
        <w:tabs>
          <w:tab w:val="clear" w:pos="540"/>
        </w:tabs>
        <w:rPr>
          <w:lang w:val="en-GB"/>
        </w:rPr>
      </w:pPr>
      <w:bookmarkStart w:id="142" w:name="_Toc152232564"/>
      <w:bookmarkStart w:id="143" w:name="_Toc194500000"/>
      <w:r w:rsidRPr="000F3C94">
        <w:rPr>
          <w:lang w:val="en-GB"/>
        </w:rPr>
        <w:t>Introduction</w:t>
      </w:r>
      <w:bookmarkEnd w:id="142"/>
      <w:bookmarkEnd w:id="143"/>
    </w:p>
    <w:p w14:paraId="09985C8E" w14:textId="77777777" w:rsidR="00A609A4" w:rsidRPr="000F3C94" w:rsidRDefault="00A609A4" w:rsidP="00A609A4">
      <w:pPr>
        <w:rPr>
          <w:lang w:val="en-GB"/>
        </w:rPr>
      </w:pPr>
      <w:r w:rsidRPr="000F3C94">
        <w:rPr>
          <w:lang w:val="en-GB"/>
        </w:rPr>
        <w:t>Data quality allows users and user systems to assess fitness for use of the provided data. Data quality</w:t>
      </w:r>
      <w:r w:rsidRPr="000F3C94">
        <w:rPr>
          <w:spacing w:val="1"/>
          <w:lang w:val="en-GB"/>
        </w:rPr>
        <w:t xml:space="preserve"> </w:t>
      </w:r>
      <w:r w:rsidRPr="000F3C94">
        <w:rPr>
          <w:lang w:val="en-GB"/>
        </w:rPr>
        <w:t>measures and the associated evaluation are reported as metadata of a data product. This metadata</w:t>
      </w:r>
      <w:r w:rsidRPr="000F3C94">
        <w:rPr>
          <w:spacing w:val="1"/>
          <w:lang w:val="en-GB"/>
        </w:rPr>
        <w:t xml:space="preserve"> </w:t>
      </w:r>
      <w:r w:rsidRPr="000F3C94">
        <w:rPr>
          <w:lang w:val="en-GB"/>
        </w:rPr>
        <w:t>improves interoperability with other data products and provides usage by user groups that the data</w:t>
      </w:r>
      <w:r w:rsidRPr="000F3C94">
        <w:rPr>
          <w:spacing w:val="1"/>
          <w:lang w:val="en-GB"/>
        </w:rPr>
        <w:t xml:space="preserve"> </w:t>
      </w:r>
      <w:r w:rsidRPr="000F3C94">
        <w:rPr>
          <w:lang w:val="en-GB"/>
        </w:rPr>
        <w:t>product</w:t>
      </w:r>
      <w:r w:rsidRPr="000F3C94">
        <w:rPr>
          <w:spacing w:val="-8"/>
          <w:lang w:val="en-GB"/>
        </w:rPr>
        <w:t xml:space="preserve"> </w:t>
      </w:r>
      <w:r w:rsidRPr="000F3C94">
        <w:rPr>
          <w:lang w:val="en-GB"/>
        </w:rPr>
        <w:t>was</w:t>
      </w:r>
      <w:r w:rsidRPr="000F3C94">
        <w:rPr>
          <w:spacing w:val="-8"/>
          <w:lang w:val="en-GB"/>
        </w:rPr>
        <w:t xml:space="preserve"> </w:t>
      </w:r>
      <w:r w:rsidRPr="000F3C94">
        <w:rPr>
          <w:lang w:val="en-GB"/>
        </w:rPr>
        <w:t>not</w:t>
      </w:r>
      <w:r w:rsidRPr="000F3C94">
        <w:rPr>
          <w:spacing w:val="-8"/>
          <w:lang w:val="en-GB"/>
        </w:rPr>
        <w:t xml:space="preserve"> </w:t>
      </w:r>
      <w:r w:rsidRPr="000F3C94">
        <w:rPr>
          <w:lang w:val="en-GB"/>
        </w:rPr>
        <w:t>originally</w:t>
      </w:r>
      <w:r w:rsidRPr="000F3C94">
        <w:rPr>
          <w:spacing w:val="-10"/>
          <w:lang w:val="en-GB"/>
        </w:rPr>
        <w:t xml:space="preserve"> </w:t>
      </w:r>
      <w:r w:rsidRPr="000F3C94">
        <w:rPr>
          <w:lang w:val="en-GB"/>
        </w:rPr>
        <w:t>intended</w:t>
      </w:r>
      <w:r w:rsidRPr="000F3C94">
        <w:rPr>
          <w:spacing w:val="-10"/>
          <w:lang w:val="en-GB"/>
        </w:rPr>
        <w:t xml:space="preserve"> </w:t>
      </w:r>
      <w:r w:rsidRPr="000F3C94">
        <w:rPr>
          <w:lang w:val="en-GB"/>
        </w:rPr>
        <w:t>for.</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secondary</w:t>
      </w:r>
      <w:r w:rsidRPr="000F3C94">
        <w:rPr>
          <w:spacing w:val="-11"/>
          <w:lang w:val="en-GB"/>
        </w:rPr>
        <w:t xml:space="preserve"> </w:t>
      </w:r>
      <w:r w:rsidRPr="000F3C94">
        <w:rPr>
          <w:lang w:val="en-GB"/>
        </w:rPr>
        <w:t>users</w:t>
      </w:r>
      <w:r w:rsidRPr="000F3C94">
        <w:rPr>
          <w:spacing w:val="-7"/>
          <w:lang w:val="en-GB"/>
        </w:rPr>
        <w:t xml:space="preserve"> </w:t>
      </w:r>
      <w:r w:rsidRPr="000F3C94">
        <w:rPr>
          <w:lang w:val="en-GB"/>
        </w:rPr>
        <w:t>can</w:t>
      </w:r>
      <w:r w:rsidRPr="000F3C94">
        <w:rPr>
          <w:spacing w:val="-10"/>
          <w:lang w:val="en-GB"/>
        </w:rPr>
        <w:t xml:space="preserve"> </w:t>
      </w:r>
      <w:r w:rsidRPr="000F3C94">
        <w:rPr>
          <w:lang w:val="en-GB"/>
        </w:rPr>
        <w:t>make</w:t>
      </w:r>
      <w:r w:rsidRPr="000F3C94">
        <w:rPr>
          <w:spacing w:val="-10"/>
          <w:lang w:val="en-GB"/>
        </w:rPr>
        <w:t xml:space="preserve"> </w:t>
      </w:r>
      <w:r w:rsidRPr="000F3C94">
        <w:rPr>
          <w:lang w:val="en-GB"/>
        </w:rPr>
        <w:t>assessments</w:t>
      </w:r>
      <w:r w:rsidRPr="000F3C94">
        <w:rPr>
          <w:spacing w:val="-9"/>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10"/>
          <w:lang w:val="en-GB"/>
        </w:rPr>
        <w:t xml:space="preserve"> </w:t>
      </w:r>
      <w:r w:rsidRPr="000F3C94">
        <w:rPr>
          <w:lang w:val="en-GB"/>
        </w:rPr>
        <w:t>data</w:t>
      </w:r>
      <w:r w:rsidRPr="000F3C94">
        <w:rPr>
          <w:spacing w:val="-10"/>
          <w:lang w:val="en-GB"/>
        </w:rPr>
        <w:t xml:space="preserve"> </w:t>
      </w:r>
      <w:r w:rsidRPr="000F3C94">
        <w:rPr>
          <w:lang w:val="en-GB"/>
        </w:rPr>
        <w:t>product</w:t>
      </w:r>
      <w:r w:rsidRPr="000F3C94">
        <w:rPr>
          <w:spacing w:val="-53"/>
          <w:lang w:val="en-GB"/>
        </w:rPr>
        <w:t xml:space="preserve"> </w:t>
      </w:r>
      <w:r w:rsidRPr="000F3C94">
        <w:rPr>
          <w:lang w:val="en-GB"/>
        </w:rPr>
        <w:t>usefulness</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their application</w:t>
      </w:r>
      <w:r w:rsidRPr="000F3C94">
        <w:rPr>
          <w:spacing w:val="-1"/>
          <w:lang w:val="en-GB"/>
        </w:rPr>
        <w:t xml:space="preserve"> </w:t>
      </w:r>
      <w:r w:rsidRPr="000F3C94">
        <w:rPr>
          <w:lang w:val="en-GB"/>
        </w:rPr>
        <w:t>based</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reported</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quality</w:t>
      </w:r>
      <w:r w:rsidRPr="000F3C94">
        <w:rPr>
          <w:spacing w:val="-4"/>
          <w:lang w:val="en-GB"/>
        </w:rPr>
        <w:t xml:space="preserve"> </w:t>
      </w:r>
      <w:r w:rsidRPr="000F3C94">
        <w:rPr>
          <w:lang w:val="en-GB"/>
        </w:rPr>
        <w:t>measures.</w:t>
      </w:r>
    </w:p>
    <w:p w14:paraId="352364F7" w14:textId="77777777" w:rsidR="00A609A4" w:rsidRPr="000F3C94" w:rsidRDefault="00A609A4" w:rsidP="005F3C5A">
      <w:pPr>
        <w:spacing w:after="60"/>
        <w:rPr>
          <w:lang w:val="en-GB"/>
        </w:rPr>
      </w:pPr>
      <w:r w:rsidRPr="000F3C94">
        <w:rPr>
          <w:lang w:val="en-GB"/>
        </w:rPr>
        <w:t>For</w:t>
      </w:r>
      <w:r w:rsidRPr="000F3C94">
        <w:rPr>
          <w:spacing w:val="-3"/>
          <w:lang w:val="en-GB"/>
        </w:rPr>
        <w:t xml:space="preserve"> </w:t>
      </w:r>
      <w:r w:rsidRPr="000F3C94">
        <w:rPr>
          <w:lang w:val="en-GB"/>
        </w:rPr>
        <w:t>S-128</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following</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quality</w:t>
      </w:r>
      <w:r w:rsidRPr="000F3C94">
        <w:rPr>
          <w:spacing w:val="-4"/>
          <w:lang w:val="en-GB"/>
        </w:rPr>
        <w:t xml:space="preserve"> </w:t>
      </w:r>
      <w:r w:rsidRPr="000F3C94">
        <w:rPr>
          <w:lang w:val="en-GB"/>
        </w:rPr>
        <w:t>elements</w:t>
      </w:r>
      <w:r w:rsidRPr="000F3C94">
        <w:rPr>
          <w:spacing w:val="-2"/>
          <w:lang w:val="en-GB"/>
        </w:rPr>
        <w:t xml:space="preserve"> </w:t>
      </w:r>
      <w:r w:rsidRPr="000F3C94">
        <w:rPr>
          <w:lang w:val="en-GB"/>
        </w:rPr>
        <w:t>have</w:t>
      </w:r>
      <w:r w:rsidRPr="000F3C94">
        <w:rPr>
          <w:spacing w:val="-3"/>
          <w:lang w:val="en-GB"/>
        </w:rPr>
        <w:t xml:space="preserve"> </w:t>
      </w:r>
      <w:r w:rsidRPr="000F3C94">
        <w:rPr>
          <w:lang w:val="en-GB"/>
        </w:rPr>
        <w:t>been</w:t>
      </w:r>
      <w:r w:rsidRPr="000F3C94">
        <w:rPr>
          <w:spacing w:val="-3"/>
          <w:lang w:val="en-GB"/>
        </w:rPr>
        <w:t xml:space="preserve"> </w:t>
      </w:r>
      <w:r w:rsidRPr="000F3C94">
        <w:rPr>
          <w:lang w:val="en-GB"/>
        </w:rPr>
        <w:t>included:</w:t>
      </w:r>
    </w:p>
    <w:p w14:paraId="29E5261B"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Conformance</w:t>
      </w:r>
      <w:r w:rsidRPr="000F3C94">
        <w:rPr>
          <w:spacing w:val="-4"/>
          <w:lang w:val="en-GB"/>
        </w:rPr>
        <w:t xml:space="preserve"> </w:t>
      </w:r>
      <w:r w:rsidRPr="000F3C94">
        <w:rPr>
          <w:lang w:val="en-GB"/>
        </w:rPr>
        <w:t>to</w:t>
      </w:r>
      <w:r w:rsidRPr="000F3C94">
        <w:rPr>
          <w:spacing w:val="-4"/>
          <w:lang w:val="en-GB"/>
        </w:rPr>
        <w:t xml:space="preserve"> </w:t>
      </w:r>
      <w:r w:rsidRPr="000F3C94">
        <w:rPr>
          <w:lang w:val="en-GB"/>
        </w:rPr>
        <w:t>this Product</w:t>
      </w:r>
      <w:r w:rsidRPr="000F3C94">
        <w:rPr>
          <w:spacing w:val="-4"/>
          <w:lang w:val="en-GB"/>
        </w:rPr>
        <w:t xml:space="preserve"> </w:t>
      </w:r>
      <w:r w:rsidRPr="000F3C94">
        <w:rPr>
          <w:lang w:val="en-GB"/>
        </w:rPr>
        <w:t>Specification;</w:t>
      </w:r>
    </w:p>
    <w:p w14:paraId="56F3B37F"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Intended</w:t>
      </w:r>
      <w:r w:rsidRPr="000F3C94">
        <w:rPr>
          <w:spacing w:val="-2"/>
          <w:lang w:val="en-GB"/>
        </w:rPr>
        <w:t xml:space="preserve"> </w:t>
      </w:r>
      <w:r w:rsidRPr="000F3C94">
        <w:rPr>
          <w:lang w:val="en-GB"/>
        </w:rPr>
        <w:t>purpose</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product;</w:t>
      </w:r>
    </w:p>
    <w:p w14:paraId="5E39F93C"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Completeness</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product</w:t>
      </w:r>
      <w:r w:rsidRPr="000F3C94">
        <w:rPr>
          <w:spacing w:val="-3"/>
          <w:lang w:val="en-GB"/>
        </w:rPr>
        <w:t xml:space="preserve"> </w:t>
      </w:r>
      <w:r w:rsidRPr="000F3C94">
        <w:rPr>
          <w:lang w:val="en-GB"/>
        </w:rPr>
        <w:t>in</w:t>
      </w:r>
      <w:r w:rsidRPr="000F3C94">
        <w:rPr>
          <w:spacing w:val="-3"/>
          <w:lang w:val="en-GB"/>
        </w:rPr>
        <w:t xml:space="preserve"> </w:t>
      </w:r>
      <w:r w:rsidRPr="000F3C94">
        <w:rPr>
          <w:lang w:val="en-GB"/>
        </w:rPr>
        <w:t>terms</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coverage;</w:t>
      </w:r>
    </w:p>
    <w:p w14:paraId="711B546D"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Logical</w:t>
      </w:r>
      <w:r w:rsidRPr="000F3C94">
        <w:rPr>
          <w:spacing w:val="-5"/>
          <w:lang w:val="en-GB"/>
        </w:rPr>
        <w:t xml:space="preserve"> </w:t>
      </w:r>
      <w:r w:rsidRPr="000F3C94">
        <w:rPr>
          <w:lang w:val="en-GB"/>
        </w:rPr>
        <w:t>Consistency;</w:t>
      </w:r>
    </w:p>
    <w:p w14:paraId="4082CD70"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Positional</w:t>
      </w:r>
      <w:r w:rsidRPr="000F3C94">
        <w:rPr>
          <w:spacing w:val="-2"/>
          <w:lang w:val="en-GB"/>
        </w:rPr>
        <w:t xml:space="preserve"> </w:t>
      </w:r>
      <w:r w:rsidRPr="000F3C94">
        <w:rPr>
          <w:lang w:val="en-GB"/>
        </w:rPr>
        <w:t>uncertainty</w:t>
      </w:r>
      <w:r w:rsidRPr="000F3C94">
        <w:rPr>
          <w:spacing w:val="-4"/>
          <w:lang w:val="en-GB"/>
        </w:rPr>
        <w:t xml:space="preserve"> </w:t>
      </w:r>
      <w:r w:rsidRPr="000F3C94">
        <w:rPr>
          <w:lang w:val="en-GB"/>
        </w:rPr>
        <w:t>and</w:t>
      </w:r>
      <w:r w:rsidRPr="000F3C94">
        <w:rPr>
          <w:spacing w:val="2"/>
          <w:lang w:val="en-GB"/>
        </w:rPr>
        <w:t xml:space="preserve"> </w:t>
      </w:r>
      <w:r w:rsidRPr="000F3C94">
        <w:rPr>
          <w:lang w:val="en-GB"/>
        </w:rPr>
        <w:t>accuracy;</w:t>
      </w:r>
    </w:p>
    <w:p w14:paraId="751014A1"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Thematic</w:t>
      </w:r>
      <w:r w:rsidRPr="000F3C94">
        <w:rPr>
          <w:spacing w:val="-3"/>
          <w:lang w:val="en-GB"/>
        </w:rPr>
        <w:t xml:space="preserve"> </w:t>
      </w:r>
      <w:r w:rsidRPr="000F3C94">
        <w:rPr>
          <w:lang w:val="en-GB"/>
        </w:rPr>
        <w:t>accuracy;</w:t>
      </w:r>
    </w:p>
    <w:p w14:paraId="04F4679E"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Temporal</w:t>
      </w:r>
      <w:r w:rsidRPr="000F3C94">
        <w:rPr>
          <w:spacing w:val="-5"/>
          <w:lang w:val="en-GB"/>
        </w:rPr>
        <w:t xml:space="preserve"> </w:t>
      </w:r>
      <w:r w:rsidRPr="000F3C94">
        <w:rPr>
          <w:lang w:val="en-GB"/>
        </w:rPr>
        <w:t>quality;</w:t>
      </w:r>
    </w:p>
    <w:p w14:paraId="2F37C715"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Aggregation</w:t>
      </w:r>
      <w:r w:rsidRPr="000F3C94">
        <w:rPr>
          <w:spacing w:val="-1"/>
          <w:lang w:val="en-GB"/>
        </w:rPr>
        <w:t xml:space="preserve"> </w:t>
      </w:r>
      <w:r w:rsidRPr="000F3C94">
        <w:rPr>
          <w:lang w:val="en-GB"/>
        </w:rPr>
        <w:t>measures;</w:t>
      </w:r>
    </w:p>
    <w:p w14:paraId="09DD2A54"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Elements</w:t>
      </w:r>
      <w:r w:rsidRPr="000F3C94">
        <w:rPr>
          <w:spacing w:val="-1"/>
          <w:lang w:val="en-GB"/>
        </w:rPr>
        <w:t xml:space="preserve"> </w:t>
      </w:r>
      <w:r w:rsidRPr="000F3C94">
        <w:rPr>
          <w:lang w:val="en-GB"/>
        </w:rPr>
        <w:t>specifically</w:t>
      </w:r>
      <w:r w:rsidRPr="000F3C94">
        <w:rPr>
          <w:spacing w:val="-5"/>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1"/>
          <w:lang w:val="en-GB"/>
        </w:rPr>
        <w:t xml:space="preserve"> </w:t>
      </w:r>
      <w:r w:rsidRPr="000F3C94">
        <w:rPr>
          <w:lang w:val="en-GB"/>
        </w:rPr>
        <w:t>the data product</w:t>
      </w:r>
      <w:r w:rsidRPr="000F3C94">
        <w:rPr>
          <w:spacing w:val="-1"/>
          <w:lang w:val="en-GB"/>
        </w:rPr>
        <w:t xml:space="preserve"> </w:t>
      </w:r>
      <w:r w:rsidRPr="000F3C94">
        <w:rPr>
          <w:lang w:val="en-GB"/>
        </w:rPr>
        <w:t>(none</w:t>
      </w:r>
      <w:r w:rsidRPr="000F3C94">
        <w:rPr>
          <w:spacing w:val="-2"/>
          <w:lang w:val="en-GB"/>
        </w:rPr>
        <w:t xml:space="preserve"> </w:t>
      </w:r>
      <w:r w:rsidRPr="000F3C94">
        <w:rPr>
          <w:lang w:val="en-GB"/>
        </w:rPr>
        <w:t>currently</w:t>
      </w:r>
      <w:r w:rsidRPr="000F3C94">
        <w:rPr>
          <w:spacing w:val="-3"/>
          <w:lang w:val="en-GB"/>
        </w:rPr>
        <w:t xml:space="preserve"> </w:t>
      </w:r>
      <w:r w:rsidRPr="000F3C94">
        <w:rPr>
          <w:lang w:val="en-GB"/>
        </w:rPr>
        <w:t>identified</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S-128);</w:t>
      </w:r>
    </w:p>
    <w:p w14:paraId="04AD86C0" w14:textId="77777777" w:rsidR="00A609A4" w:rsidRPr="000F3C94" w:rsidRDefault="00A609A4" w:rsidP="0081342D">
      <w:pPr>
        <w:pStyle w:val="ListParagraph"/>
        <w:widowControl w:val="0"/>
        <w:numPr>
          <w:ilvl w:val="1"/>
          <w:numId w:val="15"/>
        </w:numPr>
        <w:tabs>
          <w:tab w:val="left" w:pos="767"/>
        </w:tabs>
        <w:autoSpaceDE w:val="0"/>
        <w:autoSpaceDN w:val="0"/>
        <w:spacing w:after="0"/>
        <w:ind w:left="567" w:hanging="283"/>
        <w:jc w:val="left"/>
        <w:rPr>
          <w:lang w:val="en-GB"/>
        </w:rPr>
      </w:pPr>
      <w:r w:rsidRPr="000F3C94">
        <w:rPr>
          <w:lang w:val="en-GB"/>
        </w:rPr>
        <w:t>Validation</w:t>
      </w:r>
      <w:r w:rsidRPr="000F3C94">
        <w:rPr>
          <w:spacing w:val="-4"/>
          <w:lang w:val="en-GB"/>
        </w:rPr>
        <w:t xml:space="preserve"> </w:t>
      </w:r>
      <w:r w:rsidRPr="000F3C94">
        <w:rPr>
          <w:lang w:val="en-GB"/>
        </w:rPr>
        <w:t>checks</w:t>
      </w:r>
      <w:r w:rsidRPr="000F3C94">
        <w:rPr>
          <w:spacing w:val="-2"/>
          <w:lang w:val="en-GB"/>
        </w:rPr>
        <w:t xml:space="preserve"> </w:t>
      </w:r>
      <w:r w:rsidRPr="000F3C94">
        <w:rPr>
          <w:lang w:val="en-GB"/>
        </w:rPr>
        <w:t>or</w:t>
      </w:r>
      <w:r w:rsidRPr="000F3C94">
        <w:rPr>
          <w:spacing w:val="-4"/>
          <w:lang w:val="en-GB"/>
        </w:rPr>
        <w:t xml:space="preserve"> </w:t>
      </w:r>
      <w:r w:rsidRPr="000F3C94">
        <w:rPr>
          <w:lang w:val="en-GB"/>
        </w:rPr>
        <w:t>conformance</w:t>
      </w:r>
      <w:r w:rsidRPr="000F3C94">
        <w:rPr>
          <w:spacing w:val="-3"/>
          <w:lang w:val="en-GB"/>
        </w:rPr>
        <w:t xml:space="preserve"> </w:t>
      </w:r>
      <w:r w:rsidRPr="000F3C94">
        <w:rPr>
          <w:lang w:val="en-GB"/>
        </w:rPr>
        <w:t>checks</w:t>
      </w:r>
      <w:r w:rsidRPr="000F3C94">
        <w:rPr>
          <w:spacing w:val="-3"/>
          <w:lang w:val="en-GB"/>
        </w:rPr>
        <w:t xml:space="preserve"> </w:t>
      </w:r>
      <w:r w:rsidRPr="000F3C94">
        <w:rPr>
          <w:lang w:val="en-GB"/>
        </w:rPr>
        <w:t>including:</w:t>
      </w:r>
    </w:p>
    <w:p w14:paraId="10172A00" w14:textId="77777777" w:rsidR="00A609A4" w:rsidRPr="000F3C94" w:rsidRDefault="00A609A4" w:rsidP="0081342D">
      <w:pPr>
        <w:pStyle w:val="ListParagraph"/>
        <w:widowControl w:val="0"/>
        <w:numPr>
          <w:ilvl w:val="2"/>
          <w:numId w:val="15"/>
        </w:numPr>
        <w:autoSpaceDE w:val="0"/>
        <w:autoSpaceDN w:val="0"/>
        <w:spacing w:after="0"/>
        <w:ind w:left="851" w:hanging="284"/>
        <w:jc w:val="left"/>
        <w:rPr>
          <w:lang w:val="en-GB"/>
        </w:rPr>
      </w:pPr>
      <w:r w:rsidRPr="000F3C94">
        <w:rPr>
          <w:lang w:val="en-GB"/>
        </w:rPr>
        <w:t>General</w:t>
      </w:r>
      <w:r w:rsidRPr="000F3C94">
        <w:rPr>
          <w:spacing w:val="-2"/>
          <w:lang w:val="en-GB"/>
        </w:rPr>
        <w:t xml:space="preserve"> </w:t>
      </w:r>
      <w:r w:rsidRPr="000F3C94">
        <w:rPr>
          <w:lang w:val="en-GB"/>
        </w:rPr>
        <w:t>tests</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dataset</w:t>
      </w:r>
      <w:r w:rsidRPr="000F3C94">
        <w:rPr>
          <w:spacing w:val="-3"/>
          <w:lang w:val="en-GB"/>
        </w:rPr>
        <w:t xml:space="preserve"> </w:t>
      </w:r>
      <w:r w:rsidRPr="000F3C94">
        <w:rPr>
          <w:lang w:val="en-GB"/>
        </w:rPr>
        <w:t>integrity;</w:t>
      </w:r>
    </w:p>
    <w:p w14:paraId="63B308F5" w14:textId="77777777" w:rsidR="00A609A4" w:rsidRPr="000F3C94" w:rsidRDefault="00A609A4" w:rsidP="0081342D">
      <w:pPr>
        <w:pStyle w:val="ListParagraph"/>
        <w:widowControl w:val="0"/>
        <w:numPr>
          <w:ilvl w:val="2"/>
          <w:numId w:val="15"/>
        </w:numPr>
        <w:autoSpaceDE w:val="0"/>
        <w:autoSpaceDN w:val="0"/>
        <w:ind w:left="851" w:hanging="284"/>
        <w:jc w:val="left"/>
        <w:rPr>
          <w:lang w:val="en-GB"/>
        </w:rPr>
      </w:pPr>
      <w:r w:rsidRPr="000F3C94">
        <w:rPr>
          <w:lang w:val="en-GB"/>
        </w:rPr>
        <w:t>Specific</w:t>
      </w:r>
      <w:r w:rsidRPr="000F3C94">
        <w:rPr>
          <w:spacing w:val="-2"/>
          <w:lang w:val="en-GB"/>
        </w:rPr>
        <w:t xml:space="preserve"> </w:t>
      </w:r>
      <w:r w:rsidRPr="000F3C94">
        <w:rPr>
          <w:lang w:val="en-GB"/>
        </w:rPr>
        <w:t>tests</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a</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model.</w:t>
      </w:r>
    </w:p>
    <w:p w14:paraId="3F9671CB" w14:textId="77777777" w:rsidR="00A609A4" w:rsidRPr="000F3C94" w:rsidRDefault="00A609A4" w:rsidP="00A609A4">
      <w:pPr>
        <w:rPr>
          <w:lang w:val="en-GB"/>
        </w:rPr>
      </w:pPr>
    </w:p>
    <w:p w14:paraId="5741F0C7" w14:textId="77777777" w:rsidR="00056ECE" w:rsidRPr="000F3C94" w:rsidRDefault="00056ECE" w:rsidP="00366C42">
      <w:pPr>
        <w:pStyle w:val="Heading1"/>
        <w:tabs>
          <w:tab w:val="clear" w:pos="400"/>
        </w:tabs>
        <w:rPr>
          <w:lang w:val="en-GB"/>
        </w:rPr>
      </w:pPr>
      <w:bookmarkStart w:id="144" w:name="_Toc225648349"/>
      <w:bookmarkStart w:id="145" w:name="_Toc225065206"/>
      <w:bookmarkStart w:id="146" w:name="_Toc152232565"/>
      <w:bookmarkStart w:id="147" w:name="_Toc194500001"/>
      <w:r w:rsidRPr="000F3C94">
        <w:rPr>
          <w:lang w:val="en-GB"/>
        </w:rPr>
        <w:t>Data Capture and Classification</w:t>
      </w:r>
      <w:bookmarkEnd w:id="144"/>
      <w:bookmarkEnd w:id="145"/>
      <w:bookmarkEnd w:id="146"/>
      <w:bookmarkEnd w:id="147"/>
    </w:p>
    <w:p w14:paraId="45F2D233" w14:textId="77777777" w:rsidR="009A3F22" w:rsidRPr="000F3C94" w:rsidRDefault="009A3F22" w:rsidP="009A3F22">
      <w:pPr>
        <w:rPr>
          <w:lang w:val="en-GB"/>
        </w:rPr>
      </w:pPr>
      <w:bookmarkStart w:id="148" w:name="_Toc8629863"/>
      <w:bookmarkStart w:id="149" w:name="_Toc8629995"/>
      <w:bookmarkStart w:id="150" w:name="_Toc19077382"/>
      <w:bookmarkStart w:id="151" w:name="_Toc191284919"/>
      <w:bookmarkStart w:id="152" w:name="_Toc225648351"/>
      <w:bookmarkStart w:id="153" w:name="_Toc225065208"/>
      <w:bookmarkEnd w:id="148"/>
      <w:bookmarkEnd w:id="149"/>
      <w:bookmarkEnd w:id="150"/>
      <w:bookmarkEnd w:id="151"/>
      <w:r w:rsidRPr="000F3C94">
        <w:rPr>
          <w:lang w:val="en-GB"/>
        </w:rPr>
        <w:t>S-128 products must be generated from data obtained from the product creator and released by an</w:t>
      </w:r>
      <w:r w:rsidRPr="000F3C94">
        <w:rPr>
          <w:spacing w:val="1"/>
          <w:lang w:val="en-GB"/>
        </w:rPr>
        <w:t xml:space="preserve"> </w:t>
      </w:r>
      <w:r w:rsidRPr="000F3C94">
        <w:rPr>
          <w:lang w:val="en-GB"/>
        </w:rPr>
        <w:t>appropriate</w:t>
      </w:r>
      <w:r w:rsidRPr="000F3C94">
        <w:rPr>
          <w:spacing w:val="-8"/>
          <w:lang w:val="en-GB"/>
        </w:rPr>
        <w:t xml:space="preserve"> </w:t>
      </w:r>
      <w:r w:rsidRPr="000F3C94">
        <w:rPr>
          <w:lang w:val="en-GB"/>
        </w:rPr>
        <w:t>CNP</w:t>
      </w:r>
      <w:r w:rsidRPr="000F3C94">
        <w:rPr>
          <w:spacing w:val="-7"/>
          <w:lang w:val="en-GB"/>
        </w:rPr>
        <w:t xml:space="preserve"> </w:t>
      </w:r>
      <w:r w:rsidRPr="000F3C94">
        <w:rPr>
          <w:lang w:val="en-GB"/>
        </w:rPr>
        <w:t>defining</w:t>
      </w:r>
      <w:r w:rsidRPr="000F3C94">
        <w:rPr>
          <w:spacing w:val="-8"/>
          <w:lang w:val="en-GB"/>
        </w:rPr>
        <w:t xml:space="preserve"> </w:t>
      </w:r>
      <w:r w:rsidRPr="000F3C94">
        <w:rPr>
          <w:lang w:val="en-GB"/>
        </w:rPr>
        <w:t>authority</w:t>
      </w:r>
      <w:r w:rsidRPr="000F3C94">
        <w:rPr>
          <w:spacing w:val="-10"/>
          <w:lang w:val="en-GB"/>
        </w:rPr>
        <w:t xml:space="preserve"> </w:t>
      </w:r>
      <w:r w:rsidRPr="000F3C94">
        <w:rPr>
          <w:lang w:val="en-GB"/>
        </w:rPr>
        <w:t>such</w:t>
      </w:r>
      <w:r w:rsidRPr="000F3C94">
        <w:rPr>
          <w:spacing w:val="-6"/>
          <w:lang w:val="en-GB"/>
        </w:rPr>
        <w:t xml:space="preserve"> </w:t>
      </w:r>
      <w:r w:rsidRPr="000F3C94">
        <w:rPr>
          <w:lang w:val="en-GB"/>
        </w:rPr>
        <w:t>as</w:t>
      </w:r>
      <w:r w:rsidRPr="000F3C94">
        <w:rPr>
          <w:spacing w:val="-6"/>
          <w:lang w:val="en-GB"/>
        </w:rPr>
        <w:t xml:space="preserve"> </w:t>
      </w:r>
      <w:r w:rsidRPr="000F3C94">
        <w:rPr>
          <w:lang w:val="en-GB"/>
        </w:rPr>
        <w:t>Hydrographic</w:t>
      </w:r>
      <w:r w:rsidRPr="000F3C94">
        <w:rPr>
          <w:spacing w:val="-7"/>
          <w:lang w:val="en-GB"/>
        </w:rPr>
        <w:t xml:space="preserve"> </w:t>
      </w:r>
      <w:r w:rsidRPr="000F3C94">
        <w:rPr>
          <w:lang w:val="en-GB"/>
        </w:rPr>
        <w:t>Offices.</w:t>
      </w:r>
      <w:r w:rsidRPr="000F3C94">
        <w:rPr>
          <w:spacing w:val="-3"/>
          <w:lang w:val="en-GB"/>
        </w:rPr>
        <w:t xml:space="preserve"> </w:t>
      </w:r>
      <w:r w:rsidRPr="000F3C94">
        <w:rPr>
          <w:lang w:val="en-GB"/>
        </w:rPr>
        <w:t>The</w:t>
      </w:r>
      <w:r w:rsidRPr="000F3C94">
        <w:rPr>
          <w:spacing w:val="-8"/>
          <w:lang w:val="en-GB"/>
        </w:rPr>
        <w:t xml:space="preserve"> </w:t>
      </w:r>
      <w:r w:rsidRPr="000F3C94">
        <w:rPr>
          <w:lang w:val="en-GB"/>
        </w:rPr>
        <w:t>product</w:t>
      </w:r>
      <w:r w:rsidRPr="000F3C94">
        <w:rPr>
          <w:spacing w:val="-7"/>
          <w:lang w:val="en-GB"/>
        </w:rPr>
        <w:t xml:space="preserve"> </w:t>
      </w:r>
      <w:r w:rsidRPr="000F3C94">
        <w:rPr>
          <w:lang w:val="en-GB"/>
        </w:rPr>
        <w:t>creator</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described</w:t>
      </w:r>
      <w:r w:rsidRPr="000F3C94">
        <w:rPr>
          <w:spacing w:val="-53"/>
          <w:lang w:val="en-GB"/>
        </w:rPr>
        <w:t xml:space="preserve"> </w:t>
      </w:r>
      <w:r w:rsidRPr="000F3C94">
        <w:rPr>
          <w:lang w:val="en-GB"/>
        </w:rPr>
        <w:t>for</w:t>
      </w:r>
      <w:r w:rsidRPr="000F3C94">
        <w:rPr>
          <w:spacing w:val="-2"/>
          <w:lang w:val="en-GB"/>
        </w:rPr>
        <w:t xml:space="preserve"> </w:t>
      </w:r>
      <w:r w:rsidRPr="000F3C94">
        <w:rPr>
          <w:lang w:val="en-GB"/>
        </w:rPr>
        <w:t>each</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within</w:t>
      </w:r>
      <w:r w:rsidRPr="000F3C94">
        <w:rPr>
          <w:spacing w:val="1"/>
          <w:lang w:val="en-GB"/>
        </w:rPr>
        <w:t xml:space="preserve"> </w:t>
      </w:r>
      <w:r w:rsidRPr="000F3C94">
        <w:rPr>
          <w:lang w:val="en-GB"/>
        </w:rPr>
        <w:t>a</w:t>
      </w:r>
      <w:r w:rsidRPr="000F3C94">
        <w:rPr>
          <w:spacing w:val="-1"/>
          <w:lang w:val="en-GB"/>
        </w:rPr>
        <w:t xml:space="preserve"> </w:t>
      </w:r>
      <w:r w:rsidRPr="000F3C94">
        <w:rPr>
          <w:lang w:val="en-GB"/>
        </w:rPr>
        <w:t>CNP.</w:t>
      </w:r>
    </w:p>
    <w:p w14:paraId="0F76D34F" w14:textId="4ED582C2" w:rsidR="000D052B" w:rsidRPr="000F3C94" w:rsidRDefault="009A3F22" w:rsidP="009A3F22">
      <w:pPr>
        <w:rPr>
          <w:lang w:val="en-GB"/>
        </w:rPr>
      </w:pPr>
      <w:r w:rsidRPr="000F3C94">
        <w:rPr>
          <w:lang w:val="en-GB"/>
        </w:rPr>
        <w:t>The</w:t>
      </w:r>
      <w:r w:rsidRPr="000F3C94">
        <w:rPr>
          <w:spacing w:val="-2"/>
          <w:lang w:val="en-GB"/>
        </w:rPr>
        <w:t xml:space="preserve"> </w:t>
      </w:r>
      <w:r w:rsidRPr="000F3C94">
        <w:rPr>
          <w:lang w:val="en-GB"/>
        </w:rPr>
        <w:t>production</w:t>
      </w:r>
      <w:r w:rsidRPr="000F3C94">
        <w:rPr>
          <w:spacing w:val="-2"/>
          <w:lang w:val="en-GB"/>
        </w:rPr>
        <w:t xml:space="preserve"> </w:t>
      </w:r>
      <w:r w:rsidRPr="000F3C94">
        <w:rPr>
          <w:lang w:val="en-GB"/>
        </w:rPr>
        <w:t>process</w:t>
      </w:r>
      <w:r w:rsidRPr="000F3C94">
        <w:rPr>
          <w:spacing w:val="-1"/>
          <w:lang w:val="en-GB"/>
        </w:rPr>
        <w:t xml:space="preserve"> </w:t>
      </w:r>
      <w:r w:rsidRPr="000F3C94">
        <w:rPr>
          <w:lang w:val="en-GB"/>
        </w:rPr>
        <w:t>used</w:t>
      </w:r>
      <w:r w:rsidRPr="000F3C94">
        <w:rPr>
          <w:spacing w:val="-2"/>
          <w:lang w:val="en-GB"/>
        </w:rPr>
        <w:t xml:space="preserve"> </w:t>
      </w:r>
      <w:r w:rsidRPr="000F3C94">
        <w:rPr>
          <w:lang w:val="en-GB"/>
        </w:rPr>
        <w:t>to generate</w:t>
      </w:r>
      <w:r w:rsidRPr="000F3C94">
        <w:rPr>
          <w:spacing w:val="-2"/>
          <w:lang w:val="en-GB"/>
        </w:rPr>
        <w:t xml:space="preserve"> </w:t>
      </w:r>
      <w:r w:rsidRPr="000F3C94">
        <w:rPr>
          <w:lang w:val="en-GB"/>
        </w:rPr>
        <w:t>CNP</w:t>
      </w:r>
      <w:r w:rsidRPr="000F3C94">
        <w:rPr>
          <w:spacing w:val="-2"/>
          <w:lang w:val="en-GB"/>
        </w:rPr>
        <w:t xml:space="preserve"> </w:t>
      </w:r>
      <w:r w:rsidRPr="000F3C94">
        <w:rPr>
          <w:lang w:val="en-GB"/>
        </w:rPr>
        <w:t>products</w:t>
      </w:r>
      <w:r w:rsidRPr="000F3C94">
        <w:rPr>
          <w:spacing w:val="-3"/>
          <w:lang w:val="en-GB"/>
        </w:rPr>
        <w:t xml:space="preserve"> </w:t>
      </w:r>
      <w:r w:rsidRPr="000F3C94">
        <w:rPr>
          <w:lang w:val="en-GB"/>
        </w:rPr>
        <w:t>may</w:t>
      </w:r>
      <w:r w:rsidRPr="000F3C94">
        <w:rPr>
          <w:spacing w:val="-5"/>
          <w:lang w:val="en-GB"/>
        </w:rPr>
        <w:t xml:space="preserve"> </w:t>
      </w:r>
      <w:r w:rsidRPr="000F3C94">
        <w:rPr>
          <w:lang w:val="en-GB"/>
        </w:rPr>
        <w:t>be described</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the dataset metadata.</w:t>
      </w:r>
    </w:p>
    <w:p w14:paraId="30EC1AF4" w14:textId="24A4827D" w:rsidR="0048728D" w:rsidRPr="000F3C94" w:rsidRDefault="0048728D" w:rsidP="008F2532">
      <w:pPr>
        <w:pStyle w:val="Caption"/>
        <w:keepNext/>
        <w:keepLines/>
        <w:jc w:val="center"/>
        <w:rPr>
          <w:sz w:val="18"/>
          <w:szCs w:val="18"/>
          <w:lang w:val="en-GB"/>
        </w:rPr>
      </w:pPr>
      <w:r w:rsidRPr="000F3C94">
        <w:rPr>
          <w:sz w:val="18"/>
          <w:szCs w:val="18"/>
          <w:lang w:val="en-GB"/>
        </w:rPr>
        <w:t>Table</w:t>
      </w:r>
      <w:r w:rsidR="00130453" w:rsidRPr="000F3C94">
        <w:rPr>
          <w:sz w:val="18"/>
          <w:szCs w:val="18"/>
          <w:lang w:val="en-GB"/>
        </w:rPr>
        <w:t xml:space="preserve"> 7-1</w:t>
      </w:r>
      <w:r w:rsidRPr="000F3C94">
        <w:rPr>
          <w:sz w:val="18"/>
          <w:szCs w:val="18"/>
          <w:lang w:val="en-GB"/>
        </w:rPr>
        <w:t xml:space="preserve"> </w:t>
      </w:r>
      <w:r w:rsidR="008F2532" w:rsidRPr="000F3C94">
        <w:rPr>
          <w:sz w:val="18"/>
          <w:szCs w:val="18"/>
          <w:lang w:val="en-GB"/>
        </w:rPr>
        <w:t xml:space="preserve">– </w:t>
      </w:r>
      <w:r w:rsidRPr="000F3C94">
        <w:rPr>
          <w:sz w:val="18"/>
          <w:szCs w:val="18"/>
          <w:lang w:val="en-GB"/>
        </w:rPr>
        <w:t>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rsidRPr="000F3C94" w14:paraId="4068AE38" w14:textId="77777777">
        <w:trPr>
          <w:trHeight w:val="328"/>
        </w:trPr>
        <w:tc>
          <w:tcPr>
            <w:tcW w:w="1985" w:type="dxa"/>
            <w:shd w:val="clear" w:color="auto" w:fill="D9D9D9"/>
          </w:tcPr>
          <w:p w14:paraId="093FCF21" w14:textId="77777777" w:rsidR="009A3F22" w:rsidRPr="000F3C94" w:rsidRDefault="009A3F22" w:rsidP="00130453">
            <w:pPr>
              <w:pStyle w:val="TableParagraph"/>
              <w:keepNext/>
              <w:keepLines/>
              <w:widowControl/>
              <w:spacing w:before="60" w:after="60"/>
              <w:ind w:left="107"/>
              <w:rPr>
                <w:b/>
                <w:sz w:val="18"/>
                <w:lang w:val="en-GB"/>
              </w:rPr>
            </w:pPr>
            <w:r w:rsidRPr="000F3C94">
              <w:rPr>
                <w:b/>
                <w:sz w:val="18"/>
                <w:lang w:val="en-GB"/>
              </w:rPr>
              <w:t>Item</w:t>
            </w:r>
            <w:r w:rsidRPr="000F3C94">
              <w:rPr>
                <w:b/>
                <w:spacing w:val="-1"/>
                <w:sz w:val="18"/>
                <w:lang w:val="en-GB"/>
              </w:rPr>
              <w:t xml:space="preserve"> </w:t>
            </w:r>
            <w:r w:rsidRPr="000F3C94">
              <w:rPr>
                <w:b/>
                <w:sz w:val="18"/>
                <w:lang w:val="en-GB"/>
              </w:rPr>
              <w:t>Name</w:t>
            </w:r>
          </w:p>
        </w:tc>
        <w:tc>
          <w:tcPr>
            <w:tcW w:w="3827" w:type="dxa"/>
            <w:shd w:val="clear" w:color="auto" w:fill="D9D9D9"/>
          </w:tcPr>
          <w:p w14:paraId="6FF9DE88"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Description</w:t>
            </w:r>
          </w:p>
        </w:tc>
        <w:tc>
          <w:tcPr>
            <w:tcW w:w="1418" w:type="dxa"/>
            <w:shd w:val="clear" w:color="auto" w:fill="D9D9D9"/>
          </w:tcPr>
          <w:p w14:paraId="5FDAF46D" w14:textId="77777777" w:rsidR="009A3F22" w:rsidRPr="000F3C94" w:rsidRDefault="009A3F22" w:rsidP="00130453">
            <w:pPr>
              <w:pStyle w:val="TableParagraph"/>
              <w:keepNext/>
              <w:keepLines/>
              <w:widowControl/>
              <w:spacing w:before="60" w:after="60"/>
              <w:ind w:left="211"/>
              <w:rPr>
                <w:b/>
                <w:sz w:val="18"/>
                <w:lang w:val="en-GB"/>
              </w:rPr>
            </w:pPr>
            <w:r w:rsidRPr="000F3C94">
              <w:rPr>
                <w:b/>
                <w:sz w:val="18"/>
                <w:lang w:val="en-GB"/>
              </w:rPr>
              <w:t>Multiplicity</w:t>
            </w:r>
          </w:p>
        </w:tc>
        <w:tc>
          <w:tcPr>
            <w:tcW w:w="1701" w:type="dxa"/>
            <w:shd w:val="clear" w:color="auto" w:fill="D9D9D9"/>
          </w:tcPr>
          <w:p w14:paraId="6DDFDE86"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Type</w:t>
            </w:r>
          </w:p>
        </w:tc>
      </w:tr>
      <w:tr w:rsidR="00BB6AB0" w:rsidRPr="000F3C94" w14:paraId="10EA73C9" w14:textId="77777777">
        <w:trPr>
          <w:trHeight w:val="741"/>
        </w:trPr>
        <w:tc>
          <w:tcPr>
            <w:tcW w:w="1985" w:type="dxa"/>
            <w:shd w:val="clear" w:color="auto" w:fill="auto"/>
          </w:tcPr>
          <w:p w14:paraId="0AF077C8" w14:textId="77777777" w:rsidR="009A3F22" w:rsidRPr="000F3C94" w:rsidRDefault="009A3F22" w:rsidP="00130453">
            <w:pPr>
              <w:pStyle w:val="TableParagraph"/>
              <w:spacing w:before="60" w:after="60"/>
              <w:ind w:left="107"/>
              <w:rPr>
                <w:sz w:val="18"/>
                <w:lang w:val="en-GB"/>
              </w:rPr>
            </w:pPr>
            <w:proofErr w:type="spellStart"/>
            <w:r w:rsidRPr="000F3C94">
              <w:rPr>
                <w:sz w:val="18"/>
                <w:lang w:val="en-GB"/>
              </w:rPr>
              <w:t>dataSource</w:t>
            </w:r>
            <w:proofErr w:type="spellEnd"/>
          </w:p>
        </w:tc>
        <w:tc>
          <w:tcPr>
            <w:tcW w:w="3827" w:type="dxa"/>
            <w:shd w:val="clear" w:color="auto" w:fill="auto"/>
          </w:tcPr>
          <w:p w14:paraId="462FFA8A" w14:textId="77777777" w:rsidR="009A3F22" w:rsidRPr="000F3C94" w:rsidRDefault="009A3F22" w:rsidP="00130453">
            <w:pPr>
              <w:pStyle w:val="TableParagraph"/>
              <w:spacing w:before="60" w:after="60"/>
              <w:ind w:left="110" w:right="130"/>
              <w:jc w:val="both"/>
              <w:rPr>
                <w:sz w:val="18"/>
                <w:lang w:val="en-GB"/>
              </w:rPr>
            </w:pPr>
            <w:r w:rsidRPr="000F3C94">
              <w:rPr>
                <w:sz w:val="18"/>
                <w:lang w:val="en-GB"/>
              </w:rPr>
              <w:t>Identification of the kinds of data sources</w:t>
            </w:r>
            <w:r w:rsidRPr="000F3C94">
              <w:rPr>
                <w:spacing w:val="-47"/>
                <w:sz w:val="18"/>
                <w:lang w:val="en-GB"/>
              </w:rPr>
              <w:t xml:space="preserve"> </w:t>
            </w:r>
            <w:r w:rsidRPr="000F3C94">
              <w:rPr>
                <w:sz w:val="18"/>
                <w:lang w:val="en-GB"/>
              </w:rPr>
              <w:t>usable to product datasets compliant with</w:t>
            </w:r>
            <w:r w:rsidRPr="000F3C94">
              <w:rPr>
                <w:spacing w:val="-48"/>
                <w:sz w:val="18"/>
                <w:lang w:val="en-GB"/>
              </w:rPr>
              <w:t xml:space="preserve"> </w:t>
            </w:r>
            <w:r w:rsidRPr="000F3C94">
              <w:rPr>
                <w:sz w:val="18"/>
                <w:lang w:val="en-GB"/>
              </w:rPr>
              <w:t>the 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39AB5387" w14:textId="77777777" w:rsidR="009A3F22" w:rsidRPr="000F3C94" w:rsidRDefault="009A3F22" w:rsidP="00B151ED">
            <w:pPr>
              <w:pStyle w:val="TableParagraph"/>
              <w:spacing w:before="60" w:after="60"/>
              <w:ind w:left="108"/>
              <w:jc w:val="center"/>
              <w:rPr>
                <w:sz w:val="18"/>
                <w:lang w:val="en-GB"/>
              </w:rPr>
            </w:pPr>
            <w:proofErr w:type="gramStart"/>
            <w:r w:rsidRPr="000F3C94">
              <w:rPr>
                <w:sz w:val="18"/>
                <w:lang w:val="en-GB"/>
              </w:rPr>
              <w:t>0..*</w:t>
            </w:r>
            <w:proofErr w:type="gramEnd"/>
          </w:p>
        </w:tc>
        <w:tc>
          <w:tcPr>
            <w:tcW w:w="1701" w:type="dxa"/>
            <w:shd w:val="clear" w:color="auto" w:fill="auto"/>
          </w:tcPr>
          <w:p w14:paraId="7CB0423F" w14:textId="77777777" w:rsidR="009A3F22" w:rsidRPr="000F3C94" w:rsidRDefault="009A3F22" w:rsidP="00130453">
            <w:pPr>
              <w:pStyle w:val="TableParagraph"/>
              <w:spacing w:before="60" w:after="60"/>
              <w:ind w:left="110"/>
              <w:rPr>
                <w:sz w:val="18"/>
                <w:lang w:val="en-GB"/>
              </w:rPr>
            </w:pPr>
            <w:proofErr w:type="spellStart"/>
            <w:r w:rsidRPr="000F3C94">
              <w:rPr>
                <w:sz w:val="18"/>
                <w:lang w:val="en-GB"/>
              </w:rPr>
              <w:t>CharacterString</w:t>
            </w:r>
            <w:proofErr w:type="spellEnd"/>
          </w:p>
        </w:tc>
      </w:tr>
      <w:tr w:rsidR="00BB6AB0" w:rsidRPr="000F3C94" w14:paraId="229F3379" w14:textId="77777777" w:rsidTr="00130453">
        <w:tc>
          <w:tcPr>
            <w:tcW w:w="1985" w:type="dxa"/>
            <w:shd w:val="clear" w:color="auto" w:fill="auto"/>
          </w:tcPr>
          <w:p w14:paraId="0D68941B" w14:textId="77777777" w:rsidR="009A3F22" w:rsidRPr="000F3C94" w:rsidRDefault="009A3F22" w:rsidP="00130453">
            <w:pPr>
              <w:pStyle w:val="TableParagraph"/>
              <w:spacing w:before="60" w:after="60"/>
              <w:ind w:left="107"/>
              <w:rPr>
                <w:sz w:val="18"/>
                <w:lang w:val="en-GB"/>
              </w:rPr>
            </w:pPr>
            <w:proofErr w:type="spellStart"/>
            <w:r w:rsidRPr="000F3C94">
              <w:rPr>
                <w:sz w:val="18"/>
                <w:lang w:val="en-GB"/>
              </w:rPr>
              <w:t>productionProcess</w:t>
            </w:r>
            <w:proofErr w:type="spellEnd"/>
          </w:p>
        </w:tc>
        <w:tc>
          <w:tcPr>
            <w:tcW w:w="3827" w:type="dxa"/>
            <w:shd w:val="clear" w:color="auto" w:fill="auto"/>
          </w:tcPr>
          <w:p w14:paraId="00067820" w14:textId="77777777" w:rsidR="009A3F22" w:rsidRPr="000F3C94" w:rsidRDefault="009A3F22" w:rsidP="00130453">
            <w:pPr>
              <w:pStyle w:val="TableParagraph"/>
              <w:spacing w:before="60" w:after="60"/>
              <w:ind w:left="110" w:right="291"/>
              <w:rPr>
                <w:sz w:val="18"/>
                <w:lang w:val="en-GB"/>
              </w:rPr>
            </w:pPr>
            <w:r w:rsidRPr="000F3C94">
              <w:rPr>
                <w:sz w:val="18"/>
                <w:lang w:val="en-GB"/>
              </w:rPr>
              <w:t>Link to a textual description of the</w:t>
            </w:r>
            <w:r w:rsidRPr="000F3C94">
              <w:rPr>
                <w:spacing w:val="1"/>
                <w:sz w:val="18"/>
                <w:lang w:val="en-GB"/>
              </w:rPr>
              <w:t xml:space="preserve"> </w:t>
            </w:r>
            <w:r w:rsidRPr="000F3C94">
              <w:rPr>
                <w:sz w:val="18"/>
                <w:lang w:val="en-GB"/>
              </w:rPr>
              <w:t>production process (including encoding</w:t>
            </w:r>
            <w:r w:rsidRPr="000F3C94">
              <w:rPr>
                <w:spacing w:val="-48"/>
                <w:sz w:val="18"/>
                <w:lang w:val="en-GB"/>
              </w:rPr>
              <w:t xml:space="preserve"> </w:t>
            </w:r>
            <w:r w:rsidRPr="000F3C94">
              <w:rPr>
                <w:sz w:val="18"/>
                <w:lang w:val="en-GB"/>
              </w:rPr>
              <w:t>guide) applicable to the datasets</w:t>
            </w:r>
            <w:r w:rsidRPr="000F3C94">
              <w:rPr>
                <w:spacing w:val="1"/>
                <w:sz w:val="18"/>
                <w:lang w:val="en-GB"/>
              </w:rPr>
              <w:t xml:space="preserve"> </w:t>
            </w:r>
            <w:r w:rsidRPr="000F3C94">
              <w:rPr>
                <w:sz w:val="18"/>
                <w:lang w:val="en-GB"/>
              </w:rPr>
              <w:t>compliant</w:t>
            </w:r>
            <w:r w:rsidRPr="000F3C94">
              <w:rPr>
                <w:spacing w:val="-1"/>
                <w:sz w:val="18"/>
                <w:lang w:val="en-GB"/>
              </w:rPr>
              <w:t xml:space="preserve"> </w:t>
            </w:r>
            <w:r w:rsidRPr="000F3C94">
              <w:rPr>
                <w:sz w:val="18"/>
                <w:lang w:val="en-GB"/>
              </w:rPr>
              <w:t>with</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133B0C77" w14:textId="77777777" w:rsidR="009A3F22" w:rsidRPr="000F3C94" w:rsidRDefault="009A3F22" w:rsidP="00B151ED">
            <w:pPr>
              <w:pStyle w:val="TableParagraph"/>
              <w:spacing w:before="60" w:after="60"/>
              <w:ind w:left="108"/>
              <w:jc w:val="center"/>
              <w:rPr>
                <w:sz w:val="18"/>
                <w:lang w:val="en-GB"/>
              </w:rPr>
            </w:pPr>
            <w:proofErr w:type="gramStart"/>
            <w:r w:rsidRPr="000F3C94">
              <w:rPr>
                <w:sz w:val="18"/>
                <w:lang w:val="en-GB"/>
              </w:rPr>
              <w:t>0..*</w:t>
            </w:r>
            <w:proofErr w:type="gramEnd"/>
          </w:p>
        </w:tc>
        <w:tc>
          <w:tcPr>
            <w:tcW w:w="1701" w:type="dxa"/>
            <w:shd w:val="clear" w:color="auto" w:fill="auto"/>
          </w:tcPr>
          <w:p w14:paraId="5B59E47B" w14:textId="77777777" w:rsidR="009A3F22" w:rsidRPr="000F3C94" w:rsidRDefault="009A3F22" w:rsidP="00130453">
            <w:pPr>
              <w:pStyle w:val="TableParagraph"/>
              <w:spacing w:before="60" w:after="60"/>
              <w:ind w:left="110"/>
              <w:rPr>
                <w:sz w:val="18"/>
                <w:lang w:val="en-GB"/>
              </w:rPr>
            </w:pPr>
            <w:proofErr w:type="spellStart"/>
            <w:r w:rsidRPr="000F3C94">
              <w:rPr>
                <w:sz w:val="18"/>
                <w:lang w:val="en-GB"/>
              </w:rPr>
              <w:t>CharacterString</w:t>
            </w:r>
            <w:proofErr w:type="spellEnd"/>
            <w:r w:rsidRPr="000F3C94">
              <w:rPr>
                <w:spacing w:val="-2"/>
                <w:sz w:val="18"/>
                <w:lang w:val="en-GB"/>
              </w:rPr>
              <w:t xml:space="preserve"> </w:t>
            </w:r>
            <w:r w:rsidRPr="000F3C94">
              <w:rPr>
                <w:sz w:val="18"/>
                <w:lang w:val="en-GB"/>
              </w:rPr>
              <w:t>(URL)</w:t>
            </w:r>
          </w:p>
        </w:tc>
      </w:tr>
    </w:tbl>
    <w:p w14:paraId="17433BEA" w14:textId="77777777" w:rsidR="009A3F22" w:rsidRPr="000F3C94" w:rsidRDefault="009A3F22" w:rsidP="009A3F22">
      <w:pPr>
        <w:rPr>
          <w:lang w:val="en-GB"/>
        </w:rPr>
      </w:pPr>
    </w:p>
    <w:p w14:paraId="0FD9387C" w14:textId="77777777" w:rsidR="00056ECE" w:rsidRPr="000F3C94" w:rsidRDefault="00056ECE" w:rsidP="00B151ED">
      <w:pPr>
        <w:pStyle w:val="Heading1"/>
        <w:tabs>
          <w:tab w:val="clear" w:pos="400"/>
        </w:tabs>
        <w:rPr>
          <w:lang w:val="en-GB"/>
        </w:rPr>
      </w:pPr>
      <w:bookmarkStart w:id="154" w:name="_Toc152232566"/>
      <w:bookmarkStart w:id="155" w:name="_Toc194500002"/>
      <w:r w:rsidRPr="000F3C94">
        <w:rPr>
          <w:lang w:val="en-GB"/>
        </w:rPr>
        <w:lastRenderedPageBreak/>
        <w:t>Maintenance</w:t>
      </w:r>
      <w:bookmarkEnd w:id="152"/>
      <w:bookmarkEnd w:id="153"/>
      <w:bookmarkEnd w:id="154"/>
      <w:bookmarkEnd w:id="155"/>
    </w:p>
    <w:p w14:paraId="0C4024F0" w14:textId="2DF59A2F" w:rsidR="00CB24EC" w:rsidRPr="000F3C94" w:rsidRDefault="00CB24EC" w:rsidP="00B151ED">
      <w:pPr>
        <w:pStyle w:val="Heading2"/>
        <w:tabs>
          <w:tab w:val="clear" w:pos="540"/>
        </w:tabs>
        <w:rPr>
          <w:rFonts w:eastAsia="Malgun Gothic"/>
          <w:lang w:val="en-GB"/>
        </w:rPr>
      </w:pPr>
      <w:bookmarkStart w:id="156" w:name="_Toc152232567"/>
      <w:bookmarkStart w:id="157" w:name="_Toc194500003"/>
      <w:r w:rsidRPr="000F3C94">
        <w:rPr>
          <w:rFonts w:eastAsia="Malgun Gothic"/>
          <w:lang w:val="en-GB"/>
        </w:rPr>
        <w:t>Introduction</w:t>
      </w:r>
      <w:bookmarkEnd w:id="156"/>
      <w:bookmarkEnd w:id="157"/>
    </w:p>
    <w:p w14:paraId="6566D9BE" w14:textId="77777777" w:rsidR="00CB24EC" w:rsidRPr="000F3C94" w:rsidRDefault="00CB24EC" w:rsidP="00CB24EC">
      <w:pPr>
        <w:rPr>
          <w:rFonts w:eastAsia="Malgun Gothic"/>
          <w:lang w:val="en-GB"/>
        </w:rPr>
      </w:pPr>
      <w:r w:rsidRPr="000F3C94">
        <w:rPr>
          <w:rFonts w:eastAsia="Malgun Gothic"/>
          <w:lang w:val="en-GB"/>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Pr="000F3C94" w:rsidRDefault="00CB24EC" w:rsidP="00CB24EC">
      <w:pPr>
        <w:rPr>
          <w:rFonts w:eastAsia="Malgun Gothic"/>
          <w:lang w:val="en-GB"/>
        </w:rPr>
      </w:pPr>
      <w:r w:rsidRPr="000F3C94">
        <w:rPr>
          <w:rFonts w:eastAsia="Malgun Gothic"/>
          <w:lang w:val="en-GB"/>
        </w:rPr>
        <w:t>Data Producers must use applicable sources to maintain and update data and provide a brief description of the sources that were used to produce the dataset in the appropriate metadata field.</w:t>
      </w:r>
    </w:p>
    <w:p w14:paraId="6C962A18" w14:textId="77777777" w:rsidR="00981085" w:rsidRPr="000F3C94" w:rsidRDefault="00981085" w:rsidP="00CB24EC">
      <w:pPr>
        <w:rPr>
          <w:rFonts w:eastAsia="Malgun Gothic"/>
          <w:lang w:val="en-GB"/>
        </w:rPr>
      </w:pPr>
    </w:p>
    <w:p w14:paraId="1507B873" w14:textId="15F1871A" w:rsidR="00C53830" w:rsidRPr="000F3C94" w:rsidRDefault="00C53830" w:rsidP="00981085">
      <w:pPr>
        <w:pStyle w:val="Heading2"/>
        <w:tabs>
          <w:tab w:val="clear" w:pos="540"/>
        </w:tabs>
        <w:rPr>
          <w:lang w:val="en-GB"/>
        </w:rPr>
      </w:pPr>
      <w:bookmarkStart w:id="158" w:name="_Toc152232568"/>
      <w:bookmarkStart w:id="159" w:name="_Toc194500004"/>
      <w:r w:rsidRPr="000F3C94">
        <w:rPr>
          <w:lang w:val="en-GB"/>
        </w:rPr>
        <w:t xml:space="preserve">Production </w:t>
      </w:r>
      <w:r w:rsidR="00BA14C4" w:rsidRPr="000F3C94">
        <w:rPr>
          <w:lang w:val="en-GB"/>
        </w:rPr>
        <w:t>p</w:t>
      </w:r>
      <w:r w:rsidRPr="000F3C94">
        <w:rPr>
          <w:lang w:val="en-GB"/>
        </w:rPr>
        <w:t>rocess</w:t>
      </w:r>
      <w:r w:rsidR="001F6538" w:rsidRPr="000F3C94">
        <w:rPr>
          <w:lang w:val="en-GB"/>
        </w:rPr>
        <w:t xml:space="preserve"> for base and update datasets</w:t>
      </w:r>
      <w:bookmarkEnd w:id="158"/>
      <w:bookmarkEnd w:id="159"/>
    </w:p>
    <w:p w14:paraId="773E2942" w14:textId="4C84E988" w:rsidR="00F3650C" w:rsidRPr="000F3C94" w:rsidRDefault="00821697" w:rsidP="00F3650C">
      <w:pPr>
        <w:rPr>
          <w:rFonts w:eastAsia="Malgun Gothic"/>
          <w:lang w:val="en-GB"/>
        </w:rPr>
      </w:pPr>
      <w:r w:rsidRPr="000F3C94">
        <w:rPr>
          <w:lang w:val="en-GB"/>
        </w:rPr>
        <w:t>Data Producers should follow their established production processes for maintaining and updating</w:t>
      </w:r>
      <w:r w:rsidRPr="000F3C94">
        <w:rPr>
          <w:spacing w:val="1"/>
          <w:lang w:val="en-GB"/>
        </w:rPr>
        <w:t xml:space="preserve"> </w:t>
      </w:r>
      <w:r w:rsidRPr="000F3C94">
        <w:rPr>
          <w:lang w:val="en-GB"/>
        </w:rPr>
        <w:t>datasets. Data is produced against the DCEG and checked against the appropriate set of validation</w:t>
      </w:r>
      <w:r w:rsidRPr="000F3C94">
        <w:rPr>
          <w:spacing w:val="1"/>
          <w:lang w:val="en-GB"/>
        </w:rPr>
        <w:t xml:space="preserve"> </w:t>
      </w:r>
      <w:r w:rsidRPr="000F3C94">
        <w:rPr>
          <w:lang w:val="en-GB"/>
        </w:rPr>
        <w:t>checks in</w:t>
      </w:r>
      <w:r w:rsidRPr="000F3C94">
        <w:rPr>
          <w:spacing w:val="-1"/>
          <w:lang w:val="en-GB"/>
        </w:rPr>
        <w:t xml:space="preserve"> </w:t>
      </w:r>
      <w:r w:rsidR="00981085" w:rsidRPr="000F3C94">
        <w:rPr>
          <w:lang w:val="en-GB"/>
        </w:rPr>
        <w:t xml:space="preserve">IHO Publication </w:t>
      </w:r>
      <w:r w:rsidR="00655C2A" w:rsidRPr="000F3C94">
        <w:rPr>
          <w:lang w:val="en-GB"/>
        </w:rPr>
        <w:t>S-158:128</w:t>
      </w:r>
      <w:r w:rsidR="00F3650C" w:rsidRPr="000F3C94">
        <w:rPr>
          <w:rFonts w:eastAsia="Malgun Gothic"/>
          <w:lang w:val="en-GB"/>
        </w:rPr>
        <w:t>.</w:t>
      </w:r>
    </w:p>
    <w:p w14:paraId="6E1FDB84" w14:textId="77777777" w:rsidR="00655C2A" w:rsidRPr="000F3C94" w:rsidRDefault="00655C2A" w:rsidP="00F3650C">
      <w:pPr>
        <w:rPr>
          <w:rFonts w:eastAsia="Malgun Gothic"/>
          <w:lang w:val="en-GB"/>
        </w:rPr>
      </w:pPr>
    </w:p>
    <w:p w14:paraId="0EEA7535" w14:textId="4F668BA4" w:rsidR="00EE4229" w:rsidRPr="000F3C94" w:rsidRDefault="00EE4229" w:rsidP="00655C2A">
      <w:pPr>
        <w:pStyle w:val="Heading2"/>
        <w:tabs>
          <w:tab w:val="clear" w:pos="540"/>
        </w:tabs>
        <w:rPr>
          <w:rFonts w:eastAsia="Malgun Gothic"/>
          <w:lang w:val="en-GB"/>
        </w:rPr>
      </w:pPr>
      <w:bookmarkStart w:id="160" w:name="_Toc152232569"/>
      <w:bookmarkStart w:id="161" w:name="_Toc194500005"/>
      <w:r w:rsidRPr="000F3C94">
        <w:rPr>
          <w:rFonts w:eastAsia="Malgun Gothic"/>
          <w:lang w:val="en-GB"/>
        </w:rPr>
        <w:t>Dataset updates and cancellation</w:t>
      </w:r>
      <w:bookmarkEnd w:id="160"/>
      <w:bookmarkEnd w:id="161"/>
    </w:p>
    <w:p w14:paraId="6094548B" w14:textId="77777777" w:rsidR="00EE4229" w:rsidRPr="000F3C94" w:rsidRDefault="00EE4229" w:rsidP="00EE4229">
      <w:pPr>
        <w:rPr>
          <w:lang w:val="en-GB"/>
        </w:rPr>
      </w:pP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issue</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indicated</w:t>
      </w:r>
      <w:r w:rsidRPr="000F3C94">
        <w:rPr>
          <w:spacing w:val="-8"/>
          <w:lang w:val="en-GB"/>
        </w:rPr>
        <w:t xml:space="preserve"> </w:t>
      </w:r>
      <w:r w:rsidRPr="000F3C94">
        <w:rPr>
          <w:lang w:val="en-GB"/>
        </w:rPr>
        <w:t>in</w:t>
      </w:r>
      <w:r w:rsidRPr="000F3C94">
        <w:rPr>
          <w:spacing w:val="-9"/>
          <w:lang w:val="en-GB"/>
        </w:rPr>
        <w:t xml:space="preserve"> </w:t>
      </w: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field</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9"/>
          <w:lang w:val="en-GB"/>
        </w:rPr>
        <w:t xml:space="preserve"> </w:t>
      </w:r>
      <w:r w:rsidRPr="000F3C94">
        <w:rPr>
          <w:lang w:val="en-GB"/>
        </w:rPr>
        <w:t>discovery</w:t>
      </w:r>
      <w:r w:rsidRPr="000F3C94">
        <w:rPr>
          <w:spacing w:val="-11"/>
          <w:lang w:val="en-GB"/>
        </w:rPr>
        <w:t xml:space="preserve"> </w:t>
      </w:r>
      <w:r w:rsidRPr="000F3C94">
        <w:rPr>
          <w:lang w:val="en-GB"/>
        </w:rPr>
        <w:t>metadata.</w:t>
      </w:r>
      <w:r w:rsidRPr="000F3C94">
        <w:rPr>
          <w:spacing w:val="1"/>
          <w:lang w:val="en-GB"/>
        </w:rPr>
        <w:t xml:space="preserve"> </w:t>
      </w:r>
      <w:r w:rsidRPr="000F3C94">
        <w:rPr>
          <w:lang w:val="en-GB"/>
        </w:rPr>
        <w:t>In order to terminate a dataset, an update dataset file is created for which the Edition number must be</w:t>
      </w:r>
      <w:r w:rsidRPr="000F3C94">
        <w:rPr>
          <w:spacing w:val="1"/>
          <w:lang w:val="en-GB"/>
        </w:rPr>
        <w:t xml:space="preserve"> </w:t>
      </w:r>
      <w:r w:rsidRPr="000F3C94">
        <w:rPr>
          <w:lang w:val="en-GB"/>
        </w:rPr>
        <w:t>set</w:t>
      </w:r>
      <w:r w:rsidRPr="000F3C94">
        <w:rPr>
          <w:spacing w:val="-2"/>
          <w:lang w:val="en-GB"/>
        </w:rPr>
        <w:t xml:space="preserve"> </w:t>
      </w:r>
      <w:r w:rsidRPr="000F3C94">
        <w:rPr>
          <w:lang w:val="en-GB"/>
        </w:rPr>
        <w:t>to</w:t>
      </w:r>
      <w:r w:rsidRPr="000F3C94">
        <w:rPr>
          <w:spacing w:val="-1"/>
          <w:lang w:val="en-GB"/>
        </w:rPr>
        <w:t xml:space="preserve"> </w:t>
      </w:r>
      <w:r w:rsidRPr="000F3C94">
        <w:rPr>
          <w:lang w:val="en-GB"/>
        </w:rPr>
        <w:t>0</w:t>
      </w:r>
      <w:r w:rsidRPr="000F3C94">
        <w:rPr>
          <w:spacing w:val="-1"/>
          <w:lang w:val="en-GB"/>
        </w:rPr>
        <w:t xml:space="preserve"> </w:t>
      </w:r>
      <w:r w:rsidRPr="000F3C94">
        <w:rPr>
          <w:lang w:val="en-GB"/>
        </w:rPr>
        <w:t>(000).</w:t>
      </w:r>
      <w:r w:rsidRPr="000F3C94">
        <w:rPr>
          <w:spacing w:val="-2"/>
          <w:lang w:val="en-GB"/>
        </w:rPr>
        <w:t xml:space="preserve"> </w:t>
      </w:r>
      <w:r w:rsidRPr="000F3C94">
        <w:rPr>
          <w:lang w:val="en-GB"/>
        </w:rPr>
        <w:t>This convention</w:t>
      </w:r>
      <w:r w:rsidRPr="000F3C94">
        <w:rPr>
          <w:spacing w:val="1"/>
          <w:lang w:val="en-GB"/>
        </w:rPr>
        <w:t xml:space="preserve"> </w:t>
      </w:r>
      <w:r w:rsidRPr="000F3C94">
        <w:rPr>
          <w:lang w:val="en-GB"/>
        </w:rPr>
        <w:t>is only</w:t>
      </w:r>
      <w:r w:rsidRPr="000F3C94">
        <w:rPr>
          <w:spacing w:val="-5"/>
          <w:lang w:val="en-GB"/>
        </w:rPr>
        <w:t xml:space="preserve"> </w:t>
      </w:r>
      <w:r w:rsidRPr="000F3C94">
        <w:rPr>
          <w:lang w:val="en-GB"/>
        </w:rPr>
        <w:t>used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cancel a base</w:t>
      </w:r>
      <w:r w:rsidRPr="000F3C94">
        <w:rPr>
          <w:spacing w:val="-1"/>
          <w:lang w:val="en-GB"/>
        </w:rPr>
        <w:t xml:space="preserve"> </w:t>
      </w:r>
      <w:r w:rsidRPr="000F3C94">
        <w:rPr>
          <w:lang w:val="en-GB"/>
        </w:rPr>
        <w:t>dataset</w:t>
      </w:r>
      <w:r w:rsidRPr="000F3C94">
        <w:rPr>
          <w:spacing w:val="1"/>
          <w:lang w:val="en-GB"/>
        </w:rPr>
        <w:t xml:space="preserve"> </w:t>
      </w:r>
      <w:r w:rsidRPr="000F3C94">
        <w:rPr>
          <w:lang w:val="en-GB"/>
        </w:rPr>
        <w:t>file.</w:t>
      </w:r>
    </w:p>
    <w:p w14:paraId="357C315D" w14:textId="77777777" w:rsidR="00EE4229" w:rsidRPr="000F3C94" w:rsidRDefault="00EE4229" w:rsidP="00EE4229">
      <w:pPr>
        <w:rPr>
          <w:lang w:val="en-GB"/>
        </w:rPr>
      </w:pPr>
      <w:r w:rsidRPr="000F3C94">
        <w:rPr>
          <w:lang w:val="en-GB"/>
        </w:rPr>
        <w:t>Where</w:t>
      </w:r>
      <w:r w:rsidRPr="000F3C94">
        <w:rPr>
          <w:spacing w:val="-5"/>
          <w:lang w:val="en-GB"/>
        </w:rPr>
        <w:t xml:space="preserve"> </w:t>
      </w:r>
      <w:r w:rsidRPr="000F3C94">
        <w:rPr>
          <w:lang w:val="en-GB"/>
        </w:rPr>
        <w:t>a</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is</w:t>
      </w:r>
      <w:r w:rsidRPr="000F3C94">
        <w:rPr>
          <w:spacing w:val="-3"/>
          <w:lang w:val="en-GB"/>
        </w:rPr>
        <w:t xml:space="preserve"> </w:t>
      </w:r>
      <w:r w:rsidRPr="000F3C94">
        <w:rPr>
          <w:lang w:val="en-GB"/>
        </w:rPr>
        <w:t>cancelled</w:t>
      </w:r>
      <w:r w:rsidRPr="000F3C94">
        <w:rPr>
          <w:spacing w:val="-6"/>
          <w:lang w:val="en-GB"/>
        </w:rPr>
        <w:t xml:space="preserve"> </w:t>
      </w:r>
      <w:r w:rsidRPr="000F3C94">
        <w:rPr>
          <w:lang w:val="en-GB"/>
        </w:rPr>
        <w:t>and</w:t>
      </w:r>
      <w:r w:rsidRPr="000F3C94">
        <w:rPr>
          <w:spacing w:val="-5"/>
          <w:lang w:val="en-GB"/>
        </w:rPr>
        <w:t xml:space="preserve"> </w:t>
      </w:r>
      <w:r w:rsidRPr="000F3C94">
        <w:rPr>
          <w:lang w:val="en-GB"/>
        </w:rPr>
        <w:t>its</w:t>
      </w:r>
      <w:r w:rsidRPr="000F3C94">
        <w:rPr>
          <w:spacing w:val="-3"/>
          <w:lang w:val="en-GB"/>
        </w:rPr>
        <w:t xml:space="preserve"> </w:t>
      </w:r>
      <w:r w:rsidRPr="000F3C94">
        <w:rPr>
          <w:lang w:val="en-GB"/>
        </w:rPr>
        <w:t>name</w:t>
      </w:r>
      <w:r w:rsidRPr="000F3C94">
        <w:rPr>
          <w:spacing w:val="-5"/>
          <w:lang w:val="en-GB"/>
        </w:rPr>
        <w:t xml:space="preserve"> </w:t>
      </w:r>
      <w:r w:rsidRPr="000F3C94">
        <w:rPr>
          <w:lang w:val="en-GB"/>
        </w:rPr>
        <w:t>is</w:t>
      </w:r>
      <w:r w:rsidRPr="000F3C94">
        <w:rPr>
          <w:spacing w:val="-4"/>
          <w:lang w:val="en-GB"/>
        </w:rPr>
        <w:t xml:space="preserve"> </w:t>
      </w:r>
      <w:r w:rsidRPr="000F3C94">
        <w:rPr>
          <w:lang w:val="en-GB"/>
        </w:rPr>
        <w:t>reused</w:t>
      </w:r>
      <w:r w:rsidRPr="000F3C94">
        <w:rPr>
          <w:spacing w:val="-5"/>
          <w:lang w:val="en-GB"/>
        </w:rPr>
        <w:t xml:space="preserve"> </w:t>
      </w:r>
      <w:r w:rsidRPr="000F3C94">
        <w:rPr>
          <w:lang w:val="en-GB"/>
        </w:rPr>
        <w:t>at</w:t>
      </w:r>
      <w:r w:rsidRPr="000F3C94">
        <w:rPr>
          <w:spacing w:val="-5"/>
          <w:lang w:val="en-GB"/>
        </w:rPr>
        <w:t xml:space="preserve"> </w:t>
      </w:r>
      <w:r w:rsidRPr="000F3C94">
        <w:rPr>
          <w:lang w:val="en-GB"/>
        </w:rPr>
        <w:t>a</w:t>
      </w:r>
      <w:r w:rsidRPr="000F3C94">
        <w:rPr>
          <w:spacing w:val="-5"/>
          <w:lang w:val="en-GB"/>
        </w:rPr>
        <w:t xml:space="preserve"> </w:t>
      </w:r>
      <w:r w:rsidRPr="000F3C94">
        <w:rPr>
          <w:lang w:val="en-GB"/>
        </w:rPr>
        <w:t>later</w:t>
      </w:r>
      <w:r w:rsidRPr="000F3C94">
        <w:rPr>
          <w:spacing w:val="-5"/>
          <w:lang w:val="en-GB"/>
        </w:rPr>
        <w:t xml:space="preserve"> </w:t>
      </w:r>
      <w:r w:rsidRPr="000F3C94">
        <w:rPr>
          <w:lang w:val="en-GB"/>
        </w:rPr>
        <w:t>date,</w:t>
      </w:r>
      <w:r w:rsidRPr="000F3C94">
        <w:rPr>
          <w:spacing w:val="-4"/>
          <w:lang w:val="en-GB"/>
        </w:rPr>
        <w:t xml:space="preserve"> </w:t>
      </w:r>
      <w:r w:rsidRPr="000F3C94">
        <w:rPr>
          <w:lang w:val="en-GB"/>
        </w:rPr>
        <w:t>the</w:t>
      </w:r>
      <w:r w:rsidRPr="000F3C94">
        <w:rPr>
          <w:spacing w:val="-5"/>
          <w:lang w:val="en-GB"/>
        </w:rPr>
        <w:t xml:space="preserve"> </w:t>
      </w:r>
      <w:r w:rsidRPr="000F3C94">
        <w:rPr>
          <w:lang w:val="en-GB"/>
        </w:rPr>
        <w:t>issue</w:t>
      </w:r>
      <w:r w:rsidRPr="000F3C94">
        <w:rPr>
          <w:spacing w:val="-5"/>
          <w:lang w:val="en-GB"/>
        </w:rPr>
        <w:t xml:space="preserve"> </w:t>
      </w:r>
      <w:r w:rsidRPr="000F3C94">
        <w:rPr>
          <w:lang w:val="en-GB"/>
        </w:rPr>
        <w:t>date</w:t>
      </w:r>
      <w:r w:rsidRPr="000F3C94">
        <w:rPr>
          <w:spacing w:val="-3"/>
          <w:lang w:val="en-GB"/>
        </w:rPr>
        <w:t xml:space="preserve"> </w:t>
      </w:r>
      <w:r w:rsidRPr="000F3C94">
        <w:rPr>
          <w:lang w:val="en-GB"/>
        </w:rPr>
        <w:t>must</w:t>
      </w:r>
      <w:r w:rsidRPr="000F3C94">
        <w:rPr>
          <w:spacing w:val="-4"/>
          <w:lang w:val="en-GB"/>
        </w:rPr>
        <w:t xml:space="preserve"> </w:t>
      </w:r>
      <w:r w:rsidRPr="000F3C94">
        <w:rPr>
          <w:lang w:val="en-GB"/>
        </w:rPr>
        <w:t>be</w:t>
      </w:r>
      <w:r w:rsidRPr="000F3C94">
        <w:rPr>
          <w:spacing w:val="-5"/>
          <w:lang w:val="en-GB"/>
        </w:rPr>
        <w:t xml:space="preserve"> </w:t>
      </w:r>
      <w:r w:rsidRPr="000F3C94">
        <w:rPr>
          <w:lang w:val="en-GB"/>
        </w:rPr>
        <w:t>greater</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the issue</w:t>
      </w:r>
      <w:r w:rsidRPr="000F3C94">
        <w:rPr>
          <w:spacing w:val="-1"/>
          <w:lang w:val="en-GB"/>
        </w:rPr>
        <w:t xml:space="preserve"> </w:t>
      </w:r>
      <w:r w:rsidRPr="000F3C94">
        <w:rPr>
          <w:lang w:val="en-GB"/>
        </w:rPr>
        <w:t>date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dataset.</w:t>
      </w:r>
    </w:p>
    <w:p w14:paraId="787E8098" w14:textId="77777777" w:rsidR="00EE4229" w:rsidRPr="000F3C94" w:rsidRDefault="00EE4229" w:rsidP="00EE4229">
      <w:pPr>
        <w:rPr>
          <w:lang w:val="en-GB"/>
        </w:rPr>
      </w:pPr>
      <w:r w:rsidRPr="000F3C94">
        <w:rPr>
          <w:lang w:val="en-GB"/>
        </w:rPr>
        <w:t>When</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dataset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it</w:t>
      </w:r>
      <w:r w:rsidRPr="000F3C94">
        <w:rPr>
          <w:spacing w:val="-2"/>
          <w:lang w:val="en-GB"/>
        </w:rPr>
        <w:t xml:space="preserve"> </w:t>
      </w:r>
      <w:r w:rsidRPr="000F3C94">
        <w:rPr>
          <w:lang w:val="en-GB"/>
        </w:rPr>
        <w:t>must</w:t>
      </w:r>
      <w:r w:rsidRPr="000F3C94">
        <w:rPr>
          <w:spacing w:val="-2"/>
          <w:lang w:val="en-GB"/>
        </w:rPr>
        <w:t xml:space="preserve"> </w:t>
      </w:r>
      <w:r w:rsidRPr="000F3C94">
        <w:rPr>
          <w:lang w:val="en-GB"/>
        </w:rPr>
        <w:t>be</w:t>
      </w:r>
      <w:r w:rsidRPr="000F3C94">
        <w:rPr>
          <w:spacing w:val="-3"/>
          <w:lang w:val="en-GB"/>
        </w:rPr>
        <w:t xml:space="preserve"> </w:t>
      </w:r>
      <w:r w:rsidRPr="000F3C94">
        <w:rPr>
          <w:lang w:val="en-GB"/>
        </w:rPr>
        <w:t>removed</w:t>
      </w:r>
      <w:r w:rsidRPr="000F3C94">
        <w:rPr>
          <w:spacing w:val="-2"/>
          <w:lang w:val="en-GB"/>
        </w:rPr>
        <w:t xml:space="preserve"> </w:t>
      </w:r>
      <w:r w:rsidRPr="000F3C94">
        <w:rPr>
          <w:lang w:val="en-GB"/>
        </w:rPr>
        <w:t>from</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system.</w:t>
      </w:r>
    </w:p>
    <w:p w14:paraId="28182FD2" w14:textId="77777777" w:rsidR="00EE4229" w:rsidRPr="000F3C94" w:rsidRDefault="00EE4229" w:rsidP="00EE4229">
      <w:pPr>
        <w:rPr>
          <w:lang w:val="en-GB"/>
        </w:rPr>
      </w:pPr>
      <w:r w:rsidRPr="000F3C94">
        <w:rPr>
          <w:lang w:val="en-GB"/>
        </w:rPr>
        <w:t>An Exchange Set may contain base dataset files and update dataset files for the same datasets. Under</w:t>
      </w:r>
      <w:r w:rsidRPr="000F3C94">
        <w:rPr>
          <w:spacing w:val="-53"/>
          <w:lang w:val="en-GB"/>
        </w:rPr>
        <w:t xml:space="preserve"> </w:t>
      </w:r>
      <w:r w:rsidRPr="000F3C94">
        <w:rPr>
          <w:lang w:val="en-GB"/>
        </w:rPr>
        <w:t>these circumstances the update dataset files must follow in the correct sequential order from the last</w:t>
      </w:r>
      <w:r w:rsidRPr="000F3C94">
        <w:rPr>
          <w:spacing w:val="1"/>
          <w:lang w:val="en-GB"/>
        </w:rPr>
        <w:t xml:space="preserve"> </w:t>
      </w:r>
      <w:r w:rsidRPr="000F3C94">
        <w:rPr>
          <w:lang w:val="en-GB"/>
        </w:rPr>
        <w:t>update</w:t>
      </w:r>
      <w:r w:rsidRPr="000F3C94">
        <w:rPr>
          <w:spacing w:val="-2"/>
          <w:lang w:val="en-GB"/>
        </w:rPr>
        <w:t xml:space="preserve"> </w:t>
      </w:r>
      <w:r w:rsidRPr="000F3C94">
        <w:rPr>
          <w:lang w:val="en-GB"/>
        </w:rPr>
        <w:t>applied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base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w:t>
      </w:r>
    </w:p>
    <w:p w14:paraId="6666F810" w14:textId="77777777" w:rsidR="00433B8E" w:rsidRPr="000F3C94" w:rsidRDefault="00433B8E" w:rsidP="00EE4229">
      <w:pPr>
        <w:rPr>
          <w:lang w:val="en-GB"/>
        </w:rPr>
      </w:pPr>
    </w:p>
    <w:p w14:paraId="4921FE3B" w14:textId="612969A8" w:rsidR="00EE4229" w:rsidRPr="000F3C94" w:rsidRDefault="00EE4229" w:rsidP="00DD30D1">
      <w:pPr>
        <w:pStyle w:val="Heading2"/>
        <w:tabs>
          <w:tab w:val="clear" w:pos="540"/>
        </w:tabs>
        <w:rPr>
          <w:rFonts w:eastAsia="Malgun Gothic"/>
          <w:lang w:val="en-GB"/>
        </w:rPr>
      </w:pPr>
      <w:bookmarkStart w:id="162" w:name="_Toc152232570"/>
      <w:bookmarkStart w:id="163" w:name="_Toc194500006"/>
      <w:r w:rsidRPr="000F3C94">
        <w:rPr>
          <w:rFonts w:eastAsia="Malgun Gothic"/>
          <w:lang w:val="en-GB"/>
        </w:rPr>
        <w:t>Support file updates</w:t>
      </w:r>
      <w:bookmarkEnd w:id="162"/>
      <w:bookmarkEnd w:id="163"/>
    </w:p>
    <w:p w14:paraId="7BD6319D" w14:textId="77777777" w:rsidR="00EE4229" w:rsidRPr="000F3C94" w:rsidRDefault="00EE4229" w:rsidP="00EE4229">
      <w:pPr>
        <w:rPr>
          <w:rFonts w:eastAsia="Malgun Gothic"/>
          <w:lang w:val="en-GB"/>
        </w:rPr>
      </w:pPr>
      <w:r w:rsidRPr="000F3C94">
        <w:rPr>
          <w:rFonts w:eastAsia="Malgun Gothic"/>
          <w:lang w:val="en-GB"/>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6C79E8B5" w:rsidR="00EE4229" w:rsidRPr="000F3C94" w:rsidRDefault="00EE4229" w:rsidP="00EE4229">
      <w:pPr>
        <w:rPr>
          <w:rFonts w:eastAsia="Malgun Gothic"/>
          <w:lang w:val="en-GB"/>
        </w:rPr>
      </w:pPr>
      <w:r w:rsidRPr="000F3C94">
        <w:rPr>
          <w:rFonts w:eastAsia="Malgun Gothic"/>
          <w:lang w:val="en-GB"/>
        </w:rPr>
        <w:t xml:space="preserve">Updates, in form of a New Edition or a replacement, or deletions of a support file may require concurrent updates to feature or information type instance attributes that depend on the file; for example, </w:t>
      </w:r>
      <w:proofErr w:type="spellStart"/>
      <w:r w:rsidRPr="000F3C94">
        <w:rPr>
          <w:rFonts w:eastAsia="Malgun Gothic"/>
          <w:lang w:val="en-GB"/>
        </w:rPr>
        <w:t>fileReference</w:t>
      </w:r>
      <w:proofErr w:type="spellEnd"/>
      <w:r w:rsidRPr="000F3C94">
        <w:rPr>
          <w:rFonts w:eastAsia="Malgun Gothic"/>
          <w:lang w:val="en-GB"/>
        </w:rPr>
        <w:t xml:space="preserve">, and </w:t>
      </w:r>
      <w:proofErr w:type="spellStart"/>
      <w:r w:rsidRPr="000F3C94">
        <w:rPr>
          <w:rFonts w:eastAsia="Malgun Gothic"/>
          <w:lang w:val="en-GB"/>
        </w:rPr>
        <w:t>fileLocator</w:t>
      </w:r>
      <w:proofErr w:type="spellEnd"/>
      <w:r w:rsidRPr="000F3C94">
        <w:rPr>
          <w:rFonts w:eastAsia="Malgun Gothic"/>
          <w:lang w:val="en-GB"/>
        </w:rPr>
        <w:t xml:space="preserve"> attributes.</w:t>
      </w:r>
    </w:p>
    <w:p w14:paraId="27CF29C6" w14:textId="77777777" w:rsidR="00433B8E" w:rsidRPr="000F3C94" w:rsidRDefault="00433B8E" w:rsidP="00EE4229">
      <w:pPr>
        <w:rPr>
          <w:rFonts w:eastAsia="Malgun Gothic"/>
          <w:lang w:val="en-GB"/>
        </w:rPr>
      </w:pPr>
    </w:p>
    <w:p w14:paraId="2E4B30D6" w14:textId="04CD491D" w:rsidR="00EE4229" w:rsidRPr="000F3C94" w:rsidRDefault="00EE4229" w:rsidP="00DD30D1">
      <w:pPr>
        <w:pStyle w:val="Heading2"/>
        <w:tabs>
          <w:tab w:val="clear" w:pos="540"/>
        </w:tabs>
        <w:rPr>
          <w:rFonts w:eastAsia="Malgun Gothic"/>
          <w:lang w:val="en-GB"/>
        </w:rPr>
      </w:pPr>
      <w:bookmarkStart w:id="164" w:name="_Toc152232571"/>
      <w:bookmarkStart w:id="165" w:name="_Toc194500007"/>
      <w:r w:rsidRPr="000F3C94">
        <w:rPr>
          <w:rFonts w:eastAsia="Malgun Gothic"/>
          <w:lang w:val="en-GB"/>
        </w:rPr>
        <w:t>Feature and Portrayal Catalogues</w:t>
      </w:r>
      <w:bookmarkEnd w:id="164"/>
      <w:bookmarkEnd w:id="165"/>
    </w:p>
    <w:p w14:paraId="42EBF3D5" w14:textId="1CFF6C2A" w:rsidR="00EE4229" w:rsidRPr="000F3C94" w:rsidRDefault="00EE4229" w:rsidP="00EE4229">
      <w:pPr>
        <w:rPr>
          <w:rFonts w:eastAsia="Malgun Gothic"/>
          <w:lang w:val="en-GB"/>
        </w:rPr>
      </w:pPr>
      <w:r w:rsidRPr="000F3C94">
        <w:rPr>
          <w:rFonts w:eastAsia="Malgun Gothic"/>
          <w:lang w:val="en-GB"/>
        </w:rPr>
        <w:t>For each new version of the S-128 Product Specification a new Feature and Portrayal Catalogue may be released. The system must be able to manage datasets and their Catalogues that are created on different versions of the S-128 Product Specification.</w:t>
      </w:r>
    </w:p>
    <w:p w14:paraId="5D1C3878" w14:textId="77777777" w:rsidR="00DD30D1" w:rsidRPr="000F3C94" w:rsidRDefault="00DD30D1" w:rsidP="00EE4229">
      <w:pPr>
        <w:rPr>
          <w:rFonts w:eastAsia="Malgun Gothic"/>
          <w:lang w:val="en-GB"/>
        </w:rPr>
      </w:pPr>
    </w:p>
    <w:p w14:paraId="31E5039C" w14:textId="797A212E" w:rsidR="00EE4229" w:rsidRPr="000F3C94" w:rsidRDefault="00EE4229" w:rsidP="00DD30D1">
      <w:pPr>
        <w:pStyle w:val="Heading2"/>
        <w:tabs>
          <w:tab w:val="clear" w:pos="540"/>
        </w:tabs>
        <w:rPr>
          <w:rFonts w:eastAsia="Malgun Gothic"/>
          <w:lang w:val="en-GB"/>
        </w:rPr>
      </w:pPr>
      <w:bookmarkStart w:id="166" w:name="_Toc152232572"/>
      <w:bookmarkStart w:id="167" w:name="_Toc194500008"/>
      <w:r w:rsidRPr="000F3C94">
        <w:rPr>
          <w:rFonts w:eastAsia="Malgun Gothic"/>
          <w:lang w:val="en-GB"/>
        </w:rPr>
        <w:t>Feature history, version, and change tracking</w:t>
      </w:r>
      <w:bookmarkEnd w:id="166"/>
      <w:bookmarkEnd w:id="167"/>
    </w:p>
    <w:p w14:paraId="0FD8DBE1" w14:textId="58B1AAC0" w:rsidR="00EE4229" w:rsidRPr="000F3C94" w:rsidRDefault="00EE4229" w:rsidP="00EE4229">
      <w:pPr>
        <w:rPr>
          <w:rFonts w:eastAsia="Malgun Gothic"/>
          <w:lang w:val="en-GB"/>
        </w:rPr>
      </w:pPr>
      <w:r w:rsidRPr="000F3C94">
        <w:rPr>
          <w:rFonts w:eastAsia="Malgun Gothic"/>
          <w:lang w:val="en-GB"/>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2C90D556" w14:textId="77777777" w:rsidR="00BA14C4" w:rsidRPr="000F3C94" w:rsidRDefault="00BA14C4" w:rsidP="00EE4229">
      <w:pPr>
        <w:rPr>
          <w:rFonts w:eastAsia="Malgun Gothic"/>
          <w:lang w:val="en-GB"/>
        </w:rPr>
      </w:pPr>
    </w:p>
    <w:p w14:paraId="4A0DB8D7" w14:textId="3109BBF6" w:rsidR="00EE4229" w:rsidRPr="000F3C94" w:rsidRDefault="00EE4229" w:rsidP="00BA14C4">
      <w:pPr>
        <w:pStyle w:val="Heading2"/>
        <w:tabs>
          <w:tab w:val="clear" w:pos="540"/>
        </w:tabs>
        <w:rPr>
          <w:rFonts w:eastAsia="Malgun Gothic"/>
          <w:lang w:val="en-GB"/>
        </w:rPr>
      </w:pPr>
      <w:bookmarkStart w:id="168" w:name="_Toc152232573"/>
      <w:bookmarkStart w:id="169" w:name="_Toc194500009"/>
      <w:r w:rsidRPr="000F3C94">
        <w:rPr>
          <w:rFonts w:eastAsia="Malgun Gothic"/>
          <w:lang w:val="en-GB"/>
        </w:rPr>
        <w:lastRenderedPageBreak/>
        <w:t>Dataset encryption</w:t>
      </w:r>
      <w:bookmarkEnd w:id="168"/>
      <w:bookmarkEnd w:id="169"/>
    </w:p>
    <w:p w14:paraId="0E917881" w14:textId="55D966C9" w:rsidR="00EE4229" w:rsidRPr="000F3C94" w:rsidRDefault="00BE5A47" w:rsidP="00EE4229">
      <w:pPr>
        <w:rPr>
          <w:rFonts w:eastAsia="Malgun Gothic"/>
          <w:lang w:val="en-GB"/>
        </w:rPr>
      </w:pPr>
      <w:r w:rsidRPr="000F3C94">
        <w:rPr>
          <w:lang w:val="en-GB"/>
        </w:rPr>
        <w:t>Dataset encryption should follow S-100 Ed</w:t>
      </w:r>
      <w:r w:rsidR="00AF3862" w:rsidRPr="000F3C94">
        <w:rPr>
          <w:lang w:val="en-GB"/>
        </w:rPr>
        <w:t>ition</w:t>
      </w:r>
      <w:r w:rsidRPr="000F3C94">
        <w:rPr>
          <w:lang w:val="en-GB"/>
        </w:rPr>
        <w:t xml:space="preserve"> 5.2</w:t>
      </w:r>
      <w:r w:rsidR="00AF3862" w:rsidRPr="000F3C94">
        <w:rPr>
          <w:lang w:val="en-GB"/>
        </w:rPr>
        <w:t>,</w:t>
      </w:r>
      <w:r w:rsidRPr="000F3C94">
        <w:rPr>
          <w:lang w:val="en-GB"/>
        </w:rPr>
        <w:t xml:space="preserve"> Part 15</w:t>
      </w:r>
      <w:r w:rsidR="00EE4229" w:rsidRPr="000F3C94">
        <w:rPr>
          <w:rFonts w:eastAsia="Malgun Gothic"/>
          <w:lang w:val="en-GB"/>
        </w:rPr>
        <w:t>.</w:t>
      </w:r>
    </w:p>
    <w:p w14:paraId="0A60266D" w14:textId="77777777" w:rsidR="00896826" w:rsidRPr="000F3C94" w:rsidRDefault="00896826" w:rsidP="00EE4229">
      <w:pPr>
        <w:rPr>
          <w:rFonts w:eastAsia="Malgun Gothic"/>
          <w:lang w:val="en-GB"/>
        </w:rPr>
      </w:pPr>
    </w:p>
    <w:p w14:paraId="643BC142" w14:textId="22CD80CB" w:rsidR="008018B3" w:rsidRPr="000F3C94" w:rsidRDefault="008018B3" w:rsidP="00AF3862">
      <w:pPr>
        <w:pStyle w:val="Heading1"/>
        <w:tabs>
          <w:tab w:val="clear" w:pos="400"/>
        </w:tabs>
        <w:rPr>
          <w:lang w:val="en-GB"/>
        </w:rPr>
      </w:pPr>
      <w:bookmarkStart w:id="170" w:name="_Toc225648363"/>
      <w:bookmarkStart w:id="171" w:name="_Toc225065220"/>
      <w:bookmarkStart w:id="172" w:name="_Toc152232574"/>
      <w:bookmarkStart w:id="173" w:name="_Toc194500010"/>
      <w:r w:rsidRPr="000F3C94">
        <w:rPr>
          <w:lang w:val="en-GB"/>
        </w:rPr>
        <w:t>Portrayal</w:t>
      </w:r>
      <w:bookmarkEnd w:id="170"/>
      <w:bookmarkEnd w:id="171"/>
      <w:bookmarkEnd w:id="172"/>
      <w:bookmarkEnd w:id="173"/>
      <w:r w:rsidR="009E66AF" w:rsidRPr="000F3C94">
        <w:rPr>
          <w:lang w:val="en-GB"/>
        </w:rPr>
        <w:t xml:space="preserve"> </w:t>
      </w:r>
    </w:p>
    <w:p w14:paraId="127398F9" w14:textId="77777777" w:rsidR="00D00582" w:rsidRPr="000F3C94" w:rsidRDefault="00D00582" w:rsidP="00D00582">
      <w:pPr>
        <w:rPr>
          <w:lang w:val="en-GB"/>
        </w:rPr>
      </w:pPr>
      <w:r w:rsidRPr="000F3C94">
        <w:rPr>
          <w:lang w:val="en-GB"/>
        </w:rPr>
        <w:t xml:space="preserve">S-128 portrayal is covered by the portrayal model as defined in S-100. The Portrayal Catalogue defines symbology and the portrayal rules for each feature/attribute combination contained in the Feature Catalogue. </w:t>
      </w:r>
    </w:p>
    <w:p w14:paraId="288B0E76" w14:textId="0CF91041" w:rsidR="00D00582" w:rsidRPr="000F3C94" w:rsidRDefault="00D00582" w:rsidP="00D00582">
      <w:pPr>
        <w:rPr>
          <w:lang w:val="en-GB"/>
        </w:rPr>
      </w:pPr>
      <w:r w:rsidRPr="000F3C94">
        <w:rPr>
          <w:lang w:val="en-GB"/>
        </w:rPr>
        <w:t>S-128 uses the portrayal process defined in S-100 Part 9.</w:t>
      </w:r>
    </w:p>
    <w:p w14:paraId="5D9F0F13" w14:textId="77777777" w:rsidR="00CD52EA" w:rsidRPr="000F3C94" w:rsidRDefault="00CD52EA" w:rsidP="00D00582">
      <w:pPr>
        <w:rPr>
          <w:lang w:val="en-GB"/>
        </w:rPr>
      </w:pPr>
    </w:p>
    <w:p w14:paraId="1CEA9AA2" w14:textId="619918E5" w:rsidR="00D00582" w:rsidRPr="000F3C94" w:rsidRDefault="00D00582" w:rsidP="00CD52EA">
      <w:pPr>
        <w:pStyle w:val="Heading2"/>
        <w:tabs>
          <w:tab w:val="clear" w:pos="540"/>
        </w:tabs>
        <w:rPr>
          <w:lang w:val="en-GB"/>
        </w:rPr>
      </w:pPr>
      <w:bookmarkStart w:id="174" w:name="_Toc194500011"/>
      <w:r w:rsidRPr="000F3C94">
        <w:rPr>
          <w:lang w:val="en-GB"/>
        </w:rPr>
        <w:t>Portrayal Catalogue</w:t>
      </w:r>
      <w:bookmarkEnd w:id="174"/>
    </w:p>
    <w:p w14:paraId="495CECD9" w14:textId="425CC200" w:rsidR="00D00582" w:rsidRPr="000F3C94" w:rsidRDefault="00D00582" w:rsidP="00D00582">
      <w:pPr>
        <w:rPr>
          <w:rFonts w:eastAsia="Malgun Gothic"/>
          <w:lang w:val="en-GB"/>
        </w:rPr>
      </w:pPr>
      <w:r w:rsidRPr="000F3C94">
        <w:rPr>
          <w:rFonts w:eastAsia="Malgun Gothic"/>
          <w:lang w:val="en-GB"/>
        </w:rPr>
        <w:t>Citation information for the Portrayal Catalogue is provided in Table 9-1 below</w:t>
      </w:r>
    </w:p>
    <w:p w14:paraId="7B8B47FF" w14:textId="4EBDBABD" w:rsidR="00D00582" w:rsidRPr="000F3C94" w:rsidRDefault="00D00582" w:rsidP="00852FBF">
      <w:pPr>
        <w:pStyle w:val="Caption"/>
        <w:keepNext/>
        <w:jc w:val="center"/>
        <w:rPr>
          <w:sz w:val="18"/>
          <w:szCs w:val="18"/>
          <w:lang w:val="en-GB"/>
        </w:rPr>
      </w:pPr>
      <w:r w:rsidRPr="000F3C94">
        <w:rPr>
          <w:sz w:val="18"/>
          <w:szCs w:val="18"/>
          <w:lang w:val="en-GB"/>
        </w:rPr>
        <w:t>Table 9-</w:t>
      </w:r>
      <w:r w:rsidR="008D4272" w:rsidRPr="000F3C94">
        <w:rPr>
          <w:sz w:val="18"/>
          <w:szCs w:val="18"/>
          <w:lang w:val="en-GB"/>
        </w:rPr>
        <w:t xml:space="preserve">1 – </w:t>
      </w:r>
      <w:r w:rsidRPr="000F3C94">
        <w:rPr>
          <w:sz w:val="18"/>
          <w:szCs w:val="18"/>
          <w:lang w:val="en-GB"/>
        </w:rPr>
        <w:t>S-128 Portrayal Catalogue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rsidRPr="000F3C94" w14:paraId="38C3DD0D" w14:textId="77777777" w:rsidTr="00E30C36">
        <w:trPr>
          <w:cantSplit/>
        </w:trPr>
        <w:tc>
          <w:tcPr>
            <w:tcW w:w="699" w:type="dxa"/>
            <w:tcBorders>
              <w:bottom w:val="double" w:sz="4" w:space="0" w:color="auto"/>
            </w:tcBorders>
            <w:shd w:val="clear" w:color="auto" w:fill="D9D9D9"/>
          </w:tcPr>
          <w:p w14:paraId="68059A36" w14:textId="77777777" w:rsidR="00D00582" w:rsidRPr="000F3C94" w:rsidRDefault="00D00582" w:rsidP="00542924">
            <w:pPr>
              <w:pStyle w:val="TableParagraph"/>
              <w:spacing w:before="60" w:after="60"/>
              <w:ind w:left="107"/>
              <w:rPr>
                <w:b/>
                <w:sz w:val="18"/>
                <w:szCs w:val="18"/>
                <w:lang w:val="en-GB"/>
              </w:rPr>
            </w:pPr>
            <w:r w:rsidRPr="000F3C94">
              <w:rPr>
                <w:b/>
                <w:sz w:val="18"/>
                <w:szCs w:val="18"/>
                <w:lang w:val="en-GB"/>
              </w:rPr>
              <w:t>No.</w:t>
            </w:r>
          </w:p>
        </w:tc>
        <w:tc>
          <w:tcPr>
            <w:tcW w:w="2268" w:type="dxa"/>
            <w:tcBorders>
              <w:bottom w:val="double" w:sz="4" w:space="0" w:color="auto"/>
            </w:tcBorders>
            <w:shd w:val="clear" w:color="auto" w:fill="D9D9D9"/>
          </w:tcPr>
          <w:p w14:paraId="39F9F836"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ISO class or attribute</w:t>
            </w:r>
          </w:p>
        </w:tc>
        <w:tc>
          <w:tcPr>
            <w:tcW w:w="1843" w:type="dxa"/>
            <w:tcBorders>
              <w:bottom w:val="double" w:sz="4" w:space="0" w:color="auto"/>
            </w:tcBorders>
            <w:shd w:val="clear" w:color="auto" w:fill="D9D9D9"/>
          </w:tcPr>
          <w:p w14:paraId="45B40D5A" w14:textId="77777777" w:rsidR="00D00582" w:rsidRPr="000F3C94" w:rsidRDefault="00D00582" w:rsidP="00542924">
            <w:pPr>
              <w:pStyle w:val="TableParagraph"/>
              <w:spacing w:before="60" w:after="60"/>
              <w:ind w:left="211"/>
              <w:rPr>
                <w:b/>
                <w:sz w:val="18"/>
                <w:szCs w:val="18"/>
                <w:lang w:val="en-GB"/>
              </w:rPr>
            </w:pPr>
            <w:r w:rsidRPr="000F3C94">
              <w:rPr>
                <w:b/>
                <w:sz w:val="18"/>
                <w:szCs w:val="18"/>
                <w:lang w:val="en-GB"/>
              </w:rPr>
              <w:t>Type</w:t>
            </w:r>
          </w:p>
        </w:tc>
        <w:tc>
          <w:tcPr>
            <w:tcW w:w="4121" w:type="dxa"/>
            <w:tcBorders>
              <w:bottom w:val="double" w:sz="4" w:space="0" w:color="auto"/>
            </w:tcBorders>
            <w:shd w:val="clear" w:color="auto" w:fill="D9D9D9"/>
          </w:tcPr>
          <w:p w14:paraId="27711874"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Value</w:t>
            </w:r>
          </w:p>
        </w:tc>
      </w:tr>
      <w:tr w:rsidR="00D00582" w:rsidRPr="000F3C94" w14:paraId="574F2F14" w14:textId="77777777" w:rsidTr="00E30C36">
        <w:trPr>
          <w:cantSplit/>
        </w:trPr>
        <w:tc>
          <w:tcPr>
            <w:tcW w:w="699" w:type="dxa"/>
            <w:tcBorders>
              <w:top w:val="double" w:sz="4" w:space="0" w:color="auto"/>
            </w:tcBorders>
            <w:shd w:val="clear" w:color="auto" w:fill="auto"/>
          </w:tcPr>
          <w:p w14:paraId="4D041D6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c>
          <w:tcPr>
            <w:tcW w:w="2268" w:type="dxa"/>
            <w:tcBorders>
              <w:top w:val="double" w:sz="4" w:space="0" w:color="auto"/>
            </w:tcBorders>
            <w:shd w:val="clear" w:color="auto" w:fill="auto"/>
          </w:tcPr>
          <w:p w14:paraId="31E9D968"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CI_Citation</w:t>
            </w:r>
            <w:proofErr w:type="spellEnd"/>
          </w:p>
        </w:tc>
        <w:tc>
          <w:tcPr>
            <w:tcW w:w="1843" w:type="dxa"/>
            <w:tcBorders>
              <w:top w:val="double" w:sz="4" w:space="0" w:color="auto"/>
            </w:tcBorders>
            <w:shd w:val="clear" w:color="auto" w:fill="auto"/>
          </w:tcPr>
          <w:p w14:paraId="7346397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Class</w:t>
            </w:r>
          </w:p>
        </w:tc>
        <w:tc>
          <w:tcPr>
            <w:tcW w:w="4121" w:type="dxa"/>
            <w:tcBorders>
              <w:top w:val="double" w:sz="4" w:space="0" w:color="auto"/>
            </w:tcBorders>
            <w:shd w:val="clear" w:color="auto" w:fill="auto"/>
          </w:tcPr>
          <w:p w14:paraId="68170C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5CA77CD0" w14:textId="77777777" w:rsidTr="00E30C36">
        <w:trPr>
          <w:cantSplit/>
        </w:trPr>
        <w:tc>
          <w:tcPr>
            <w:tcW w:w="699" w:type="dxa"/>
            <w:shd w:val="clear" w:color="auto" w:fill="auto"/>
          </w:tcPr>
          <w:p w14:paraId="13CDFC5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w:t>
            </w:r>
          </w:p>
        </w:tc>
        <w:tc>
          <w:tcPr>
            <w:tcW w:w="2268" w:type="dxa"/>
            <w:shd w:val="clear" w:color="auto" w:fill="auto"/>
          </w:tcPr>
          <w:p w14:paraId="60575D6A"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title</w:t>
            </w:r>
          </w:p>
        </w:tc>
        <w:tc>
          <w:tcPr>
            <w:tcW w:w="1843" w:type="dxa"/>
            <w:shd w:val="clear" w:color="auto" w:fill="auto"/>
          </w:tcPr>
          <w:p w14:paraId="12A79F5A"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4398EC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F96D8E5" w14:textId="77777777" w:rsidTr="00E30C36">
        <w:trPr>
          <w:cantSplit/>
        </w:trPr>
        <w:tc>
          <w:tcPr>
            <w:tcW w:w="699" w:type="dxa"/>
            <w:shd w:val="clear" w:color="auto" w:fill="auto"/>
          </w:tcPr>
          <w:p w14:paraId="206C14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w:t>
            </w:r>
          </w:p>
        </w:tc>
        <w:tc>
          <w:tcPr>
            <w:tcW w:w="2268" w:type="dxa"/>
            <w:shd w:val="clear" w:color="auto" w:fill="auto"/>
          </w:tcPr>
          <w:p w14:paraId="6D62E866"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date</w:t>
            </w:r>
          </w:p>
        </w:tc>
        <w:tc>
          <w:tcPr>
            <w:tcW w:w="1843" w:type="dxa"/>
            <w:shd w:val="clear" w:color="auto" w:fill="auto"/>
          </w:tcPr>
          <w:p w14:paraId="067A74F0"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CI_Date</w:t>
            </w:r>
            <w:proofErr w:type="spellEnd"/>
            <w:r w:rsidRPr="000F3C94">
              <w:rPr>
                <w:sz w:val="18"/>
                <w:szCs w:val="18"/>
                <w:lang w:val="en-GB"/>
              </w:rPr>
              <w:t xml:space="preserve"> (class)</w:t>
            </w:r>
          </w:p>
        </w:tc>
        <w:tc>
          <w:tcPr>
            <w:tcW w:w="4121" w:type="dxa"/>
            <w:shd w:val="clear" w:color="auto" w:fill="auto"/>
          </w:tcPr>
          <w:p w14:paraId="22E4D39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0DC3C0FE" w14:textId="77777777" w:rsidTr="00E30C36">
        <w:trPr>
          <w:cantSplit/>
        </w:trPr>
        <w:tc>
          <w:tcPr>
            <w:tcW w:w="699" w:type="dxa"/>
            <w:shd w:val="clear" w:color="auto" w:fill="auto"/>
          </w:tcPr>
          <w:p w14:paraId="190B9F2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2.1</w:t>
            </w:r>
          </w:p>
        </w:tc>
        <w:tc>
          <w:tcPr>
            <w:tcW w:w="2268" w:type="dxa"/>
            <w:shd w:val="clear" w:color="auto" w:fill="auto"/>
          </w:tcPr>
          <w:p w14:paraId="6DE4C24D"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w:t>
            </w:r>
          </w:p>
        </w:tc>
        <w:tc>
          <w:tcPr>
            <w:tcW w:w="1843" w:type="dxa"/>
            <w:shd w:val="clear" w:color="auto" w:fill="auto"/>
          </w:tcPr>
          <w:p w14:paraId="7BFEF3D6"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DateTime</w:t>
            </w:r>
            <w:proofErr w:type="spellEnd"/>
          </w:p>
        </w:tc>
        <w:tc>
          <w:tcPr>
            <w:tcW w:w="4121" w:type="dxa"/>
            <w:shd w:val="clear" w:color="auto" w:fill="auto"/>
          </w:tcPr>
          <w:p w14:paraId="7EDD604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6268014A" w14:textId="77777777" w:rsidTr="00E30C36">
        <w:trPr>
          <w:cantSplit/>
        </w:trPr>
        <w:tc>
          <w:tcPr>
            <w:tcW w:w="699" w:type="dxa"/>
            <w:shd w:val="clear" w:color="auto" w:fill="auto"/>
          </w:tcPr>
          <w:p w14:paraId="29CF761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2.2</w:t>
            </w:r>
          </w:p>
        </w:tc>
        <w:tc>
          <w:tcPr>
            <w:tcW w:w="2268" w:type="dxa"/>
            <w:shd w:val="clear" w:color="auto" w:fill="auto"/>
          </w:tcPr>
          <w:p w14:paraId="16F305F6" w14:textId="77777777" w:rsidR="00D00582" w:rsidRPr="000F3C94" w:rsidRDefault="00D00582" w:rsidP="00542924">
            <w:pPr>
              <w:pStyle w:val="TableParagraph"/>
              <w:spacing w:before="60" w:after="60"/>
              <w:ind w:left="110" w:right="130" w:firstLineChars="176" w:firstLine="317"/>
              <w:rPr>
                <w:sz w:val="18"/>
                <w:szCs w:val="18"/>
                <w:lang w:val="en-GB"/>
              </w:rPr>
            </w:pPr>
            <w:proofErr w:type="spellStart"/>
            <w:r w:rsidRPr="000F3C94">
              <w:rPr>
                <w:sz w:val="18"/>
                <w:szCs w:val="18"/>
                <w:lang w:val="en-GB"/>
              </w:rPr>
              <w:t>dateType</w:t>
            </w:r>
            <w:proofErr w:type="spellEnd"/>
          </w:p>
        </w:tc>
        <w:tc>
          <w:tcPr>
            <w:tcW w:w="1843" w:type="dxa"/>
            <w:shd w:val="clear" w:color="auto" w:fill="auto"/>
          </w:tcPr>
          <w:p w14:paraId="04387687"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CI_DateTypeCode</w:t>
            </w:r>
            <w:proofErr w:type="spellEnd"/>
            <w:r w:rsidRPr="000F3C94">
              <w:rPr>
                <w:sz w:val="18"/>
                <w:szCs w:val="18"/>
                <w:lang w:val="en-GB"/>
              </w:rPr>
              <w:t xml:space="preserve"> (ISO </w:t>
            </w:r>
            <w:proofErr w:type="spellStart"/>
            <w:r w:rsidRPr="000F3C94">
              <w:rPr>
                <w:sz w:val="18"/>
                <w:szCs w:val="18"/>
                <w:lang w:val="en-GB"/>
              </w:rPr>
              <w:t>codelist</w:t>
            </w:r>
            <w:proofErr w:type="spellEnd"/>
            <w:r w:rsidRPr="000F3C94">
              <w:rPr>
                <w:sz w:val="18"/>
                <w:szCs w:val="18"/>
                <w:lang w:val="en-GB"/>
              </w:rPr>
              <w:t>)</w:t>
            </w:r>
          </w:p>
        </w:tc>
        <w:tc>
          <w:tcPr>
            <w:tcW w:w="4121" w:type="dxa"/>
            <w:shd w:val="clear" w:color="auto" w:fill="auto"/>
          </w:tcPr>
          <w:p w14:paraId="0527C97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publication</w:t>
            </w:r>
          </w:p>
        </w:tc>
      </w:tr>
      <w:tr w:rsidR="00D00582" w:rsidRPr="000F3C94" w14:paraId="09A84AE8" w14:textId="77777777" w:rsidTr="00E30C36">
        <w:trPr>
          <w:cantSplit/>
        </w:trPr>
        <w:tc>
          <w:tcPr>
            <w:tcW w:w="699" w:type="dxa"/>
            <w:shd w:val="clear" w:color="auto" w:fill="auto"/>
          </w:tcPr>
          <w:p w14:paraId="4B065C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3</w:t>
            </w:r>
          </w:p>
        </w:tc>
        <w:tc>
          <w:tcPr>
            <w:tcW w:w="2268" w:type="dxa"/>
            <w:shd w:val="clear" w:color="auto" w:fill="auto"/>
          </w:tcPr>
          <w:p w14:paraId="4E2249E2"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w:t>
            </w:r>
          </w:p>
        </w:tc>
        <w:tc>
          <w:tcPr>
            <w:tcW w:w="1843" w:type="dxa"/>
            <w:shd w:val="clear" w:color="auto" w:fill="auto"/>
          </w:tcPr>
          <w:p w14:paraId="14794C27"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0C6B40F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1.0.0</w:t>
            </w:r>
          </w:p>
        </w:tc>
      </w:tr>
      <w:tr w:rsidR="00D00582" w:rsidRPr="000F3C94" w14:paraId="089EAB92" w14:textId="77777777" w:rsidTr="00E30C36">
        <w:trPr>
          <w:cantSplit/>
        </w:trPr>
        <w:tc>
          <w:tcPr>
            <w:tcW w:w="699" w:type="dxa"/>
            <w:shd w:val="clear" w:color="auto" w:fill="auto"/>
          </w:tcPr>
          <w:p w14:paraId="184E4D7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4</w:t>
            </w:r>
          </w:p>
        </w:tc>
        <w:tc>
          <w:tcPr>
            <w:tcW w:w="2268" w:type="dxa"/>
            <w:shd w:val="clear" w:color="auto" w:fill="auto"/>
          </w:tcPr>
          <w:p w14:paraId="0EFECE5C"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editionDate</w:t>
            </w:r>
            <w:proofErr w:type="spellEnd"/>
          </w:p>
        </w:tc>
        <w:tc>
          <w:tcPr>
            <w:tcW w:w="1843" w:type="dxa"/>
            <w:shd w:val="clear" w:color="auto" w:fill="auto"/>
          </w:tcPr>
          <w:p w14:paraId="603F6A20"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DateTime</w:t>
            </w:r>
            <w:proofErr w:type="spellEnd"/>
          </w:p>
        </w:tc>
        <w:tc>
          <w:tcPr>
            <w:tcW w:w="4121" w:type="dxa"/>
            <w:shd w:val="clear" w:color="auto" w:fill="auto"/>
          </w:tcPr>
          <w:p w14:paraId="7BD72B2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7E5331CD" w14:textId="77777777" w:rsidTr="00E30C36">
        <w:trPr>
          <w:cantSplit/>
        </w:trPr>
        <w:tc>
          <w:tcPr>
            <w:tcW w:w="699" w:type="dxa"/>
            <w:shd w:val="clear" w:color="auto" w:fill="auto"/>
          </w:tcPr>
          <w:p w14:paraId="4A28A90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w:t>
            </w:r>
          </w:p>
        </w:tc>
        <w:tc>
          <w:tcPr>
            <w:tcW w:w="2268" w:type="dxa"/>
            <w:shd w:val="clear" w:color="auto" w:fill="auto"/>
          </w:tcPr>
          <w:p w14:paraId="14E932BC"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citedResponsibleParty</w:t>
            </w:r>
            <w:proofErr w:type="spellEnd"/>
          </w:p>
        </w:tc>
        <w:tc>
          <w:tcPr>
            <w:tcW w:w="1843" w:type="dxa"/>
            <w:shd w:val="clear" w:color="auto" w:fill="auto"/>
          </w:tcPr>
          <w:p w14:paraId="514C0AD2"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CI_Responsibility</w:t>
            </w:r>
            <w:proofErr w:type="spellEnd"/>
            <w:r w:rsidRPr="000F3C94">
              <w:rPr>
                <w:sz w:val="18"/>
                <w:szCs w:val="18"/>
                <w:lang w:val="en-GB"/>
              </w:rPr>
              <w:t xml:space="preserve"> (class)</w:t>
            </w:r>
          </w:p>
        </w:tc>
        <w:tc>
          <w:tcPr>
            <w:tcW w:w="4121" w:type="dxa"/>
            <w:shd w:val="clear" w:color="auto" w:fill="auto"/>
          </w:tcPr>
          <w:p w14:paraId="6D4800C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39F9B125" w14:textId="77777777" w:rsidTr="00E30C36">
        <w:trPr>
          <w:cantSplit/>
        </w:trPr>
        <w:tc>
          <w:tcPr>
            <w:tcW w:w="699" w:type="dxa"/>
            <w:shd w:val="clear" w:color="auto" w:fill="auto"/>
          </w:tcPr>
          <w:p w14:paraId="58AA7F6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5.1</w:t>
            </w:r>
          </w:p>
        </w:tc>
        <w:tc>
          <w:tcPr>
            <w:tcW w:w="2268" w:type="dxa"/>
            <w:shd w:val="clear" w:color="auto" w:fill="auto"/>
          </w:tcPr>
          <w:p w14:paraId="1FE59A7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role</w:t>
            </w:r>
          </w:p>
        </w:tc>
        <w:tc>
          <w:tcPr>
            <w:tcW w:w="1843" w:type="dxa"/>
            <w:shd w:val="clear" w:color="auto" w:fill="auto"/>
          </w:tcPr>
          <w:p w14:paraId="46635BC3"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CI_RoleCode</w:t>
            </w:r>
            <w:proofErr w:type="spellEnd"/>
            <w:r w:rsidRPr="000F3C94">
              <w:rPr>
                <w:sz w:val="18"/>
                <w:szCs w:val="18"/>
                <w:lang w:val="en-GB"/>
              </w:rPr>
              <w:t xml:space="preserve"> </w:t>
            </w:r>
            <w:r w:rsidRPr="000F3C94">
              <w:rPr>
                <w:sz w:val="18"/>
                <w:szCs w:val="18"/>
                <w:lang w:val="en-GB"/>
              </w:rPr>
              <w:br/>
              <w:t xml:space="preserve">(ISO </w:t>
            </w:r>
            <w:proofErr w:type="spellStart"/>
            <w:r w:rsidRPr="000F3C94">
              <w:rPr>
                <w:sz w:val="18"/>
                <w:szCs w:val="18"/>
                <w:lang w:val="en-GB"/>
              </w:rPr>
              <w:t>codelist</w:t>
            </w:r>
            <w:proofErr w:type="spellEnd"/>
            <w:r w:rsidRPr="000F3C94">
              <w:rPr>
                <w:sz w:val="18"/>
                <w:szCs w:val="18"/>
                <w:lang w:val="en-GB"/>
              </w:rPr>
              <w:t>)</w:t>
            </w:r>
          </w:p>
        </w:tc>
        <w:tc>
          <w:tcPr>
            <w:tcW w:w="4121" w:type="dxa"/>
            <w:shd w:val="clear" w:color="auto" w:fill="auto"/>
          </w:tcPr>
          <w:p w14:paraId="6CC418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publisher</w:t>
            </w:r>
          </w:p>
        </w:tc>
      </w:tr>
      <w:tr w:rsidR="00D00582" w:rsidRPr="000F3C94" w14:paraId="122D2004" w14:textId="77777777" w:rsidTr="00E30C36">
        <w:trPr>
          <w:cantSplit/>
        </w:trPr>
        <w:tc>
          <w:tcPr>
            <w:tcW w:w="699" w:type="dxa"/>
            <w:shd w:val="clear" w:color="auto" w:fill="auto"/>
          </w:tcPr>
          <w:p w14:paraId="3B0DA56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w:t>
            </w:r>
          </w:p>
        </w:tc>
        <w:tc>
          <w:tcPr>
            <w:tcW w:w="2268" w:type="dxa"/>
            <w:shd w:val="clear" w:color="auto" w:fill="auto"/>
          </w:tcPr>
          <w:p w14:paraId="158EDC13"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party</w:t>
            </w:r>
          </w:p>
        </w:tc>
        <w:tc>
          <w:tcPr>
            <w:tcW w:w="1843" w:type="dxa"/>
            <w:shd w:val="clear" w:color="auto" w:fill="auto"/>
          </w:tcPr>
          <w:p w14:paraId="249D8A37"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CI_Organisation</w:t>
            </w:r>
            <w:proofErr w:type="spellEnd"/>
            <w:r w:rsidRPr="000F3C94">
              <w:rPr>
                <w:sz w:val="18"/>
                <w:szCs w:val="18"/>
                <w:lang w:val="en-GB"/>
              </w:rPr>
              <w:t xml:space="preserve"> (class)</w:t>
            </w:r>
          </w:p>
        </w:tc>
        <w:tc>
          <w:tcPr>
            <w:tcW w:w="4121" w:type="dxa"/>
            <w:shd w:val="clear" w:color="auto" w:fill="auto"/>
          </w:tcPr>
          <w:p w14:paraId="4ACC14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513C00F" w14:textId="77777777" w:rsidTr="00E30C36">
        <w:trPr>
          <w:cantSplit/>
        </w:trPr>
        <w:tc>
          <w:tcPr>
            <w:tcW w:w="699" w:type="dxa"/>
            <w:shd w:val="clear" w:color="auto" w:fill="auto"/>
          </w:tcPr>
          <w:p w14:paraId="6831EDC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5.2.1</w:t>
            </w:r>
          </w:p>
        </w:tc>
        <w:tc>
          <w:tcPr>
            <w:tcW w:w="2268" w:type="dxa"/>
            <w:shd w:val="clear" w:color="auto" w:fill="auto"/>
          </w:tcPr>
          <w:p w14:paraId="5E7AD6B5" w14:textId="77777777" w:rsidR="00D00582" w:rsidRPr="000F3C94" w:rsidRDefault="00D00582" w:rsidP="00542924">
            <w:pPr>
              <w:pStyle w:val="TableParagraph"/>
              <w:spacing w:before="60" w:after="60"/>
              <w:ind w:left="110" w:right="130" w:firstLineChars="333" w:firstLine="599"/>
              <w:rPr>
                <w:sz w:val="18"/>
                <w:szCs w:val="18"/>
                <w:lang w:val="en-GB"/>
              </w:rPr>
            </w:pPr>
            <w:r w:rsidRPr="000F3C94">
              <w:rPr>
                <w:sz w:val="18"/>
                <w:szCs w:val="18"/>
                <w:lang w:val="en-GB"/>
              </w:rPr>
              <w:t>name</w:t>
            </w:r>
          </w:p>
        </w:tc>
        <w:tc>
          <w:tcPr>
            <w:tcW w:w="1843" w:type="dxa"/>
            <w:shd w:val="clear" w:color="auto" w:fill="auto"/>
          </w:tcPr>
          <w:p w14:paraId="298BD68A"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74B23E7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International Hydrographic Organization</w:t>
            </w:r>
          </w:p>
        </w:tc>
      </w:tr>
      <w:tr w:rsidR="00D00582" w:rsidRPr="000F3C94" w14:paraId="2CEBDCE0" w14:textId="77777777" w:rsidTr="00E30C36">
        <w:trPr>
          <w:cantSplit/>
        </w:trPr>
        <w:tc>
          <w:tcPr>
            <w:tcW w:w="699" w:type="dxa"/>
            <w:shd w:val="clear" w:color="auto" w:fill="auto"/>
          </w:tcPr>
          <w:p w14:paraId="11BBF57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6</w:t>
            </w:r>
          </w:p>
        </w:tc>
        <w:tc>
          <w:tcPr>
            <w:tcW w:w="2268" w:type="dxa"/>
            <w:shd w:val="clear" w:color="auto" w:fill="auto"/>
          </w:tcPr>
          <w:p w14:paraId="72C48D00"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otherCitationDetails</w:t>
            </w:r>
            <w:proofErr w:type="spellEnd"/>
          </w:p>
        </w:tc>
        <w:tc>
          <w:tcPr>
            <w:tcW w:w="1843" w:type="dxa"/>
            <w:shd w:val="clear" w:color="auto" w:fill="auto"/>
          </w:tcPr>
          <w:p w14:paraId="796230BB"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46F4805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(reserved)</w:t>
            </w:r>
          </w:p>
        </w:tc>
      </w:tr>
      <w:tr w:rsidR="00D00582" w:rsidRPr="000F3C94" w14:paraId="1790C378" w14:textId="77777777" w:rsidTr="00E30C36">
        <w:trPr>
          <w:cantSplit/>
        </w:trPr>
        <w:tc>
          <w:tcPr>
            <w:tcW w:w="699" w:type="dxa"/>
            <w:shd w:val="clear" w:color="auto" w:fill="auto"/>
          </w:tcPr>
          <w:p w14:paraId="6F8546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w:t>
            </w:r>
          </w:p>
        </w:tc>
        <w:tc>
          <w:tcPr>
            <w:tcW w:w="2268" w:type="dxa"/>
            <w:shd w:val="clear" w:color="auto" w:fill="auto"/>
          </w:tcPr>
          <w:p w14:paraId="66E8E7C0" w14:textId="77777777" w:rsidR="00D00582" w:rsidRPr="000F3C94" w:rsidRDefault="00D00582" w:rsidP="00542924">
            <w:pPr>
              <w:pStyle w:val="TableParagraph"/>
              <w:spacing w:before="60" w:after="60"/>
              <w:ind w:left="110" w:right="130" w:firstLineChars="95" w:firstLine="171"/>
              <w:rPr>
                <w:sz w:val="18"/>
                <w:szCs w:val="18"/>
                <w:lang w:val="en-GB"/>
              </w:rPr>
            </w:pPr>
            <w:proofErr w:type="spellStart"/>
            <w:r w:rsidRPr="000F3C94">
              <w:rPr>
                <w:sz w:val="18"/>
                <w:szCs w:val="18"/>
                <w:lang w:val="en-GB"/>
              </w:rPr>
              <w:t>onlineResource</w:t>
            </w:r>
            <w:proofErr w:type="spellEnd"/>
          </w:p>
        </w:tc>
        <w:tc>
          <w:tcPr>
            <w:tcW w:w="1843" w:type="dxa"/>
            <w:shd w:val="clear" w:color="auto" w:fill="auto"/>
          </w:tcPr>
          <w:p w14:paraId="100F90BD"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CI_OnlineResource</w:t>
            </w:r>
            <w:proofErr w:type="spellEnd"/>
            <w:r w:rsidRPr="000F3C94">
              <w:rPr>
                <w:sz w:val="18"/>
                <w:szCs w:val="18"/>
                <w:lang w:val="en-GB"/>
              </w:rPr>
              <w:t xml:space="preserve"> (class)</w:t>
            </w:r>
          </w:p>
        </w:tc>
        <w:tc>
          <w:tcPr>
            <w:tcW w:w="4121" w:type="dxa"/>
            <w:shd w:val="clear" w:color="auto" w:fill="auto"/>
          </w:tcPr>
          <w:p w14:paraId="403049E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C80887C" w14:textId="77777777" w:rsidTr="00E30C36">
        <w:trPr>
          <w:cantSplit/>
        </w:trPr>
        <w:tc>
          <w:tcPr>
            <w:tcW w:w="699" w:type="dxa"/>
            <w:shd w:val="clear" w:color="auto" w:fill="auto"/>
          </w:tcPr>
          <w:p w14:paraId="27A7992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7.1</w:t>
            </w:r>
          </w:p>
        </w:tc>
        <w:tc>
          <w:tcPr>
            <w:tcW w:w="2268" w:type="dxa"/>
            <w:shd w:val="clear" w:color="auto" w:fill="auto"/>
          </w:tcPr>
          <w:p w14:paraId="63AC313B"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linkage</w:t>
            </w:r>
          </w:p>
        </w:tc>
        <w:tc>
          <w:tcPr>
            <w:tcW w:w="1843" w:type="dxa"/>
            <w:shd w:val="clear" w:color="auto" w:fill="auto"/>
          </w:tcPr>
          <w:p w14:paraId="5FE99520"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r w:rsidRPr="000F3C94">
              <w:rPr>
                <w:sz w:val="18"/>
                <w:szCs w:val="18"/>
                <w:lang w:val="en-GB"/>
              </w:rPr>
              <w:t xml:space="preserve"> (URL)</w:t>
            </w:r>
          </w:p>
        </w:tc>
        <w:tc>
          <w:tcPr>
            <w:tcW w:w="4121" w:type="dxa"/>
            <w:shd w:val="clear" w:color="auto" w:fill="auto"/>
          </w:tcPr>
          <w:p w14:paraId="1F0ACDA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https://registry.iho.int/</w:t>
            </w:r>
          </w:p>
        </w:tc>
      </w:tr>
      <w:tr w:rsidR="00D00582" w:rsidRPr="000F3C94" w14:paraId="100878FA" w14:textId="77777777" w:rsidTr="00E30C36">
        <w:trPr>
          <w:cantSplit/>
        </w:trPr>
        <w:tc>
          <w:tcPr>
            <w:tcW w:w="699" w:type="dxa"/>
            <w:shd w:val="clear" w:color="auto" w:fill="auto"/>
          </w:tcPr>
          <w:p w14:paraId="6A00F0CF"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7.2</w:t>
            </w:r>
          </w:p>
        </w:tc>
        <w:tc>
          <w:tcPr>
            <w:tcW w:w="2268" w:type="dxa"/>
            <w:shd w:val="clear" w:color="auto" w:fill="auto"/>
          </w:tcPr>
          <w:p w14:paraId="4123277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name</w:t>
            </w:r>
          </w:p>
        </w:tc>
        <w:tc>
          <w:tcPr>
            <w:tcW w:w="1843" w:type="dxa"/>
            <w:shd w:val="clear" w:color="auto" w:fill="auto"/>
          </w:tcPr>
          <w:p w14:paraId="7CADDA24"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3496961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8F48EB6" w14:textId="77777777" w:rsidTr="00E30C36">
        <w:trPr>
          <w:cantSplit/>
        </w:trPr>
        <w:tc>
          <w:tcPr>
            <w:tcW w:w="699" w:type="dxa"/>
            <w:shd w:val="clear" w:color="auto" w:fill="auto"/>
          </w:tcPr>
          <w:p w14:paraId="3015BE0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7.3</w:t>
            </w:r>
          </w:p>
        </w:tc>
        <w:tc>
          <w:tcPr>
            <w:tcW w:w="2268" w:type="dxa"/>
            <w:shd w:val="clear" w:color="auto" w:fill="auto"/>
          </w:tcPr>
          <w:p w14:paraId="4D27D6A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description</w:t>
            </w:r>
          </w:p>
        </w:tc>
        <w:tc>
          <w:tcPr>
            <w:tcW w:w="1843" w:type="dxa"/>
            <w:shd w:val="clear" w:color="auto" w:fill="auto"/>
          </w:tcPr>
          <w:p w14:paraId="0C62A2C8" w14:textId="77777777" w:rsidR="00D00582" w:rsidRPr="000F3C94" w:rsidRDefault="00D00582" w:rsidP="00542924">
            <w:pPr>
              <w:pStyle w:val="TableParagraph"/>
              <w:spacing w:before="60" w:after="60"/>
              <w:ind w:left="110" w:right="130"/>
              <w:rPr>
                <w:sz w:val="18"/>
                <w:szCs w:val="18"/>
                <w:lang w:val="en-GB"/>
              </w:rPr>
            </w:pPr>
            <w:proofErr w:type="spellStart"/>
            <w:r w:rsidRPr="000F3C94">
              <w:rPr>
                <w:sz w:val="18"/>
                <w:szCs w:val="18"/>
                <w:lang w:val="en-GB"/>
              </w:rPr>
              <w:t>CharacterString</w:t>
            </w:r>
            <w:proofErr w:type="spellEnd"/>
          </w:p>
        </w:tc>
        <w:tc>
          <w:tcPr>
            <w:tcW w:w="4121" w:type="dxa"/>
            <w:shd w:val="clear" w:color="auto" w:fill="auto"/>
          </w:tcPr>
          <w:p w14:paraId="3F0B8B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XML Portrayal Catalogue accompanied by related files for symbols, colour profiles, rules, etc</w:t>
            </w:r>
          </w:p>
        </w:tc>
      </w:tr>
    </w:tbl>
    <w:p w14:paraId="36497230" w14:textId="77777777" w:rsidR="00D00582" w:rsidRPr="000F3C94" w:rsidRDefault="00D00582" w:rsidP="00D00582">
      <w:pPr>
        <w:rPr>
          <w:rFonts w:eastAsia="Malgun Gothic"/>
          <w:lang w:val="en-GB"/>
        </w:rPr>
      </w:pPr>
    </w:p>
    <w:p w14:paraId="0DA9DDB6" w14:textId="0258E06F" w:rsidR="006C34D9" w:rsidRPr="000F3C94" w:rsidRDefault="00866DFE" w:rsidP="00D52012">
      <w:pPr>
        <w:pStyle w:val="Heading1"/>
        <w:tabs>
          <w:tab w:val="clear" w:pos="400"/>
        </w:tabs>
        <w:rPr>
          <w:lang w:val="en-GB"/>
        </w:rPr>
      </w:pPr>
      <w:bookmarkStart w:id="175" w:name="_Toc152232575"/>
      <w:bookmarkStart w:id="176" w:name="_Toc194500012"/>
      <w:r w:rsidRPr="000F3C94">
        <w:rPr>
          <w:lang w:val="en-GB"/>
        </w:rPr>
        <w:t xml:space="preserve">Data Product </w:t>
      </w:r>
      <w:r w:rsidR="00BE5490" w:rsidRPr="000F3C94">
        <w:rPr>
          <w:lang w:val="en-GB"/>
        </w:rPr>
        <w:t>F</w:t>
      </w:r>
      <w:r w:rsidRPr="000F3C94">
        <w:rPr>
          <w:lang w:val="en-GB"/>
        </w:rPr>
        <w:t>ormat (</w:t>
      </w:r>
      <w:r w:rsidR="00BE5490" w:rsidRPr="000F3C94">
        <w:rPr>
          <w:lang w:val="en-GB"/>
        </w:rPr>
        <w:t>E</w:t>
      </w:r>
      <w:r w:rsidRPr="000F3C94">
        <w:rPr>
          <w:lang w:val="en-GB"/>
        </w:rPr>
        <w:t>ncoding)</w:t>
      </w:r>
      <w:bookmarkEnd w:id="175"/>
      <w:bookmarkEnd w:id="176"/>
      <w:r w:rsidR="009E66AF" w:rsidRPr="000F3C94">
        <w:rPr>
          <w:lang w:val="en-GB"/>
        </w:rPr>
        <w:t xml:space="preserve"> </w:t>
      </w:r>
    </w:p>
    <w:p w14:paraId="48AB4211" w14:textId="77777777" w:rsidR="00B82002" w:rsidRPr="000F3C94" w:rsidRDefault="00B82002" w:rsidP="00D52012">
      <w:pPr>
        <w:pStyle w:val="Heading2"/>
        <w:tabs>
          <w:tab w:val="clear" w:pos="540"/>
        </w:tabs>
        <w:rPr>
          <w:lang w:val="en-GB"/>
        </w:rPr>
      </w:pPr>
      <w:bookmarkStart w:id="177" w:name="_Toc152232576"/>
      <w:bookmarkStart w:id="178" w:name="_Toc194500013"/>
      <w:r w:rsidRPr="000F3C94">
        <w:rPr>
          <w:lang w:val="en-GB"/>
        </w:rPr>
        <w:t>Introduction</w:t>
      </w:r>
      <w:bookmarkEnd w:id="177"/>
      <w:bookmarkEnd w:id="178"/>
    </w:p>
    <w:p w14:paraId="49D59820" w14:textId="77777777" w:rsidR="001D5E90" w:rsidRPr="000F3C94" w:rsidRDefault="001D5E90" w:rsidP="001D5E90">
      <w:pPr>
        <w:rPr>
          <w:lang w:val="en-GB"/>
        </w:rPr>
      </w:pPr>
      <w:r w:rsidRPr="000F3C94">
        <w:rPr>
          <w:lang w:val="en-GB"/>
        </w:rPr>
        <w:t>The principal encoding will be the Open Geospatial Consortium (OGC), Geography Markup Language</w:t>
      </w:r>
      <w:r w:rsidRPr="000F3C94">
        <w:rPr>
          <w:spacing w:val="1"/>
          <w:lang w:val="en-GB"/>
        </w:rPr>
        <w:t xml:space="preserve"> </w:t>
      </w:r>
      <w:r w:rsidRPr="000F3C94">
        <w:rPr>
          <w:lang w:val="en-GB"/>
        </w:rPr>
        <w:t>(GML) format. GML is an XML grammar designed to express geographical features. It serves as a</w:t>
      </w:r>
      <w:r w:rsidRPr="000F3C94">
        <w:rPr>
          <w:spacing w:val="1"/>
          <w:lang w:val="en-GB"/>
        </w:rPr>
        <w:t xml:space="preserve"> </w:t>
      </w:r>
      <w:r w:rsidRPr="000F3C94">
        <w:rPr>
          <w:lang w:val="en-GB"/>
        </w:rPr>
        <w:t>modelling language for geographic systems as well as an open interchange format for geographic</w:t>
      </w:r>
      <w:r w:rsidRPr="000F3C94">
        <w:rPr>
          <w:spacing w:val="1"/>
          <w:lang w:val="en-GB"/>
        </w:rPr>
        <w:t xml:space="preserve"> </w:t>
      </w:r>
      <w:r w:rsidRPr="000F3C94">
        <w:rPr>
          <w:lang w:val="en-GB"/>
        </w:rPr>
        <w:t>transactions.</w:t>
      </w:r>
    </w:p>
    <w:p w14:paraId="77F128FB" w14:textId="30FF83F1" w:rsidR="005C26E0" w:rsidRPr="000F3C94" w:rsidRDefault="005C26E0" w:rsidP="00F85D5F">
      <w:pPr>
        <w:pStyle w:val="Label1"/>
        <w:spacing w:after="120" w:line="240" w:lineRule="auto"/>
        <w:rPr>
          <w:lang w:val="en-GB"/>
        </w:rPr>
      </w:pPr>
      <w:r w:rsidRPr="000F3C94">
        <w:rPr>
          <w:lang w:val="en-GB"/>
        </w:rPr>
        <w:lastRenderedPageBreak/>
        <w:t>Format Name:</w:t>
      </w:r>
      <w:r w:rsidRPr="000F3C94">
        <w:rPr>
          <w:lang w:val="en-GB"/>
        </w:rPr>
        <w:tab/>
      </w:r>
      <w:r w:rsidRPr="000F3C94">
        <w:rPr>
          <w:lang w:val="en-GB"/>
        </w:rPr>
        <w:tab/>
      </w:r>
      <w:r w:rsidR="00F85D5F" w:rsidRPr="000F3C94">
        <w:rPr>
          <w:b w:val="0"/>
          <w:bCs/>
          <w:sz w:val="20"/>
          <w:szCs w:val="20"/>
          <w:lang w:val="en-GB"/>
        </w:rPr>
        <w:t>GML</w:t>
      </w:r>
    </w:p>
    <w:p w14:paraId="79BE174C" w14:textId="108AE635" w:rsidR="005C26E0" w:rsidRPr="000F3C94" w:rsidRDefault="005C26E0" w:rsidP="00F85D5F">
      <w:pPr>
        <w:pStyle w:val="Label1"/>
        <w:spacing w:after="120" w:line="240" w:lineRule="auto"/>
        <w:rPr>
          <w:lang w:val="en-GB"/>
        </w:rPr>
      </w:pPr>
      <w:r w:rsidRPr="000F3C94">
        <w:rPr>
          <w:lang w:val="en-GB"/>
        </w:rPr>
        <w:t>Version:</w:t>
      </w:r>
      <w:r w:rsidRPr="000F3C94">
        <w:rPr>
          <w:lang w:val="en-GB"/>
        </w:rPr>
        <w:tab/>
      </w:r>
      <w:r w:rsidRPr="000F3C94">
        <w:rPr>
          <w:lang w:val="en-GB"/>
        </w:rPr>
        <w:tab/>
      </w:r>
      <w:r w:rsidR="00F85D5F" w:rsidRPr="000F3C94">
        <w:rPr>
          <w:b w:val="0"/>
          <w:bCs/>
          <w:sz w:val="20"/>
          <w:szCs w:val="20"/>
          <w:lang w:val="en-GB"/>
        </w:rPr>
        <w:t>3.2.1</w:t>
      </w:r>
    </w:p>
    <w:p w14:paraId="0C90B107" w14:textId="36993DDC" w:rsidR="005C26E0" w:rsidRPr="000F3C94" w:rsidRDefault="005C26E0" w:rsidP="00F85D5F">
      <w:pPr>
        <w:pStyle w:val="Label1"/>
        <w:spacing w:after="120" w:line="240" w:lineRule="auto"/>
        <w:rPr>
          <w:lang w:val="en-GB"/>
        </w:rPr>
      </w:pPr>
      <w:r w:rsidRPr="000F3C94">
        <w:rPr>
          <w:lang w:val="en-GB"/>
        </w:rPr>
        <w:t>Character Set:</w:t>
      </w:r>
      <w:r w:rsidRPr="000F3C94">
        <w:rPr>
          <w:lang w:val="en-GB"/>
        </w:rPr>
        <w:tab/>
      </w:r>
      <w:r w:rsidR="00F85D5F" w:rsidRPr="000F3C94">
        <w:rPr>
          <w:b w:val="0"/>
          <w:bCs/>
          <w:sz w:val="20"/>
          <w:szCs w:val="20"/>
          <w:lang w:val="en-GB"/>
        </w:rPr>
        <w:t>UTF-8</w:t>
      </w:r>
    </w:p>
    <w:p w14:paraId="25E41B1B" w14:textId="5DF0548E" w:rsidR="005C26E0" w:rsidRPr="000F3C94" w:rsidRDefault="005C26E0" w:rsidP="00F85D5F">
      <w:pPr>
        <w:pStyle w:val="Label1"/>
        <w:spacing w:after="120" w:line="240" w:lineRule="auto"/>
        <w:rPr>
          <w:b w:val="0"/>
          <w:bCs/>
          <w:sz w:val="20"/>
          <w:szCs w:val="20"/>
          <w:lang w:val="en-GB"/>
        </w:rPr>
      </w:pPr>
      <w:r w:rsidRPr="000F3C94">
        <w:rPr>
          <w:lang w:val="en-GB"/>
        </w:rPr>
        <w:t>Specification:</w:t>
      </w:r>
      <w:r w:rsidRPr="000F3C94">
        <w:rPr>
          <w:lang w:val="en-GB"/>
        </w:rPr>
        <w:tab/>
      </w:r>
      <w:r w:rsidRPr="000F3C94">
        <w:rPr>
          <w:lang w:val="en-GB"/>
        </w:rPr>
        <w:tab/>
      </w:r>
      <w:hyperlink r:id="rId34" w:history="1">
        <w:r w:rsidR="00F85D5F" w:rsidRPr="000F3C94">
          <w:rPr>
            <w:rStyle w:val="Hyperlink"/>
            <w:b w:val="0"/>
            <w:bCs/>
            <w:sz w:val="20"/>
            <w:szCs w:val="20"/>
            <w:lang w:val="en-GB"/>
          </w:rPr>
          <w:t>https://www.ogc.org</w:t>
        </w:r>
      </w:hyperlink>
    </w:p>
    <w:p w14:paraId="6E962868" w14:textId="77777777" w:rsidR="0056283F" w:rsidRPr="000F3C94" w:rsidRDefault="0056283F" w:rsidP="00BA1F7E">
      <w:pPr>
        <w:pStyle w:val="Label1"/>
        <w:spacing w:after="120" w:line="240" w:lineRule="auto"/>
        <w:ind w:left="0" w:firstLine="0"/>
        <w:rPr>
          <w:b w:val="0"/>
          <w:bCs/>
          <w:sz w:val="20"/>
          <w:szCs w:val="20"/>
          <w:lang w:val="en-GB"/>
        </w:rPr>
      </w:pPr>
    </w:p>
    <w:p w14:paraId="4A99633C" w14:textId="4861779B" w:rsidR="00F85D5F" w:rsidRPr="000F3C94" w:rsidRDefault="0032631A" w:rsidP="00BA1F7E">
      <w:pPr>
        <w:pStyle w:val="Heading2"/>
        <w:tabs>
          <w:tab w:val="clear" w:pos="540"/>
        </w:tabs>
        <w:rPr>
          <w:rFonts w:eastAsia="Malgun Gothic"/>
          <w:lang w:val="en-GB"/>
        </w:rPr>
      </w:pPr>
      <w:bookmarkStart w:id="179" w:name="_Toc152232577"/>
      <w:bookmarkStart w:id="180" w:name="_Toc194500014"/>
      <w:r w:rsidRPr="000F3C94">
        <w:rPr>
          <w:rFonts w:eastAsia="Malgun Gothic"/>
          <w:lang w:val="en-GB"/>
        </w:rPr>
        <w:t>Coordinate encoding in spatial primitives</w:t>
      </w:r>
      <w:bookmarkEnd w:id="179"/>
      <w:bookmarkEnd w:id="180"/>
    </w:p>
    <w:p w14:paraId="16EBC451" w14:textId="5E426A8B" w:rsidR="0056283F" w:rsidRPr="000F3C94" w:rsidRDefault="0056283F" w:rsidP="0056283F">
      <w:pPr>
        <w:rPr>
          <w:lang w:val="en-GB"/>
        </w:rPr>
      </w:pPr>
      <w:r w:rsidRPr="000F3C94">
        <w:rPr>
          <w:lang w:val="en-GB"/>
        </w:rPr>
        <w:t xml:space="preserve">Values of latitude and longitude must not be more accurate than 7 decimal places. Coordinates must be encoded as decimals in the format described in clause </w:t>
      </w:r>
      <w:r w:rsidR="00D92175" w:rsidRPr="000F3C94">
        <w:rPr>
          <w:lang w:val="en-GB"/>
        </w:rPr>
        <w:fldChar w:fldCharType="begin"/>
      </w:r>
      <w:r w:rsidR="00D92175" w:rsidRPr="000F3C94">
        <w:rPr>
          <w:lang w:val="en-GB"/>
        </w:rPr>
        <w:instrText xml:space="preserve"> REF _Ref148216113 \r </w:instrText>
      </w:r>
      <w:r w:rsidR="00D92175" w:rsidRPr="000F3C94">
        <w:rPr>
          <w:lang w:val="en-GB"/>
        </w:rPr>
        <w:fldChar w:fldCharType="separate"/>
      </w:r>
      <w:r w:rsidR="00D92175" w:rsidRPr="000F3C94">
        <w:rPr>
          <w:lang w:val="en-GB"/>
        </w:rPr>
        <w:t>10.2.1</w:t>
      </w:r>
      <w:r w:rsidR="00D92175" w:rsidRPr="000F3C94">
        <w:rPr>
          <w:lang w:val="en-GB"/>
        </w:rPr>
        <w:fldChar w:fldCharType="end"/>
      </w:r>
      <w:r w:rsidRPr="000F3C94">
        <w:rPr>
          <w:lang w:val="en-GB"/>
        </w:rPr>
        <w:t>.</w:t>
      </w:r>
    </w:p>
    <w:p w14:paraId="4BAC1E1C" w14:textId="1BD2A76D" w:rsidR="0032631A" w:rsidRPr="000F3C94" w:rsidRDefault="0032631A" w:rsidP="0056283F">
      <w:pPr>
        <w:rPr>
          <w:lang w:val="en-GB" w:eastAsia="en-US"/>
        </w:rPr>
      </w:pPr>
      <w:r w:rsidRPr="000F3C94">
        <w:rPr>
          <w:lang w:val="en-GB"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p>
    <w:p w14:paraId="3E9DB0BF" w14:textId="753109A9" w:rsidR="0056283F" w:rsidRPr="000F3C94" w:rsidRDefault="0056283F" w:rsidP="00BA1F7E">
      <w:pPr>
        <w:pStyle w:val="Heading3"/>
        <w:tabs>
          <w:tab w:val="clear" w:pos="660"/>
        </w:tabs>
        <w:rPr>
          <w:lang w:val="en-GB"/>
        </w:rPr>
      </w:pPr>
      <w:bookmarkStart w:id="181" w:name="_Ref148216113"/>
      <w:bookmarkStart w:id="182" w:name="_Toc152232578"/>
      <w:bookmarkStart w:id="183" w:name="_Toc194500015"/>
      <w:r w:rsidRPr="000F3C94">
        <w:rPr>
          <w:lang w:val="en-GB"/>
        </w:rPr>
        <w:t>Encoding of coordinates as decimals</w:t>
      </w:r>
      <w:bookmarkEnd w:id="181"/>
      <w:bookmarkEnd w:id="182"/>
      <w:bookmarkEnd w:id="183"/>
    </w:p>
    <w:p w14:paraId="125107C1" w14:textId="482DB34D" w:rsidR="0056283F" w:rsidRPr="000F3C94" w:rsidRDefault="00B41B97" w:rsidP="0056283F">
      <w:pPr>
        <w:rPr>
          <w:lang w:val="en-GB" w:eastAsia="en-US"/>
        </w:rPr>
      </w:pPr>
      <w:r w:rsidRPr="000F3C94">
        <w:rPr>
          <w:lang w:val="en-GB" w:eastAsia="en-US"/>
        </w:rPr>
        <w:t>Values should be coded as decimal numbers with 7 or fewer digits after the decimal. The normative encoding is in degrees, with an accuracy of 10</w:t>
      </w:r>
      <w:r w:rsidRPr="000F3C94">
        <w:rPr>
          <w:vertAlign w:val="superscript"/>
          <w:lang w:val="en-GB" w:eastAsia="en-US"/>
        </w:rPr>
        <w:t>-7</w:t>
      </w:r>
      <w:r w:rsidRPr="000F3C94">
        <w:rPr>
          <w:lang w:val="en-GB" w:eastAsia="en-US"/>
        </w:rPr>
        <w:t xml:space="preserve"> degrees; that is, 7 digits after the decimal point.</w:t>
      </w:r>
    </w:p>
    <w:p w14:paraId="416ADA0F" w14:textId="77777777" w:rsidR="00B41B97" w:rsidRPr="000F3C94" w:rsidRDefault="00B41B97" w:rsidP="00B41B97">
      <w:pPr>
        <w:rPr>
          <w:rFonts w:eastAsia="Malgun Gothic"/>
          <w:lang w:val="en-GB"/>
        </w:rPr>
      </w:pPr>
      <w:r w:rsidRPr="000F3C94">
        <w:rPr>
          <w:rFonts w:eastAsia="Malgun Gothic"/>
          <w:lang w:val="en-GB"/>
        </w:rPr>
        <w:t>The decimal point must be indicated by the “.” character.</w:t>
      </w:r>
    </w:p>
    <w:p w14:paraId="286490C9" w14:textId="3B3C4C6A" w:rsidR="0056283F" w:rsidRPr="000F3C94" w:rsidRDefault="00B41B97" w:rsidP="00B41B97">
      <w:pPr>
        <w:rPr>
          <w:rFonts w:eastAsia="Malgun Gothic"/>
          <w:lang w:val="en-GB"/>
        </w:rPr>
      </w:pPr>
      <w:r w:rsidRPr="000F3C94">
        <w:rPr>
          <w:rFonts w:eastAsia="Malgun Gothic"/>
          <w:lang w:val="en-GB"/>
        </w:rPr>
        <w:t>Trailing zeroes after the decimal point (and the decimal point itself if appropriate) may be omitted at producer discretion, but the accuracy must still be as indicated (for example, 10</w:t>
      </w:r>
      <w:r w:rsidRPr="000F3C94">
        <w:rPr>
          <w:rFonts w:eastAsia="Malgun Gothic"/>
          <w:vertAlign w:val="superscript"/>
          <w:lang w:val="en-GB"/>
        </w:rPr>
        <w:t>-7</w:t>
      </w:r>
      <w:r w:rsidRPr="000F3C94">
        <w:rPr>
          <w:rFonts w:eastAsia="Malgun Gothic"/>
          <w:lang w:val="en-GB"/>
        </w:rPr>
        <w:t xml:space="preserve"> degrees for coordinates of default accuracy).</w:t>
      </w:r>
    </w:p>
    <w:p w14:paraId="40877AD4" w14:textId="77777777" w:rsidR="009077C5" w:rsidRPr="000F3C94" w:rsidRDefault="009077C5" w:rsidP="00B41B97">
      <w:pPr>
        <w:rPr>
          <w:rFonts w:eastAsia="Malgun Gothic"/>
          <w:lang w:val="en-GB"/>
        </w:rPr>
      </w:pPr>
    </w:p>
    <w:p w14:paraId="5592C3CD" w14:textId="5D1F5D71" w:rsidR="00B41B97" w:rsidRPr="000F3C94" w:rsidRDefault="00B41B97" w:rsidP="009077C5">
      <w:pPr>
        <w:pStyle w:val="Heading2"/>
        <w:tabs>
          <w:tab w:val="clear" w:pos="540"/>
        </w:tabs>
        <w:rPr>
          <w:rFonts w:eastAsia="Malgun Gothic"/>
          <w:lang w:val="en-GB"/>
        </w:rPr>
      </w:pPr>
      <w:bookmarkStart w:id="184" w:name="_Toc152232579"/>
      <w:bookmarkStart w:id="185" w:name="_Toc194500016"/>
      <w:r w:rsidRPr="000F3C94">
        <w:rPr>
          <w:rFonts w:eastAsia="Malgun Gothic"/>
          <w:lang w:val="en-GB"/>
        </w:rPr>
        <w:t>Numeric attribute encoding</w:t>
      </w:r>
      <w:bookmarkEnd w:id="184"/>
      <w:bookmarkEnd w:id="185"/>
    </w:p>
    <w:p w14:paraId="0B5B0E16" w14:textId="6D23C479" w:rsidR="00B41B97" w:rsidRPr="000F3C94" w:rsidRDefault="00B41B97" w:rsidP="00B41B97">
      <w:pPr>
        <w:rPr>
          <w:rFonts w:eastAsia="Malgun Gothic"/>
          <w:lang w:val="en-GB"/>
        </w:rPr>
      </w:pPr>
      <w:r w:rsidRPr="000F3C94">
        <w:rPr>
          <w:rFonts w:eastAsia="Malgun Gothic"/>
          <w:lang w:val="en-GB"/>
        </w:rPr>
        <w:t>Floating point and integer attribute values must not contain leading zeros. Floating point attribute values must not contain non-significant trailing zeros.</w:t>
      </w:r>
    </w:p>
    <w:p w14:paraId="035C41C0" w14:textId="77777777" w:rsidR="009077C5" w:rsidRPr="000F3C94" w:rsidRDefault="009077C5" w:rsidP="00B41B97">
      <w:pPr>
        <w:rPr>
          <w:rFonts w:eastAsia="Malgun Gothic"/>
          <w:lang w:val="en-GB"/>
        </w:rPr>
      </w:pPr>
    </w:p>
    <w:p w14:paraId="64B0C8AF" w14:textId="7F104131" w:rsidR="00B41B97" w:rsidRPr="000F3C94" w:rsidRDefault="00B41B97" w:rsidP="009077C5">
      <w:pPr>
        <w:pStyle w:val="Heading2"/>
        <w:tabs>
          <w:tab w:val="clear" w:pos="540"/>
        </w:tabs>
        <w:rPr>
          <w:rFonts w:eastAsia="Malgun Gothic"/>
          <w:lang w:val="en-GB"/>
        </w:rPr>
      </w:pPr>
      <w:bookmarkStart w:id="186" w:name="_Toc152232580"/>
      <w:bookmarkStart w:id="187" w:name="_Toc194500017"/>
      <w:r w:rsidRPr="000F3C94">
        <w:rPr>
          <w:rFonts w:eastAsia="Malgun Gothic"/>
          <w:lang w:val="en-GB"/>
        </w:rPr>
        <w:t>Text attribute values</w:t>
      </w:r>
      <w:bookmarkEnd w:id="186"/>
      <w:bookmarkEnd w:id="187"/>
    </w:p>
    <w:p w14:paraId="38FEDC03" w14:textId="4356306D" w:rsidR="00B41B97" w:rsidRPr="000F3C94" w:rsidRDefault="00B41B97" w:rsidP="00B41B97">
      <w:pPr>
        <w:rPr>
          <w:rFonts w:eastAsia="Malgun Gothic"/>
          <w:lang w:val="en-GB"/>
        </w:rPr>
      </w:pPr>
      <w:r w:rsidRPr="000F3C94">
        <w:rPr>
          <w:rFonts w:eastAsia="Malgun Gothic"/>
          <w:lang w:val="en-GB"/>
        </w:rPr>
        <w:t>Character strings must be encoded using the character set defined in ISO 10646-1, in Unicode Transformation Format-8 (UTF-8).</w:t>
      </w:r>
    </w:p>
    <w:p w14:paraId="7FCEC91D" w14:textId="77777777" w:rsidR="009077C5" w:rsidRPr="000F3C94" w:rsidRDefault="009077C5" w:rsidP="00B41B97">
      <w:pPr>
        <w:rPr>
          <w:rFonts w:eastAsia="Malgun Gothic"/>
          <w:lang w:val="en-GB"/>
        </w:rPr>
      </w:pPr>
    </w:p>
    <w:p w14:paraId="47DBC09B" w14:textId="567221DE" w:rsidR="00A61E22" w:rsidRPr="000F3C94" w:rsidRDefault="00A61E22" w:rsidP="009077C5">
      <w:pPr>
        <w:pStyle w:val="Heading2"/>
        <w:tabs>
          <w:tab w:val="clear" w:pos="540"/>
        </w:tabs>
        <w:rPr>
          <w:rFonts w:eastAsia="Malgun Gothic"/>
          <w:lang w:val="en-GB"/>
        </w:rPr>
      </w:pPr>
      <w:bookmarkStart w:id="188" w:name="_Toc152232581"/>
      <w:bookmarkStart w:id="189" w:name="_Toc194500018"/>
      <w:r w:rsidRPr="000F3C94">
        <w:rPr>
          <w:rFonts w:eastAsia="Malgun Gothic"/>
          <w:lang w:val="en-GB"/>
        </w:rPr>
        <w:t>Mandatory attribute values</w:t>
      </w:r>
      <w:bookmarkEnd w:id="188"/>
      <w:bookmarkEnd w:id="189"/>
    </w:p>
    <w:p w14:paraId="3236678F" w14:textId="77777777" w:rsidR="00A61E22" w:rsidRPr="000F3C94" w:rsidRDefault="00A61E22" w:rsidP="009077C5">
      <w:pPr>
        <w:spacing w:after="60"/>
        <w:rPr>
          <w:lang w:val="en-GB"/>
        </w:rPr>
      </w:pPr>
      <w:r w:rsidRPr="000F3C94">
        <w:rPr>
          <w:lang w:val="en-GB"/>
        </w:rPr>
        <w:t>There are four reasons why attribute values may be considered mandatory:</w:t>
      </w:r>
    </w:p>
    <w:p w14:paraId="6F81C71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They</w:t>
      </w:r>
      <w:r w:rsidRPr="000F3C94">
        <w:rPr>
          <w:spacing w:val="-6"/>
          <w:lang w:val="en-GB"/>
        </w:rPr>
        <w:t xml:space="preserve"> </w:t>
      </w:r>
      <w:r w:rsidRPr="000F3C94">
        <w:rPr>
          <w:lang w:val="en-GB"/>
        </w:rPr>
        <w:t>determine</w:t>
      </w:r>
      <w:r w:rsidRPr="000F3C94">
        <w:rPr>
          <w:spacing w:val="-1"/>
          <w:lang w:val="en-GB"/>
        </w:rPr>
        <w:t xml:space="preserve"> </w:t>
      </w:r>
      <w:r w:rsidRPr="000F3C94">
        <w:rPr>
          <w:lang w:val="en-GB"/>
        </w:rPr>
        <w:t>whether a</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is in</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display</w:t>
      </w:r>
      <w:r w:rsidRPr="000F3C94">
        <w:rPr>
          <w:spacing w:val="-2"/>
          <w:lang w:val="en-GB"/>
        </w:rPr>
        <w:t xml:space="preserve"> </w:t>
      </w:r>
      <w:r w:rsidRPr="000F3C94">
        <w:rPr>
          <w:lang w:val="en-GB"/>
        </w:rPr>
        <w:t>base.</w:t>
      </w:r>
    </w:p>
    <w:p w14:paraId="60BFBA2F"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Certain</w:t>
      </w:r>
      <w:r w:rsidRPr="000F3C94">
        <w:rPr>
          <w:spacing w:val="-3"/>
          <w:lang w:val="en-GB"/>
        </w:rPr>
        <w:t xml:space="preserve"> </w:t>
      </w:r>
      <w:r w:rsidRPr="000F3C94">
        <w:rPr>
          <w:lang w:val="en-GB"/>
        </w:rPr>
        <w:t>features</w:t>
      </w:r>
      <w:r w:rsidRPr="000F3C94">
        <w:rPr>
          <w:spacing w:val="-1"/>
          <w:lang w:val="en-GB"/>
        </w:rPr>
        <w:t xml:space="preserve"> </w:t>
      </w:r>
      <w:r w:rsidRPr="000F3C94">
        <w:rPr>
          <w:lang w:val="en-GB"/>
        </w:rPr>
        <w:t>make</w:t>
      </w:r>
      <w:r w:rsidRPr="000F3C94">
        <w:rPr>
          <w:spacing w:val="-2"/>
          <w:lang w:val="en-GB"/>
        </w:rPr>
        <w:t xml:space="preserve"> </w:t>
      </w:r>
      <w:r w:rsidRPr="000F3C94">
        <w:rPr>
          <w:lang w:val="en-GB"/>
        </w:rPr>
        <w:t>no</w:t>
      </w:r>
      <w:r w:rsidRPr="000F3C94">
        <w:rPr>
          <w:spacing w:val="-2"/>
          <w:lang w:val="en-GB"/>
        </w:rPr>
        <w:t xml:space="preserve"> </w:t>
      </w:r>
      <w:r w:rsidRPr="000F3C94">
        <w:rPr>
          <w:lang w:val="en-GB"/>
        </w:rPr>
        <w:t>logical</w:t>
      </w:r>
      <w:r w:rsidRPr="000F3C94">
        <w:rPr>
          <w:spacing w:val="-4"/>
          <w:lang w:val="en-GB"/>
        </w:rPr>
        <w:t xml:space="preserve"> </w:t>
      </w:r>
      <w:r w:rsidRPr="000F3C94">
        <w:rPr>
          <w:lang w:val="en-GB"/>
        </w:rPr>
        <w:t>sense without</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attributes.</w:t>
      </w:r>
    </w:p>
    <w:p w14:paraId="36568E9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Some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are necessary</w:t>
      </w:r>
      <w:r w:rsidRPr="000F3C94">
        <w:rPr>
          <w:spacing w:val="-5"/>
          <w:lang w:val="en-GB"/>
        </w:rPr>
        <w:t xml:space="preserve"> </w:t>
      </w:r>
      <w:r w:rsidRPr="000F3C94">
        <w:rPr>
          <w:lang w:val="en-GB"/>
        </w:rPr>
        <w:t>to</w:t>
      </w:r>
      <w:r w:rsidRPr="000F3C94">
        <w:rPr>
          <w:spacing w:val="-1"/>
          <w:lang w:val="en-GB"/>
        </w:rPr>
        <w:t xml:space="preserve"> </w:t>
      </w:r>
      <w:r w:rsidRPr="000F3C94">
        <w:rPr>
          <w:lang w:val="en-GB"/>
        </w:rPr>
        <w:t>determine</w:t>
      </w:r>
      <w:r w:rsidRPr="000F3C94">
        <w:rPr>
          <w:spacing w:val="-1"/>
          <w:lang w:val="en-GB"/>
        </w:rPr>
        <w:t xml:space="preserve"> </w:t>
      </w:r>
      <w:r w:rsidRPr="000F3C94">
        <w:rPr>
          <w:lang w:val="en-GB"/>
        </w:rPr>
        <w:t>which symbol</w:t>
      </w:r>
      <w:r w:rsidRPr="000F3C94">
        <w:rPr>
          <w:spacing w:val="-2"/>
          <w:lang w:val="en-GB"/>
        </w:rPr>
        <w:t xml:space="preserve"> </w:t>
      </w:r>
      <w:r w:rsidRPr="000F3C94">
        <w:rPr>
          <w:lang w:val="en-GB"/>
        </w:rPr>
        <w:t>is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be displayed.</w:t>
      </w:r>
    </w:p>
    <w:p w14:paraId="31A917D0" w14:textId="77777777" w:rsidR="00A61E22" w:rsidRPr="000F3C94" w:rsidRDefault="00A61E22" w:rsidP="009077C5">
      <w:pPr>
        <w:pStyle w:val="ListParagraph"/>
        <w:widowControl w:val="0"/>
        <w:numPr>
          <w:ilvl w:val="0"/>
          <w:numId w:val="23"/>
        </w:numPr>
        <w:autoSpaceDE w:val="0"/>
        <w:autoSpaceDN w:val="0"/>
        <w:ind w:left="568"/>
        <w:jc w:val="left"/>
        <w:rPr>
          <w:lang w:val="en-GB"/>
        </w:rPr>
      </w:pPr>
      <w:r w:rsidRPr="000F3C94">
        <w:rPr>
          <w:lang w:val="en-GB"/>
        </w:rPr>
        <w:t>Some</w:t>
      </w:r>
      <w:r w:rsidRPr="000F3C94">
        <w:rPr>
          <w:spacing w:val="-2"/>
          <w:lang w:val="en-GB"/>
        </w:rPr>
        <w:t xml:space="preserve"> </w:t>
      </w:r>
      <w:r w:rsidRPr="000F3C94">
        <w:rPr>
          <w:lang w:val="en-GB"/>
        </w:rPr>
        <w:t>attributes</w:t>
      </w:r>
      <w:r w:rsidRPr="000F3C94">
        <w:rPr>
          <w:spacing w:val="-1"/>
          <w:lang w:val="en-GB"/>
        </w:rPr>
        <w:t xml:space="preserve"> </w:t>
      </w:r>
      <w:r w:rsidRPr="000F3C94">
        <w:rPr>
          <w:lang w:val="en-GB"/>
        </w:rPr>
        <w:t>are</w:t>
      </w:r>
      <w:r w:rsidRPr="000F3C94">
        <w:rPr>
          <w:spacing w:val="-2"/>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safety</w:t>
      </w:r>
      <w:r w:rsidRPr="000F3C94">
        <w:rPr>
          <w:spacing w:val="-6"/>
          <w:lang w:val="en-GB"/>
        </w:rPr>
        <w:t xml:space="preserve"> </w:t>
      </w:r>
      <w:r w:rsidRPr="000F3C94">
        <w:rPr>
          <w:lang w:val="en-GB"/>
        </w:rPr>
        <w:t>of navigation.</w:t>
      </w:r>
    </w:p>
    <w:p w14:paraId="18806BB8" w14:textId="6FFA46BF" w:rsidR="00A61E22" w:rsidRPr="000F3C94" w:rsidRDefault="00A61E22" w:rsidP="009077C5">
      <w:pPr>
        <w:rPr>
          <w:lang w:val="en-GB"/>
        </w:rPr>
      </w:pPr>
      <w:r w:rsidRPr="000F3C94">
        <w:rPr>
          <w:lang w:val="en-GB"/>
        </w:rPr>
        <w:t>All mandatory attributes are identified in the Feature Catalogue and summarized in Annex A – Data Classification and Encoding Guide.</w:t>
      </w:r>
    </w:p>
    <w:p w14:paraId="07FB707A" w14:textId="77777777" w:rsidR="00BE5490" w:rsidRPr="000F3C94" w:rsidRDefault="00BE5490" w:rsidP="009077C5">
      <w:pPr>
        <w:rPr>
          <w:lang w:val="en-GB"/>
        </w:rPr>
      </w:pPr>
    </w:p>
    <w:p w14:paraId="57D5F4BF" w14:textId="599373E2" w:rsidR="002D53A2" w:rsidRPr="000F3C94" w:rsidRDefault="002D53A2" w:rsidP="00BE5490">
      <w:pPr>
        <w:pStyle w:val="Heading2"/>
        <w:tabs>
          <w:tab w:val="clear" w:pos="540"/>
        </w:tabs>
        <w:rPr>
          <w:rFonts w:eastAsia="Malgun Gothic"/>
          <w:lang w:val="en-GB"/>
        </w:rPr>
      </w:pPr>
      <w:bookmarkStart w:id="190" w:name="_Toc158918264"/>
      <w:bookmarkStart w:id="191" w:name="_Toc158918367"/>
      <w:bookmarkStart w:id="192" w:name="_Toc158918470"/>
      <w:bookmarkStart w:id="193" w:name="_Toc158918573"/>
      <w:bookmarkStart w:id="194" w:name="_Toc158923581"/>
      <w:bookmarkStart w:id="195" w:name="_Toc158923712"/>
      <w:bookmarkStart w:id="196" w:name="_Toc158985652"/>
      <w:bookmarkStart w:id="197" w:name="_Toc158985783"/>
      <w:bookmarkStart w:id="198" w:name="_Toc158988918"/>
      <w:bookmarkStart w:id="199" w:name="_Toc162544268"/>
      <w:bookmarkStart w:id="200" w:name="_Toc170717238"/>
      <w:bookmarkStart w:id="201" w:name="_Toc158918265"/>
      <w:bookmarkStart w:id="202" w:name="_Toc158918368"/>
      <w:bookmarkStart w:id="203" w:name="_Toc158918471"/>
      <w:bookmarkStart w:id="204" w:name="_Toc158918574"/>
      <w:bookmarkStart w:id="205" w:name="_Toc158923582"/>
      <w:bookmarkStart w:id="206" w:name="_Toc158923713"/>
      <w:bookmarkStart w:id="207" w:name="_Toc158985653"/>
      <w:bookmarkStart w:id="208" w:name="_Toc158985784"/>
      <w:bookmarkStart w:id="209" w:name="_Toc158988919"/>
      <w:bookmarkStart w:id="210" w:name="_Toc162544269"/>
      <w:bookmarkStart w:id="211" w:name="_Toc170717239"/>
      <w:bookmarkStart w:id="212" w:name="_Toc158918266"/>
      <w:bookmarkStart w:id="213" w:name="_Toc158918369"/>
      <w:bookmarkStart w:id="214" w:name="_Toc158918472"/>
      <w:bookmarkStart w:id="215" w:name="_Toc158918575"/>
      <w:bookmarkStart w:id="216" w:name="_Toc158923583"/>
      <w:bookmarkStart w:id="217" w:name="_Toc158923714"/>
      <w:bookmarkStart w:id="218" w:name="_Toc158985654"/>
      <w:bookmarkStart w:id="219" w:name="_Toc158985785"/>
      <w:bookmarkStart w:id="220" w:name="_Toc158988920"/>
      <w:bookmarkStart w:id="221" w:name="_Toc162544270"/>
      <w:bookmarkStart w:id="222" w:name="_Toc170717240"/>
      <w:bookmarkStart w:id="223" w:name="_Toc158918267"/>
      <w:bookmarkStart w:id="224" w:name="_Toc158918370"/>
      <w:bookmarkStart w:id="225" w:name="_Toc158918473"/>
      <w:bookmarkStart w:id="226" w:name="_Toc158918576"/>
      <w:bookmarkStart w:id="227" w:name="_Toc158923584"/>
      <w:bookmarkStart w:id="228" w:name="_Toc158923715"/>
      <w:bookmarkStart w:id="229" w:name="_Toc158985655"/>
      <w:bookmarkStart w:id="230" w:name="_Toc158985786"/>
      <w:bookmarkStart w:id="231" w:name="_Toc158988921"/>
      <w:bookmarkStart w:id="232" w:name="_Toc162544271"/>
      <w:bookmarkStart w:id="233" w:name="_Toc170717241"/>
      <w:bookmarkStart w:id="234" w:name="_Toc158918268"/>
      <w:bookmarkStart w:id="235" w:name="_Toc158918371"/>
      <w:bookmarkStart w:id="236" w:name="_Toc158918474"/>
      <w:bookmarkStart w:id="237" w:name="_Toc158918577"/>
      <w:bookmarkStart w:id="238" w:name="_Toc158923585"/>
      <w:bookmarkStart w:id="239" w:name="_Toc158923716"/>
      <w:bookmarkStart w:id="240" w:name="_Toc158985656"/>
      <w:bookmarkStart w:id="241" w:name="_Toc158985787"/>
      <w:bookmarkStart w:id="242" w:name="_Toc158988922"/>
      <w:bookmarkStart w:id="243" w:name="_Toc162544272"/>
      <w:bookmarkStart w:id="244" w:name="_Toc170717242"/>
      <w:bookmarkStart w:id="245" w:name="_Toc158918269"/>
      <w:bookmarkStart w:id="246" w:name="_Toc158918372"/>
      <w:bookmarkStart w:id="247" w:name="_Toc158918475"/>
      <w:bookmarkStart w:id="248" w:name="_Toc158918578"/>
      <w:bookmarkStart w:id="249" w:name="_Toc158923586"/>
      <w:bookmarkStart w:id="250" w:name="_Toc158923717"/>
      <w:bookmarkStart w:id="251" w:name="_Toc158985657"/>
      <w:bookmarkStart w:id="252" w:name="_Toc158985788"/>
      <w:bookmarkStart w:id="253" w:name="_Toc158988923"/>
      <w:bookmarkStart w:id="254" w:name="_Toc162544273"/>
      <w:bookmarkStart w:id="255" w:name="_Toc170717243"/>
      <w:bookmarkStart w:id="256" w:name="_Toc158918270"/>
      <w:bookmarkStart w:id="257" w:name="_Toc158918373"/>
      <w:bookmarkStart w:id="258" w:name="_Toc158918476"/>
      <w:bookmarkStart w:id="259" w:name="_Toc158918579"/>
      <w:bookmarkStart w:id="260" w:name="_Toc158923587"/>
      <w:bookmarkStart w:id="261" w:name="_Toc158923718"/>
      <w:bookmarkStart w:id="262" w:name="_Toc158985658"/>
      <w:bookmarkStart w:id="263" w:name="_Toc158985789"/>
      <w:bookmarkStart w:id="264" w:name="_Toc158988924"/>
      <w:bookmarkStart w:id="265" w:name="_Toc162544274"/>
      <w:bookmarkStart w:id="266" w:name="_Toc170717244"/>
      <w:bookmarkStart w:id="267" w:name="_Toc158918271"/>
      <w:bookmarkStart w:id="268" w:name="_Toc158918374"/>
      <w:bookmarkStart w:id="269" w:name="_Toc158918477"/>
      <w:bookmarkStart w:id="270" w:name="_Toc158918580"/>
      <w:bookmarkStart w:id="271" w:name="_Toc158923588"/>
      <w:bookmarkStart w:id="272" w:name="_Toc158923719"/>
      <w:bookmarkStart w:id="273" w:name="_Toc158985659"/>
      <w:bookmarkStart w:id="274" w:name="_Toc158985790"/>
      <w:bookmarkStart w:id="275" w:name="_Toc158988925"/>
      <w:bookmarkStart w:id="276" w:name="_Toc162544275"/>
      <w:bookmarkStart w:id="277" w:name="_Toc170717245"/>
      <w:bookmarkStart w:id="278" w:name="_Toc158918272"/>
      <w:bookmarkStart w:id="279" w:name="_Toc158918375"/>
      <w:bookmarkStart w:id="280" w:name="_Toc158918478"/>
      <w:bookmarkStart w:id="281" w:name="_Toc158918581"/>
      <w:bookmarkStart w:id="282" w:name="_Toc158923589"/>
      <w:bookmarkStart w:id="283" w:name="_Toc158923720"/>
      <w:bookmarkStart w:id="284" w:name="_Toc158985660"/>
      <w:bookmarkStart w:id="285" w:name="_Toc158985791"/>
      <w:bookmarkStart w:id="286" w:name="_Toc158988926"/>
      <w:bookmarkStart w:id="287" w:name="_Toc162544276"/>
      <w:bookmarkStart w:id="288" w:name="_Toc170717246"/>
      <w:bookmarkStart w:id="289" w:name="_Toc158918273"/>
      <w:bookmarkStart w:id="290" w:name="_Toc158918376"/>
      <w:bookmarkStart w:id="291" w:name="_Toc158918479"/>
      <w:bookmarkStart w:id="292" w:name="_Toc158918582"/>
      <w:bookmarkStart w:id="293" w:name="_Toc158923590"/>
      <w:bookmarkStart w:id="294" w:name="_Toc158923721"/>
      <w:bookmarkStart w:id="295" w:name="_Toc158985661"/>
      <w:bookmarkStart w:id="296" w:name="_Toc158985792"/>
      <w:bookmarkStart w:id="297" w:name="_Toc158988927"/>
      <w:bookmarkStart w:id="298" w:name="_Toc162544277"/>
      <w:bookmarkStart w:id="299" w:name="_Toc170717247"/>
      <w:bookmarkStart w:id="300" w:name="_Toc158918274"/>
      <w:bookmarkStart w:id="301" w:name="_Toc158918377"/>
      <w:bookmarkStart w:id="302" w:name="_Toc158918480"/>
      <w:bookmarkStart w:id="303" w:name="_Toc158918583"/>
      <w:bookmarkStart w:id="304" w:name="_Toc158923591"/>
      <w:bookmarkStart w:id="305" w:name="_Toc158923722"/>
      <w:bookmarkStart w:id="306" w:name="_Toc158985662"/>
      <w:bookmarkStart w:id="307" w:name="_Toc158985793"/>
      <w:bookmarkStart w:id="308" w:name="_Toc158988928"/>
      <w:bookmarkStart w:id="309" w:name="_Toc162544278"/>
      <w:bookmarkStart w:id="310" w:name="_Toc170717248"/>
      <w:bookmarkStart w:id="311" w:name="_Toc158918275"/>
      <w:bookmarkStart w:id="312" w:name="_Toc158918378"/>
      <w:bookmarkStart w:id="313" w:name="_Toc158918481"/>
      <w:bookmarkStart w:id="314" w:name="_Toc158918584"/>
      <w:bookmarkStart w:id="315" w:name="_Toc158923592"/>
      <w:bookmarkStart w:id="316" w:name="_Toc158923723"/>
      <w:bookmarkStart w:id="317" w:name="_Toc158985663"/>
      <w:bookmarkStart w:id="318" w:name="_Toc158985794"/>
      <w:bookmarkStart w:id="319" w:name="_Toc158988929"/>
      <w:bookmarkStart w:id="320" w:name="_Toc162544279"/>
      <w:bookmarkStart w:id="321" w:name="_Toc170717249"/>
      <w:bookmarkStart w:id="322" w:name="_Toc158918276"/>
      <w:bookmarkStart w:id="323" w:name="_Toc158918379"/>
      <w:bookmarkStart w:id="324" w:name="_Toc158918482"/>
      <w:bookmarkStart w:id="325" w:name="_Toc158918585"/>
      <w:bookmarkStart w:id="326" w:name="_Toc158923593"/>
      <w:bookmarkStart w:id="327" w:name="_Toc158923724"/>
      <w:bookmarkStart w:id="328" w:name="_Toc158985664"/>
      <w:bookmarkStart w:id="329" w:name="_Toc158985795"/>
      <w:bookmarkStart w:id="330" w:name="_Toc158988930"/>
      <w:bookmarkStart w:id="331" w:name="_Toc162544280"/>
      <w:bookmarkStart w:id="332" w:name="_Toc170717250"/>
      <w:bookmarkStart w:id="333" w:name="_Toc158918277"/>
      <w:bookmarkStart w:id="334" w:name="_Toc158918380"/>
      <w:bookmarkStart w:id="335" w:name="_Toc158918483"/>
      <w:bookmarkStart w:id="336" w:name="_Toc158918586"/>
      <w:bookmarkStart w:id="337" w:name="_Toc158923594"/>
      <w:bookmarkStart w:id="338" w:name="_Toc158923725"/>
      <w:bookmarkStart w:id="339" w:name="_Toc158985665"/>
      <w:bookmarkStart w:id="340" w:name="_Toc158985796"/>
      <w:bookmarkStart w:id="341" w:name="_Toc158988931"/>
      <w:bookmarkStart w:id="342" w:name="_Toc162544281"/>
      <w:bookmarkStart w:id="343" w:name="_Toc170717251"/>
      <w:bookmarkStart w:id="344" w:name="_Toc158918278"/>
      <w:bookmarkStart w:id="345" w:name="_Toc158918381"/>
      <w:bookmarkStart w:id="346" w:name="_Toc158918484"/>
      <w:bookmarkStart w:id="347" w:name="_Toc158918587"/>
      <w:bookmarkStart w:id="348" w:name="_Toc158923595"/>
      <w:bookmarkStart w:id="349" w:name="_Toc158923726"/>
      <w:bookmarkStart w:id="350" w:name="_Toc158985666"/>
      <w:bookmarkStart w:id="351" w:name="_Toc158985797"/>
      <w:bookmarkStart w:id="352" w:name="_Toc158988932"/>
      <w:bookmarkStart w:id="353" w:name="_Toc162544282"/>
      <w:bookmarkStart w:id="354" w:name="_Toc170717252"/>
      <w:bookmarkStart w:id="355" w:name="_Toc158918279"/>
      <w:bookmarkStart w:id="356" w:name="_Toc158918382"/>
      <w:bookmarkStart w:id="357" w:name="_Toc158918485"/>
      <w:bookmarkStart w:id="358" w:name="_Toc158918588"/>
      <w:bookmarkStart w:id="359" w:name="_Toc158923596"/>
      <w:bookmarkStart w:id="360" w:name="_Toc158923727"/>
      <w:bookmarkStart w:id="361" w:name="_Toc158985667"/>
      <w:bookmarkStart w:id="362" w:name="_Toc158985798"/>
      <w:bookmarkStart w:id="363" w:name="_Toc158988933"/>
      <w:bookmarkStart w:id="364" w:name="_Toc162544283"/>
      <w:bookmarkStart w:id="365" w:name="_Toc170717253"/>
      <w:bookmarkStart w:id="366" w:name="_Toc158918280"/>
      <w:bookmarkStart w:id="367" w:name="_Toc158918383"/>
      <w:bookmarkStart w:id="368" w:name="_Toc158918486"/>
      <w:bookmarkStart w:id="369" w:name="_Toc158918589"/>
      <w:bookmarkStart w:id="370" w:name="_Toc158923597"/>
      <w:bookmarkStart w:id="371" w:name="_Toc158923728"/>
      <w:bookmarkStart w:id="372" w:name="_Toc158985668"/>
      <w:bookmarkStart w:id="373" w:name="_Toc158985799"/>
      <w:bookmarkStart w:id="374" w:name="_Toc158988934"/>
      <w:bookmarkStart w:id="375" w:name="_Toc162544284"/>
      <w:bookmarkStart w:id="376" w:name="_Toc170717254"/>
      <w:bookmarkStart w:id="377" w:name="_Toc158918281"/>
      <w:bookmarkStart w:id="378" w:name="_Toc158918384"/>
      <w:bookmarkStart w:id="379" w:name="_Toc158918487"/>
      <w:bookmarkStart w:id="380" w:name="_Toc158918590"/>
      <w:bookmarkStart w:id="381" w:name="_Toc158923598"/>
      <w:bookmarkStart w:id="382" w:name="_Toc158923729"/>
      <w:bookmarkStart w:id="383" w:name="_Toc158985669"/>
      <w:bookmarkStart w:id="384" w:name="_Toc158985800"/>
      <w:bookmarkStart w:id="385" w:name="_Toc158988935"/>
      <w:bookmarkStart w:id="386" w:name="_Toc162544285"/>
      <w:bookmarkStart w:id="387" w:name="_Toc170717255"/>
      <w:bookmarkStart w:id="388" w:name="_Toc158918282"/>
      <w:bookmarkStart w:id="389" w:name="_Toc158918385"/>
      <w:bookmarkStart w:id="390" w:name="_Toc158918488"/>
      <w:bookmarkStart w:id="391" w:name="_Toc158918591"/>
      <w:bookmarkStart w:id="392" w:name="_Toc158923599"/>
      <w:bookmarkStart w:id="393" w:name="_Toc158923730"/>
      <w:bookmarkStart w:id="394" w:name="_Toc158985670"/>
      <w:bookmarkStart w:id="395" w:name="_Toc158985801"/>
      <w:bookmarkStart w:id="396" w:name="_Toc158988936"/>
      <w:bookmarkStart w:id="397" w:name="_Toc162544286"/>
      <w:bookmarkStart w:id="398" w:name="_Toc170717256"/>
      <w:bookmarkStart w:id="399" w:name="_Toc158918283"/>
      <w:bookmarkStart w:id="400" w:name="_Toc158918386"/>
      <w:bookmarkStart w:id="401" w:name="_Toc158918489"/>
      <w:bookmarkStart w:id="402" w:name="_Toc158918592"/>
      <w:bookmarkStart w:id="403" w:name="_Toc158923600"/>
      <w:bookmarkStart w:id="404" w:name="_Toc158923731"/>
      <w:bookmarkStart w:id="405" w:name="_Toc158985671"/>
      <w:bookmarkStart w:id="406" w:name="_Toc158985802"/>
      <w:bookmarkStart w:id="407" w:name="_Toc158988937"/>
      <w:bookmarkStart w:id="408" w:name="_Toc162544287"/>
      <w:bookmarkStart w:id="409" w:name="_Toc170717257"/>
      <w:bookmarkStart w:id="410" w:name="_Toc158918284"/>
      <w:bookmarkStart w:id="411" w:name="_Toc158918387"/>
      <w:bookmarkStart w:id="412" w:name="_Toc158918490"/>
      <w:bookmarkStart w:id="413" w:name="_Toc158918593"/>
      <w:bookmarkStart w:id="414" w:name="_Toc158923601"/>
      <w:bookmarkStart w:id="415" w:name="_Toc158923732"/>
      <w:bookmarkStart w:id="416" w:name="_Toc158985672"/>
      <w:bookmarkStart w:id="417" w:name="_Toc158985803"/>
      <w:bookmarkStart w:id="418" w:name="_Toc158988938"/>
      <w:bookmarkStart w:id="419" w:name="_Toc162544288"/>
      <w:bookmarkStart w:id="420" w:name="_Toc170717258"/>
      <w:bookmarkStart w:id="421" w:name="_Toc158918285"/>
      <w:bookmarkStart w:id="422" w:name="_Toc158918388"/>
      <w:bookmarkStart w:id="423" w:name="_Toc158918491"/>
      <w:bookmarkStart w:id="424" w:name="_Toc158918594"/>
      <w:bookmarkStart w:id="425" w:name="_Toc158923602"/>
      <w:bookmarkStart w:id="426" w:name="_Toc158923733"/>
      <w:bookmarkStart w:id="427" w:name="_Toc158985673"/>
      <w:bookmarkStart w:id="428" w:name="_Toc158985804"/>
      <w:bookmarkStart w:id="429" w:name="_Toc158988939"/>
      <w:bookmarkStart w:id="430" w:name="_Toc162544289"/>
      <w:bookmarkStart w:id="431" w:name="_Toc170717259"/>
      <w:bookmarkStart w:id="432" w:name="_Toc158918286"/>
      <w:bookmarkStart w:id="433" w:name="_Toc158918389"/>
      <w:bookmarkStart w:id="434" w:name="_Toc158918492"/>
      <w:bookmarkStart w:id="435" w:name="_Toc158918595"/>
      <w:bookmarkStart w:id="436" w:name="_Toc158923603"/>
      <w:bookmarkStart w:id="437" w:name="_Toc158923734"/>
      <w:bookmarkStart w:id="438" w:name="_Toc158985674"/>
      <w:bookmarkStart w:id="439" w:name="_Toc158985805"/>
      <w:bookmarkStart w:id="440" w:name="_Toc158988940"/>
      <w:bookmarkStart w:id="441" w:name="_Toc162544290"/>
      <w:bookmarkStart w:id="442" w:name="_Toc170717260"/>
      <w:bookmarkStart w:id="443" w:name="_Toc158918287"/>
      <w:bookmarkStart w:id="444" w:name="_Toc158918390"/>
      <w:bookmarkStart w:id="445" w:name="_Toc158918493"/>
      <w:bookmarkStart w:id="446" w:name="_Toc158918596"/>
      <w:bookmarkStart w:id="447" w:name="_Toc158923604"/>
      <w:bookmarkStart w:id="448" w:name="_Toc158923735"/>
      <w:bookmarkStart w:id="449" w:name="_Toc158985675"/>
      <w:bookmarkStart w:id="450" w:name="_Toc158985806"/>
      <w:bookmarkStart w:id="451" w:name="_Toc158988941"/>
      <w:bookmarkStart w:id="452" w:name="_Toc162544291"/>
      <w:bookmarkStart w:id="453" w:name="_Toc170717261"/>
      <w:bookmarkStart w:id="454" w:name="_Toc158918288"/>
      <w:bookmarkStart w:id="455" w:name="_Toc158918391"/>
      <w:bookmarkStart w:id="456" w:name="_Toc158918494"/>
      <w:bookmarkStart w:id="457" w:name="_Toc158918597"/>
      <w:bookmarkStart w:id="458" w:name="_Toc158923605"/>
      <w:bookmarkStart w:id="459" w:name="_Toc158923736"/>
      <w:bookmarkStart w:id="460" w:name="_Toc158985676"/>
      <w:bookmarkStart w:id="461" w:name="_Toc158985807"/>
      <w:bookmarkStart w:id="462" w:name="_Toc158988942"/>
      <w:bookmarkStart w:id="463" w:name="_Toc162544292"/>
      <w:bookmarkStart w:id="464" w:name="_Toc170717262"/>
      <w:bookmarkStart w:id="465" w:name="_Toc158918289"/>
      <w:bookmarkStart w:id="466" w:name="_Toc158918392"/>
      <w:bookmarkStart w:id="467" w:name="_Toc158918495"/>
      <w:bookmarkStart w:id="468" w:name="_Toc158918598"/>
      <w:bookmarkStart w:id="469" w:name="_Toc158923606"/>
      <w:bookmarkStart w:id="470" w:name="_Toc158923737"/>
      <w:bookmarkStart w:id="471" w:name="_Toc158985677"/>
      <w:bookmarkStart w:id="472" w:name="_Toc158985808"/>
      <w:bookmarkStart w:id="473" w:name="_Toc158988943"/>
      <w:bookmarkStart w:id="474" w:name="_Toc162544293"/>
      <w:bookmarkStart w:id="475" w:name="_Toc170717263"/>
      <w:bookmarkStart w:id="476" w:name="_Toc152232586"/>
      <w:bookmarkStart w:id="477" w:name="_Toc19450001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0F3C94">
        <w:rPr>
          <w:rFonts w:eastAsia="Malgun Gothic"/>
          <w:lang w:val="en-GB"/>
        </w:rPr>
        <w:t>Data overlap</w:t>
      </w:r>
      <w:bookmarkEnd w:id="476"/>
      <w:bookmarkEnd w:id="477"/>
    </w:p>
    <w:p w14:paraId="6AC5B547" w14:textId="03403171" w:rsidR="002D53A2" w:rsidRPr="000F3C94" w:rsidRDefault="002D53A2" w:rsidP="002D53A2">
      <w:pPr>
        <w:rPr>
          <w:rFonts w:eastAsia="Malgun Gothic"/>
          <w:lang w:val="en-GB"/>
        </w:rPr>
      </w:pPr>
      <w:r w:rsidRPr="000F3C94">
        <w:rPr>
          <w:rFonts w:eastAsia="Malgun Gothic"/>
          <w:lang w:val="en-GB"/>
        </w:rPr>
        <w:t>S-128 datasets can overlap other S-128 datasets.</w:t>
      </w:r>
    </w:p>
    <w:p w14:paraId="6442E2DC" w14:textId="77777777" w:rsidR="00BE5490" w:rsidRPr="000F3C94" w:rsidRDefault="00BE5490" w:rsidP="002D53A2">
      <w:pPr>
        <w:rPr>
          <w:rFonts w:eastAsia="Malgun Gothic"/>
          <w:lang w:val="en-GB"/>
        </w:rPr>
      </w:pPr>
    </w:p>
    <w:p w14:paraId="5A5F2CE8" w14:textId="4A0F0575" w:rsidR="002D53A2" w:rsidRPr="000F3C94" w:rsidRDefault="002D53A2" w:rsidP="00BE5490">
      <w:pPr>
        <w:pStyle w:val="Heading2"/>
        <w:tabs>
          <w:tab w:val="clear" w:pos="540"/>
        </w:tabs>
        <w:rPr>
          <w:rFonts w:eastAsia="Malgun Gothic"/>
          <w:lang w:val="en-GB"/>
        </w:rPr>
      </w:pPr>
      <w:bookmarkStart w:id="478" w:name="_Toc152232587"/>
      <w:bookmarkStart w:id="479" w:name="_Toc194500020"/>
      <w:r w:rsidRPr="000F3C94">
        <w:rPr>
          <w:rFonts w:eastAsia="Malgun Gothic"/>
          <w:lang w:val="en-GB"/>
        </w:rPr>
        <w:lastRenderedPageBreak/>
        <w:t>Data extent</w:t>
      </w:r>
      <w:bookmarkEnd w:id="478"/>
      <w:bookmarkEnd w:id="479"/>
    </w:p>
    <w:p w14:paraId="6D84FBA6" w14:textId="4C2DAB3E" w:rsidR="002D53A2" w:rsidRPr="000F3C94" w:rsidRDefault="002D53A2" w:rsidP="002D53A2">
      <w:pPr>
        <w:rPr>
          <w:rFonts w:eastAsia="Malgun Gothic"/>
          <w:lang w:val="en-GB"/>
        </w:rPr>
      </w:pPr>
      <w:r w:rsidRPr="000F3C94">
        <w:rPr>
          <w:rFonts w:eastAsia="Malgun Gothic"/>
          <w:lang w:val="en-GB"/>
        </w:rPr>
        <w:t>Datasets must not cross the 180° meridian of longitude.</w:t>
      </w:r>
    </w:p>
    <w:p w14:paraId="3D3D4EAA" w14:textId="77777777" w:rsidR="00D10B10" w:rsidRPr="000F3C94" w:rsidRDefault="00D10B10" w:rsidP="002D53A2">
      <w:pPr>
        <w:rPr>
          <w:rFonts w:eastAsia="Malgun Gothic"/>
          <w:lang w:val="en-GB"/>
        </w:rPr>
      </w:pPr>
    </w:p>
    <w:p w14:paraId="3AF0B22D" w14:textId="77777777" w:rsidR="0054652A" w:rsidRPr="000F3C94" w:rsidRDefault="0054652A" w:rsidP="001A0261">
      <w:pPr>
        <w:pStyle w:val="Heading1"/>
        <w:tabs>
          <w:tab w:val="clear" w:pos="400"/>
        </w:tabs>
        <w:rPr>
          <w:lang w:val="en-GB"/>
        </w:rPr>
      </w:pPr>
      <w:bookmarkStart w:id="480" w:name="_Toc225648364"/>
      <w:bookmarkStart w:id="481" w:name="_Toc225065221"/>
      <w:bookmarkStart w:id="482" w:name="_Toc152232588"/>
      <w:bookmarkStart w:id="483" w:name="_Toc194500021"/>
      <w:bookmarkStart w:id="484" w:name="_Toc225648340"/>
      <w:bookmarkStart w:id="485" w:name="_Toc225065197"/>
      <w:r w:rsidRPr="000F3C94">
        <w:rPr>
          <w:lang w:val="en-GB"/>
        </w:rPr>
        <w:t>Data Product Delivery</w:t>
      </w:r>
      <w:bookmarkEnd w:id="480"/>
      <w:bookmarkEnd w:id="481"/>
      <w:bookmarkEnd w:id="482"/>
      <w:bookmarkEnd w:id="483"/>
      <w:r w:rsidR="004E22F9" w:rsidRPr="000F3C94">
        <w:rPr>
          <w:lang w:val="en-GB"/>
        </w:rPr>
        <w:t xml:space="preserve"> </w:t>
      </w:r>
    </w:p>
    <w:p w14:paraId="3EF03A3F" w14:textId="1D4DBB35" w:rsidR="00ED586A" w:rsidRPr="000F3C94" w:rsidRDefault="00743C1A" w:rsidP="001A0261">
      <w:pPr>
        <w:pStyle w:val="Heading2"/>
        <w:tabs>
          <w:tab w:val="clear" w:pos="540"/>
        </w:tabs>
        <w:rPr>
          <w:lang w:val="en-GB"/>
        </w:rPr>
      </w:pPr>
      <w:bookmarkStart w:id="486" w:name="_Toc152232589"/>
      <w:bookmarkStart w:id="487" w:name="_Toc194500022"/>
      <w:r w:rsidRPr="000F3C94">
        <w:rPr>
          <w:lang w:val="en-GB"/>
        </w:rPr>
        <w:t>Data product delivery information</w:t>
      </w:r>
      <w:bookmarkEnd w:id="486"/>
      <w:bookmarkEnd w:id="487"/>
    </w:p>
    <w:p w14:paraId="6D0B939C" w14:textId="2604C407" w:rsidR="00743C1A" w:rsidRPr="000F3C94" w:rsidRDefault="00743C1A" w:rsidP="00743C1A">
      <w:pPr>
        <w:rPr>
          <w:lang w:val="en-GB"/>
        </w:rPr>
      </w:pPr>
      <w:r w:rsidRPr="000F3C94">
        <w:rPr>
          <w:lang w:val="en-GB"/>
        </w:rPr>
        <w:t>This data Product Specification defines GML as the primary format in which CNP data products are</w:t>
      </w:r>
      <w:r w:rsidRPr="000F3C94">
        <w:rPr>
          <w:spacing w:val="1"/>
          <w:lang w:val="en-GB"/>
        </w:rPr>
        <w:t xml:space="preserve"> </w:t>
      </w:r>
      <w:r w:rsidRPr="000F3C94">
        <w:rPr>
          <w:lang w:val="en-GB"/>
        </w:rPr>
        <w:t>delivered.</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delivery</w:t>
      </w:r>
      <w:r w:rsidRPr="000F3C94">
        <w:rPr>
          <w:spacing w:val="-5"/>
          <w:lang w:val="en-GB"/>
        </w:rPr>
        <w:t xml:space="preserve"> </w:t>
      </w:r>
      <w:r w:rsidRPr="000F3C94">
        <w:rPr>
          <w:lang w:val="en-GB"/>
        </w:rPr>
        <w:t>format</w:t>
      </w:r>
      <w:r w:rsidRPr="000F3C94">
        <w:rPr>
          <w:spacing w:val="-3"/>
          <w:lang w:val="en-GB"/>
        </w:rPr>
        <w:t xml:space="preserve"> </w:t>
      </w:r>
      <w:r w:rsidRPr="000F3C94">
        <w:rPr>
          <w:lang w:val="en-GB"/>
        </w:rPr>
        <w:t>is</w:t>
      </w:r>
      <w:r w:rsidRPr="000F3C94">
        <w:rPr>
          <w:spacing w:val="-2"/>
          <w:lang w:val="en-GB"/>
        </w:rPr>
        <w:t xml:space="preserve"> </w:t>
      </w:r>
      <w:r w:rsidRPr="000F3C94">
        <w:rPr>
          <w:lang w:val="en-GB"/>
        </w:rPr>
        <w:t>described</w:t>
      </w:r>
      <w:r w:rsidRPr="000F3C94">
        <w:rPr>
          <w:spacing w:val="-2"/>
          <w:lang w:val="en-GB"/>
        </w:rPr>
        <w:t xml:space="preserve"> </w:t>
      </w:r>
      <w:r w:rsidRPr="000F3C94">
        <w:rPr>
          <w:lang w:val="en-GB"/>
        </w:rPr>
        <w:t>by</w:t>
      </w:r>
      <w:r w:rsidRPr="000F3C94">
        <w:rPr>
          <w:spacing w:val="-6"/>
          <w:lang w:val="en-GB"/>
        </w:rPr>
        <w:t xml:space="preserve"> </w:t>
      </w:r>
      <w:r w:rsidRPr="000F3C94">
        <w:rPr>
          <w:lang w:val="en-GB"/>
        </w:rPr>
        <w:t>the</w:t>
      </w:r>
      <w:r w:rsidRPr="000F3C94">
        <w:rPr>
          <w:spacing w:val="-2"/>
          <w:lang w:val="en-GB"/>
        </w:rPr>
        <w:t xml:space="preserve"> </w:t>
      </w:r>
      <w:r w:rsidRPr="000F3C94">
        <w:rPr>
          <w:lang w:val="en-GB"/>
        </w:rPr>
        <w:t>following</w:t>
      </w:r>
      <w:r w:rsidRPr="000F3C94">
        <w:rPr>
          <w:spacing w:val="-3"/>
          <w:lang w:val="en-GB"/>
        </w:rPr>
        <w:t xml:space="preserve"> </w:t>
      </w:r>
      <w:r w:rsidRPr="000F3C94">
        <w:rPr>
          <w:lang w:val="en-GB"/>
        </w:rPr>
        <w:t>items</w:t>
      </w:r>
      <w:r w:rsidRPr="000F3C94">
        <w:rPr>
          <w:spacing w:val="-3"/>
          <w:lang w:val="en-GB"/>
        </w:rPr>
        <w:t xml:space="preserve"> </w:t>
      </w:r>
      <w:r w:rsidRPr="000F3C94">
        <w:rPr>
          <w:lang w:val="en-GB"/>
        </w:rPr>
        <w:t>(from</w:t>
      </w:r>
      <w:r w:rsidRPr="000F3C94">
        <w:rPr>
          <w:spacing w:val="2"/>
          <w:lang w:val="en-GB"/>
        </w:rPr>
        <w:t xml:space="preserve"> </w:t>
      </w:r>
      <w:r w:rsidRPr="000F3C94">
        <w:rPr>
          <w:lang w:val="en-GB"/>
        </w:rPr>
        <w:t>ISO</w:t>
      </w:r>
      <w:r w:rsidRPr="000F3C94">
        <w:rPr>
          <w:spacing w:val="-2"/>
          <w:lang w:val="en-GB"/>
        </w:rPr>
        <w:t xml:space="preserve"> </w:t>
      </w:r>
      <w:r w:rsidRPr="000F3C94">
        <w:rPr>
          <w:lang w:val="en-GB"/>
        </w:rPr>
        <w:t>19131</w:t>
      </w:r>
      <w:r w:rsidR="00066C10" w:rsidRPr="000F3C94">
        <w:rPr>
          <w:lang w:val="en-GB"/>
        </w:rPr>
        <w:t>:2008</w:t>
      </w:r>
      <w:r w:rsidRPr="000F3C94">
        <w:rPr>
          <w:lang w:val="en-GB"/>
        </w:rPr>
        <w:t>)</w:t>
      </w:r>
      <w:r w:rsidRPr="000F3C94">
        <w:rPr>
          <w:spacing w:val="-2"/>
          <w:lang w:val="en-GB"/>
        </w:rPr>
        <w:t xml:space="preserve"> </w:t>
      </w:r>
      <w:r w:rsidRPr="000F3C94">
        <w:rPr>
          <w:lang w:val="en-GB"/>
        </w:rPr>
        <w:t>format</w:t>
      </w:r>
      <w:r w:rsidRPr="000F3C94">
        <w:rPr>
          <w:spacing w:val="-3"/>
          <w:lang w:val="en-GB"/>
        </w:rPr>
        <w:t xml:space="preserve"> </w:t>
      </w:r>
      <w:r w:rsidRPr="000F3C94">
        <w:rPr>
          <w:lang w:val="en-GB"/>
        </w:rPr>
        <w:t>name,</w:t>
      </w:r>
      <w:r w:rsidRPr="000F3C94">
        <w:rPr>
          <w:spacing w:val="-53"/>
          <w:lang w:val="en-GB"/>
        </w:rPr>
        <w:t xml:space="preserve"> </w:t>
      </w:r>
      <w:r w:rsidRPr="000F3C94">
        <w:rPr>
          <w:lang w:val="en-GB"/>
        </w:rPr>
        <w:t>version,</w:t>
      </w:r>
      <w:r w:rsidRPr="000F3C94">
        <w:rPr>
          <w:spacing w:val="-2"/>
          <w:lang w:val="en-GB"/>
        </w:rPr>
        <w:t xml:space="preserve"> </w:t>
      </w:r>
      <w:r w:rsidRPr="000F3C94">
        <w:rPr>
          <w:lang w:val="en-GB"/>
        </w:rPr>
        <w:t>specification,</w:t>
      </w:r>
      <w:r w:rsidRPr="000F3C94">
        <w:rPr>
          <w:spacing w:val="-1"/>
          <w:lang w:val="en-GB"/>
        </w:rPr>
        <w:t xml:space="preserve"> </w:t>
      </w:r>
      <w:r w:rsidRPr="000F3C94">
        <w:rPr>
          <w:lang w:val="en-GB"/>
        </w:rPr>
        <w:t>language,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set.</w:t>
      </w:r>
    </w:p>
    <w:p w14:paraId="6458F76A" w14:textId="6A6C2B5E" w:rsidR="00743C1A" w:rsidRPr="000F3C94" w:rsidRDefault="00D07E87" w:rsidP="00D3046D">
      <w:pPr>
        <w:spacing w:before="240"/>
        <w:rPr>
          <w:lang w:val="en-GB"/>
        </w:rPr>
      </w:pPr>
      <w:r w:rsidRPr="000F3C94">
        <w:rPr>
          <w:lang w:val="en-GB"/>
        </w:rPr>
        <w:t>* GML is an XML encoding for the transport and storage of geographic information, including both the</w:t>
      </w:r>
      <w:r w:rsidRPr="000F3C94">
        <w:rPr>
          <w:spacing w:val="1"/>
          <w:lang w:val="en-GB"/>
        </w:rPr>
        <w:t xml:space="preserve"> </w:t>
      </w:r>
      <w:r w:rsidRPr="000F3C94">
        <w:rPr>
          <w:lang w:val="en-GB"/>
        </w:rPr>
        <w:t>geometry</w:t>
      </w:r>
      <w:r w:rsidRPr="000F3C94">
        <w:rPr>
          <w:spacing w:val="-13"/>
          <w:lang w:val="en-GB"/>
        </w:rPr>
        <w:t xml:space="preserve"> </w:t>
      </w:r>
      <w:r w:rsidRPr="000F3C94">
        <w:rPr>
          <w:lang w:val="en-GB"/>
        </w:rPr>
        <w:t>and</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properties</w:t>
      </w:r>
      <w:r w:rsidRPr="000F3C94">
        <w:rPr>
          <w:spacing w:val="-6"/>
          <w:lang w:val="en-GB"/>
        </w:rPr>
        <w:t xml:space="preserve"> </w:t>
      </w:r>
      <w:r w:rsidRPr="000F3C94">
        <w:rPr>
          <w:lang w:val="en-GB"/>
        </w:rPr>
        <w:t>of</w:t>
      </w:r>
      <w:r w:rsidRPr="000F3C94">
        <w:rPr>
          <w:spacing w:val="-5"/>
          <w:lang w:val="en-GB"/>
        </w:rPr>
        <w:t xml:space="preserve"> </w:t>
      </w:r>
      <w:r w:rsidRPr="000F3C94">
        <w:rPr>
          <w:lang w:val="en-GB"/>
        </w:rPr>
        <w:t>geographic</w:t>
      </w:r>
      <w:r w:rsidRPr="000F3C94">
        <w:rPr>
          <w:spacing w:val="-6"/>
          <w:lang w:val="en-GB"/>
        </w:rPr>
        <w:t xml:space="preserve"> </w:t>
      </w:r>
      <w:r w:rsidRPr="000F3C94">
        <w:rPr>
          <w:lang w:val="en-GB"/>
        </w:rPr>
        <w:t>features,</w:t>
      </w:r>
      <w:r w:rsidRPr="000F3C94">
        <w:rPr>
          <w:spacing w:val="-7"/>
          <w:lang w:val="en-GB"/>
        </w:rPr>
        <w:t xml:space="preserve"> </w:t>
      </w:r>
      <w:r w:rsidRPr="000F3C94">
        <w:rPr>
          <w:lang w:val="en-GB"/>
        </w:rPr>
        <w:t>between</w:t>
      </w:r>
      <w:r w:rsidRPr="000F3C94">
        <w:rPr>
          <w:spacing w:val="-7"/>
          <w:lang w:val="en-GB"/>
        </w:rPr>
        <w:t xml:space="preserve"> </w:t>
      </w:r>
      <w:r w:rsidRPr="000F3C94">
        <w:rPr>
          <w:lang w:val="en-GB"/>
        </w:rPr>
        <w:t>distributed</w:t>
      </w:r>
      <w:r w:rsidRPr="000F3C94">
        <w:rPr>
          <w:spacing w:val="-6"/>
          <w:lang w:val="en-GB"/>
        </w:rPr>
        <w:t xml:space="preserve"> </w:t>
      </w:r>
      <w:r w:rsidRPr="000F3C94">
        <w:rPr>
          <w:lang w:val="en-GB"/>
        </w:rPr>
        <w:t>systems.</w:t>
      </w:r>
      <w:r w:rsidRPr="000F3C94">
        <w:rPr>
          <w:spacing w:val="-9"/>
          <w:lang w:val="en-GB"/>
        </w:rPr>
        <w:t xml:space="preserve"> </w:t>
      </w:r>
      <w:r w:rsidRPr="000F3C94">
        <w:rPr>
          <w:lang w:val="en-GB"/>
        </w:rPr>
        <w:t>The</w:t>
      </w:r>
      <w:r w:rsidRPr="000F3C94">
        <w:rPr>
          <w:spacing w:val="-7"/>
          <w:lang w:val="en-GB"/>
        </w:rPr>
        <w:t xml:space="preserve"> </w:t>
      </w:r>
      <w:r w:rsidRPr="000F3C94">
        <w:rPr>
          <w:lang w:val="en-GB"/>
        </w:rPr>
        <w:t>XML</w:t>
      </w:r>
      <w:r w:rsidRPr="000F3C94">
        <w:rPr>
          <w:spacing w:val="-7"/>
          <w:lang w:val="en-GB"/>
        </w:rPr>
        <w:t xml:space="preserve"> </w:t>
      </w:r>
      <w:r w:rsidRPr="000F3C94">
        <w:rPr>
          <w:lang w:val="en-GB"/>
        </w:rPr>
        <w:t>Schema</w:t>
      </w:r>
      <w:r w:rsidRPr="000F3C94">
        <w:rPr>
          <w:spacing w:val="-9"/>
          <w:lang w:val="en-GB"/>
        </w:rPr>
        <w:t xml:space="preserve"> </w:t>
      </w:r>
      <w:r w:rsidRPr="000F3C94">
        <w:rPr>
          <w:lang w:val="en-GB"/>
        </w:rPr>
        <w:t>for</w:t>
      </w:r>
      <w:r w:rsidRPr="000F3C94">
        <w:rPr>
          <w:spacing w:val="-53"/>
          <w:lang w:val="en-GB"/>
        </w:rPr>
        <w:t xml:space="preserve"> </w:t>
      </w:r>
      <w:r w:rsidRPr="000F3C94">
        <w:rPr>
          <w:lang w:val="en-GB"/>
        </w:rPr>
        <w:t>the GML</w:t>
      </w:r>
      <w:r w:rsidRPr="000F3C94">
        <w:rPr>
          <w:spacing w:val="1"/>
          <w:lang w:val="en-GB"/>
        </w:rPr>
        <w:t xml:space="preserve"> </w:t>
      </w:r>
      <w:r w:rsidRPr="000F3C94">
        <w:rPr>
          <w:lang w:val="en-GB"/>
        </w:rPr>
        <w:t>Application</w:t>
      </w:r>
      <w:r w:rsidRPr="000F3C94">
        <w:rPr>
          <w:spacing w:val="1"/>
          <w:lang w:val="en-GB"/>
        </w:rPr>
        <w:t xml:space="preserve"> </w:t>
      </w:r>
      <w:r w:rsidRPr="000F3C94">
        <w:rPr>
          <w:lang w:val="en-GB"/>
        </w:rPr>
        <w:t>Schema is</w:t>
      </w:r>
      <w:r w:rsidRPr="000F3C94">
        <w:rPr>
          <w:spacing w:val="1"/>
          <w:lang w:val="en-GB"/>
        </w:rPr>
        <w:t xml:space="preserve"> </w:t>
      </w:r>
      <w:r w:rsidRPr="000F3C94">
        <w:rPr>
          <w:lang w:val="en-GB"/>
        </w:rPr>
        <w:t>provided</w:t>
      </w:r>
      <w:r w:rsidRPr="000F3C94">
        <w:rPr>
          <w:spacing w:val="1"/>
          <w:lang w:val="en-GB"/>
        </w:rPr>
        <w:t xml:space="preserve"> </w:t>
      </w:r>
      <w:r w:rsidRPr="000F3C94">
        <w:rPr>
          <w:lang w:val="en-GB"/>
        </w:rPr>
        <w:t>in a</w:t>
      </w:r>
      <w:r w:rsidRPr="000F3C94">
        <w:rPr>
          <w:spacing w:val="1"/>
          <w:lang w:val="en-GB"/>
        </w:rPr>
        <w:t xml:space="preserve"> </w:t>
      </w:r>
      <w:r w:rsidRPr="000F3C94">
        <w:rPr>
          <w:lang w:val="en-GB"/>
        </w:rPr>
        <w:t>Schema document S128.xsd</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imports</w:t>
      </w:r>
      <w:r w:rsidRPr="000F3C94">
        <w:rPr>
          <w:spacing w:val="1"/>
          <w:lang w:val="en-GB"/>
        </w:rPr>
        <w:t xml:space="preserve"> </w:t>
      </w:r>
      <w:r w:rsidRPr="000F3C94">
        <w:rPr>
          <w:lang w:val="en-GB"/>
        </w:rPr>
        <w:t>other</w:t>
      </w:r>
      <w:r w:rsidRPr="000F3C94">
        <w:rPr>
          <w:spacing w:val="1"/>
          <w:lang w:val="en-GB"/>
        </w:rPr>
        <w:t xml:space="preserve"> </w:t>
      </w:r>
      <w:r w:rsidRPr="000F3C94">
        <w:rPr>
          <w:lang w:val="en-GB"/>
        </w:rPr>
        <w:t>Schema(s)</w:t>
      </w:r>
      <w:r w:rsidRPr="000F3C94">
        <w:rPr>
          <w:spacing w:val="1"/>
          <w:lang w:val="en-GB"/>
        </w:rPr>
        <w:t xml:space="preserve"> </w:t>
      </w:r>
      <w:r w:rsidRPr="000F3C94">
        <w:rPr>
          <w:lang w:val="en-GB"/>
        </w:rPr>
        <w:t>defining</w:t>
      </w:r>
      <w:r w:rsidRPr="000F3C94">
        <w:rPr>
          <w:spacing w:val="1"/>
          <w:lang w:val="en-GB"/>
        </w:rPr>
        <w:t xml:space="preserve"> </w:t>
      </w:r>
      <w:r w:rsidRPr="000F3C94">
        <w:rPr>
          <w:lang w:val="en-GB"/>
        </w:rPr>
        <w:t>common</w:t>
      </w:r>
      <w:r w:rsidRPr="000F3C94">
        <w:rPr>
          <w:spacing w:val="1"/>
          <w:lang w:val="en-GB"/>
        </w:rPr>
        <w:t xml:space="preserve"> </w:t>
      </w:r>
      <w:r w:rsidRPr="000F3C94">
        <w:rPr>
          <w:lang w:val="en-GB"/>
        </w:rPr>
        <w:t>types.</w:t>
      </w:r>
      <w:r w:rsidRPr="000F3C94">
        <w:rPr>
          <w:spacing w:val="1"/>
          <w:lang w:val="en-GB"/>
        </w:rPr>
        <w:t xml:space="preserve"> </w:t>
      </w:r>
      <w:r w:rsidRPr="000F3C94">
        <w:rPr>
          <w:lang w:val="en-GB"/>
        </w:rPr>
        <w:t>(All</w:t>
      </w:r>
      <w:r w:rsidRPr="000F3C94">
        <w:rPr>
          <w:spacing w:val="1"/>
          <w:lang w:val="en-GB"/>
        </w:rPr>
        <w:t xml:space="preserve"> </w:t>
      </w:r>
      <w:r w:rsidRPr="000F3C94">
        <w:rPr>
          <w:lang w:val="en-GB"/>
        </w:rPr>
        <w:t>files</w:t>
      </w:r>
      <w:r w:rsidRPr="000F3C94">
        <w:rPr>
          <w:spacing w:val="1"/>
          <w:lang w:val="en-GB"/>
        </w:rPr>
        <w:t xml:space="preserve"> </w:t>
      </w:r>
      <w:r w:rsidRPr="000F3C94">
        <w:rPr>
          <w:lang w:val="en-GB"/>
        </w:rPr>
        <w:t>are</w:t>
      </w:r>
      <w:r w:rsidRPr="000F3C94">
        <w:rPr>
          <w:spacing w:val="1"/>
          <w:lang w:val="en-GB"/>
        </w:rPr>
        <w:t xml:space="preserve"> </w:t>
      </w:r>
      <w:r w:rsidRPr="000F3C94">
        <w:rPr>
          <w:lang w:val="en-GB"/>
        </w:rPr>
        <w:t>available</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distribution</w:t>
      </w:r>
      <w:r w:rsidRPr="000F3C94">
        <w:rPr>
          <w:spacing w:val="1"/>
          <w:lang w:val="en-GB"/>
        </w:rPr>
        <w:t xml:space="preserve"> </w:t>
      </w:r>
      <w:r w:rsidRPr="000F3C94">
        <w:rPr>
          <w:lang w:val="en-GB"/>
        </w:rPr>
        <w:t>site</w:t>
      </w:r>
      <w:r w:rsidRPr="000F3C94">
        <w:rPr>
          <w:color w:val="0000FF"/>
          <w:spacing w:val="1"/>
          <w:lang w:val="en-GB"/>
        </w:rPr>
        <w:t xml:space="preserve"> </w:t>
      </w:r>
      <w:hyperlink r:id="rId35">
        <w:r w:rsidRPr="000F3C94">
          <w:rPr>
            <w:color w:val="0000FF"/>
            <w:u w:val="single" w:color="0000FF"/>
            <w:lang w:val="en-GB"/>
          </w:rPr>
          <w:t>https://github.com/IHO-S100WG</w:t>
        </w:r>
      </w:hyperlink>
      <w:r w:rsidRPr="000F3C94">
        <w:rPr>
          <w:lang w:val="en-GB"/>
        </w:rPr>
        <w:t>). Feature instance</w:t>
      </w:r>
      <w:r w:rsidR="00827D83" w:rsidRPr="000F3C94">
        <w:rPr>
          <w:lang w:val="en-GB"/>
        </w:rPr>
        <w:t>s</w:t>
      </w:r>
      <w:r w:rsidRPr="000F3C94">
        <w:rPr>
          <w:lang w:val="en-GB"/>
        </w:rPr>
        <w:t xml:space="preserve"> shall validate against S128.xsd and conform to all</w:t>
      </w:r>
      <w:r w:rsidRPr="000F3C94">
        <w:rPr>
          <w:spacing w:val="1"/>
          <w:lang w:val="en-GB"/>
        </w:rPr>
        <w:t xml:space="preserve"> </w:t>
      </w:r>
      <w:r w:rsidRPr="000F3C94">
        <w:rPr>
          <w:lang w:val="en-GB"/>
        </w:rPr>
        <w:t>other requirements specified in this data Product Specification including all constraints not captured in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XML</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document.</w:t>
      </w:r>
    </w:p>
    <w:p w14:paraId="7F48108C" w14:textId="10B9B3A3" w:rsidR="00D07E87" w:rsidRPr="000F3C94" w:rsidRDefault="00D07E87" w:rsidP="004E3C59">
      <w:pPr>
        <w:pStyle w:val="Heading3"/>
        <w:tabs>
          <w:tab w:val="clear" w:pos="660"/>
        </w:tabs>
        <w:rPr>
          <w:lang w:val="en-GB"/>
        </w:rPr>
      </w:pPr>
      <w:bookmarkStart w:id="488" w:name="_Toc152232590"/>
      <w:bookmarkStart w:id="489" w:name="_Toc194500023"/>
      <w:proofErr w:type="gramStart"/>
      <w:r w:rsidRPr="000F3C94">
        <w:rPr>
          <w:lang w:val="en-GB"/>
        </w:rPr>
        <w:t xml:space="preserve">Dataset </w:t>
      </w:r>
      <w:r w:rsidR="00D3046D" w:rsidRPr="000F3C94">
        <w:rPr>
          <w:lang w:val="en-GB"/>
        </w:rPr>
        <w:t xml:space="preserve"> loading</w:t>
      </w:r>
      <w:bookmarkEnd w:id="488"/>
      <w:bookmarkEnd w:id="489"/>
      <w:proofErr w:type="gramEnd"/>
    </w:p>
    <w:p w14:paraId="261ABA37" w14:textId="43AE9395" w:rsidR="00D3046D" w:rsidRPr="000F3C94" w:rsidRDefault="00D3046D" w:rsidP="00D3046D">
      <w:pPr>
        <w:rPr>
          <w:lang w:val="en-GB" w:eastAsia="en-US"/>
        </w:rPr>
      </w:pPr>
      <w:r w:rsidRPr="000F3C94">
        <w:rPr>
          <w:lang w:val="en-GB" w:eastAsia="en-US"/>
        </w:rPr>
        <w:t>Datasets must always be loaded in the order of base dataset first, then update datasets in the corrected sequential order. Systems are not to load updates out of order, for example if update 1-5 is present and update 6 is missing, update 7 must not be loaded.</w:t>
      </w:r>
    </w:p>
    <w:p w14:paraId="4BCF581E" w14:textId="5D239721" w:rsidR="00D3046D" w:rsidRPr="000F3C94" w:rsidRDefault="00D3046D" w:rsidP="00D57614">
      <w:pPr>
        <w:pStyle w:val="Heading3"/>
        <w:tabs>
          <w:tab w:val="clear" w:pos="660"/>
        </w:tabs>
        <w:rPr>
          <w:lang w:val="en-GB"/>
        </w:rPr>
      </w:pPr>
      <w:bookmarkStart w:id="490" w:name="_Toc152232591"/>
      <w:bookmarkStart w:id="491" w:name="_Toc194500024"/>
      <w:r w:rsidRPr="000F3C94">
        <w:rPr>
          <w:lang w:val="en-GB"/>
        </w:rPr>
        <w:t>New Editions</w:t>
      </w:r>
      <w:bookmarkEnd w:id="490"/>
      <w:bookmarkEnd w:id="491"/>
    </w:p>
    <w:p w14:paraId="3679B5D5" w14:textId="7328B069" w:rsidR="00D3046D" w:rsidRPr="000F3C94" w:rsidRDefault="00D3046D" w:rsidP="00D3046D">
      <w:pPr>
        <w:rPr>
          <w:lang w:val="en-GB" w:eastAsia="en-US"/>
        </w:rPr>
      </w:pPr>
      <w:r w:rsidRPr="000F3C94">
        <w:rPr>
          <w:lang w:val="en-GB"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0F3C94" w:rsidRDefault="00B90CDF" w:rsidP="004612AB">
      <w:pPr>
        <w:pStyle w:val="Heading3"/>
        <w:tabs>
          <w:tab w:val="clear" w:pos="660"/>
        </w:tabs>
        <w:rPr>
          <w:lang w:val="en-GB"/>
        </w:rPr>
      </w:pPr>
      <w:bookmarkStart w:id="492" w:name="_Toc194500025"/>
      <w:r w:rsidRPr="000F3C94">
        <w:rPr>
          <w:lang w:val="en-GB"/>
        </w:rPr>
        <w:t>Update</w:t>
      </w:r>
      <w:bookmarkEnd w:id="492"/>
    </w:p>
    <w:p w14:paraId="14896B9D" w14:textId="5DF8F913" w:rsidR="00975884" w:rsidRPr="000F3C94" w:rsidRDefault="00143D25" w:rsidP="00743C1A">
      <w:pPr>
        <w:rPr>
          <w:lang w:val="en-GB"/>
        </w:rPr>
      </w:pPr>
      <w:r w:rsidRPr="000F3C94">
        <w:rPr>
          <w:lang w:val="en-GB"/>
        </w:rPr>
        <w:t xml:space="preserve">When an update to a dataset is received by the system it must add new features or replace definitions but it’s not possible to delete features. For full details of the updating procedure please refer to S-100 </w:t>
      </w:r>
      <w:r w:rsidR="006F747B" w:rsidRPr="000F3C94">
        <w:rPr>
          <w:lang w:val="en-GB"/>
        </w:rPr>
        <w:t>E</w:t>
      </w:r>
      <w:r w:rsidRPr="000F3C94">
        <w:rPr>
          <w:lang w:val="en-GB"/>
        </w:rPr>
        <w:t>dition 5.2</w:t>
      </w:r>
      <w:r w:rsidR="006F747B" w:rsidRPr="000F3C94">
        <w:rPr>
          <w:lang w:val="en-GB"/>
        </w:rPr>
        <w:t>,</w:t>
      </w:r>
      <w:r w:rsidRPr="000F3C94">
        <w:rPr>
          <w:lang w:val="en-GB"/>
        </w:rPr>
        <w:t xml:space="preserve"> </w:t>
      </w:r>
      <w:r w:rsidR="006F747B" w:rsidRPr="000F3C94">
        <w:rPr>
          <w:lang w:val="en-GB"/>
        </w:rPr>
        <w:t>P</w:t>
      </w:r>
      <w:r w:rsidRPr="000F3C94">
        <w:rPr>
          <w:lang w:val="en-GB"/>
        </w:rPr>
        <w:t>art 10b</w:t>
      </w:r>
      <w:r w:rsidR="00867A20" w:rsidRPr="000F3C94">
        <w:rPr>
          <w:lang w:val="en-GB"/>
        </w:rPr>
        <w:t>,</w:t>
      </w:r>
      <w:r w:rsidR="006F747B" w:rsidRPr="000F3C94">
        <w:rPr>
          <w:lang w:val="en-GB"/>
        </w:rPr>
        <w:t xml:space="preserve"> clause</w:t>
      </w:r>
      <w:r w:rsidRPr="000F3C94">
        <w:rPr>
          <w:lang w:val="en-GB"/>
        </w:rPr>
        <w:t xml:space="preserve"> </w:t>
      </w:r>
      <w:r w:rsidR="006F747B" w:rsidRPr="000F3C94">
        <w:rPr>
          <w:lang w:val="en-GB"/>
        </w:rPr>
        <w:t>10b-</w:t>
      </w:r>
      <w:r w:rsidRPr="000F3C94">
        <w:rPr>
          <w:lang w:val="en-GB"/>
        </w:rPr>
        <w:t>11.5 Updating.</w:t>
      </w:r>
    </w:p>
    <w:p w14:paraId="56CB8D91" w14:textId="7F73624C" w:rsidR="00143D25" w:rsidRPr="000F3C94" w:rsidRDefault="00143D25" w:rsidP="00143D25">
      <w:pPr>
        <w:rPr>
          <w:rFonts w:eastAsiaTheme="minorEastAsia"/>
          <w:lang w:val="en-GB"/>
        </w:rPr>
      </w:pPr>
      <w:r w:rsidRPr="000F3C94">
        <w:rPr>
          <w:rFonts w:eastAsiaTheme="minorEastAsia"/>
          <w:lang w:val="en-GB"/>
        </w:rPr>
        <w:t xml:space="preserve">Data servers can create a single S-128 catalogue per S-100 product type, </w:t>
      </w:r>
      <w:r w:rsidR="00867A20" w:rsidRPr="000F3C94">
        <w:rPr>
          <w:rFonts w:eastAsiaTheme="minorEastAsia"/>
          <w:lang w:val="en-GB"/>
        </w:rPr>
        <w:t>for example</w:t>
      </w:r>
      <w:r w:rsidRPr="000F3C94">
        <w:rPr>
          <w:rFonts w:eastAsiaTheme="minorEastAsia"/>
          <w:lang w:val="en-GB"/>
        </w:rPr>
        <w:t xml:space="preserve"> an S-128 for S-101 and an S-128 for S-102, or a mixed S-128 catalogue file with multiple products. When an S-128 is created for one product type, the S-128 should not alter the revision status of the other products in the ECDIS.</w:t>
      </w:r>
    </w:p>
    <w:p w14:paraId="2924D10A" w14:textId="7273F2E3" w:rsidR="00143D25" w:rsidRPr="000F3C94" w:rsidRDefault="00143D25" w:rsidP="00143D25">
      <w:pPr>
        <w:rPr>
          <w:rFonts w:eastAsiaTheme="minorEastAsia"/>
          <w:lang w:val="en-GB"/>
        </w:rPr>
      </w:pPr>
      <w:r w:rsidRPr="000F3C94">
        <w:rPr>
          <w:rFonts w:eastAsiaTheme="minorEastAsia"/>
          <w:lang w:val="en-GB"/>
        </w:rPr>
        <w:t xml:space="preserve">Not every S-100 Exchange </w:t>
      </w:r>
      <w:r w:rsidR="004314CB" w:rsidRPr="000F3C94">
        <w:rPr>
          <w:rFonts w:eastAsiaTheme="minorEastAsia"/>
          <w:lang w:val="en-GB"/>
        </w:rPr>
        <w:t>S</w:t>
      </w:r>
      <w:r w:rsidRPr="000F3C94">
        <w:rPr>
          <w:rFonts w:eastAsiaTheme="minorEastAsia"/>
          <w:lang w:val="en-GB"/>
        </w:rPr>
        <w:t xml:space="preserve">et will contain an S-128 file. If an S-128 file has not been received and updated within 4 weeks of the last S-128 file loaded, the ECDIS update status of all products must be set to ‘Not Up </w:t>
      </w:r>
      <w:proofErr w:type="gramStart"/>
      <w:r w:rsidRPr="000F3C94">
        <w:rPr>
          <w:rFonts w:eastAsiaTheme="minorEastAsia"/>
          <w:lang w:val="en-GB"/>
        </w:rPr>
        <w:t>To</w:t>
      </w:r>
      <w:proofErr w:type="gramEnd"/>
      <w:r w:rsidRPr="000F3C94">
        <w:rPr>
          <w:rFonts w:eastAsiaTheme="minorEastAsia"/>
          <w:lang w:val="en-GB"/>
        </w:rPr>
        <w:t xml:space="preserve"> Date’.</w:t>
      </w:r>
    </w:p>
    <w:p w14:paraId="768F3598" w14:textId="77777777" w:rsidR="004314CB" w:rsidRPr="000F3C94" w:rsidRDefault="004314CB" w:rsidP="00143D25">
      <w:pPr>
        <w:rPr>
          <w:rFonts w:eastAsiaTheme="minorEastAsia"/>
          <w:lang w:val="en-GB"/>
        </w:rPr>
      </w:pPr>
    </w:p>
    <w:p w14:paraId="3368EE90" w14:textId="77777777" w:rsidR="00E83228" w:rsidRPr="000F3C94" w:rsidRDefault="00E83228" w:rsidP="004314CB">
      <w:pPr>
        <w:pStyle w:val="Heading2"/>
        <w:tabs>
          <w:tab w:val="clear" w:pos="540"/>
        </w:tabs>
        <w:rPr>
          <w:lang w:val="en-GB" w:eastAsia="en-US"/>
        </w:rPr>
      </w:pPr>
      <w:bookmarkStart w:id="493" w:name="_Toc152232592"/>
      <w:bookmarkStart w:id="494" w:name="_Toc194500026"/>
      <w:r w:rsidRPr="000F3C94">
        <w:rPr>
          <w:lang w:val="en-GB" w:eastAsia="en-US"/>
        </w:rPr>
        <w:t>Dataset</w:t>
      </w:r>
      <w:bookmarkEnd w:id="493"/>
      <w:bookmarkEnd w:id="494"/>
    </w:p>
    <w:p w14:paraId="5B94D17E" w14:textId="77777777" w:rsidR="00183503" w:rsidRPr="000F3C94" w:rsidRDefault="00183503" w:rsidP="004314CB">
      <w:pPr>
        <w:pStyle w:val="Heading3"/>
        <w:tabs>
          <w:tab w:val="clear" w:pos="660"/>
        </w:tabs>
        <w:rPr>
          <w:lang w:val="en-GB"/>
        </w:rPr>
      </w:pPr>
      <w:bookmarkStart w:id="495" w:name="_Toc225648341"/>
      <w:bookmarkStart w:id="496" w:name="_Toc225648342"/>
      <w:bookmarkStart w:id="497" w:name="_Toc152232593"/>
      <w:bookmarkStart w:id="498" w:name="_Toc194500027"/>
      <w:r w:rsidRPr="000F3C94">
        <w:rPr>
          <w:lang w:val="en-GB"/>
        </w:rPr>
        <w:t>Data</w:t>
      </w:r>
      <w:r w:rsidR="00064E25" w:rsidRPr="000F3C94">
        <w:rPr>
          <w:lang w:val="en-GB"/>
        </w:rPr>
        <w:t>s</w:t>
      </w:r>
      <w:r w:rsidRPr="000F3C94">
        <w:rPr>
          <w:lang w:val="en-GB"/>
        </w:rPr>
        <w:t>ets</w:t>
      </w:r>
      <w:bookmarkEnd w:id="495"/>
      <w:bookmarkEnd w:id="496"/>
      <w:bookmarkEnd w:id="497"/>
      <w:bookmarkEnd w:id="498"/>
      <w:r w:rsidRPr="000F3C94">
        <w:rPr>
          <w:lang w:val="en-GB"/>
        </w:rPr>
        <w:t xml:space="preserve"> </w:t>
      </w:r>
    </w:p>
    <w:p w14:paraId="17AC53D5" w14:textId="6BE4AD2D" w:rsidR="009629AC" w:rsidRPr="000F3C94" w:rsidRDefault="001130BF" w:rsidP="001130BF">
      <w:pPr>
        <w:rPr>
          <w:lang w:val="en-GB" w:eastAsia="en-US"/>
        </w:rPr>
      </w:pPr>
      <w:r w:rsidRPr="000F3C94">
        <w:rPr>
          <w:lang w:val="en-GB" w:eastAsia="en-US"/>
        </w:rPr>
        <w:t xml:space="preserve">A dataset is a grouping of features, attributes, geometry, and metadata which comprises a specific coverage. The types of CNP datasets produces and contained within an Exchange Set are listed in </w:t>
      </w:r>
      <w:r w:rsidR="00DA2A39" w:rsidRPr="000F3C94">
        <w:rPr>
          <w:lang w:val="en-GB" w:eastAsia="en-US"/>
        </w:rPr>
        <w:t xml:space="preserve">Table 11-1 </w:t>
      </w:r>
      <w:r w:rsidRPr="000F3C94">
        <w:rPr>
          <w:lang w:val="en-GB" w:eastAsia="en-US"/>
        </w:rPr>
        <w:t>below:</w:t>
      </w:r>
    </w:p>
    <w:p w14:paraId="1CD57040" w14:textId="5E452BE8" w:rsidR="009629AC" w:rsidRPr="000F3C94" w:rsidRDefault="009629AC" w:rsidP="009629AC">
      <w:pPr>
        <w:pStyle w:val="Caption"/>
        <w:keepNext/>
        <w:jc w:val="center"/>
        <w:rPr>
          <w:sz w:val="18"/>
          <w:szCs w:val="18"/>
          <w:lang w:val="en-GB"/>
        </w:rPr>
      </w:pPr>
      <w:bookmarkStart w:id="499" w:name="_Ref148215660"/>
      <w:r w:rsidRPr="000F3C94">
        <w:rPr>
          <w:sz w:val="18"/>
          <w:szCs w:val="18"/>
          <w:lang w:val="en-GB"/>
        </w:rPr>
        <w:t xml:space="preserve">Table </w:t>
      </w:r>
      <w:bookmarkEnd w:id="499"/>
      <w:r w:rsidR="00DA2A39" w:rsidRPr="000F3C94">
        <w:rPr>
          <w:sz w:val="18"/>
          <w:szCs w:val="18"/>
          <w:lang w:val="en-GB"/>
        </w:rPr>
        <w:t xml:space="preserve">11-1 </w:t>
      </w:r>
      <w:r w:rsidR="00502A48" w:rsidRPr="000F3C94">
        <w:rPr>
          <w:sz w:val="18"/>
          <w:szCs w:val="18"/>
          <w:lang w:val="en-GB"/>
        </w:rPr>
        <w:t>–</w:t>
      </w:r>
      <w:r w:rsidR="00DA2A39" w:rsidRPr="000F3C94">
        <w:rPr>
          <w:sz w:val="18"/>
          <w:szCs w:val="18"/>
          <w:lang w:val="en-GB"/>
        </w:rPr>
        <w:t xml:space="preserve"> </w:t>
      </w:r>
      <w:r w:rsidRPr="000F3C94">
        <w:rPr>
          <w:sz w:val="18"/>
          <w:szCs w:val="18"/>
          <w:lang w:val="en-GB"/>
        </w:rPr>
        <w:t>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rsidRPr="000F3C94" w14:paraId="5EFC337A" w14:textId="77777777" w:rsidTr="00944870">
        <w:tc>
          <w:tcPr>
            <w:tcW w:w="3056" w:type="dxa"/>
            <w:shd w:val="clear" w:color="auto" w:fill="D9D9D9"/>
          </w:tcPr>
          <w:p w14:paraId="6E3EB505" w14:textId="77777777" w:rsidR="009629AC" w:rsidRPr="000F3C94" w:rsidRDefault="009629AC" w:rsidP="00944870">
            <w:pPr>
              <w:pStyle w:val="TableParagraph"/>
              <w:spacing w:before="60" w:after="60"/>
              <w:ind w:left="108"/>
              <w:rPr>
                <w:b/>
                <w:sz w:val="18"/>
                <w:lang w:val="en-GB"/>
              </w:rPr>
            </w:pPr>
            <w:r w:rsidRPr="000F3C94">
              <w:rPr>
                <w:b/>
                <w:sz w:val="18"/>
                <w:lang w:val="en-GB"/>
              </w:rPr>
              <w:t>Dataset</w:t>
            </w:r>
          </w:p>
        </w:tc>
        <w:tc>
          <w:tcPr>
            <w:tcW w:w="6160" w:type="dxa"/>
            <w:shd w:val="clear" w:color="auto" w:fill="D9D9D9"/>
          </w:tcPr>
          <w:p w14:paraId="76B37E2B" w14:textId="77777777" w:rsidR="009629AC" w:rsidRPr="000F3C94" w:rsidRDefault="009629AC" w:rsidP="00944870">
            <w:pPr>
              <w:pStyle w:val="TableParagraph"/>
              <w:spacing w:before="60" w:after="60"/>
              <w:ind w:left="108"/>
              <w:rPr>
                <w:b/>
                <w:sz w:val="18"/>
                <w:lang w:val="en-GB"/>
              </w:rPr>
            </w:pPr>
            <w:r w:rsidRPr="000F3C94">
              <w:rPr>
                <w:b/>
                <w:sz w:val="18"/>
                <w:lang w:val="en-GB"/>
              </w:rPr>
              <w:t>Explanations</w:t>
            </w:r>
          </w:p>
        </w:tc>
      </w:tr>
      <w:tr w:rsidR="00BB6AB0" w:rsidRPr="000F3C94" w14:paraId="529C68DA" w14:textId="77777777" w:rsidTr="00944870">
        <w:tc>
          <w:tcPr>
            <w:tcW w:w="3056" w:type="dxa"/>
            <w:shd w:val="clear" w:color="auto" w:fill="auto"/>
          </w:tcPr>
          <w:p w14:paraId="0C4FB2E7" w14:textId="0DAD6FC7"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5"/>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(base</w:t>
            </w:r>
            <w:r w:rsidRPr="000F3C94">
              <w:rPr>
                <w:spacing w:val="-2"/>
                <w:sz w:val="18"/>
                <w:lang w:val="en-GB"/>
              </w:rPr>
              <w:t xml:space="preserve"> </w:t>
            </w:r>
            <w:r w:rsidRPr="000F3C94">
              <w:rPr>
                <w:sz w:val="18"/>
                <w:lang w:val="en-GB"/>
              </w:rPr>
              <w:t>dataset)</w:t>
            </w:r>
          </w:p>
        </w:tc>
        <w:tc>
          <w:tcPr>
            <w:tcW w:w="6160" w:type="dxa"/>
            <w:shd w:val="clear" w:color="auto" w:fill="auto"/>
          </w:tcPr>
          <w:p w14:paraId="688F0AC0" w14:textId="06BD7215" w:rsidR="00413C9B" w:rsidRPr="000F3C94" w:rsidRDefault="00BB1DC2" w:rsidP="00944870">
            <w:pPr>
              <w:pStyle w:val="TableParagraph"/>
              <w:spacing w:before="60" w:after="60"/>
              <w:ind w:left="108"/>
              <w:rPr>
                <w:sz w:val="18"/>
                <w:lang w:val="en-GB"/>
              </w:rPr>
            </w:pPr>
            <w:r w:rsidRPr="000F3C94">
              <w:rPr>
                <w:rFonts w:eastAsia="MS Mincho"/>
                <w:color w:val="000000"/>
                <w:sz w:val="18"/>
                <w:szCs w:val="18"/>
                <w:shd w:val="clear" w:color="auto" w:fill="FFFFFF"/>
                <w:lang w:val="en-GB" w:eastAsia="ko-KR"/>
              </w:rPr>
              <w:t>No data has previously been produced for this area</w:t>
            </w:r>
            <w:r w:rsidRPr="000F3C94">
              <w:rPr>
                <w:rFonts w:eastAsia="MS Mincho"/>
                <w:b/>
                <w:bCs/>
                <w:color w:val="000000"/>
                <w:sz w:val="18"/>
                <w:szCs w:val="18"/>
                <w:shd w:val="clear" w:color="auto" w:fill="FFFFFF"/>
                <w:lang w:val="en-GB" w:eastAsia="ko-KR"/>
              </w:rPr>
              <w:t> </w:t>
            </w:r>
            <w:r w:rsidRPr="000F3C94">
              <w:rPr>
                <w:rFonts w:eastAsia="MS Mincho"/>
                <w:bCs/>
                <w:color w:val="000000"/>
                <w:sz w:val="18"/>
                <w:szCs w:val="18"/>
                <w:shd w:val="clear" w:color="auto" w:fill="FFFFFF"/>
                <w:lang w:val="en-GB" w:eastAsia="ko-KR"/>
              </w:rPr>
              <w:t>or there is a significant change from the existing, for example, coverage or extent.</w:t>
            </w:r>
          </w:p>
        </w:tc>
      </w:tr>
      <w:tr w:rsidR="00BB6AB0" w:rsidRPr="000F3C94" w14:paraId="6A21A5CC" w14:textId="77777777" w:rsidTr="00944870">
        <w:tc>
          <w:tcPr>
            <w:tcW w:w="3056" w:type="dxa"/>
            <w:shd w:val="clear" w:color="auto" w:fill="auto"/>
          </w:tcPr>
          <w:p w14:paraId="556F4BC2" w14:textId="34519866"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4"/>
                <w:sz w:val="18"/>
                <w:lang w:val="en-GB"/>
              </w:rPr>
              <w:t xml:space="preserve"> </w:t>
            </w:r>
            <w:r w:rsidRPr="000F3C94">
              <w:rPr>
                <w:sz w:val="18"/>
                <w:lang w:val="en-GB"/>
              </w:rPr>
              <w:t>Edition of</w:t>
            </w:r>
            <w:r w:rsidRPr="000F3C94">
              <w:rPr>
                <w:spacing w:val="-3"/>
                <w:sz w:val="18"/>
                <w:lang w:val="en-GB"/>
              </w:rPr>
              <w:t xml:space="preserve"> </w:t>
            </w:r>
            <w:r w:rsidRPr="000F3C94">
              <w:rPr>
                <w:sz w:val="18"/>
                <w:lang w:val="en-GB"/>
              </w:rPr>
              <w:t>a dataset</w:t>
            </w:r>
            <w:r w:rsidR="00143D25" w:rsidRPr="000F3C94">
              <w:rPr>
                <w:sz w:val="18"/>
                <w:lang w:val="en-GB"/>
              </w:rPr>
              <w:br/>
              <w:t>(base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29BA4624" w14:textId="36E686D6" w:rsidR="009629AC" w:rsidRPr="000F3C94" w:rsidRDefault="00B71833" w:rsidP="00944870">
            <w:pPr>
              <w:pStyle w:val="TableParagraph"/>
              <w:spacing w:before="60" w:after="60"/>
              <w:ind w:left="108" w:right="118"/>
              <w:rPr>
                <w:sz w:val="18"/>
                <w:lang w:val="en-GB"/>
              </w:rPr>
            </w:pPr>
            <w:r w:rsidRPr="000F3C94">
              <w:rPr>
                <w:sz w:val="18"/>
                <w:lang w:val="en-GB"/>
              </w:rPr>
              <w:t xml:space="preserve">No data has previously been produced for this area. </w:t>
            </w:r>
            <w:r w:rsidR="009629AC" w:rsidRPr="000F3C94">
              <w:rPr>
                <w:sz w:val="18"/>
                <w:lang w:val="en-GB"/>
              </w:rPr>
              <w:t>Each New Edition of a dataset must have the same name as</w:t>
            </w:r>
            <w:r w:rsidR="009629AC" w:rsidRPr="000F3C94">
              <w:rPr>
                <w:spacing w:val="-47"/>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dataset</w:t>
            </w:r>
            <w:r w:rsidR="009629AC" w:rsidRPr="000F3C94">
              <w:rPr>
                <w:spacing w:val="-3"/>
                <w:sz w:val="18"/>
                <w:lang w:val="en-GB"/>
              </w:rPr>
              <w:t xml:space="preserve"> </w:t>
            </w:r>
            <w:r w:rsidR="009629AC" w:rsidRPr="000F3C94">
              <w:rPr>
                <w:sz w:val="18"/>
                <w:lang w:val="en-GB"/>
              </w:rPr>
              <w:t>that</w:t>
            </w:r>
            <w:r w:rsidR="009629AC" w:rsidRPr="000F3C94">
              <w:rPr>
                <w:spacing w:val="-2"/>
                <w:sz w:val="18"/>
                <w:lang w:val="en-GB"/>
              </w:rPr>
              <w:t xml:space="preserve"> </w:t>
            </w:r>
            <w:r w:rsidR="009629AC" w:rsidRPr="000F3C94">
              <w:rPr>
                <w:sz w:val="18"/>
                <w:lang w:val="en-GB"/>
              </w:rPr>
              <w:t>it</w:t>
            </w:r>
            <w:r w:rsidR="009629AC" w:rsidRPr="000F3C94">
              <w:rPr>
                <w:spacing w:val="-3"/>
                <w:sz w:val="18"/>
                <w:lang w:val="en-GB"/>
              </w:rPr>
              <w:t xml:space="preserve"> </w:t>
            </w:r>
            <w:r w:rsidR="009629AC" w:rsidRPr="000F3C94">
              <w:rPr>
                <w:sz w:val="18"/>
                <w:lang w:val="en-GB"/>
              </w:rPr>
              <w:t>replaces</w:t>
            </w:r>
            <w:r w:rsidR="009629AC" w:rsidRPr="000F3C94">
              <w:rPr>
                <w:spacing w:val="-3"/>
                <w:sz w:val="18"/>
                <w:lang w:val="en-GB"/>
              </w:rPr>
              <w:t xml:space="preserve"> </w:t>
            </w:r>
            <w:r w:rsidR="009629AC" w:rsidRPr="000F3C94">
              <w:rPr>
                <w:sz w:val="18"/>
                <w:lang w:val="en-GB"/>
              </w:rPr>
              <w:t>and</w:t>
            </w:r>
            <w:r w:rsidR="009629AC" w:rsidRPr="000F3C94">
              <w:rPr>
                <w:spacing w:val="-3"/>
                <w:sz w:val="18"/>
                <w:lang w:val="en-GB"/>
              </w:rPr>
              <w:t xml:space="preserve"> </w:t>
            </w:r>
            <w:r w:rsidR="009629AC" w:rsidRPr="000F3C94">
              <w:rPr>
                <w:sz w:val="18"/>
                <w:lang w:val="en-GB"/>
              </w:rPr>
              <w:t>should</w:t>
            </w:r>
            <w:r w:rsidR="009629AC" w:rsidRPr="000F3C94">
              <w:rPr>
                <w:spacing w:val="-5"/>
                <w:sz w:val="18"/>
                <w:lang w:val="en-GB"/>
              </w:rPr>
              <w:t xml:space="preserve"> </w:t>
            </w:r>
            <w:r w:rsidR="009629AC" w:rsidRPr="000F3C94">
              <w:rPr>
                <w:sz w:val="18"/>
                <w:lang w:val="en-GB"/>
              </w:rPr>
              <w:t>have</w:t>
            </w:r>
            <w:r w:rsidR="009629AC" w:rsidRPr="000F3C94">
              <w:rPr>
                <w:spacing w:val="-2"/>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same</w:t>
            </w:r>
            <w:r w:rsidR="009629AC" w:rsidRPr="000F3C94">
              <w:rPr>
                <w:spacing w:val="-2"/>
                <w:sz w:val="18"/>
                <w:lang w:val="en-GB"/>
              </w:rPr>
              <w:t xml:space="preserve"> </w:t>
            </w:r>
            <w:r w:rsidR="009629AC" w:rsidRPr="000F3C94">
              <w:rPr>
                <w:sz w:val="18"/>
                <w:lang w:val="en-GB"/>
              </w:rPr>
              <w:t>spatial</w:t>
            </w:r>
            <w:r w:rsidR="009629AC" w:rsidRPr="000F3C94">
              <w:rPr>
                <w:spacing w:val="-3"/>
                <w:sz w:val="18"/>
                <w:lang w:val="en-GB"/>
              </w:rPr>
              <w:t xml:space="preserve"> </w:t>
            </w:r>
            <w:r w:rsidR="009629AC" w:rsidRPr="000F3C94">
              <w:rPr>
                <w:sz w:val="18"/>
                <w:lang w:val="en-GB"/>
              </w:rPr>
              <w:t>extents.</w:t>
            </w:r>
            <w:r w:rsidR="009629AC" w:rsidRPr="000F3C94">
              <w:rPr>
                <w:spacing w:val="-2"/>
                <w:sz w:val="18"/>
                <w:lang w:val="en-GB"/>
              </w:rPr>
              <w:t xml:space="preserve"> </w:t>
            </w:r>
            <w:r w:rsidR="009629AC" w:rsidRPr="000F3C94">
              <w:rPr>
                <w:sz w:val="18"/>
                <w:lang w:val="en-GB"/>
              </w:rPr>
              <w:t>The</w:t>
            </w:r>
            <w:r w:rsidR="009629AC" w:rsidRPr="000F3C94">
              <w:rPr>
                <w:spacing w:val="-47"/>
                <w:sz w:val="18"/>
                <w:lang w:val="en-GB"/>
              </w:rPr>
              <w:t xml:space="preserve"> </w:t>
            </w:r>
            <w:r w:rsidR="009629AC" w:rsidRPr="000F3C94">
              <w:rPr>
                <w:sz w:val="18"/>
                <w:lang w:val="en-GB"/>
              </w:rPr>
              <w:t xml:space="preserve">Edition number in the dataset </w:t>
            </w:r>
            <w:r w:rsidR="009629AC" w:rsidRPr="000F3C94">
              <w:rPr>
                <w:sz w:val="18"/>
                <w:lang w:val="en-GB"/>
              </w:rPr>
              <w:lastRenderedPageBreak/>
              <w:t>discovery metadata shall increment up by</w:t>
            </w:r>
            <w:r w:rsidR="009629AC" w:rsidRPr="000F3C94">
              <w:rPr>
                <w:spacing w:val="1"/>
                <w:sz w:val="18"/>
                <w:lang w:val="en-GB"/>
              </w:rPr>
              <w:t xml:space="preserve"> </w:t>
            </w:r>
            <w:r w:rsidR="009629AC" w:rsidRPr="000F3C94">
              <w:rPr>
                <w:sz w:val="18"/>
                <w:lang w:val="en-GB"/>
              </w:rPr>
              <w:t>one</w:t>
            </w:r>
            <w:r w:rsidR="009629AC" w:rsidRPr="000F3C94">
              <w:rPr>
                <w:spacing w:val="-1"/>
                <w:sz w:val="18"/>
                <w:lang w:val="en-GB"/>
              </w:rPr>
              <w:t xml:space="preserve"> </w:t>
            </w:r>
            <w:r w:rsidR="009629AC" w:rsidRPr="000F3C94">
              <w:rPr>
                <w:sz w:val="18"/>
                <w:lang w:val="en-GB"/>
              </w:rPr>
              <w:t>from</w:t>
            </w:r>
            <w:r w:rsidR="009629AC" w:rsidRPr="000F3C94">
              <w:rPr>
                <w:spacing w:val="1"/>
                <w:sz w:val="18"/>
                <w:lang w:val="en-GB"/>
              </w:rPr>
              <w:t xml:space="preserve"> </w:t>
            </w:r>
            <w:r w:rsidR="009629AC" w:rsidRPr="000F3C94">
              <w:rPr>
                <w:sz w:val="18"/>
                <w:lang w:val="en-GB"/>
              </w:rPr>
              <w:t>the previous</w:t>
            </w:r>
            <w:r w:rsidR="009629AC" w:rsidRPr="000F3C94">
              <w:rPr>
                <w:spacing w:val="3"/>
                <w:sz w:val="18"/>
                <w:lang w:val="en-GB"/>
              </w:rPr>
              <w:t xml:space="preserve"> </w:t>
            </w:r>
            <w:r w:rsidR="009629AC" w:rsidRPr="000F3C94">
              <w:rPr>
                <w:sz w:val="18"/>
                <w:lang w:val="en-GB"/>
              </w:rPr>
              <w:t>Edition.</w:t>
            </w:r>
          </w:p>
        </w:tc>
      </w:tr>
      <w:tr w:rsidR="00BB6AB0" w:rsidRPr="000F3C94" w14:paraId="77951B7F" w14:textId="77777777" w:rsidTr="00944870">
        <w:tc>
          <w:tcPr>
            <w:tcW w:w="3056" w:type="dxa"/>
            <w:shd w:val="clear" w:color="auto" w:fill="auto"/>
          </w:tcPr>
          <w:p w14:paraId="27E27155" w14:textId="77777777" w:rsidR="009629AC" w:rsidRPr="000F3C94" w:rsidRDefault="009629AC" w:rsidP="00944870">
            <w:pPr>
              <w:pStyle w:val="TableParagraph"/>
              <w:spacing w:before="60" w:after="60"/>
              <w:ind w:left="108"/>
              <w:rPr>
                <w:sz w:val="18"/>
                <w:lang w:val="en-GB"/>
              </w:rPr>
            </w:pPr>
            <w:r w:rsidRPr="000F3C94">
              <w:rPr>
                <w:sz w:val="18"/>
                <w:lang w:val="en-GB"/>
              </w:rPr>
              <w:lastRenderedPageBreak/>
              <w:t>Update</w:t>
            </w:r>
            <w:r w:rsidRPr="000F3C94">
              <w:rPr>
                <w:spacing w:val="-3"/>
                <w:sz w:val="18"/>
                <w:lang w:val="en-GB"/>
              </w:rPr>
              <w:t xml:space="preserve"> </w:t>
            </w:r>
            <w:r w:rsidRPr="000F3C94">
              <w:rPr>
                <w:sz w:val="18"/>
                <w:lang w:val="en-GB"/>
              </w:rPr>
              <w:t>dataset</w:t>
            </w:r>
          </w:p>
        </w:tc>
        <w:tc>
          <w:tcPr>
            <w:tcW w:w="6160" w:type="dxa"/>
            <w:shd w:val="clear" w:color="auto" w:fill="auto"/>
          </w:tcPr>
          <w:p w14:paraId="352284C6" w14:textId="77777777" w:rsidR="009629AC" w:rsidRPr="000F3C94" w:rsidRDefault="009629AC" w:rsidP="00944870">
            <w:pPr>
              <w:pStyle w:val="TableParagraph"/>
              <w:spacing w:before="60" w:after="60"/>
              <w:ind w:left="108" w:right="199"/>
              <w:rPr>
                <w:sz w:val="18"/>
                <w:lang w:val="en-GB"/>
              </w:rPr>
            </w:pPr>
            <w:r w:rsidRPr="000F3C94">
              <w:rPr>
                <w:sz w:val="18"/>
                <w:lang w:val="en-GB"/>
              </w:rPr>
              <w:t xml:space="preserve">A delta </w:t>
            </w:r>
            <w:proofErr w:type="gramStart"/>
            <w:r w:rsidRPr="000F3C94">
              <w:rPr>
                <w:sz w:val="18"/>
                <w:lang w:val="en-GB"/>
              </w:rPr>
              <w:t>change</w:t>
            </w:r>
            <w:proofErr w:type="gramEnd"/>
            <w:r w:rsidRPr="000F3C94">
              <w:rPr>
                <w:sz w:val="18"/>
                <w:lang w:val="en-GB"/>
              </w:rPr>
              <w:t xml:space="preserve"> of the latest Edition of a dataset. If there is more than one</w:t>
            </w:r>
            <w:r w:rsidRPr="000F3C94">
              <w:rPr>
                <w:spacing w:val="-47"/>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subsequent</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will</w:t>
            </w:r>
            <w:r w:rsidRPr="000F3C94">
              <w:rPr>
                <w:spacing w:val="-3"/>
                <w:sz w:val="18"/>
                <w:lang w:val="en-GB"/>
              </w:rPr>
              <w:t xml:space="preserve"> </w:t>
            </w:r>
            <w:r w:rsidRPr="000F3C94">
              <w:rPr>
                <w:sz w:val="18"/>
                <w:lang w:val="en-GB"/>
              </w:rPr>
              <w:t>be</w:t>
            </w:r>
            <w:r w:rsidRPr="000F3C94">
              <w:rPr>
                <w:spacing w:val="-2"/>
                <w:sz w:val="18"/>
                <w:lang w:val="en-GB"/>
              </w:rPr>
              <w:t xml:space="preserve"> </w:t>
            </w:r>
            <w:r w:rsidRPr="000F3C94">
              <w:rPr>
                <w:sz w:val="18"/>
                <w:lang w:val="en-GB"/>
              </w:rPr>
              <w:t>a</w:t>
            </w:r>
            <w:r w:rsidRPr="000F3C94">
              <w:rPr>
                <w:spacing w:val="-4"/>
                <w:sz w:val="18"/>
                <w:lang w:val="en-GB"/>
              </w:rPr>
              <w:t xml:space="preserve"> </w:t>
            </w:r>
            <w:r w:rsidRPr="000F3C94">
              <w:rPr>
                <w:sz w:val="18"/>
                <w:lang w:val="en-GB"/>
              </w:rPr>
              <w:t>delta</w:t>
            </w:r>
            <w:r w:rsidRPr="000F3C94">
              <w:rPr>
                <w:spacing w:val="-2"/>
                <w:sz w:val="18"/>
                <w:lang w:val="en-GB"/>
              </w:rPr>
              <w:t xml:space="preserve"> </w:t>
            </w:r>
            <w:r w:rsidRPr="000F3C94">
              <w:rPr>
                <w:sz w:val="18"/>
                <w:lang w:val="en-GB"/>
              </w:rPr>
              <w:t>of</w:t>
            </w:r>
            <w:r w:rsidRPr="000F3C94">
              <w:rPr>
                <w:spacing w:val="-4"/>
                <w:sz w:val="18"/>
                <w:lang w:val="en-GB"/>
              </w:rPr>
              <w:t xml:space="preserve"> </w:t>
            </w:r>
            <w:r w:rsidRPr="000F3C94">
              <w:rPr>
                <w:sz w:val="18"/>
                <w:lang w:val="en-GB"/>
              </w:rPr>
              <w:t>the</w:t>
            </w:r>
            <w:r w:rsidRPr="000F3C94">
              <w:rPr>
                <w:spacing w:val="-5"/>
                <w:sz w:val="18"/>
                <w:lang w:val="en-GB"/>
              </w:rPr>
              <w:t xml:space="preserve"> </w:t>
            </w:r>
            <w:r w:rsidRPr="000F3C94">
              <w:rPr>
                <w:sz w:val="18"/>
                <w:lang w:val="en-GB"/>
              </w:rPr>
              <w:t>base</w:t>
            </w:r>
            <w:r w:rsidRPr="000F3C94">
              <w:rPr>
                <w:spacing w:val="-4"/>
                <w:sz w:val="18"/>
                <w:lang w:val="en-GB"/>
              </w:rPr>
              <w:t xml:space="preserve"> </w:t>
            </w:r>
            <w:r w:rsidRPr="000F3C94">
              <w:rPr>
                <w:sz w:val="18"/>
                <w:lang w:val="en-GB"/>
              </w:rPr>
              <w:t>dataset</w:t>
            </w:r>
          </w:p>
          <w:p w14:paraId="084C70EE" w14:textId="77777777" w:rsidR="009629AC" w:rsidRPr="000F3C94" w:rsidRDefault="009629AC" w:rsidP="00944870">
            <w:pPr>
              <w:pStyle w:val="TableParagraph"/>
              <w:spacing w:before="60" w:after="60"/>
              <w:ind w:left="108"/>
              <w:rPr>
                <w:sz w:val="18"/>
                <w:lang w:val="en-GB"/>
              </w:rPr>
            </w:pPr>
            <w:r w:rsidRPr="000F3C94">
              <w:rPr>
                <w:sz w:val="18"/>
                <w:lang w:val="en-GB"/>
              </w:rPr>
              <w:t>+</w:t>
            </w:r>
            <w:r w:rsidRPr="000F3C94">
              <w:rPr>
                <w:spacing w:val="-3"/>
                <w:sz w:val="18"/>
                <w:lang w:val="en-GB"/>
              </w:rPr>
              <w:t xml:space="preserve"> </w:t>
            </w:r>
            <w:r w:rsidRPr="000F3C94">
              <w:rPr>
                <w:sz w:val="18"/>
                <w:lang w:val="en-GB"/>
              </w:rPr>
              <w:t>earlier</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datasets.</w:t>
            </w:r>
          </w:p>
        </w:tc>
      </w:tr>
      <w:tr w:rsidR="00BB6AB0" w:rsidRPr="000F3C94" w14:paraId="30C195DC" w14:textId="77777777" w:rsidTr="00944870">
        <w:tc>
          <w:tcPr>
            <w:tcW w:w="3056" w:type="dxa"/>
            <w:shd w:val="clear" w:color="auto" w:fill="auto"/>
          </w:tcPr>
          <w:p w14:paraId="2E4CCA74" w14:textId="39505EF1" w:rsidR="009629AC" w:rsidRPr="000F3C94" w:rsidRDefault="009629AC" w:rsidP="00944870">
            <w:pPr>
              <w:pStyle w:val="TableParagraph"/>
              <w:spacing w:before="60" w:after="60"/>
              <w:ind w:left="108"/>
              <w:rPr>
                <w:sz w:val="18"/>
                <w:lang w:val="en-GB"/>
              </w:rPr>
            </w:pPr>
            <w:r w:rsidRPr="000F3C94">
              <w:rPr>
                <w:sz w:val="18"/>
                <w:lang w:val="en-GB"/>
              </w:rPr>
              <w:t>Re-issue</w:t>
            </w:r>
            <w:r w:rsidR="00143D25" w:rsidRPr="000F3C94">
              <w:rPr>
                <w:sz w:val="18"/>
                <w:lang w:val="en-GB"/>
              </w:rPr>
              <w:t xml:space="preserve"> (base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52FF8C98" w14:textId="77777777" w:rsidR="009629AC" w:rsidRPr="000F3C94" w:rsidRDefault="009629AC" w:rsidP="00944870">
            <w:pPr>
              <w:pStyle w:val="TableParagraph"/>
              <w:spacing w:before="60" w:after="60"/>
              <w:ind w:left="108" w:right="118"/>
              <w:rPr>
                <w:sz w:val="18"/>
                <w:lang w:val="en-GB"/>
              </w:rPr>
            </w:pPr>
            <w:r w:rsidRPr="000F3C94">
              <w:rPr>
                <w:sz w:val="18"/>
                <w:lang w:val="en-GB"/>
              </w:rPr>
              <w:t>Including all the updates applied to the original dataset up to the date of</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A</w:t>
            </w:r>
            <w:r w:rsidRPr="000F3C94">
              <w:rPr>
                <w:spacing w:val="-5"/>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does</w:t>
            </w:r>
            <w:r w:rsidRPr="000F3C94">
              <w:rPr>
                <w:spacing w:val="-3"/>
                <w:sz w:val="18"/>
                <w:lang w:val="en-GB"/>
              </w:rPr>
              <w:t xml:space="preserve"> </w:t>
            </w:r>
            <w:r w:rsidRPr="000F3C94">
              <w:rPr>
                <w:sz w:val="18"/>
                <w:lang w:val="en-GB"/>
              </w:rPr>
              <w:t>not</w:t>
            </w:r>
            <w:r w:rsidRPr="000F3C94">
              <w:rPr>
                <w:spacing w:val="-1"/>
                <w:sz w:val="18"/>
                <w:lang w:val="en-GB"/>
              </w:rPr>
              <w:t xml:space="preserve"> </w:t>
            </w:r>
            <w:r w:rsidRPr="000F3C94">
              <w:rPr>
                <w:sz w:val="18"/>
                <w:lang w:val="en-GB"/>
              </w:rPr>
              <w:t>contain</w:t>
            </w:r>
            <w:r w:rsidRPr="000F3C94">
              <w:rPr>
                <w:spacing w:val="-2"/>
                <w:sz w:val="18"/>
                <w:lang w:val="en-GB"/>
              </w:rPr>
              <w:t xml:space="preserve"> </w:t>
            </w:r>
            <w:r w:rsidRPr="000F3C94">
              <w:rPr>
                <w:sz w:val="18"/>
                <w:lang w:val="en-GB"/>
              </w:rPr>
              <w:t>any</w:t>
            </w:r>
            <w:r w:rsidRPr="000F3C94">
              <w:rPr>
                <w:spacing w:val="-1"/>
                <w:sz w:val="18"/>
                <w:lang w:val="en-GB"/>
              </w:rPr>
              <w:t xml:space="preserve"> </w:t>
            </w:r>
            <w:r w:rsidRPr="000F3C94">
              <w:rPr>
                <w:sz w:val="18"/>
                <w:lang w:val="en-GB"/>
              </w:rPr>
              <w:t>new</w:t>
            </w:r>
            <w:r w:rsidRPr="000F3C94">
              <w:rPr>
                <w:spacing w:val="-5"/>
                <w:sz w:val="18"/>
                <w:lang w:val="en-GB"/>
              </w:rPr>
              <w:t xml:space="preserve"> </w:t>
            </w:r>
            <w:r w:rsidRPr="000F3C94">
              <w:rPr>
                <w:sz w:val="18"/>
                <w:lang w:val="en-GB"/>
              </w:rPr>
              <w:t>information</w:t>
            </w:r>
            <w:r w:rsidRPr="000F3C94">
              <w:rPr>
                <w:spacing w:val="-4"/>
                <w:sz w:val="18"/>
                <w:lang w:val="en-GB"/>
              </w:rPr>
              <w:t xml:space="preserve"> </w:t>
            </w:r>
            <w:r w:rsidRPr="000F3C94">
              <w:rPr>
                <w:sz w:val="18"/>
                <w:lang w:val="en-GB"/>
              </w:rPr>
              <w:t>additional</w:t>
            </w:r>
            <w:r w:rsidRPr="000F3C94">
              <w:rPr>
                <w:spacing w:val="-1"/>
                <w:sz w:val="18"/>
                <w:lang w:val="en-GB"/>
              </w:rPr>
              <w:t xml:space="preserve"> </w:t>
            </w:r>
            <w:r w:rsidRPr="000F3C94">
              <w:rPr>
                <w:sz w:val="18"/>
                <w:lang w:val="en-GB"/>
              </w:rPr>
              <w:t>to</w:t>
            </w:r>
            <w:r w:rsidRPr="000F3C94">
              <w:rPr>
                <w:spacing w:val="-47"/>
                <w:sz w:val="18"/>
                <w:lang w:val="en-GB"/>
              </w:rPr>
              <w:t xml:space="preserve"> </w:t>
            </w:r>
            <w:r w:rsidRPr="000F3C94">
              <w:rPr>
                <w:sz w:val="18"/>
                <w:lang w:val="en-GB"/>
              </w:rPr>
              <w:t>that</w:t>
            </w:r>
            <w:r w:rsidRPr="000F3C94">
              <w:rPr>
                <w:spacing w:val="-1"/>
                <w:sz w:val="18"/>
                <w:lang w:val="en-GB"/>
              </w:rPr>
              <w:t xml:space="preserve"> </w:t>
            </w:r>
            <w:r w:rsidRPr="000F3C94">
              <w:rPr>
                <w:sz w:val="18"/>
                <w:lang w:val="en-GB"/>
              </w:rPr>
              <w:t>previously</w:t>
            </w:r>
            <w:r w:rsidRPr="000F3C94">
              <w:rPr>
                <w:spacing w:val="-2"/>
                <w:sz w:val="18"/>
                <w:lang w:val="en-GB"/>
              </w:rPr>
              <w:t xml:space="preserve"> </w:t>
            </w:r>
            <w:r w:rsidRPr="000F3C94">
              <w:rPr>
                <w:sz w:val="18"/>
                <w:lang w:val="en-GB"/>
              </w:rPr>
              <w:t>issued by</w:t>
            </w:r>
            <w:r w:rsidRPr="000F3C94">
              <w:rPr>
                <w:spacing w:val="-2"/>
                <w:sz w:val="18"/>
                <w:lang w:val="en-GB"/>
              </w:rPr>
              <w:t xml:space="preserve"> </w:t>
            </w:r>
            <w:r w:rsidRPr="000F3C94">
              <w:rPr>
                <w:sz w:val="18"/>
                <w:lang w:val="en-GB"/>
              </w:rPr>
              <w:t>updates.</w:t>
            </w:r>
          </w:p>
        </w:tc>
      </w:tr>
      <w:tr w:rsidR="00BB6AB0" w:rsidRPr="000F3C94" w14:paraId="7EB11801" w14:textId="77777777" w:rsidTr="00944870">
        <w:tc>
          <w:tcPr>
            <w:tcW w:w="3056" w:type="dxa"/>
            <w:shd w:val="clear" w:color="auto" w:fill="auto"/>
          </w:tcPr>
          <w:p w14:paraId="0D9EEF51" w14:textId="77777777" w:rsidR="009629AC" w:rsidRPr="000F3C94" w:rsidRDefault="009629AC" w:rsidP="00944870">
            <w:pPr>
              <w:pStyle w:val="TableParagraph"/>
              <w:spacing w:before="60" w:after="60"/>
              <w:ind w:left="108"/>
              <w:rPr>
                <w:sz w:val="18"/>
                <w:lang w:val="en-GB"/>
              </w:rPr>
            </w:pPr>
            <w:r w:rsidRPr="000F3C94">
              <w:rPr>
                <w:sz w:val="18"/>
                <w:lang w:val="en-GB"/>
              </w:rPr>
              <w:t>Cancellation</w:t>
            </w:r>
          </w:p>
        </w:tc>
        <w:tc>
          <w:tcPr>
            <w:tcW w:w="6160" w:type="dxa"/>
            <w:shd w:val="clear" w:color="auto" w:fill="auto"/>
          </w:tcPr>
          <w:p w14:paraId="6A45DA5D" w14:textId="3E29DEFB" w:rsidR="009629AC" w:rsidRPr="000F3C94" w:rsidRDefault="00B0200B" w:rsidP="00944870">
            <w:pPr>
              <w:pStyle w:val="TableParagraph"/>
              <w:spacing w:before="60" w:after="60"/>
              <w:ind w:left="108"/>
              <w:rPr>
                <w:sz w:val="18"/>
                <w:lang w:val="en-GB"/>
              </w:rPr>
            </w:pPr>
            <w:r w:rsidRPr="000F3C94">
              <w:rPr>
                <w:sz w:val="18"/>
                <w:lang w:val="en-GB"/>
              </w:rPr>
              <w:t>Indicates the dataset or Catalogue should no longer be used and can be deleted.</w:t>
            </w:r>
          </w:p>
          <w:p w14:paraId="4CC3830A" w14:textId="6D6B904D" w:rsidR="004A1EEB" w:rsidRPr="000F3C94" w:rsidRDefault="004A1EEB" w:rsidP="00944870">
            <w:pPr>
              <w:pStyle w:val="TableParagraph"/>
              <w:spacing w:before="60" w:after="60"/>
              <w:ind w:left="108"/>
              <w:rPr>
                <w:sz w:val="18"/>
                <w:lang w:val="en-GB"/>
              </w:rPr>
            </w:pPr>
            <w:r w:rsidRPr="000F3C94">
              <w:rPr>
                <w:sz w:val="18"/>
                <w:lang w:val="en-GB"/>
              </w:rPr>
              <w:t>For a cancellation, set:</w:t>
            </w:r>
          </w:p>
          <w:p w14:paraId="0386F1C0" w14:textId="77777777" w:rsidR="004A1EEB" w:rsidRPr="000F3C94" w:rsidRDefault="004A1EEB" w:rsidP="00944870">
            <w:pPr>
              <w:pStyle w:val="TableParagraph"/>
              <w:spacing w:before="60" w:after="60"/>
              <w:ind w:left="108"/>
              <w:rPr>
                <w:sz w:val="18"/>
                <w:lang w:val="en-GB"/>
              </w:rPr>
            </w:pPr>
            <w:r w:rsidRPr="000F3C94">
              <w:rPr>
                <w:sz w:val="18"/>
                <w:lang w:val="en-GB"/>
              </w:rPr>
              <w:t xml:space="preserve">• </w:t>
            </w:r>
            <w:proofErr w:type="spellStart"/>
            <w:r w:rsidRPr="000F3C94">
              <w:rPr>
                <w:sz w:val="18"/>
                <w:lang w:val="en-GB"/>
              </w:rPr>
              <w:t>fileName</w:t>
            </w:r>
            <w:proofErr w:type="spellEnd"/>
            <w:r w:rsidRPr="000F3C94">
              <w:rPr>
                <w:sz w:val="18"/>
                <w:lang w:val="en-GB"/>
              </w:rPr>
              <w:t xml:space="preserve"> = </w:t>
            </w:r>
            <w:proofErr w:type="spellStart"/>
            <w:r w:rsidRPr="000F3C94">
              <w:rPr>
                <w:sz w:val="18"/>
                <w:lang w:val="en-GB"/>
              </w:rPr>
              <w:t>fileName</w:t>
            </w:r>
            <w:proofErr w:type="spellEnd"/>
            <w:r w:rsidRPr="000F3C94">
              <w:rPr>
                <w:sz w:val="18"/>
                <w:lang w:val="en-GB"/>
              </w:rPr>
              <w:t xml:space="preserve"> of the cancelled dataset</w:t>
            </w:r>
          </w:p>
          <w:p w14:paraId="6AF5016E" w14:textId="77777777" w:rsidR="004A1EEB" w:rsidRPr="000F3C94" w:rsidRDefault="004A1EEB" w:rsidP="00944870">
            <w:pPr>
              <w:pStyle w:val="TableParagraph"/>
              <w:spacing w:before="60" w:after="60"/>
              <w:ind w:left="108"/>
              <w:rPr>
                <w:sz w:val="18"/>
                <w:lang w:val="en-GB"/>
              </w:rPr>
            </w:pPr>
            <w:r w:rsidRPr="000F3C94">
              <w:rPr>
                <w:sz w:val="18"/>
                <w:lang w:val="en-GB"/>
              </w:rPr>
              <w:t>• purpose = cancellation</w:t>
            </w:r>
          </w:p>
          <w:p w14:paraId="5444B905" w14:textId="77777777" w:rsidR="004A1EEB" w:rsidRPr="000F3C94" w:rsidRDefault="004A1EEB" w:rsidP="00944870">
            <w:pPr>
              <w:pStyle w:val="TableParagraph"/>
              <w:spacing w:before="60" w:after="60"/>
              <w:ind w:left="108"/>
              <w:rPr>
                <w:sz w:val="18"/>
                <w:lang w:val="en-GB"/>
              </w:rPr>
            </w:pPr>
            <w:r w:rsidRPr="000F3C94">
              <w:rPr>
                <w:sz w:val="18"/>
                <w:lang w:val="en-GB"/>
              </w:rPr>
              <w:t xml:space="preserve">• </w:t>
            </w:r>
            <w:proofErr w:type="spellStart"/>
            <w:r w:rsidRPr="000F3C94">
              <w:rPr>
                <w:sz w:val="18"/>
                <w:lang w:val="en-GB"/>
              </w:rPr>
              <w:t>issueDate</w:t>
            </w:r>
            <w:proofErr w:type="spellEnd"/>
            <w:r w:rsidRPr="000F3C94">
              <w:rPr>
                <w:sz w:val="18"/>
                <w:lang w:val="en-GB"/>
              </w:rPr>
              <w:t xml:space="preserve"> and </w:t>
            </w:r>
            <w:proofErr w:type="spellStart"/>
            <w:r w:rsidRPr="000F3C94">
              <w:rPr>
                <w:sz w:val="18"/>
                <w:lang w:val="en-GB"/>
              </w:rPr>
              <w:t>issueTime</w:t>
            </w:r>
            <w:proofErr w:type="spellEnd"/>
            <w:r w:rsidRPr="000F3C94">
              <w:rPr>
                <w:sz w:val="18"/>
                <w:lang w:val="en-GB"/>
              </w:rPr>
              <w:t xml:space="preserve"> = the issue date and time of the cancellation</w:t>
            </w:r>
          </w:p>
          <w:p w14:paraId="60935D7F" w14:textId="23B2FEE6" w:rsidR="004A1EEB" w:rsidRPr="000F3C94" w:rsidRDefault="004A1EEB" w:rsidP="00EB673C">
            <w:pPr>
              <w:pStyle w:val="TableParagraph"/>
              <w:spacing w:before="60" w:after="60"/>
              <w:ind w:left="108"/>
              <w:rPr>
                <w:sz w:val="18"/>
                <w:lang w:val="en-GB"/>
              </w:rPr>
            </w:pPr>
            <w:r w:rsidRPr="000F3C94">
              <w:rPr>
                <w:sz w:val="18"/>
                <w:lang w:val="en-GB"/>
              </w:rPr>
              <w:t xml:space="preserve">• </w:t>
            </w:r>
            <w:proofErr w:type="spellStart"/>
            <w:r w:rsidRPr="000F3C94">
              <w:rPr>
                <w:sz w:val="18"/>
                <w:lang w:val="en-GB"/>
              </w:rPr>
              <w:t>replacedData</w:t>
            </w:r>
            <w:proofErr w:type="spellEnd"/>
            <w:r w:rsidRPr="000F3C94">
              <w:rPr>
                <w:sz w:val="18"/>
                <w:lang w:val="en-GB"/>
              </w:rPr>
              <w:t xml:space="preserve"> = true if and only if the cancelled dataset is replaced by another dataset; </w:t>
            </w:r>
            <w:proofErr w:type="gramStart"/>
            <w:r w:rsidRPr="000F3C94">
              <w:rPr>
                <w:sz w:val="18"/>
                <w:lang w:val="en-GB"/>
              </w:rPr>
              <w:t>otherwise</w:t>
            </w:r>
            <w:proofErr w:type="gramEnd"/>
            <w:r w:rsidR="00EB673C" w:rsidRPr="000F3C94">
              <w:rPr>
                <w:sz w:val="18"/>
                <w:lang w:val="en-GB"/>
              </w:rPr>
              <w:t xml:space="preserve"> </w:t>
            </w:r>
            <w:r w:rsidRPr="000F3C94">
              <w:rPr>
                <w:sz w:val="18"/>
                <w:lang w:val="en-GB"/>
              </w:rPr>
              <w:t>false. This attribute must be populated for a cancellation.</w:t>
            </w:r>
          </w:p>
          <w:p w14:paraId="353EF6D6" w14:textId="4DE427B6" w:rsidR="004A1EEB" w:rsidRPr="000F3C94" w:rsidRDefault="004A1EEB" w:rsidP="008B01A3">
            <w:pPr>
              <w:pStyle w:val="TableParagraph"/>
              <w:spacing w:before="60" w:after="60"/>
              <w:ind w:left="108"/>
              <w:rPr>
                <w:sz w:val="18"/>
                <w:lang w:val="en-GB"/>
              </w:rPr>
            </w:pPr>
            <w:r w:rsidRPr="000F3C94">
              <w:rPr>
                <w:sz w:val="18"/>
                <w:lang w:val="en-GB"/>
              </w:rPr>
              <w:t xml:space="preserve">• </w:t>
            </w:r>
            <w:proofErr w:type="spellStart"/>
            <w:proofErr w:type="gramStart"/>
            <w:r w:rsidRPr="000F3C94">
              <w:rPr>
                <w:sz w:val="18"/>
                <w:lang w:val="en-GB"/>
              </w:rPr>
              <w:t>dataReplacement</w:t>
            </w:r>
            <w:proofErr w:type="spellEnd"/>
            <w:r w:rsidRPr="000F3C94">
              <w:rPr>
                <w:sz w:val="18"/>
                <w:lang w:val="en-GB"/>
              </w:rPr>
              <w:t xml:space="preserve">  =</w:t>
            </w:r>
            <w:proofErr w:type="gramEnd"/>
            <w:r w:rsidRPr="000F3C94">
              <w:rPr>
                <w:sz w:val="18"/>
                <w:lang w:val="en-GB"/>
              </w:rPr>
              <w:t xml:space="preserve">  </w:t>
            </w:r>
            <w:proofErr w:type="spellStart"/>
            <w:r w:rsidRPr="000F3C94">
              <w:rPr>
                <w:sz w:val="18"/>
                <w:lang w:val="en-GB"/>
              </w:rPr>
              <w:t>fileName</w:t>
            </w:r>
            <w:proofErr w:type="spellEnd"/>
            <w:r w:rsidRPr="000F3C94">
              <w:rPr>
                <w:sz w:val="18"/>
                <w:lang w:val="en-GB"/>
              </w:rPr>
              <w:t xml:space="preserve">  of  the  replacement  dataset  (if  and  only  if  the  cancelled  dataset  is replaced by another dataset). This attribute must be populated when </w:t>
            </w:r>
            <w:proofErr w:type="spellStart"/>
            <w:r w:rsidRPr="000F3C94">
              <w:rPr>
                <w:sz w:val="18"/>
                <w:lang w:val="en-GB"/>
              </w:rPr>
              <w:t>replacedData</w:t>
            </w:r>
            <w:proofErr w:type="spellEnd"/>
            <w:r w:rsidR="008B01A3" w:rsidRPr="000F3C94">
              <w:rPr>
                <w:sz w:val="18"/>
                <w:lang w:val="en-GB"/>
              </w:rPr>
              <w:t xml:space="preserve"> </w:t>
            </w:r>
            <w:r w:rsidRPr="000F3C94">
              <w:rPr>
                <w:sz w:val="18"/>
                <w:lang w:val="en-GB"/>
              </w:rPr>
              <w:t>=</w:t>
            </w:r>
            <w:r w:rsidR="008B01A3" w:rsidRPr="000F3C94">
              <w:rPr>
                <w:sz w:val="18"/>
                <w:lang w:val="en-GB"/>
              </w:rPr>
              <w:t xml:space="preserve"> </w:t>
            </w:r>
            <w:r w:rsidRPr="000F3C94">
              <w:rPr>
                <w:sz w:val="18"/>
                <w:lang w:val="en-GB"/>
              </w:rPr>
              <w:t>true.</w:t>
            </w:r>
          </w:p>
          <w:p w14:paraId="254FBA76" w14:textId="7295FEDB" w:rsidR="004A1EEB" w:rsidRPr="000F3C94" w:rsidRDefault="004A1EEB" w:rsidP="008B01A3">
            <w:pPr>
              <w:pStyle w:val="TableParagraph"/>
              <w:spacing w:before="60" w:after="60"/>
              <w:ind w:left="108"/>
              <w:rPr>
                <w:sz w:val="18"/>
                <w:lang w:val="en-GB"/>
              </w:rPr>
            </w:pPr>
            <w:r w:rsidRPr="000F3C94">
              <w:rPr>
                <w:sz w:val="18"/>
                <w:lang w:val="en-GB"/>
              </w:rPr>
              <w:t>• all other mandatory attributes to the same values as in the discovery metadata block for the dataset being cancelled.</w:t>
            </w:r>
          </w:p>
        </w:tc>
      </w:tr>
    </w:tbl>
    <w:p w14:paraId="0F05DFAF" w14:textId="77777777" w:rsidR="00371257" w:rsidRPr="000F3C94" w:rsidRDefault="00371257" w:rsidP="008B01A3">
      <w:pPr>
        <w:spacing w:after="0"/>
        <w:rPr>
          <w:lang w:val="en-GB" w:eastAsia="en-US"/>
        </w:rPr>
      </w:pPr>
    </w:p>
    <w:p w14:paraId="52833098" w14:textId="50C41FD4" w:rsidR="009629AC" w:rsidRPr="000F3C94" w:rsidRDefault="00371257" w:rsidP="001130BF">
      <w:pPr>
        <w:rPr>
          <w:lang w:val="en-GB" w:eastAsia="en-US"/>
        </w:rPr>
      </w:pPr>
      <w:r w:rsidRPr="000F3C94">
        <w:rPr>
          <w:lang w:val="en-GB" w:eastAsia="en-US"/>
        </w:rPr>
        <w:t>Where the limit of a Data Coverage feature for a base CNP dataset is to be changed, this must be done by issuing a New Edition of the dataset.</w:t>
      </w:r>
    </w:p>
    <w:p w14:paraId="76095E34" w14:textId="6500E1B8" w:rsidR="007C3513" w:rsidRPr="000F3C94" w:rsidRDefault="007C3513" w:rsidP="009C0C9A">
      <w:pPr>
        <w:pStyle w:val="Heading4"/>
        <w:tabs>
          <w:tab w:val="clear" w:pos="940"/>
          <w:tab w:val="clear" w:pos="1140"/>
          <w:tab w:val="clear" w:pos="1360"/>
        </w:tabs>
        <w:rPr>
          <w:lang w:val="en-GB"/>
        </w:rPr>
      </w:pPr>
      <w:r w:rsidRPr="000F3C94">
        <w:rPr>
          <w:lang w:val="en-GB"/>
        </w:rPr>
        <w:t xml:space="preserve"> Content of update datasets</w:t>
      </w:r>
    </w:p>
    <w:p w14:paraId="7CC7D0BB" w14:textId="77777777" w:rsidR="00CF2D46" w:rsidRPr="000F3C94" w:rsidRDefault="00CF2D46" w:rsidP="00CF2D46">
      <w:pPr>
        <w:rPr>
          <w:lang w:val="en-GB" w:eastAsia="en-US"/>
        </w:rPr>
      </w:pPr>
      <w:r w:rsidRPr="000F3C94">
        <w:rPr>
          <w:lang w:val="en-GB"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Pr="000F3C94" w:rsidRDefault="00CF2D46" w:rsidP="00CF2D46">
      <w:pPr>
        <w:rPr>
          <w:lang w:val="en-GB" w:eastAsia="en-US"/>
        </w:rPr>
      </w:pPr>
      <w:r w:rsidRPr="000F3C94">
        <w:rPr>
          <w:lang w:val="en-GB" w:eastAsia="en-US"/>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Pr="000F3C94" w:rsidRDefault="00CF2D46" w:rsidP="00CF2D46">
      <w:pPr>
        <w:rPr>
          <w:lang w:val="en-GB" w:eastAsia="en-US"/>
        </w:rPr>
      </w:pPr>
      <w:r w:rsidRPr="000F3C94">
        <w:rPr>
          <w:lang w:val="en-GB"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0F3C94" w:rsidRDefault="00CF2D46" w:rsidP="00CF2D46">
      <w:pPr>
        <w:rPr>
          <w:lang w:val="en-GB" w:eastAsia="en-US"/>
        </w:rPr>
      </w:pPr>
      <w:r w:rsidRPr="000F3C94">
        <w:rPr>
          <w:lang w:val="en-GB" w:eastAsia="en-US"/>
        </w:rPr>
        <w:t xml:space="preserve">Feature and information type instances are deleted without replacement by setting the </w:t>
      </w:r>
      <w:proofErr w:type="spellStart"/>
      <w:r w:rsidRPr="000F3C94">
        <w:rPr>
          <w:lang w:val="en-GB" w:eastAsia="en-US"/>
        </w:rPr>
        <w:t>fixedDateRange.dateEnd</w:t>
      </w:r>
      <w:proofErr w:type="spellEnd"/>
      <w:r w:rsidRPr="000F3C94">
        <w:rPr>
          <w:lang w:val="en-GB" w:eastAsia="en-US"/>
        </w:rPr>
        <w:t xml:space="preserve"> attribute of the instance to the date of deletion, which will usually be the issue date of the update.</w:t>
      </w:r>
    </w:p>
    <w:p w14:paraId="63C87BB8" w14:textId="6ACAF982" w:rsidR="00596CE7" w:rsidRPr="000F3C94" w:rsidRDefault="007C3513" w:rsidP="009D06A3">
      <w:pPr>
        <w:pStyle w:val="Heading4"/>
        <w:tabs>
          <w:tab w:val="clear" w:pos="940"/>
          <w:tab w:val="clear" w:pos="1140"/>
          <w:tab w:val="clear" w:pos="1360"/>
        </w:tabs>
        <w:rPr>
          <w:lang w:val="en-GB"/>
        </w:rPr>
      </w:pPr>
      <w:r w:rsidRPr="000F3C94">
        <w:rPr>
          <w:lang w:val="en-GB"/>
        </w:rPr>
        <w:t xml:space="preserve"> </w:t>
      </w:r>
      <w:r w:rsidR="00596CE7" w:rsidRPr="000F3C94">
        <w:rPr>
          <w:lang w:val="en-GB"/>
        </w:rPr>
        <w:t>Dataset size</w:t>
      </w:r>
    </w:p>
    <w:p w14:paraId="60E24C81" w14:textId="12CC37E9" w:rsidR="00476436" w:rsidRPr="000F3C94" w:rsidRDefault="00476436" w:rsidP="00476436">
      <w:pPr>
        <w:spacing w:after="0" w:line="360" w:lineRule="auto"/>
        <w:rPr>
          <w:spacing w:val="1"/>
          <w:lang w:val="en-GB"/>
        </w:rPr>
      </w:pPr>
      <w:bookmarkStart w:id="500" w:name="_Toc225648343"/>
      <w:bookmarkStart w:id="501" w:name="_Toc225065200"/>
      <w:r w:rsidRPr="000F3C94">
        <w:rPr>
          <w:lang w:val="en-GB"/>
        </w:rPr>
        <w:t>CNP datasets sh</w:t>
      </w:r>
      <w:r w:rsidR="004862C2" w:rsidRPr="000F3C94">
        <w:rPr>
          <w:lang w:val="en-GB"/>
        </w:rPr>
        <w:t>ould</w:t>
      </w:r>
      <w:r w:rsidRPr="000F3C94">
        <w:rPr>
          <w:lang w:val="en-GB"/>
        </w:rPr>
        <w:t xml:space="preserve"> not exceed </w:t>
      </w:r>
      <w:ins w:id="502" w:author="Engström Stefan" w:date="2025-04-22T18:42:00Z">
        <w:r w:rsidR="00194C6D">
          <w:rPr>
            <w:lang w:val="en-GB"/>
          </w:rPr>
          <w:t>100</w:t>
        </w:r>
      </w:ins>
      <w:del w:id="503" w:author="Engström Stefan" w:date="2025-04-22T18:42:00Z">
        <w:r w:rsidR="004862C2" w:rsidRPr="000F3C94" w:rsidDel="00194C6D">
          <w:rPr>
            <w:lang w:val="en-GB"/>
          </w:rPr>
          <w:delText>5</w:delText>
        </w:r>
        <w:r w:rsidRPr="000F3C94" w:rsidDel="00194C6D">
          <w:rPr>
            <w:lang w:val="en-GB"/>
          </w:rPr>
          <w:delText>0</w:delText>
        </w:r>
      </w:del>
      <w:r w:rsidRPr="000F3C94">
        <w:rPr>
          <w:lang w:val="en-GB"/>
        </w:rPr>
        <w:t>MB.</w:t>
      </w:r>
      <w:r w:rsidRPr="000F3C94">
        <w:rPr>
          <w:spacing w:val="1"/>
          <w:lang w:val="en-GB"/>
        </w:rPr>
        <w:t xml:space="preserve"> </w:t>
      </w:r>
    </w:p>
    <w:p w14:paraId="1A9CC8A9" w14:textId="77777777" w:rsidR="00183503" w:rsidRPr="000F3C94" w:rsidRDefault="002875C5" w:rsidP="009D06A3">
      <w:pPr>
        <w:pStyle w:val="Heading3"/>
        <w:tabs>
          <w:tab w:val="clear" w:pos="660"/>
        </w:tabs>
        <w:rPr>
          <w:lang w:val="en-GB"/>
        </w:rPr>
      </w:pPr>
      <w:bookmarkStart w:id="504" w:name="_Ref148213474"/>
      <w:bookmarkStart w:id="505" w:name="_Toc152232594"/>
      <w:bookmarkStart w:id="506" w:name="_Toc194500028"/>
      <w:r w:rsidRPr="000F3C94">
        <w:rPr>
          <w:lang w:val="en-GB"/>
        </w:rPr>
        <w:t>Data</w:t>
      </w:r>
      <w:r w:rsidR="00183503" w:rsidRPr="000F3C94">
        <w:rPr>
          <w:lang w:val="en-GB"/>
        </w:rPr>
        <w:t>set file naming</w:t>
      </w:r>
      <w:bookmarkEnd w:id="500"/>
      <w:bookmarkEnd w:id="501"/>
      <w:bookmarkEnd w:id="504"/>
      <w:bookmarkEnd w:id="505"/>
      <w:bookmarkEnd w:id="506"/>
      <w:r w:rsidR="00183503" w:rsidRPr="000F3C94">
        <w:rPr>
          <w:lang w:val="en-GB"/>
        </w:rPr>
        <w:t xml:space="preserve"> </w:t>
      </w:r>
    </w:p>
    <w:p w14:paraId="01706A2E" w14:textId="77777777" w:rsidR="00821697" w:rsidRPr="000F3C94" w:rsidRDefault="00821697" w:rsidP="00821697">
      <w:pPr>
        <w:rPr>
          <w:lang w:val="en-GB"/>
        </w:rPr>
      </w:pPr>
      <w:r w:rsidRPr="000F3C94">
        <w:rPr>
          <w:lang w:val="en-GB"/>
        </w:rPr>
        <w:t>All</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files</w:t>
      </w:r>
      <w:r w:rsidRPr="000F3C94">
        <w:rPr>
          <w:spacing w:val="-2"/>
          <w:lang w:val="en-GB"/>
        </w:rPr>
        <w:t xml:space="preserve"> </w:t>
      </w:r>
      <w:r w:rsidRPr="000F3C94">
        <w:rPr>
          <w:lang w:val="en-GB"/>
        </w:rPr>
        <w:t>will</w:t>
      </w:r>
      <w:r w:rsidRPr="000F3C94">
        <w:rPr>
          <w:spacing w:val="-4"/>
          <w:lang w:val="en-GB"/>
        </w:rPr>
        <w:t xml:space="preserve"> </w:t>
      </w:r>
      <w:r w:rsidRPr="000F3C94">
        <w:rPr>
          <w:lang w:val="en-GB"/>
        </w:rPr>
        <w:t>have</w:t>
      </w:r>
      <w:r w:rsidRPr="000F3C94">
        <w:rPr>
          <w:spacing w:val="-6"/>
          <w:lang w:val="en-GB"/>
        </w:rPr>
        <w:t xml:space="preserve"> </w:t>
      </w:r>
      <w:r w:rsidRPr="000F3C94">
        <w:rPr>
          <w:lang w:val="en-GB"/>
        </w:rPr>
        <w:t>unique</w:t>
      </w:r>
      <w:r w:rsidRPr="000F3C94">
        <w:rPr>
          <w:spacing w:val="-3"/>
          <w:lang w:val="en-GB"/>
        </w:rPr>
        <w:t xml:space="preserve"> </w:t>
      </w:r>
      <w:r w:rsidRPr="000F3C94">
        <w:rPr>
          <w:lang w:val="en-GB"/>
        </w:rPr>
        <w:t>world-wide</w:t>
      </w:r>
      <w:r w:rsidRPr="000F3C94">
        <w:rPr>
          <w:spacing w:val="-5"/>
          <w:lang w:val="en-GB"/>
        </w:rPr>
        <w:t xml:space="preserve"> </w:t>
      </w:r>
      <w:r w:rsidRPr="000F3C94">
        <w:rPr>
          <w:lang w:val="en-GB"/>
        </w:rPr>
        <w:t>file</w:t>
      </w:r>
      <w:r w:rsidRPr="000F3C94">
        <w:rPr>
          <w:spacing w:val="-6"/>
          <w:lang w:val="en-GB"/>
        </w:rPr>
        <w:t xml:space="preserve"> </w:t>
      </w:r>
      <w:r w:rsidRPr="000F3C94">
        <w:rPr>
          <w:lang w:val="en-GB"/>
        </w:rPr>
        <w:t>identifiers.</w:t>
      </w:r>
      <w:r w:rsidRPr="000F3C94">
        <w:rPr>
          <w:spacing w:val="-8"/>
          <w:lang w:val="en-GB"/>
        </w:rPr>
        <w:t xml:space="preserve"> </w:t>
      </w:r>
      <w:r w:rsidRPr="000F3C94">
        <w:rPr>
          <w:lang w:val="en-GB"/>
        </w:rPr>
        <w:t>The</w:t>
      </w:r>
      <w:r w:rsidRPr="000F3C94">
        <w:rPr>
          <w:spacing w:val="-6"/>
          <w:lang w:val="en-GB"/>
        </w:rPr>
        <w:t xml:space="preserve"> </w:t>
      </w:r>
      <w:r w:rsidRPr="000F3C94">
        <w:rPr>
          <w:lang w:val="en-GB"/>
        </w:rPr>
        <w:t>file</w:t>
      </w:r>
      <w:r w:rsidRPr="000F3C94">
        <w:rPr>
          <w:spacing w:val="-6"/>
          <w:lang w:val="en-GB"/>
        </w:rPr>
        <w:t xml:space="preserve"> </w:t>
      </w:r>
      <w:r w:rsidRPr="000F3C94">
        <w:rPr>
          <w:lang w:val="en-GB"/>
        </w:rPr>
        <w:t>identifier</w:t>
      </w:r>
      <w:r w:rsidRPr="000F3C94">
        <w:rPr>
          <w:spacing w:val="-5"/>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should</w:t>
      </w:r>
      <w:r w:rsidRPr="000F3C94">
        <w:rPr>
          <w:spacing w:val="-3"/>
          <w:lang w:val="en-GB"/>
        </w:rPr>
        <w:t xml:space="preserve"> </w:t>
      </w:r>
      <w:r w:rsidRPr="000F3C94">
        <w:rPr>
          <w:lang w:val="en-GB"/>
        </w:rPr>
        <w:t>not</w:t>
      </w:r>
      <w:r w:rsidRPr="000F3C94">
        <w:rPr>
          <w:spacing w:val="-6"/>
          <w:lang w:val="en-GB"/>
        </w:rPr>
        <w:t xml:space="preserve"> </w:t>
      </w:r>
      <w:r w:rsidRPr="000F3C94">
        <w:rPr>
          <w:lang w:val="en-GB"/>
        </w:rPr>
        <w:t>be</w:t>
      </w:r>
      <w:r w:rsidRPr="000F3C94">
        <w:rPr>
          <w:spacing w:val="-53"/>
          <w:lang w:val="en-GB"/>
        </w:rPr>
        <w:t xml:space="preserve"> </w:t>
      </w:r>
      <w:r w:rsidRPr="000F3C94">
        <w:rPr>
          <w:lang w:val="en-GB"/>
        </w:rPr>
        <w:t>used</w:t>
      </w:r>
      <w:r w:rsidRPr="000F3C94">
        <w:rPr>
          <w:spacing w:val="-2"/>
          <w:lang w:val="en-GB"/>
        </w:rPr>
        <w:t xml:space="preserve"> </w:t>
      </w:r>
      <w:r w:rsidRPr="000F3C94">
        <w:rPr>
          <w:lang w:val="en-GB"/>
        </w:rPr>
        <w:t>to</w:t>
      </w:r>
      <w:r w:rsidRPr="000F3C94">
        <w:rPr>
          <w:spacing w:val="-2"/>
          <w:lang w:val="en-GB"/>
        </w:rPr>
        <w:t xml:space="preserve"> </w:t>
      </w:r>
      <w:r w:rsidRPr="000F3C94">
        <w:rPr>
          <w:lang w:val="en-GB"/>
        </w:rPr>
        <w:t>describe</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physical</w:t>
      </w:r>
      <w:r w:rsidRPr="000F3C94">
        <w:rPr>
          <w:spacing w:val="-6"/>
          <w:lang w:val="en-GB"/>
        </w:rPr>
        <w:t xml:space="preserve"> </w:t>
      </w:r>
      <w:r w:rsidRPr="000F3C94">
        <w:rPr>
          <w:lang w:val="en-GB"/>
        </w:rPr>
        <w:t>content</w:t>
      </w:r>
      <w:r w:rsidRPr="000F3C94">
        <w:rPr>
          <w:spacing w:val="-3"/>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5"/>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3"/>
          <w:lang w:val="en-GB"/>
        </w:rPr>
        <w:t xml:space="preserve"> </w:t>
      </w:r>
      <w:r w:rsidRPr="000F3C94">
        <w:rPr>
          <w:lang w:val="en-GB"/>
        </w:rPr>
        <w:t>file</w:t>
      </w:r>
      <w:r w:rsidRPr="000F3C94">
        <w:rPr>
          <w:spacing w:val="-1"/>
          <w:lang w:val="en-GB"/>
        </w:rPr>
        <w:t xml:space="preserve"> </w:t>
      </w:r>
      <w:r w:rsidRPr="000F3C94">
        <w:rPr>
          <w:lang w:val="en-GB"/>
        </w:rPr>
        <w:t>metadata</w:t>
      </w:r>
      <w:r w:rsidRPr="000F3C94">
        <w:rPr>
          <w:spacing w:val="-3"/>
          <w:lang w:val="en-GB"/>
        </w:rPr>
        <w:t xml:space="preserve"> </w:t>
      </w:r>
      <w:r w:rsidRPr="000F3C94">
        <w:rPr>
          <w:lang w:val="en-GB"/>
        </w:rPr>
        <w:t>that</w:t>
      </w:r>
      <w:r w:rsidRPr="000F3C94">
        <w:rPr>
          <w:spacing w:val="-3"/>
          <w:lang w:val="en-GB"/>
        </w:rPr>
        <w:t xml:space="preserve"> </w:t>
      </w:r>
      <w:r w:rsidRPr="000F3C94">
        <w:rPr>
          <w:lang w:val="en-GB"/>
        </w:rPr>
        <w:t>accompanies</w:t>
      </w:r>
      <w:r w:rsidRPr="000F3C94">
        <w:rPr>
          <w:spacing w:val="-1"/>
          <w:lang w:val="en-GB"/>
        </w:rPr>
        <w:t xml:space="preserve"> </w:t>
      </w:r>
      <w:r w:rsidRPr="000F3C94">
        <w:rPr>
          <w:lang w:val="en-GB"/>
        </w:rPr>
        <w:t>the</w:t>
      </w:r>
      <w:r w:rsidRPr="000F3C94">
        <w:rPr>
          <w:spacing w:val="-4"/>
          <w:lang w:val="en-GB"/>
        </w:rPr>
        <w:t xml:space="preserve"> </w:t>
      </w:r>
      <w:r w:rsidRPr="000F3C94">
        <w:rPr>
          <w:lang w:val="en-GB"/>
        </w:rPr>
        <w:t>file</w:t>
      </w:r>
      <w:r w:rsidRPr="000F3C94">
        <w:rPr>
          <w:spacing w:val="-2"/>
          <w:lang w:val="en-GB"/>
        </w:rPr>
        <w:t xml:space="preserve"> </w:t>
      </w:r>
      <w:r w:rsidRPr="000F3C94">
        <w:rPr>
          <w:lang w:val="en-GB"/>
        </w:rPr>
        <w:t>will</w:t>
      </w:r>
      <w:r w:rsidRPr="000F3C94">
        <w:rPr>
          <w:spacing w:val="-53"/>
          <w:lang w:val="en-GB"/>
        </w:rPr>
        <w:t xml:space="preserve"> </w:t>
      </w:r>
      <w:r w:rsidRPr="000F3C94">
        <w:rPr>
          <w:lang w:val="en-GB"/>
        </w:rPr>
        <w:t>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1"/>
          <w:lang w:val="en-GB"/>
        </w:rPr>
        <w:t xml:space="preserve"> </w:t>
      </w:r>
      <w:r w:rsidRPr="000F3C94">
        <w:rPr>
          <w:lang w:val="en-GB"/>
        </w:rPr>
        <w:t>of the</w:t>
      </w:r>
      <w:r w:rsidRPr="000F3C94">
        <w:rPr>
          <w:spacing w:val="-1"/>
          <w:lang w:val="en-GB"/>
        </w:rPr>
        <w:t xml:space="preserve"> </w:t>
      </w:r>
      <w:r w:rsidRPr="000F3C94">
        <w:rPr>
          <w:lang w:val="en-GB"/>
        </w:rPr>
        <w:t>name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purpose</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1"/>
          <w:lang w:val="en-GB"/>
        </w:rPr>
        <w:t xml:space="preserve"> </w:t>
      </w:r>
      <w:r w:rsidRPr="000F3C94">
        <w:rPr>
          <w:lang w:val="en-GB"/>
        </w:rPr>
        <w:t>(new,</w:t>
      </w:r>
      <w:r w:rsidRPr="000F3C94">
        <w:rPr>
          <w:spacing w:val="-2"/>
          <w:lang w:val="en-GB"/>
        </w:rPr>
        <w:t xml:space="preserve"> </w:t>
      </w:r>
      <w:r w:rsidRPr="000F3C94">
        <w:rPr>
          <w:lang w:val="en-GB"/>
        </w:rPr>
        <w:t>replacement</w:t>
      </w:r>
      <w:r w:rsidRPr="000F3C94">
        <w:rPr>
          <w:spacing w:val="1"/>
          <w:lang w:val="en-GB"/>
        </w:rPr>
        <w:t xml:space="preserve"> </w:t>
      </w:r>
      <w:r w:rsidRPr="000F3C94">
        <w:rPr>
          <w:lang w:val="en-GB"/>
        </w:rPr>
        <w:t>or</w:t>
      </w:r>
      <w:r w:rsidRPr="000F3C94">
        <w:rPr>
          <w:spacing w:val="-1"/>
          <w:lang w:val="en-GB"/>
        </w:rPr>
        <w:t xml:space="preserve"> </w:t>
      </w:r>
      <w:r w:rsidRPr="000F3C94">
        <w:rPr>
          <w:lang w:val="en-GB"/>
        </w:rPr>
        <w:t>deletion).</w:t>
      </w:r>
    </w:p>
    <w:p w14:paraId="50A6213B" w14:textId="77777777" w:rsidR="00821697" w:rsidRPr="000F3C94" w:rsidRDefault="00821697" w:rsidP="00821697">
      <w:pPr>
        <w:spacing w:after="0" w:line="360" w:lineRule="auto"/>
        <w:rPr>
          <w:lang w:val="en-GB"/>
        </w:rPr>
      </w:pPr>
      <w:r w:rsidRPr="000F3C94">
        <w:rPr>
          <w:lang w:val="en-GB"/>
        </w:rPr>
        <w:t>In</w:t>
      </w:r>
      <w:r w:rsidRPr="000F3C94">
        <w:rPr>
          <w:spacing w:val="-3"/>
          <w:lang w:val="en-GB"/>
        </w:rPr>
        <w:t xml:space="preserve"> </w:t>
      </w:r>
      <w:r w:rsidRPr="000F3C94">
        <w:rPr>
          <w:lang w:val="en-GB"/>
        </w:rPr>
        <w:t>this</w:t>
      </w:r>
      <w:r w:rsidRPr="000F3C94">
        <w:rPr>
          <w:spacing w:val="-2"/>
          <w:lang w:val="en-GB"/>
        </w:rPr>
        <w:t xml:space="preserve"> </w:t>
      </w:r>
      <w:r w:rsidRPr="000F3C94">
        <w:rPr>
          <w:lang w:val="en-GB"/>
        </w:rPr>
        <w:t>encoding</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files</w:t>
      </w:r>
      <w:r w:rsidRPr="000F3C94">
        <w:rPr>
          <w:spacing w:val="-2"/>
          <w:lang w:val="en-GB"/>
        </w:rPr>
        <w:t xml:space="preserve"> </w:t>
      </w:r>
      <w:r w:rsidRPr="000F3C94">
        <w:rPr>
          <w:lang w:val="en-GB"/>
        </w:rPr>
        <w:t>are</w:t>
      </w:r>
      <w:r w:rsidRPr="000F3C94">
        <w:rPr>
          <w:spacing w:val="-2"/>
          <w:lang w:val="en-GB"/>
        </w:rPr>
        <w:t xml:space="preserve"> </w:t>
      </w:r>
      <w:r w:rsidRPr="000F3C94">
        <w:rPr>
          <w:lang w:val="en-GB"/>
        </w:rPr>
        <w:t>named</w:t>
      </w:r>
      <w:r w:rsidRPr="000F3C94">
        <w:rPr>
          <w:spacing w:val="-3"/>
          <w:lang w:val="en-GB"/>
        </w:rPr>
        <w:t xml:space="preserve"> </w:t>
      </w:r>
      <w:r w:rsidRPr="000F3C94">
        <w:rPr>
          <w:lang w:val="en-GB"/>
        </w:rPr>
        <w:t>according</w:t>
      </w:r>
      <w:r w:rsidRPr="000F3C94">
        <w:rPr>
          <w:spacing w:val="1"/>
          <w:lang w:val="en-GB"/>
        </w:rPr>
        <w:t xml:space="preserve"> </w:t>
      </w:r>
      <w:r w:rsidRPr="000F3C94">
        <w:rPr>
          <w:lang w:val="en-GB"/>
        </w:rPr>
        <w:t>to</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specifications</w:t>
      </w:r>
      <w:r w:rsidRPr="000F3C94">
        <w:rPr>
          <w:spacing w:val="-2"/>
          <w:lang w:val="en-GB"/>
        </w:rPr>
        <w:t xml:space="preserve"> </w:t>
      </w:r>
      <w:r w:rsidRPr="000F3C94">
        <w:rPr>
          <w:lang w:val="en-GB"/>
        </w:rPr>
        <w:t>given</w:t>
      </w:r>
      <w:r w:rsidRPr="000F3C94">
        <w:rPr>
          <w:spacing w:val="-1"/>
          <w:lang w:val="en-GB"/>
        </w:rPr>
        <w:t xml:space="preserve"> </w:t>
      </w:r>
      <w:r w:rsidRPr="000F3C94">
        <w:rPr>
          <w:lang w:val="en-GB"/>
        </w:rPr>
        <w:t>below:</w:t>
      </w:r>
    </w:p>
    <w:p w14:paraId="3372B1D1" w14:textId="71903C08" w:rsidR="00821697" w:rsidRPr="000F3C94" w:rsidRDefault="00821697" w:rsidP="000820FF">
      <w:pPr>
        <w:pStyle w:val="BodyText"/>
        <w:ind w:left="567"/>
        <w:rPr>
          <w:lang w:val="en-GB"/>
        </w:rPr>
      </w:pPr>
      <w:r w:rsidRPr="000F3C94">
        <w:rPr>
          <w:lang w:val="en-GB"/>
        </w:rPr>
        <w:t>128CCCCXXXXXXXXXX</w:t>
      </w:r>
      <w:ins w:id="507" w:author="Engström Stefan" w:date="2025-04-24T11:30:00Z">
        <w:r w:rsidR="001646DB">
          <w:rPr>
            <w:lang w:val="en-GB"/>
          </w:rPr>
          <w:t>XXXX</w:t>
        </w:r>
      </w:ins>
      <w:r w:rsidRPr="000F3C94">
        <w:rPr>
          <w:lang w:val="en-GB"/>
        </w:rPr>
        <w:t>.GML</w:t>
      </w:r>
    </w:p>
    <w:p w14:paraId="7D469A72" w14:textId="77777777" w:rsidR="00821697" w:rsidRPr="000F3C94" w:rsidRDefault="00821697" w:rsidP="000F21D3">
      <w:pPr>
        <w:pStyle w:val="BodyText"/>
        <w:spacing w:before="0" w:line="240" w:lineRule="auto"/>
        <w:rPr>
          <w:sz w:val="20"/>
          <w:szCs w:val="20"/>
          <w:lang w:val="en-GB"/>
        </w:rPr>
      </w:pPr>
      <w:r w:rsidRPr="000F3C94">
        <w:rPr>
          <w:sz w:val="20"/>
          <w:szCs w:val="20"/>
          <w:lang w:val="en-GB"/>
        </w:rPr>
        <w:t>The</w:t>
      </w:r>
      <w:r w:rsidRPr="000F3C94">
        <w:rPr>
          <w:spacing w:val="-6"/>
          <w:sz w:val="20"/>
          <w:szCs w:val="20"/>
          <w:lang w:val="en-GB"/>
        </w:rPr>
        <w:t xml:space="preserve"> </w:t>
      </w:r>
      <w:r w:rsidRPr="000F3C94">
        <w:rPr>
          <w:sz w:val="20"/>
          <w:szCs w:val="20"/>
          <w:lang w:val="en-GB"/>
        </w:rPr>
        <w:t>main</w:t>
      </w:r>
      <w:r w:rsidRPr="000F3C94">
        <w:rPr>
          <w:spacing w:val="-2"/>
          <w:sz w:val="20"/>
          <w:szCs w:val="20"/>
          <w:lang w:val="en-GB"/>
        </w:rPr>
        <w:t xml:space="preserve"> </w:t>
      </w:r>
      <w:r w:rsidRPr="000F3C94">
        <w:rPr>
          <w:sz w:val="20"/>
          <w:szCs w:val="20"/>
          <w:lang w:val="en-GB"/>
        </w:rPr>
        <w:t>part</w:t>
      </w:r>
      <w:r w:rsidRPr="000F3C94">
        <w:rPr>
          <w:spacing w:val="-2"/>
          <w:sz w:val="20"/>
          <w:szCs w:val="20"/>
          <w:lang w:val="en-GB"/>
        </w:rPr>
        <w:t xml:space="preserve"> </w:t>
      </w:r>
      <w:r w:rsidRPr="000F3C94">
        <w:rPr>
          <w:sz w:val="20"/>
          <w:szCs w:val="20"/>
          <w:lang w:val="en-GB"/>
        </w:rPr>
        <w:t>forms</w:t>
      </w:r>
      <w:r w:rsidRPr="000F3C94">
        <w:rPr>
          <w:spacing w:val="-1"/>
          <w:sz w:val="20"/>
          <w:szCs w:val="20"/>
          <w:lang w:val="en-GB"/>
        </w:rPr>
        <w:t xml:space="preserve"> </w:t>
      </w:r>
      <w:r w:rsidRPr="000F3C94">
        <w:rPr>
          <w:sz w:val="20"/>
          <w:szCs w:val="20"/>
          <w:lang w:val="en-GB"/>
        </w:rPr>
        <w:t>an</w:t>
      </w:r>
      <w:r w:rsidRPr="000F3C94">
        <w:rPr>
          <w:spacing w:val="-2"/>
          <w:sz w:val="20"/>
          <w:szCs w:val="20"/>
          <w:lang w:val="en-GB"/>
        </w:rPr>
        <w:t xml:space="preserve"> </w:t>
      </w:r>
      <w:r w:rsidRPr="000F3C94">
        <w:rPr>
          <w:sz w:val="20"/>
          <w:szCs w:val="20"/>
          <w:lang w:val="en-GB"/>
        </w:rPr>
        <w:t>identifier</w:t>
      </w:r>
      <w:r w:rsidRPr="000F3C94">
        <w:rPr>
          <w:spacing w:val="1"/>
          <w:sz w:val="20"/>
          <w:szCs w:val="20"/>
          <w:lang w:val="en-GB"/>
        </w:rPr>
        <w:t xml:space="preserve"> </w:t>
      </w:r>
      <w:r w:rsidRPr="000F3C94">
        <w:rPr>
          <w:sz w:val="20"/>
          <w:szCs w:val="20"/>
          <w:lang w:val="en-GB"/>
        </w:rPr>
        <w:t>where:</w:t>
      </w:r>
    </w:p>
    <w:p w14:paraId="189FF257" w14:textId="77777777" w:rsidR="00821697" w:rsidRPr="000F3C94" w:rsidRDefault="00821697" w:rsidP="000F21D3">
      <w:pPr>
        <w:pStyle w:val="ListParagraph"/>
        <w:widowControl w:val="0"/>
        <w:numPr>
          <w:ilvl w:val="0"/>
          <w:numId w:val="18"/>
        </w:numPr>
        <w:autoSpaceDE w:val="0"/>
        <w:autoSpaceDN w:val="0"/>
        <w:spacing w:after="60"/>
        <w:ind w:left="567" w:hanging="283"/>
        <w:rPr>
          <w:rFonts w:ascii="Symbol" w:hAnsi="Symbol" w:hint="eastAsia"/>
          <w:lang w:val="en-GB"/>
        </w:rPr>
      </w:pPr>
      <w:r w:rsidRPr="000F3C94">
        <w:rPr>
          <w:lang w:val="en-GB"/>
        </w:rPr>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4B20AEE0" w14:textId="5DE92BEB" w:rsidR="00821697" w:rsidRPr="000F3C94" w:rsidRDefault="00821697" w:rsidP="00090B67">
      <w:pPr>
        <w:pStyle w:val="ListParagraph"/>
        <w:widowControl w:val="0"/>
        <w:numPr>
          <w:ilvl w:val="0"/>
          <w:numId w:val="18"/>
        </w:numPr>
        <w:autoSpaceDE w:val="0"/>
        <w:autoSpaceDN w:val="0"/>
        <w:spacing w:after="60"/>
        <w:ind w:left="567" w:right="701" w:hanging="283"/>
        <w:rPr>
          <w:rFonts w:ascii="Symbol" w:hAnsi="Symbol" w:hint="eastAsia"/>
          <w:lang w:val="en-GB"/>
        </w:rPr>
      </w:pPr>
      <w:r w:rsidRPr="000F3C94">
        <w:rPr>
          <w:lang w:val="en-GB"/>
        </w:rPr>
        <w:t xml:space="preserve">The next four characters identify the issuing agency by its alphanumeric agency code </w:t>
      </w:r>
      <w:r w:rsidR="003A2F0A" w:rsidRPr="000F3C94">
        <w:rPr>
          <w:lang w:val="en-GB"/>
        </w:rPr>
        <w:t>i</w:t>
      </w:r>
      <w:r w:rsidRPr="000F3C94">
        <w:rPr>
          <w:lang w:val="en-GB"/>
        </w:rPr>
        <w:t xml:space="preserve">n the </w:t>
      </w:r>
      <w:r w:rsidR="006B72EC" w:rsidRPr="000F3C94">
        <w:rPr>
          <w:lang w:val="en-GB"/>
        </w:rPr>
        <w:t xml:space="preserve">S-100 tab of the </w:t>
      </w:r>
      <w:r w:rsidRPr="000F3C94">
        <w:rPr>
          <w:lang w:val="en-GB"/>
        </w:rPr>
        <w:t>IHO</w:t>
      </w:r>
      <w:r w:rsidR="00090B67" w:rsidRPr="000F3C94">
        <w:rPr>
          <w:lang w:val="en-GB"/>
        </w:rPr>
        <w:t xml:space="preserve"> </w:t>
      </w:r>
      <w:r w:rsidRPr="000F3C94">
        <w:rPr>
          <w:spacing w:val="-53"/>
          <w:lang w:val="en-GB"/>
        </w:rPr>
        <w:t xml:space="preserve"> </w:t>
      </w:r>
      <w:r w:rsidR="00090B67" w:rsidRPr="000F3C94">
        <w:rPr>
          <w:spacing w:val="-53"/>
          <w:lang w:val="en-GB"/>
        </w:rPr>
        <w:t xml:space="preserve">  </w:t>
      </w:r>
      <w:r w:rsidRPr="000F3C94">
        <w:rPr>
          <w:lang w:val="en-GB"/>
        </w:rPr>
        <w:t xml:space="preserve">Producer Code Register in the IHO GI Registry (that is, the IHO </w:t>
      </w:r>
      <w:r w:rsidRPr="000F3C94">
        <w:rPr>
          <w:lang w:val="en-GB"/>
        </w:rPr>
        <w:lastRenderedPageBreak/>
        <w:t>is identified as “</w:t>
      </w:r>
      <w:r w:rsidR="00D61E75" w:rsidRPr="000F3C94">
        <w:rPr>
          <w:lang w:val="en-GB"/>
        </w:rPr>
        <w:t>00</w:t>
      </w:r>
      <w:r w:rsidRPr="000F3C94">
        <w:rPr>
          <w:lang w:val="en-GB"/>
        </w:rPr>
        <w:t>AA”, not “1810”).</w:t>
      </w:r>
    </w:p>
    <w:p w14:paraId="3FE194DA" w14:textId="4A6D13BE" w:rsidR="00821697" w:rsidRPr="000F3C94" w:rsidRDefault="00821697" w:rsidP="000F21D3">
      <w:pPr>
        <w:pStyle w:val="ListParagraph"/>
        <w:widowControl w:val="0"/>
        <w:numPr>
          <w:ilvl w:val="0"/>
          <w:numId w:val="18"/>
        </w:numPr>
        <w:autoSpaceDE w:val="0"/>
        <w:autoSpaceDN w:val="0"/>
        <w:ind w:left="568" w:right="703"/>
        <w:rPr>
          <w:rFonts w:ascii="Symbol" w:hAnsi="Symbol" w:hint="eastAsia"/>
          <w:color w:val="1F3863"/>
          <w:lang w:val="en-GB"/>
        </w:rPr>
      </w:pPr>
      <w:r w:rsidRPr="000F3C94">
        <w:rPr>
          <w:lang w:val="en-GB"/>
        </w:rPr>
        <w:t xml:space="preserve">The eighth up to the </w:t>
      </w:r>
      <w:del w:id="508" w:author="Engström Stefan" w:date="2025-04-24T11:30:00Z">
        <w:r w:rsidRPr="000F3C94" w:rsidDel="001646DB">
          <w:rPr>
            <w:lang w:val="en-GB"/>
          </w:rPr>
          <w:delText xml:space="preserve">seventeenth </w:delText>
        </w:r>
      </w:del>
      <w:ins w:id="509" w:author="Engström Stefan" w:date="2025-04-24T11:33:00Z">
        <w:r w:rsidR="001646DB">
          <w:rPr>
            <w:lang w:val="en-GB"/>
          </w:rPr>
          <w:t>twenty-first</w:t>
        </w:r>
      </w:ins>
      <w:ins w:id="510" w:author="Engström Stefan" w:date="2025-04-24T11:30:00Z">
        <w:r w:rsidR="001646DB" w:rsidRPr="000F3C94">
          <w:rPr>
            <w:lang w:val="en-GB"/>
          </w:rPr>
          <w:t xml:space="preserve"> </w:t>
        </w:r>
      </w:ins>
      <w:r w:rsidRPr="000F3C94">
        <w:rPr>
          <w:lang w:val="en-GB"/>
        </w:rPr>
        <w:t>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5"/>
          <w:lang w:val="en-GB"/>
        </w:rPr>
        <w:t xml:space="preserve"> </w:t>
      </w:r>
      <w:r w:rsidRPr="000F3C94">
        <w:rPr>
          <w:lang w:val="en-GB"/>
        </w:rPr>
        <w:t>file</w:t>
      </w:r>
      <w:r w:rsidRPr="000F3C94">
        <w:rPr>
          <w:spacing w:val="-5"/>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5"/>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5"/>
          <w:lang w:val="en-GB"/>
        </w:rPr>
        <w:t xml:space="preserve"> </w:t>
      </w:r>
      <w:r w:rsidRPr="000F3C94">
        <w:rPr>
          <w:lang w:val="en-GB"/>
        </w:rPr>
        <w:t>in</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6"/>
          <w:lang w:val="en-GB"/>
        </w:rPr>
        <w:t xml:space="preserve"> </w:t>
      </w:r>
      <w:r w:rsidRPr="000F3C94">
        <w:rPr>
          <w:lang w:val="en-GB"/>
        </w:rPr>
        <w:t>name</w:t>
      </w:r>
      <w:r w:rsidR="00CF17BC" w:rsidRPr="000F3C94">
        <w:rPr>
          <w:lang w:val="en-GB"/>
        </w:rPr>
        <w:t>:</w:t>
      </w:r>
      <w:r w:rsidRPr="000F3C94">
        <w:rPr>
          <w:spacing w:val="-7"/>
          <w:lang w:val="en-GB"/>
        </w:rPr>
        <w:t xml:space="preserve"> </w:t>
      </w:r>
      <w:r w:rsidRPr="000F3C94">
        <w:rPr>
          <w:lang w:val="en-GB"/>
        </w:rPr>
        <w:t>A</w:t>
      </w:r>
      <w:r w:rsidRPr="000F3C94">
        <w:rPr>
          <w:spacing w:val="-7"/>
          <w:lang w:val="en-GB"/>
        </w:rPr>
        <w:t xml:space="preserve"> </w:t>
      </w:r>
      <w:proofErr w:type="gramStart"/>
      <w:r w:rsidRPr="000F3C94">
        <w:rPr>
          <w:lang w:val="en-GB"/>
        </w:rPr>
        <w:t>to</w:t>
      </w:r>
      <w:r w:rsidR="00CF17BC" w:rsidRPr="000F3C94">
        <w:rPr>
          <w:lang w:val="en-GB"/>
        </w:rPr>
        <w:t xml:space="preserve"> </w:t>
      </w:r>
      <w:r w:rsidRPr="000F3C94">
        <w:rPr>
          <w:spacing w:val="-53"/>
          <w:lang w:val="en-GB"/>
        </w:rPr>
        <w:t xml:space="preserve"> </w:t>
      </w:r>
      <w:r w:rsidRPr="000F3C94">
        <w:rPr>
          <w:lang w:val="en-GB"/>
        </w:rPr>
        <w:t>Z</w:t>
      </w:r>
      <w:proofErr w:type="gramEnd"/>
      <w:r w:rsidRPr="000F3C94">
        <w:rPr>
          <w:lang w:val="en-GB"/>
        </w:rPr>
        <w:t xml:space="preserve">, 0 to 9 and the special character _ (underscore). The ninth through </w:t>
      </w:r>
      <w:del w:id="511" w:author="Engström Stefan" w:date="2025-04-24T11:31:00Z">
        <w:r w:rsidRPr="000F3C94" w:rsidDel="001646DB">
          <w:rPr>
            <w:lang w:val="en-GB"/>
          </w:rPr>
          <w:delText xml:space="preserve">seventeenth </w:delText>
        </w:r>
      </w:del>
      <w:ins w:id="512" w:author="Engström Stefan" w:date="2025-04-24T11:33:00Z">
        <w:r w:rsidR="001646DB">
          <w:rPr>
            <w:lang w:val="en-GB"/>
          </w:rPr>
          <w:t>twenty-first</w:t>
        </w:r>
      </w:ins>
      <w:ins w:id="513" w:author="Engström Stefan" w:date="2025-04-24T11:31:00Z">
        <w:r w:rsidR="001646DB" w:rsidRPr="000F3C94">
          <w:rPr>
            <w:lang w:val="en-GB"/>
          </w:rPr>
          <w:t xml:space="preserve"> </w:t>
        </w:r>
      </w:ins>
      <w:r w:rsidRPr="000F3C94">
        <w:rPr>
          <w:lang w:val="en-GB"/>
        </w:rPr>
        <w:t>characters are</w:t>
      </w:r>
      <w:del w:id="514" w:author="Engström Stefan" w:date="2025-04-24T11:36:00Z">
        <w:r w:rsidR="00CF17BC" w:rsidRPr="000F3C94" w:rsidDel="001646DB">
          <w:rPr>
            <w:lang w:val="en-GB"/>
          </w:rPr>
          <w:delText xml:space="preserve"> </w:delText>
        </w:r>
      </w:del>
      <w:r w:rsidRPr="000F3C94">
        <w:rPr>
          <w:spacing w:val="-54"/>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78046C32" w14:textId="04841673" w:rsidR="000D7C94" w:rsidRPr="000F3C94" w:rsidRDefault="000D7C94" w:rsidP="007D7039">
      <w:pPr>
        <w:pStyle w:val="Heading3"/>
        <w:tabs>
          <w:tab w:val="clear" w:pos="660"/>
        </w:tabs>
        <w:rPr>
          <w:lang w:val="en-GB"/>
        </w:rPr>
      </w:pPr>
      <w:bookmarkStart w:id="515" w:name="_Toc152232595"/>
      <w:bookmarkStart w:id="516" w:name="_Toc194500029"/>
      <w:r w:rsidRPr="000F3C94">
        <w:rPr>
          <w:lang w:val="en-GB"/>
        </w:rPr>
        <w:t>Update dataset file naming</w:t>
      </w:r>
      <w:bookmarkEnd w:id="515"/>
      <w:bookmarkEnd w:id="516"/>
      <w:r w:rsidRPr="000F3C94">
        <w:rPr>
          <w:lang w:val="en-GB"/>
        </w:rPr>
        <w:t xml:space="preserve"> </w:t>
      </w:r>
    </w:p>
    <w:p w14:paraId="74471D1B" w14:textId="4A122F53" w:rsidR="000D7C94" w:rsidRPr="000F3C94" w:rsidRDefault="000D7C94" w:rsidP="000D7C94">
      <w:pPr>
        <w:rPr>
          <w:lang w:val="en-GB" w:eastAsia="en-US"/>
        </w:rPr>
      </w:pPr>
      <w:r w:rsidRPr="000F3C94">
        <w:rPr>
          <w:lang w:val="en-GB" w:eastAsia="en-US"/>
        </w:rPr>
        <w:t xml:space="preserve">All </w:t>
      </w:r>
      <w:r w:rsidR="00647B66" w:rsidRPr="000F3C94">
        <w:rPr>
          <w:lang w:val="en-GB" w:eastAsia="en-US"/>
        </w:rPr>
        <w:t>U</w:t>
      </w:r>
      <w:r w:rsidRPr="000F3C94">
        <w:rPr>
          <w:lang w:val="en-GB" w:eastAsia="en-US"/>
        </w:rPr>
        <w:t>pdate dataset files will have an identical name to the base dataset, aside from the separator and update number sequence.</w:t>
      </w:r>
    </w:p>
    <w:p w14:paraId="3EAF4AA5" w14:textId="07AD706F" w:rsidR="000D7C94" w:rsidRPr="000F3C94" w:rsidRDefault="000D7C94" w:rsidP="000D7C94">
      <w:pPr>
        <w:spacing w:after="0" w:line="360" w:lineRule="auto"/>
        <w:rPr>
          <w:lang w:val="en-GB" w:eastAsia="en-US"/>
        </w:rPr>
      </w:pPr>
      <w:r w:rsidRPr="000F3C94">
        <w:rPr>
          <w:lang w:val="en-GB" w:eastAsia="en-US"/>
        </w:rPr>
        <w:t xml:space="preserve">In this encoding the </w:t>
      </w:r>
      <w:r w:rsidR="003B4A5F" w:rsidRPr="000F3C94">
        <w:rPr>
          <w:lang w:val="en-GB" w:eastAsia="en-US"/>
        </w:rPr>
        <w:t>U</w:t>
      </w:r>
      <w:r w:rsidRPr="000F3C94">
        <w:rPr>
          <w:lang w:val="en-GB" w:eastAsia="en-US"/>
        </w:rPr>
        <w:t>pdate dataset files are named according to the specifications given below:</w:t>
      </w:r>
    </w:p>
    <w:p w14:paraId="64AE6280" w14:textId="3DB7A8FD" w:rsidR="000D7C94" w:rsidRPr="000F3C94" w:rsidRDefault="000D7C94" w:rsidP="00275F91">
      <w:pPr>
        <w:spacing w:after="0" w:line="360" w:lineRule="auto"/>
        <w:ind w:left="567"/>
        <w:rPr>
          <w:sz w:val="18"/>
          <w:szCs w:val="18"/>
          <w:lang w:val="en-GB"/>
        </w:rPr>
      </w:pPr>
      <w:r w:rsidRPr="000F3C94">
        <w:rPr>
          <w:sz w:val="18"/>
          <w:szCs w:val="18"/>
          <w:lang w:val="en-GB"/>
        </w:rPr>
        <w:t>128CCCCXXXXXXXXXX</w:t>
      </w:r>
      <w:ins w:id="517" w:author="Engström Stefan" w:date="2025-04-24T11:32:00Z">
        <w:r w:rsidR="001646DB">
          <w:rPr>
            <w:sz w:val="18"/>
            <w:szCs w:val="18"/>
            <w:lang w:val="en-GB"/>
          </w:rPr>
          <w:t>XXXX</w:t>
        </w:r>
      </w:ins>
      <w:r w:rsidR="0012194F" w:rsidRPr="000F3C94">
        <w:rPr>
          <w:sz w:val="18"/>
          <w:szCs w:val="18"/>
          <w:lang w:val="en-GB"/>
        </w:rPr>
        <w:t>_XXX</w:t>
      </w:r>
      <w:r w:rsidRPr="000F3C94">
        <w:rPr>
          <w:sz w:val="18"/>
          <w:szCs w:val="18"/>
          <w:lang w:val="en-GB"/>
        </w:rPr>
        <w:t>.GML</w:t>
      </w:r>
    </w:p>
    <w:p w14:paraId="2F38AC89" w14:textId="77777777" w:rsidR="000D7C94" w:rsidRPr="000F3C94" w:rsidRDefault="000D7C94" w:rsidP="00D40F87">
      <w:pPr>
        <w:spacing w:after="60"/>
        <w:rPr>
          <w:lang w:val="en-GB" w:eastAsia="en-US"/>
        </w:rPr>
      </w:pPr>
      <w:r w:rsidRPr="000F3C94">
        <w:rPr>
          <w:lang w:val="en-GB" w:eastAsia="en-US"/>
        </w:rPr>
        <w:t>The main part forms an identifier where:</w:t>
      </w:r>
    </w:p>
    <w:p w14:paraId="2C3FC15D" w14:textId="3E7C8C8E" w:rsidR="000D7C94" w:rsidRPr="000F3C94" w:rsidRDefault="000D7C94" w:rsidP="00D40F87">
      <w:pPr>
        <w:numPr>
          <w:ilvl w:val="0"/>
          <w:numId w:val="22"/>
        </w:numPr>
        <w:spacing w:after="60"/>
        <w:ind w:left="567" w:hanging="283"/>
        <w:rPr>
          <w:lang w:val="en-GB" w:eastAsia="en-US"/>
        </w:rPr>
      </w:pPr>
      <w:r w:rsidRPr="000F3C94">
        <w:rPr>
          <w:lang w:val="en-GB" w:eastAsia="en-US"/>
        </w:rPr>
        <w:t xml:space="preserve">The first up to the </w:t>
      </w:r>
      <w:del w:id="518" w:author="Engström Stefan" w:date="2025-04-24T11:32:00Z">
        <w:r w:rsidRPr="000F3C94" w:rsidDel="001646DB">
          <w:rPr>
            <w:lang w:val="en-GB" w:eastAsia="en-US"/>
          </w:rPr>
          <w:delText xml:space="preserve">seventeenth </w:delText>
        </w:r>
      </w:del>
      <w:ins w:id="519" w:author="Engström Stefan" w:date="2025-04-24T11:33:00Z">
        <w:r w:rsidR="001646DB">
          <w:rPr>
            <w:lang w:val="en-GB" w:eastAsia="en-US"/>
          </w:rPr>
          <w:t>twenty-first</w:t>
        </w:r>
      </w:ins>
      <w:ins w:id="520" w:author="Engström Stefan" w:date="2025-04-24T11:32:00Z">
        <w:r w:rsidR="001646DB" w:rsidRPr="000F3C94">
          <w:rPr>
            <w:lang w:val="en-GB" w:eastAsia="en-US"/>
          </w:rPr>
          <w:t xml:space="preserve"> </w:t>
        </w:r>
      </w:ins>
      <w:r w:rsidRPr="000F3C94">
        <w:rPr>
          <w:lang w:val="en-GB" w:eastAsia="en-US"/>
        </w:rPr>
        <w:t>characters are the same as the dataset being updated and</w:t>
      </w:r>
      <w:r w:rsidR="005B4A20" w:rsidRPr="000F3C94">
        <w:rPr>
          <w:lang w:val="en-GB" w:eastAsia="en-US"/>
        </w:rPr>
        <w:t xml:space="preserve"> t</w:t>
      </w:r>
      <w:r w:rsidRPr="000F3C94">
        <w:rPr>
          <w:lang w:val="en-GB" w:eastAsia="en-US"/>
        </w:rPr>
        <w:t>herefore conform to the rules described in clause</w:t>
      </w:r>
      <w:r w:rsidR="00647B66" w:rsidRPr="000F3C94">
        <w:rPr>
          <w:lang w:val="en-GB" w:eastAsia="en-US"/>
        </w:rPr>
        <w:t xml:space="preserve"> 11.2.2</w:t>
      </w:r>
      <w:r w:rsidRPr="000F3C94">
        <w:rPr>
          <w:lang w:val="en-GB" w:eastAsia="en-US"/>
        </w:rPr>
        <w:t>.</w:t>
      </w:r>
    </w:p>
    <w:p w14:paraId="24E9CC1A" w14:textId="7E9504F4" w:rsidR="000D7C94" w:rsidRPr="000F3C94" w:rsidRDefault="000D7C94" w:rsidP="00D40F87">
      <w:pPr>
        <w:numPr>
          <w:ilvl w:val="0"/>
          <w:numId w:val="22"/>
        </w:numPr>
        <w:spacing w:after="60"/>
        <w:ind w:left="567" w:hanging="283"/>
        <w:rPr>
          <w:lang w:val="en-GB" w:eastAsia="en-US"/>
        </w:rPr>
      </w:pPr>
      <w:r w:rsidRPr="000F3C94">
        <w:rPr>
          <w:lang w:val="en-GB" w:eastAsia="en-US"/>
        </w:rPr>
        <w:t>The next character must be an underscore “_”.</w:t>
      </w:r>
    </w:p>
    <w:p w14:paraId="47ED4A7D" w14:textId="3B125DC0" w:rsidR="000D7C94" w:rsidRPr="000F3C94" w:rsidRDefault="000D7C94" w:rsidP="00D40F87">
      <w:pPr>
        <w:numPr>
          <w:ilvl w:val="0"/>
          <w:numId w:val="22"/>
        </w:numPr>
        <w:ind w:left="568" w:hanging="284"/>
        <w:rPr>
          <w:lang w:val="en-GB" w:eastAsia="en-US"/>
        </w:rPr>
      </w:pPr>
      <w:r w:rsidRPr="000F3C94">
        <w:rPr>
          <w:lang w:val="en-GB" w:eastAsia="en-US"/>
        </w:rPr>
        <w:t>The next three characters must be numerical (000-999) to indicate the place of the update dataset in the update sequence.</w:t>
      </w:r>
    </w:p>
    <w:p w14:paraId="3BC96DE4" w14:textId="77777777" w:rsidR="00D40F87" w:rsidRPr="000F3C94" w:rsidRDefault="00D40F87" w:rsidP="00D40F87">
      <w:pPr>
        <w:rPr>
          <w:lang w:val="en-GB" w:eastAsia="en-US"/>
        </w:rPr>
      </w:pPr>
    </w:p>
    <w:p w14:paraId="7BD11997" w14:textId="52D6AB91" w:rsidR="00E83228" w:rsidRPr="000F3C94" w:rsidRDefault="00E83228" w:rsidP="00C0076C">
      <w:pPr>
        <w:pStyle w:val="Heading2"/>
        <w:tabs>
          <w:tab w:val="clear" w:pos="540"/>
        </w:tabs>
        <w:rPr>
          <w:lang w:val="en-GB" w:eastAsia="en-US"/>
        </w:rPr>
      </w:pPr>
      <w:bookmarkStart w:id="521" w:name="_Toc158918300"/>
      <w:bookmarkStart w:id="522" w:name="_Toc158918403"/>
      <w:bookmarkStart w:id="523" w:name="_Toc158918506"/>
      <w:bookmarkStart w:id="524" w:name="_Toc158918609"/>
      <w:bookmarkStart w:id="525" w:name="_Toc158923617"/>
      <w:bookmarkStart w:id="526" w:name="_Toc158923748"/>
      <w:bookmarkStart w:id="527" w:name="_Toc158985688"/>
      <w:bookmarkStart w:id="528" w:name="_Toc158985819"/>
      <w:bookmarkStart w:id="529" w:name="_Toc158988954"/>
      <w:bookmarkStart w:id="530" w:name="_Toc162544305"/>
      <w:bookmarkStart w:id="531" w:name="_Toc170717275"/>
      <w:bookmarkStart w:id="532" w:name="_Toc158918301"/>
      <w:bookmarkStart w:id="533" w:name="_Toc158918404"/>
      <w:bookmarkStart w:id="534" w:name="_Toc158918507"/>
      <w:bookmarkStart w:id="535" w:name="_Toc158918610"/>
      <w:bookmarkStart w:id="536" w:name="_Toc158923618"/>
      <w:bookmarkStart w:id="537" w:name="_Toc158923749"/>
      <w:bookmarkStart w:id="538" w:name="_Toc158985689"/>
      <w:bookmarkStart w:id="539" w:name="_Toc158985820"/>
      <w:bookmarkStart w:id="540" w:name="_Toc158988955"/>
      <w:bookmarkStart w:id="541" w:name="_Toc162544306"/>
      <w:bookmarkStart w:id="542" w:name="_Toc170717276"/>
      <w:bookmarkStart w:id="543" w:name="_Toc152232597"/>
      <w:bookmarkStart w:id="544" w:name="_Toc19450003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Pr="000F3C94">
        <w:rPr>
          <w:lang w:val="en-GB" w:eastAsia="en-US"/>
        </w:rPr>
        <w:t xml:space="preserve">Support </w:t>
      </w:r>
      <w:r w:rsidR="00C0076C" w:rsidRPr="000F3C94">
        <w:rPr>
          <w:lang w:val="en-GB" w:eastAsia="en-US"/>
        </w:rPr>
        <w:t>f</w:t>
      </w:r>
      <w:r w:rsidRPr="000F3C94">
        <w:rPr>
          <w:lang w:val="en-GB" w:eastAsia="en-US"/>
        </w:rPr>
        <w:t>iles</w:t>
      </w:r>
      <w:bookmarkEnd w:id="543"/>
      <w:bookmarkEnd w:id="544"/>
    </w:p>
    <w:p w14:paraId="1B7A6BE6" w14:textId="77777777" w:rsidR="00CE50B9" w:rsidRPr="000F3C94" w:rsidRDefault="00CE50B9" w:rsidP="000662A8">
      <w:pPr>
        <w:spacing w:after="60"/>
        <w:rPr>
          <w:lang w:val="en-GB" w:eastAsia="en-US"/>
        </w:rPr>
      </w:pPr>
      <w:r w:rsidRPr="000F3C94">
        <w:rPr>
          <w:lang w:val="en-GB" w:eastAsia="en-US"/>
        </w:rPr>
        <w:t>Support</w:t>
      </w:r>
      <w:r w:rsidRPr="000F3C94">
        <w:rPr>
          <w:spacing w:val="-4"/>
          <w:lang w:val="en-GB" w:eastAsia="en-US"/>
        </w:rPr>
        <w:t xml:space="preserve"> </w:t>
      </w:r>
      <w:r w:rsidRPr="000F3C94">
        <w:rPr>
          <w:lang w:val="en-GB" w:eastAsia="en-US"/>
        </w:rPr>
        <w:t>files</w:t>
      </w:r>
      <w:r w:rsidRPr="000F3C94">
        <w:rPr>
          <w:spacing w:val="-3"/>
          <w:lang w:val="en-GB" w:eastAsia="en-US"/>
        </w:rPr>
        <w:t xml:space="preserve"> </w:t>
      </w:r>
      <w:r w:rsidRPr="000F3C94">
        <w:rPr>
          <w:lang w:val="en-GB" w:eastAsia="en-US"/>
        </w:rPr>
        <w:t>contain</w:t>
      </w:r>
      <w:r w:rsidRPr="000F3C94">
        <w:rPr>
          <w:spacing w:val="-2"/>
          <w:lang w:val="en-GB" w:eastAsia="en-US"/>
        </w:rPr>
        <w:t xml:space="preserve"> </w:t>
      </w:r>
      <w:r w:rsidRPr="000F3C94">
        <w:rPr>
          <w:lang w:val="en-GB" w:eastAsia="en-US"/>
        </w:rPr>
        <w:t>ancillary</w:t>
      </w:r>
      <w:r w:rsidRPr="000F3C94">
        <w:rPr>
          <w:spacing w:val="-7"/>
          <w:lang w:val="en-GB" w:eastAsia="en-US"/>
        </w:rPr>
        <w:t xml:space="preserve"> </w:t>
      </w:r>
      <w:r w:rsidRPr="000F3C94">
        <w:rPr>
          <w:lang w:val="en-GB" w:eastAsia="en-US"/>
        </w:rPr>
        <w:t>textual</w:t>
      </w:r>
      <w:r w:rsidRPr="000F3C94">
        <w:rPr>
          <w:spacing w:val="-5"/>
          <w:lang w:val="en-GB" w:eastAsia="en-US"/>
        </w:rPr>
        <w:t xml:space="preserve"> </w:t>
      </w:r>
      <w:r w:rsidRPr="000F3C94">
        <w:rPr>
          <w:lang w:val="en-GB" w:eastAsia="en-US"/>
        </w:rPr>
        <w:t>or graphic information</w:t>
      </w:r>
      <w:r w:rsidRPr="000F3C94">
        <w:rPr>
          <w:spacing w:val="-2"/>
          <w:lang w:val="en-GB" w:eastAsia="en-US"/>
        </w:rPr>
        <w:t xml:space="preserve"> </w:t>
      </w:r>
      <w:r w:rsidRPr="000F3C94">
        <w:rPr>
          <w:lang w:val="en-GB" w:eastAsia="en-US"/>
        </w:rPr>
        <w:t>in</w:t>
      </w:r>
      <w:r w:rsidRPr="000F3C94">
        <w:rPr>
          <w:spacing w:val="-1"/>
          <w:lang w:val="en-GB" w:eastAsia="en-US"/>
        </w:rPr>
        <w:t xml:space="preserve"> </w:t>
      </w:r>
      <w:r w:rsidRPr="000F3C94">
        <w:rPr>
          <w:lang w:val="en-GB" w:eastAsia="en-US"/>
        </w:rPr>
        <w:t>separate</w:t>
      </w:r>
      <w:r w:rsidRPr="000F3C94">
        <w:rPr>
          <w:spacing w:val="-3"/>
          <w:lang w:val="en-GB" w:eastAsia="en-US"/>
        </w:rPr>
        <w:t xml:space="preserve"> </w:t>
      </w:r>
      <w:r w:rsidRPr="000F3C94">
        <w:rPr>
          <w:lang w:val="en-GB" w:eastAsia="en-US"/>
        </w:rPr>
        <w:t>(linked</w:t>
      </w:r>
      <w:r w:rsidRPr="000F3C94">
        <w:rPr>
          <w:spacing w:val="-4"/>
          <w:lang w:val="en-GB" w:eastAsia="en-US"/>
        </w:rPr>
        <w:t xml:space="preserve"> </w:t>
      </w:r>
      <w:r w:rsidRPr="000F3C94">
        <w:rPr>
          <w:lang w:val="en-GB" w:eastAsia="en-US"/>
        </w:rPr>
        <w:t>to</w:t>
      </w:r>
      <w:r w:rsidRPr="000F3C94">
        <w:rPr>
          <w:spacing w:val="-3"/>
          <w:lang w:val="en-GB" w:eastAsia="en-US"/>
        </w:rPr>
        <w:t xml:space="preserve"> </w:t>
      </w:r>
      <w:r w:rsidRPr="000F3C94">
        <w:rPr>
          <w:lang w:val="en-GB" w:eastAsia="en-US"/>
        </w:rPr>
        <w:t>the</w:t>
      </w:r>
      <w:r w:rsidRPr="000F3C94">
        <w:rPr>
          <w:spacing w:val="-1"/>
          <w:lang w:val="en-GB" w:eastAsia="en-US"/>
        </w:rPr>
        <w:t xml:space="preserve"> </w:t>
      </w:r>
      <w:r w:rsidRPr="000F3C94">
        <w:rPr>
          <w:lang w:val="en-GB" w:eastAsia="en-US"/>
        </w:rPr>
        <w:t>dataset)</w:t>
      </w:r>
      <w:r w:rsidRPr="000F3C94">
        <w:rPr>
          <w:spacing w:val="-3"/>
          <w:lang w:val="en-GB" w:eastAsia="en-US"/>
        </w:rPr>
        <w:t xml:space="preserve"> </w:t>
      </w:r>
      <w:r w:rsidRPr="000F3C94">
        <w:rPr>
          <w:lang w:val="en-GB" w:eastAsia="en-US"/>
        </w:rPr>
        <w:t>files.</w:t>
      </w:r>
      <w:r w:rsidRPr="000F3C94">
        <w:rPr>
          <w:spacing w:val="-4"/>
          <w:lang w:val="en-GB" w:eastAsia="en-US"/>
        </w:rPr>
        <w:t xml:space="preserve"> </w:t>
      </w:r>
      <w:r w:rsidRPr="000F3C94">
        <w:rPr>
          <w:lang w:val="en-GB" w:eastAsia="en-US"/>
        </w:rPr>
        <w:t>The</w:t>
      </w:r>
      <w:r w:rsidRPr="000F3C94">
        <w:rPr>
          <w:spacing w:val="-53"/>
          <w:lang w:val="en-GB" w:eastAsia="en-US"/>
        </w:rPr>
        <w:t xml:space="preserve"> </w:t>
      </w:r>
      <w:r w:rsidRPr="000F3C94">
        <w:rPr>
          <w:lang w:val="en-GB" w:eastAsia="en-US"/>
        </w:rPr>
        <w:t>following</w:t>
      </w:r>
      <w:r w:rsidRPr="000F3C94">
        <w:rPr>
          <w:spacing w:val="-2"/>
          <w:lang w:val="en-GB" w:eastAsia="en-US"/>
        </w:rPr>
        <w:t xml:space="preserve"> </w:t>
      </w:r>
      <w:r w:rsidRPr="000F3C94">
        <w:rPr>
          <w:lang w:val="en-GB" w:eastAsia="en-US"/>
        </w:rPr>
        <w:t>formats are</w:t>
      </w:r>
      <w:r w:rsidRPr="000F3C94">
        <w:rPr>
          <w:spacing w:val="-1"/>
          <w:lang w:val="en-GB" w:eastAsia="en-US"/>
        </w:rPr>
        <w:t xml:space="preserve"> </w:t>
      </w:r>
      <w:r w:rsidRPr="000F3C94">
        <w:rPr>
          <w:lang w:val="en-GB" w:eastAsia="en-US"/>
        </w:rPr>
        <w:t>allowed</w:t>
      </w:r>
      <w:r w:rsidRPr="000F3C94">
        <w:rPr>
          <w:spacing w:val="-1"/>
          <w:lang w:val="en-GB" w:eastAsia="en-US"/>
        </w:rPr>
        <w:t xml:space="preserve"> </w:t>
      </w:r>
      <w:r w:rsidRPr="000F3C94">
        <w:rPr>
          <w:lang w:val="en-GB" w:eastAsia="en-US"/>
        </w:rPr>
        <w:t>for</w:t>
      </w:r>
      <w:r w:rsidRPr="000F3C94">
        <w:rPr>
          <w:spacing w:val="-1"/>
          <w:lang w:val="en-GB" w:eastAsia="en-US"/>
        </w:rPr>
        <w:t xml:space="preserve"> </w:t>
      </w:r>
      <w:r w:rsidRPr="000F3C94">
        <w:rPr>
          <w:lang w:val="en-GB" w:eastAsia="en-US"/>
        </w:rPr>
        <w:t>support</w:t>
      </w:r>
      <w:r w:rsidRPr="000F3C94">
        <w:rPr>
          <w:spacing w:val="-1"/>
          <w:lang w:val="en-GB" w:eastAsia="en-US"/>
        </w:rPr>
        <w:t xml:space="preserve"> </w:t>
      </w:r>
      <w:r w:rsidRPr="000F3C94">
        <w:rPr>
          <w:lang w:val="en-GB" w:eastAsia="en-US"/>
        </w:rPr>
        <w:t>files:</w:t>
      </w:r>
    </w:p>
    <w:p w14:paraId="2281D91D" w14:textId="5A0F63F4" w:rsidR="00CE50B9" w:rsidRPr="000F3C94" w:rsidRDefault="00CE50B9" w:rsidP="00C0076C">
      <w:pPr>
        <w:numPr>
          <w:ilvl w:val="0"/>
          <w:numId w:val="16"/>
        </w:numPr>
        <w:spacing w:after="60"/>
        <w:ind w:left="567" w:hanging="283"/>
        <w:rPr>
          <w:rFonts w:ascii="Symbol" w:eastAsia="Arial" w:hAnsi="Symbol"/>
          <w:lang w:val="en-GB" w:eastAsia="en-US"/>
        </w:rPr>
      </w:pPr>
      <w:r w:rsidRPr="000F3C94">
        <w:rPr>
          <w:rFonts w:eastAsia="Arial"/>
          <w:lang w:val="en-GB" w:eastAsia="en-US"/>
        </w:rPr>
        <w:t>Plain</w:t>
      </w:r>
      <w:r w:rsidRPr="000F3C94">
        <w:rPr>
          <w:rFonts w:eastAsia="Arial"/>
          <w:spacing w:val="-5"/>
          <w:lang w:val="en-GB" w:eastAsia="en-US"/>
        </w:rPr>
        <w:t xml:space="preserve"> </w:t>
      </w:r>
      <w:r w:rsidRPr="000F3C94">
        <w:rPr>
          <w:rFonts w:eastAsia="Arial"/>
          <w:lang w:val="en-GB" w:eastAsia="en-US"/>
        </w:rPr>
        <w:t>text</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contain</w:t>
      </w:r>
      <w:r w:rsidRPr="000F3C94">
        <w:rPr>
          <w:rFonts w:eastAsia="Arial"/>
          <w:spacing w:val="-5"/>
          <w:lang w:val="en-GB" w:eastAsia="en-US"/>
        </w:rPr>
        <w:t xml:space="preserve"> </w:t>
      </w:r>
      <w:r w:rsidRPr="000F3C94">
        <w:rPr>
          <w:rFonts w:eastAsia="Arial"/>
          <w:lang w:val="en-GB" w:eastAsia="en-US"/>
        </w:rPr>
        <w:t>only</w:t>
      </w:r>
      <w:r w:rsidRPr="000F3C94">
        <w:rPr>
          <w:rFonts w:eastAsia="Arial"/>
          <w:spacing w:val="-8"/>
          <w:lang w:val="en-GB" w:eastAsia="en-US"/>
        </w:rPr>
        <w:t xml:space="preserve"> </w:t>
      </w:r>
      <w:r w:rsidRPr="000F3C94">
        <w:rPr>
          <w:rFonts w:eastAsia="Arial"/>
          <w:lang w:val="en-GB" w:eastAsia="en-US"/>
        </w:rPr>
        <w:t>general</w:t>
      </w:r>
      <w:r w:rsidRPr="000F3C94">
        <w:rPr>
          <w:rFonts w:eastAsia="Arial"/>
          <w:spacing w:val="-6"/>
          <w:lang w:val="en-GB" w:eastAsia="en-US"/>
        </w:rPr>
        <w:t xml:space="preserve"> </w:t>
      </w:r>
      <w:r w:rsidRPr="000F3C94">
        <w:rPr>
          <w:rFonts w:eastAsia="Arial"/>
          <w:lang w:val="en-GB" w:eastAsia="en-US"/>
        </w:rPr>
        <w:t>text</w:t>
      </w:r>
      <w:r w:rsidRPr="000F3C94">
        <w:rPr>
          <w:rFonts w:eastAsia="Arial"/>
          <w:spacing w:val="-4"/>
          <w:lang w:val="en-GB" w:eastAsia="en-US"/>
        </w:rPr>
        <w:t xml:space="preserve"> </w:t>
      </w:r>
      <w:r w:rsidRPr="000F3C94">
        <w:rPr>
          <w:rFonts w:eastAsia="Arial"/>
          <w:lang w:val="en-GB" w:eastAsia="en-US"/>
        </w:rPr>
        <w:t>as</w:t>
      </w:r>
      <w:r w:rsidRPr="000F3C94">
        <w:rPr>
          <w:rFonts w:eastAsia="Arial"/>
          <w:spacing w:val="-5"/>
          <w:lang w:val="en-GB" w:eastAsia="en-US"/>
        </w:rPr>
        <w:t xml:space="preserve"> </w:t>
      </w:r>
      <w:r w:rsidRPr="000F3C94">
        <w:rPr>
          <w:rFonts w:eastAsia="Arial"/>
          <w:lang w:val="en-GB" w:eastAsia="en-US"/>
        </w:rPr>
        <w:t>defined</w:t>
      </w:r>
      <w:r w:rsidRPr="000F3C94">
        <w:rPr>
          <w:rFonts w:eastAsia="Arial"/>
          <w:spacing w:val="-7"/>
          <w:lang w:val="en-GB" w:eastAsia="en-US"/>
        </w:rPr>
        <w:t xml:space="preserve"> </w:t>
      </w:r>
      <w:r w:rsidRPr="000F3C94">
        <w:rPr>
          <w:rFonts w:eastAsia="Arial"/>
          <w:lang w:val="en-GB" w:eastAsia="en-US"/>
        </w:rPr>
        <w:t>in</w:t>
      </w:r>
      <w:r w:rsidRPr="000F3C94">
        <w:rPr>
          <w:rFonts w:eastAsia="Arial"/>
          <w:spacing w:val="-5"/>
          <w:lang w:val="en-GB" w:eastAsia="en-US"/>
        </w:rPr>
        <w:t xml:space="preserve"> </w:t>
      </w:r>
      <w:r w:rsidRPr="000F3C94">
        <w:rPr>
          <w:rFonts w:eastAsia="Arial"/>
          <w:lang w:val="en-GB" w:eastAsia="en-US"/>
        </w:rPr>
        <w:t>this</w:t>
      </w:r>
      <w:r w:rsidRPr="000F3C94">
        <w:rPr>
          <w:rFonts w:eastAsia="Arial"/>
          <w:spacing w:val="1"/>
          <w:lang w:val="en-GB" w:eastAsia="en-US"/>
        </w:rPr>
        <w:t xml:space="preserve"> </w:t>
      </w:r>
      <w:r w:rsidRPr="000F3C94">
        <w:rPr>
          <w:rFonts w:eastAsia="Arial"/>
          <w:lang w:val="en-GB" w:eastAsia="en-US"/>
        </w:rPr>
        <w:t>Standard.</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use</w:t>
      </w:r>
      <w:r w:rsidRPr="000F3C94">
        <w:rPr>
          <w:rFonts w:eastAsia="Arial"/>
          <w:spacing w:val="-7"/>
          <w:lang w:val="en-GB" w:eastAsia="en-US"/>
        </w:rPr>
        <w:t xml:space="preserve"> </w:t>
      </w:r>
      <w:r w:rsidRPr="000F3C94">
        <w:rPr>
          <w:rFonts w:eastAsia="Arial"/>
          <w:lang w:val="en-GB" w:eastAsia="en-US"/>
        </w:rPr>
        <w:t>the</w:t>
      </w:r>
      <w:r w:rsidRPr="000F3C94">
        <w:rPr>
          <w:rFonts w:eastAsia="Arial"/>
          <w:spacing w:val="-7"/>
          <w:lang w:val="en-GB" w:eastAsia="en-US"/>
        </w:rPr>
        <w:t xml:space="preserve"> </w:t>
      </w:r>
      <w:r w:rsidRPr="000F3C94">
        <w:rPr>
          <w:rFonts w:eastAsia="Arial"/>
          <w:lang w:val="en-GB" w:eastAsia="en-US"/>
        </w:rPr>
        <w:t>UTF-</w:t>
      </w:r>
      <w:r w:rsidRPr="000F3C94">
        <w:rPr>
          <w:rFonts w:eastAsia="Arial"/>
          <w:spacing w:val="-53"/>
          <w:lang w:val="en-GB" w:eastAsia="en-US"/>
        </w:rPr>
        <w:t xml:space="preserve"> </w:t>
      </w:r>
      <w:proofErr w:type="gramStart"/>
      <w:r w:rsidRPr="000F3C94">
        <w:rPr>
          <w:rFonts w:eastAsia="Arial"/>
          <w:lang w:val="en-GB" w:eastAsia="en-US"/>
        </w:rPr>
        <w:t>8</w:t>
      </w:r>
      <w:r w:rsidRPr="000F3C94">
        <w:rPr>
          <w:rFonts w:eastAsia="Arial"/>
          <w:spacing w:val="-2"/>
          <w:lang w:val="en-GB" w:eastAsia="en-US"/>
        </w:rPr>
        <w:t xml:space="preserve"> </w:t>
      </w:r>
      <w:r w:rsidRPr="000F3C94">
        <w:rPr>
          <w:rFonts w:eastAsia="Arial"/>
          <w:lang w:val="en-GB" w:eastAsia="en-US"/>
        </w:rPr>
        <w:t>character</w:t>
      </w:r>
      <w:proofErr w:type="gramEnd"/>
      <w:r w:rsidRPr="000F3C94">
        <w:rPr>
          <w:rFonts w:eastAsia="Arial"/>
          <w:spacing w:val="-1"/>
          <w:lang w:val="en-GB" w:eastAsia="en-US"/>
        </w:rPr>
        <w:t xml:space="preserve"> </w:t>
      </w:r>
      <w:r w:rsidRPr="000F3C94">
        <w:rPr>
          <w:rFonts w:eastAsia="Arial"/>
          <w:lang w:val="en-GB" w:eastAsia="en-US"/>
        </w:rPr>
        <w:t>set</w:t>
      </w:r>
      <w:r w:rsidRPr="000F3C94">
        <w:rPr>
          <w:rFonts w:eastAsia="Arial"/>
          <w:spacing w:val="1"/>
          <w:lang w:val="en-GB" w:eastAsia="en-US"/>
        </w:rPr>
        <w:t xml:space="preserve"> </w:t>
      </w:r>
      <w:r w:rsidRPr="000F3C94">
        <w:rPr>
          <w:rFonts w:eastAsia="Arial"/>
          <w:lang w:val="en-GB" w:eastAsia="en-US"/>
        </w:rPr>
        <w:t>encoding.</w:t>
      </w:r>
    </w:p>
    <w:p w14:paraId="6A72EAD3" w14:textId="77777777" w:rsidR="00CE50B9" w:rsidRPr="000F3C94" w:rsidRDefault="00CE50B9" w:rsidP="000662A8">
      <w:pPr>
        <w:widowControl w:val="0"/>
        <w:numPr>
          <w:ilvl w:val="0"/>
          <w:numId w:val="16"/>
        </w:numPr>
        <w:tabs>
          <w:tab w:val="left" w:pos="767"/>
        </w:tabs>
        <w:autoSpaceDE w:val="0"/>
        <w:autoSpaceDN w:val="0"/>
        <w:spacing w:after="60"/>
        <w:ind w:left="567" w:right="34" w:hanging="283"/>
        <w:rPr>
          <w:rFonts w:ascii="Symbol" w:eastAsia="Arial" w:hAnsi="Symbol"/>
          <w:lang w:val="en-GB" w:eastAsia="en-US"/>
        </w:rPr>
      </w:pPr>
      <w:r w:rsidRPr="000F3C94">
        <w:rPr>
          <w:rFonts w:eastAsia="Arial"/>
          <w:spacing w:val="-1"/>
          <w:lang w:val="en-GB" w:eastAsia="en-US"/>
        </w:rPr>
        <w:t>HTML</w:t>
      </w:r>
      <w:r w:rsidRPr="000F3C94">
        <w:rPr>
          <w:rFonts w:eastAsia="Arial"/>
          <w:spacing w:val="-11"/>
          <w:lang w:val="en-GB" w:eastAsia="en-US"/>
        </w:rPr>
        <w:t xml:space="preserve"> </w:t>
      </w:r>
      <w:r w:rsidRPr="000F3C94">
        <w:rPr>
          <w:rFonts w:eastAsia="Arial"/>
          <w:spacing w:val="-1"/>
          <w:lang w:val="en-GB" w:eastAsia="en-US"/>
        </w:rPr>
        <w:t>and</w:t>
      </w:r>
      <w:r w:rsidRPr="000F3C94">
        <w:rPr>
          <w:rFonts w:eastAsia="Arial"/>
          <w:spacing w:val="-11"/>
          <w:lang w:val="en-GB" w:eastAsia="en-US"/>
        </w:rPr>
        <w:t xml:space="preserve"> </w:t>
      </w:r>
      <w:r w:rsidRPr="000F3C94">
        <w:rPr>
          <w:rFonts w:eastAsia="Arial"/>
          <w:spacing w:val="-1"/>
          <w:lang w:val="en-GB" w:eastAsia="en-US"/>
        </w:rPr>
        <w:t>XML</w:t>
      </w:r>
      <w:r w:rsidRPr="000F3C94">
        <w:rPr>
          <w:rFonts w:eastAsia="Arial"/>
          <w:spacing w:val="-11"/>
          <w:lang w:val="en-GB" w:eastAsia="en-US"/>
        </w:rPr>
        <w:t xml:space="preserve"> </w:t>
      </w:r>
      <w:r w:rsidRPr="000F3C94">
        <w:rPr>
          <w:rFonts w:eastAsia="Arial"/>
          <w:spacing w:val="-1"/>
          <w:lang w:val="en-GB" w:eastAsia="en-US"/>
        </w:rPr>
        <w:t>files</w:t>
      </w:r>
      <w:r w:rsidRPr="000F3C94">
        <w:rPr>
          <w:rFonts w:eastAsia="Arial"/>
          <w:spacing w:val="-10"/>
          <w:lang w:val="en-GB" w:eastAsia="en-US"/>
        </w:rPr>
        <w:t xml:space="preserve"> </w:t>
      </w:r>
      <w:r w:rsidRPr="000F3C94">
        <w:rPr>
          <w:rFonts w:eastAsia="Arial"/>
          <w:lang w:val="en-GB" w:eastAsia="en-US"/>
        </w:rPr>
        <w:t>must</w:t>
      </w:r>
      <w:r w:rsidRPr="000F3C94">
        <w:rPr>
          <w:rFonts w:eastAsia="Arial"/>
          <w:spacing w:val="-11"/>
          <w:lang w:val="en-GB" w:eastAsia="en-US"/>
        </w:rPr>
        <w:t xml:space="preserve"> </w:t>
      </w:r>
      <w:r w:rsidRPr="000F3C94">
        <w:rPr>
          <w:rFonts w:eastAsia="Arial"/>
          <w:lang w:val="en-GB" w:eastAsia="en-US"/>
        </w:rPr>
        <w:t>contain</w:t>
      </w:r>
      <w:r w:rsidRPr="000F3C94">
        <w:rPr>
          <w:rFonts w:eastAsia="Arial"/>
          <w:spacing w:val="-8"/>
          <w:lang w:val="en-GB" w:eastAsia="en-US"/>
        </w:rPr>
        <w:t xml:space="preserve"> </w:t>
      </w:r>
      <w:r w:rsidRPr="000F3C94">
        <w:rPr>
          <w:rFonts w:eastAsia="Arial"/>
          <w:lang w:val="en-GB" w:eastAsia="en-US"/>
        </w:rPr>
        <w:t>only</w:t>
      </w:r>
      <w:r w:rsidRPr="000F3C94">
        <w:rPr>
          <w:rFonts w:eastAsia="Arial"/>
          <w:spacing w:val="-14"/>
          <w:lang w:val="en-GB" w:eastAsia="en-US"/>
        </w:rPr>
        <w:t xml:space="preserve"> </w:t>
      </w:r>
      <w:r w:rsidRPr="000F3C94">
        <w:rPr>
          <w:rFonts w:eastAsia="Arial"/>
          <w:lang w:val="en-GB" w:eastAsia="en-US"/>
        </w:rPr>
        <w:t>text</w:t>
      </w:r>
      <w:r w:rsidRPr="000F3C94">
        <w:rPr>
          <w:rFonts w:eastAsia="Arial"/>
          <w:spacing w:val="-11"/>
          <w:lang w:val="en-GB" w:eastAsia="en-US"/>
        </w:rPr>
        <w:t xml:space="preserve"> </w:t>
      </w:r>
      <w:r w:rsidRPr="000F3C94">
        <w:rPr>
          <w:rFonts w:eastAsia="Arial"/>
          <w:lang w:val="en-GB" w:eastAsia="en-US"/>
        </w:rPr>
        <w:t>and</w:t>
      </w:r>
      <w:r w:rsidRPr="000F3C94">
        <w:rPr>
          <w:rFonts w:eastAsia="Arial"/>
          <w:spacing w:val="-11"/>
          <w:lang w:val="en-GB" w:eastAsia="en-US"/>
        </w:rPr>
        <w:t xml:space="preserve"> </w:t>
      </w:r>
      <w:r w:rsidRPr="000F3C94">
        <w:rPr>
          <w:rFonts w:eastAsia="Arial"/>
          <w:lang w:val="en-GB" w:eastAsia="en-US"/>
        </w:rPr>
        <w:t>markup</w:t>
      </w:r>
      <w:r w:rsidRPr="000F3C94">
        <w:rPr>
          <w:rFonts w:eastAsia="Arial"/>
          <w:spacing w:val="-11"/>
          <w:lang w:val="en-GB" w:eastAsia="en-US"/>
        </w:rPr>
        <w:t xml:space="preserve"> </w:t>
      </w:r>
      <w:r w:rsidRPr="000F3C94">
        <w:rPr>
          <w:rFonts w:eastAsia="Arial"/>
          <w:lang w:val="en-GB" w:eastAsia="en-US"/>
        </w:rPr>
        <w:t>as</w:t>
      </w:r>
      <w:r w:rsidRPr="000F3C94">
        <w:rPr>
          <w:rFonts w:eastAsia="Arial"/>
          <w:spacing w:val="-10"/>
          <w:lang w:val="en-GB" w:eastAsia="en-US"/>
        </w:rPr>
        <w:t xml:space="preserve"> </w:t>
      </w:r>
      <w:r w:rsidRPr="000F3C94">
        <w:rPr>
          <w:rFonts w:eastAsia="Arial"/>
          <w:lang w:val="en-GB" w:eastAsia="en-US"/>
        </w:rPr>
        <w:t>defined</w:t>
      </w:r>
      <w:r w:rsidRPr="000F3C94">
        <w:rPr>
          <w:rFonts w:eastAsia="Arial"/>
          <w:spacing w:val="-11"/>
          <w:lang w:val="en-GB" w:eastAsia="en-US"/>
        </w:rPr>
        <w:t xml:space="preserve"> </w:t>
      </w:r>
      <w:r w:rsidRPr="000F3C94">
        <w:rPr>
          <w:rFonts w:eastAsia="Arial"/>
          <w:lang w:val="en-GB" w:eastAsia="en-US"/>
        </w:rPr>
        <w:t>in</w:t>
      </w:r>
      <w:r w:rsidRPr="000F3C94">
        <w:rPr>
          <w:rFonts w:eastAsia="Arial"/>
          <w:spacing w:val="-11"/>
          <w:lang w:val="en-GB" w:eastAsia="en-US"/>
        </w:rPr>
        <w:t xml:space="preserve"> </w:t>
      </w:r>
      <w:r w:rsidRPr="000F3C94">
        <w:rPr>
          <w:rFonts w:eastAsia="Arial"/>
          <w:lang w:val="en-GB" w:eastAsia="en-US"/>
        </w:rPr>
        <w:t>the</w:t>
      </w:r>
      <w:r w:rsidRPr="000F3C94">
        <w:rPr>
          <w:rFonts w:eastAsia="Arial"/>
          <w:spacing w:val="-11"/>
          <w:lang w:val="en-GB" w:eastAsia="en-US"/>
        </w:rPr>
        <w:t xml:space="preserve"> </w:t>
      </w:r>
      <w:r w:rsidRPr="000F3C94">
        <w:rPr>
          <w:rFonts w:eastAsia="Arial"/>
          <w:lang w:val="en-GB" w:eastAsia="en-US"/>
        </w:rPr>
        <w:t>relevant</w:t>
      </w:r>
      <w:r w:rsidRPr="000F3C94">
        <w:rPr>
          <w:rFonts w:eastAsia="Arial"/>
          <w:spacing w:val="-2"/>
          <w:lang w:val="en-GB" w:eastAsia="en-US"/>
        </w:rPr>
        <w:t xml:space="preserve"> </w:t>
      </w:r>
      <w:r w:rsidRPr="000F3C94">
        <w:rPr>
          <w:rFonts w:eastAsia="Arial"/>
          <w:lang w:val="en-GB" w:eastAsia="en-US"/>
        </w:rPr>
        <w:t>W3C</w:t>
      </w:r>
      <w:r w:rsidRPr="000F3C94">
        <w:rPr>
          <w:rFonts w:eastAsia="Arial"/>
          <w:spacing w:val="-10"/>
          <w:lang w:val="en-GB" w:eastAsia="en-US"/>
        </w:rPr>
        <w:t xml:space="preserve"> </w:t>
      </w:r>
      <w:r w:rsidRPr="000F3C94">
        <w:rPr>
          <w:rFonts w:eastAsia="Arial"/>
          <w:lang w:val="en-GB" w:eastAsia="en-US"/>
        </w:rPr>
        <w:t>standards.</w:t>
      </w:r>
      <w:r w:rsidRPr="000F3C94">
        <w:rPr>
          <w:rFonts w:eastAsia="Arial"/>
          <w:spacing w:val="-53"/>
          <w:lang w:val="en-GB" w:eastAsia="en-US"/>
        </w:rPr>
        <w:t xml:space="preserve"> </w:t>
      </w:r>
      <w:r w:rsidRPr="000F3C94">
        <w:rPr>
          <w:rFonts w:eastAsia="Arial"/>
          <w:lang w:val="en-GB" w:eastAsia="en-US"/>
        </w:rPr>
        <w:t>Files must use the UTF-</w:t>
      </w:r>
      <w:proofErr w:type="gramStart"/>
      <w:r w:rsidRPr="000F3C94">
        <w:rPr>
          <w:rFonts w:eastAsia="Arial"/>
          <w:lang w:val="en-GB" w:eastAsia="en-US"/>
        </w:rPr>
        <w:t>8 character</w:t>
      </w:r>
      <w:proofErr w:type="gramEnd"/>
      <w:r w:rsidRPr="000F3C94">
        <w:rPr>
          <w:rFonts w:eastAsia="Arial"/>
          <w:lang w:val="en-GB" w:eastAsia="en-US"/>
        </w:rPr>
        <w:t xml:space="preserve"> set encoding. References in datasets to HTML and XML</w:t>
      </w:r>
      <w:r w:rsidRPr="000F3C94">
        <w:rPr>
          <w:rFonts w:eastAsia="Arial"/>
          <w:spacing w:val="1"/>
          <w:lang w:val="en-GB" w:eastAsia="en-US"/>
        </w:rPr>
        <w:t xml:space="preserve"> </w:t>
      </w:r>
      <w:r w:rsidRPr="000F3C94">
        <w:rPr>
          <w:rFonts w:eastAsia="Arial"/>
          <w:lang w:val="en-GB" w:eastAsia="en-US"/>
        </w:rPr>
        <w:t>support files must treat them as text files (that is, they should not be referenced using attributes</w:t>
      </w:r>
      <w:r w:rsidRPr="000F3C94">
        <w:rPr>
          <w:rFonts w:eastAsia="Arial"/>
          <w:spacing w:val="1"/>
          <w:lang w:val="en-GB" w:eastAsia="en-US"/>
        </w:rPr>
        <w:t xml:space="preserve"> </w:t>
      </w:r>
      <w:r w:rsidRPr="000F3C94">
        <w:rPr>
          <w:rFonts w:eastAsia="Arial"/>
          <w:lang w:val="en-GB" w:eastAsia="en-US"/>
        </w:rPr>
        <w:t>intended</w:t>
      </w:r>
      <w:r w:rsidRPr="000F3C94">
        <w:rPr>
          <w:rFonts w:eastAsia="Arial"/>
          <w:spacing w:val="-2"/>
          <w:lang w:val="en-GB" w:eastAsia="en-US"/>
        </w:rPr>
        <w:t xml:space="preserve"> </w:t>
      </w:r>
      <w:r w:rsidRPr="000F3C94">
        <w:rPr>
          <w:rFonts w:eastAsia="Arial"/>
          <w:lang w:val="en-GB" w:eastAsia="en-US"/>
        </w:rPr>
        <w:t>for</w:t>
      </w:r>
      <w:r w:rsidRPr="000F3C94">
        <w:rPr>
          <w:rFonts w:eastAsia="Arial"/>
          <w:spacing w:val="-1"/>
          <w:lang w:val="en-GB" w:eastAsia="en-US"/>
        </w:rPr>
        <w:t xml:space="preserve"> </w:t>
      </w:r>
      <w:r w:rsidRPr="000F3C94">
        <w:rPr>
          <w:rFonts w:eastAsia="Arial"/>
          <w:lang w:val="en-GB" w:eastAsia="en-US"/>
        </w:rPr>
        <w:t>picture</w:t>
      </w:r>
      <w:r w:rsidRPr="000F3C94">
        <w:rPr>
          <w:rFonts w:eastAsia="Arial"/>
          <w:spacing w:val="2"/>
          <w:lang w:val="en-GB" w:eastAsia="en-US"/>
        </w:rPr>
        <w:t xml:space="preserve"> </w:t>
      </w:r>
      <w:r w:rsidRPr="000F3C94">
        <w:rPr>
          <w:rFonts w:eastAsia="Arial"/>
          <w:lang w:val="en-GB" w:eastAsia="en-US"/>
        </w:rPr>
        <w:t>files).</w:t>
      </w:r>
    </w:p>
    <w:p w14:paraId="55A790D2" w14:textId="48522B6F" w:rsidR="00CE50B9" w:rsidRPr="000F3C94" w:rsidRDefault="00CE50B9" w:rsidP="00C0076C">
      <w:pPr>
        <w:widowControl w:val="0"/>
        <w:numPr>
          <w:ilvl w:val="0"/>
          <w:numId w:val="16"/>
        </w:numPr>
        <w:tabs>
          <w:tab w:val="left" w:pos="767"/>
        </w:tabs>
        <w:autoSpaceDE w:val="0"/>
        <w:autoSpaceDN w:val="0"/>
        <w:ind w:left="568" w:hanging="284"/>
        <w:jc w:val="left"/>
        <w:rPr>
          <w:rFonts w:ascii="Symbol" w:eastAsia="Arial" w:hAnsi="Symbol"/>
          <w:lang w:val="en-GB" w:eastAsia="en-US"/>
        </w:rPr>
      </w:pPr>
      <w:r w:rsidRPr="000F3C94">
        <w:rPr>
          <w:rFonts w:eastAsia="Arial"/>
          <w:lang w:val="en-GB" w:eastAsia="en-US"/>
        </w:rPr>
        <w:t>Picture files</w:t>
      </w:r>
      <w:r w:rsidRPr="000F3C94">
        <w:rPr>
          <w:rFonts w:eastAsia="Arial"/>
          <w:spacing w:val="-2"/>
          <w:lang w:val="en-GB" w:eastAsia="en-US"/>
        </w:rPr>
        <w:t xml:space="preserve"> </w:t>
      </w:r>
      <w:r w:rsidRPr="000F3C94">
        <w:rPr>
          <w:rFonts w:eastAsia="Arial"/>
          <w:lang w:val="en-GB" w:eastAsia="en-US"/>
        </w:rPr>
        <w:t>must</w:t>
      </w:r>
      <w:r w:rsidRPr="000F3C94">
        <w:rPr>
          <w:rFonts w:eastAsia="Arial"/>
          <w:spacing w:val="-2"/>
          <w:lang w:val="en-GB" w:eastAsia="en-US"/>
        </w:rPr>
        <w:t xml:space="preserve"> </w:t>
      </w:r>
      <w:r w:rsidRPr="000F3C94">
        <w:rPr>
          <w:rFonts w:eastAsia="Arial"/>
          <w:lang w:val="en-GB" w:eastAsia="en-US"/>
        </w:rPr>
        <w:t>be</w:t>
      </w:r>
      <w:r w:rsidRPr="000F3C94">
        <w:rPr>
          <w:rFonts w:eastAsia="Arial"/>
          <w:spacing w:val="-2"/>
          <w:lang w:val="en-GB" w:eastAsia="en-US"/>
        </w:rPr>
        <w:t xml:space="preserve"> </w:t>
      </w:r>
      <w:r w:rsidRPr="000F3C94">
        <w:rPr>
          <w:rFonts w:eastAsia="Arial"/>
          <w:lang w:val="en-GB" w:eastAsia="en-US"/>
        </w:rPr>
        <w:t>in the</w:t>
      </w:r>
      <w:r w:rsidRPr="000F3C94">
        <w:rPr>
          <w:rFonts w:eastAsia="Arial"/>
          <w:spacing w:val="1"/>
          <w:lang w:val="en-GB" w:eastAsia="en-US"/>
        </w:rPr>
        <w:t xml:space="preserve"> </w:t>
      </w:r>
      <w:r w:rsidRPr="000F3C94">
        <w:rPr>
          <w:rFonts w:eastAsia="Arial"/>
          <w:lang w:val="en-GB" w:eastAsia="en-US"/>
        </w:rPr>
        <w:t>Tagged</w:t>
      </w:r>
      <w:r w:rsidRPr="000F3C94">
        <w:rPr>
          <w:rFonts w:eastAsia="Arial"/>
          <w:spacing w:val="-3"/>
          <w:lang w:val="en-GB" w:eastAsia="en-US"/>
        </w:rPr>
        <w:t xml:space="preserve"> </w:t>
      </w:r>
      <w:r w:rsidRPr="000F3C94">
        <w:rPr>
          <w:rFonts w:eastAsia="Arial"/>
          <w:lang w:val="en-GB" w:eastAsia="en-US"/>
        </w:rPr>
        <w:t>Image</w:t>
      </w:r>
      <w:r w:rsidRPr="000F3C94">
        <w:rPr>
          <w:rFonts w:eastAsia="Arial"/>
          <w:spacing w:val="-2"/>
          <w:lang w:val="en-GB" w:eastAsia="en-US"/>
        </w:rPr>
        <w:t xml:space="preserve"> </w:t>
      </w:r>
      <w:r w:rsidR="007262D6" w:rsidRPr="000F3C94">
        <w:rPr>
          <w:rFonts w:eastAsia="Arial"/>
          <w:lang w:val="en-GB" w:eastAsia="en-US"/>
        </w:rPr>
        <w:t>F</w:t>
      </w:r>
      <w:r w:rsidRPr="000F3C94">
        <w:rPr>
          <w:rFonts w:eastAsia="Arial"/>
          <w:lang w:val="en-GB" w:eastAsia="en-US"/>
        </w:rPr>
        <w:t>ile</w:t>
      </w:r>
      <w:r w:rsidRPr="000F3C94">
        <w:rPr>
          <w:rFonts w:eastAsia="Arial"/>
          <w:spacing w:val="-3"/>
          <w:lang w:val="en-GB" w:eastAsia="en-US"/>
        </w:rPr>
        <w:t xml:space="preserve"> </w:t>
      </w:r>
      <w:r w:rsidRPr="000F3C94">
        <w:rPr>
          <w:rFonts w:eastAsia="Arial"/>
          <w:lang w:val="en-GB" w:eastAsia="en-US"/>
        </w:rPr>
        <w:t>Format</w:t>
      </w:r>
      <w:r w:rsidRPr="000F3C94">
        <w:rPr>
          <w:rFonts w:eastAsia="Arial"/>
          <w:spacing w:val="-2"/>
          <w:lang w:val="en-GB" w:eastAsia="en-US"/>
        </w:rPr>
        <w:t xml:space="preserve"> </w:t>
      </w:r>
      <w:r w:rsidRPr="000F3C94">
        <w:rPr>
          <w:rFonts w:eastAsia="Arial"/>
          <w:lang w:val="en-GB" w:eastAsia="en-US"/>
        </w:rPr>
        <w:t>(TIFF)</w:t>
      </w:r>
      <w:r w:rsidRPr="000F3C94">
        <w:rPr>
          <w:rFonts w:eastAsia="Arial"/>
          <w:spacing w:val="-2"/>
          <w:lang w:val="en-GB" w:eastAsia="en-US"/>
        </w:rPr>
        <w:t xml:space="preserve"> </w:t>
      </w:r>
      <w:r w:rsidRPr="000F3C94">
        <w:rPr>
          <w:rFonts w:eastAsia="Arial"/>
          <w:lang w:val="en-GB" w:eastAsia="en-US"/>
        </w:rPr>
        <w:t>[Edition</w:t>
      </w:r>
      <w:r w:rsidRPr="000F3C94">
        <w:rPr>
          <w:rFonts w:eastAsia="Arial"/>
          <w:spacing w:val="-2"/>
          <w:lang w:val="en-GB" w:eastAsia="en-US"/>
        </w:rPr>
        <w:t xml:space="preserve"> </w:t>
      </w:r>
      <w:r w:rsidRPr="000F3C94">
        <w:rPr>
          <w:rFonts w:eastAsia="Arial"/>
          <w:lang w:val="en-GB" w:eastAsia="en-US"/>
        </w:rPr>
        <w:t>6.0].</w:t>
      </w:r>
    </w:p>
    <w:p w14:paraId="186B9EE9" w14:textId="3A6AD026" w:rsidR="00CE50B9" w:rsidRPr="000F3C94" w:rsidRDefault="00CE50B9" w:rsidP="00CE50B9">
      <w:pPr>
        <w:rPr>
          <w:lang w:val="en-GB" w:eastAsia="en-US"/>
        </w:rPr>
      </w:pPr>
      <w:r w:rsidRPr="000F3C94">
        <w:rPr>
          <w:lang w:val="en-GB" w:eastAsia="en-US"/>
        </w:rPr>
        <w:t>Support files shall be used for data management and additional information to users. Portraying and</w:t>
      </w:r>
      <w:r w:rsidRPr="000F3C94">
        <w:rPr>
          <w:spacing w:val="1"/>
          <w:lang w:val="en-GB" w:eastAsia="en-US"/>
        </w:rPr>
        <w:t xml:space="preserve"> </w:t>
      </w:r>
      <w:r w:rsidRPr="000F3C94">
        <w:rPr>
          <w:lang w:val="en-GB" w:eastAsia="en-US"/>
        </w:rPr>
        <w:t>using</w:t>
      </w:r>
      <w:r w:rsidRPr="000F3C94">
        <w:rPr>
          <w:spacing w:val="-6"/>
          <w:lang w:val="en-GB" w:eastAsia="en-US"/>
        </w:rPr>
        <w:t xml:space="preserve"> </w:t>
      </w:r>
      <w:r w:rsidRPr="000F3C94">
        <w:rPr>
          <w:lang w:val="en-GB" w:eastAsia="en-US"/>
        </w:rPr>
        <w:t>support</w:t>
      </w:r>
      <w:r w:rsidRPr="000F3C94">
        <w:rPr>
          <w:spacing w:val="-6"/>
          <w:lang w:val="en-GB" w:eastAsia="en-US"/>
        </w:rPr>
        <w:t xml:space="preserve"> </w:t>
      </w:r>
      <w:r w:rsidRPr="000F3C94">
        <w:rPr>
          <w:lang w:val="en-GB" w:eastAsia="en-US"/>
        </w:rPr>
        <w:t>files</w:t>
      </w:r>
      <w:r w:rsidRPr="000F3C94">
        <w:rPr>
          <w:spacing w:val="-7"/>
          <w:lang w:val="en-GB" w:eastAsia="en-US"/>
        </w:rPr>
        <w:t xml:space="preserve"> </w:t>
      </w:r>
      <w:r w:rsidRPr="000F3C94">
        <w:rPr>
          <w:lang w:val="en-GB" w:eastAsia="en-US"/>
        </w:rPr>
        <w:t>in</w:t>
      </w:r>
      <w:r w:rsidRPr="000F3C94">
        <w:rPr>
          <w:spacing w:val="-5"/>
          <w:lang w:val="en-GB" w:eastAsia="en-US"/>
        </w:rPr>
        <w:t xml:space="preserve"> </w:t>
      </w:r>
      <w:r w:rsidRPr="000F3C94">
        <w:rPr>
          <w:lang w:val="en-GB" w:eastAsia="en-US"/>
        </w:rPr>
        <w:t>ECDIS</w:t>
      </w:r>
      <w:r w:rsidRPr="000F3C94">
        <w:rPr>
          <w:spacing w:val="-8"/>
          <w:lang w:val="en-GB" w:eastAsia="en-US"/>
        </w:rPr>
        <w:t xml:space="preserve"> </w:t>
      </w:r>
      <w:r w:rsidRPr="000F3C94">
        <w:rPr>
          <w:lang w:val="en-GB" w:eastAsia="en-US"/>
        </w:rPr>
        <w:t>or</w:t>
      </w:r>
      <w:r w:rsidRPr="000F3C94">
        <w:rPr>
          <w:spacing w:val="-4"/>
          <w:lang w:val="en-GB" w:eastAsia="en-US"/>
        </w:rPr>
        <w:t xml:space="preserve"> </w:t>
      </w:r>
      <w:r w:rsidRPr="000F3C94">
        <w:rPr>
          <w:lang w:val="en-GB" w:eastAsia="en-US"/>
        </w:rPr>
        <w:t>other</w:t>
      </w:r>
      <w:r w:rsidRPr="000F3C94">
        <w:rPr>
          <w:spacing w:val="-7"/>
          <w:lang w:val="en-GB" w:eastAsia="en-US"/>
        </w:rPr>
        <w:t xml:space="preserve"> </w:t>
      </w:r>
      <w:r w:rsidRPr="000F3C94">
        <w:rPr>
          <w:lang w:val="en-GB" w:eastAsia="en-US"/>
        </w:rPr>
        <w:t>systems</w:t>
      </w:r>
      <w:r w:rsidRPr="000F3C94">
        <w:rPr>
          <w:spacing w:val="-6"/>
          <w:lang w:val="en-GB" w:eastAsia="en-US"/>
        </w:rPr>
        <w:t xml:space="preserve"> </w:t>
      </w:r>
      <w:r w:rsidRPr="000F3C94">
        <w:rPr>
          <w:lang w:val="en-GB" w:eastAsia="en-US"/>
        </w:rPr>
        <w:t>is</w:t>
      </w:r>
      <w:r w:rsidRPr="000F3C94">
        <w:rPr>
          <w:spacing w:val="-7"/>
          <w:lang w:val="en-GB" w:eastAsia="en-US"/>
        </w:rPr>
        <w:t xml:space="preserve"> </w:t>
      </w:r>
      <w:r w:rsidRPr="000F3C94">
        <w:rPr>
          <w:lang w:val="en-GB" w:eastAsia="en-US"/>
        </w:rPr>
        <w:t>not</w:t>
      </w:r>
      <w:r w:rsidRPr="000F3C94">
        <w:rPr>
          <w:spacing w:val="-7"/>
          <w:lang w:val="en-GB" w:eastAsia="en-US"/>
        </w:rPr>
        <w:t xml:space="preserve"> </w:t>
      </w:r>
      <w:r w:rsidRPr="000F3C94">
        <w:rPr>
          <w:lang w:val="en-GB" w:eastAsia="en-US"/>
        </w:rPr>
        <w:t xml:space="preserve">mandatory. </w:t>
      </w:r>
      <w:r w:rsidR="00B46EB8" w:rsidRPr="000F3C94">
        <w:rPr>
          <w:lang w:val="en-GB" w:eastAsia="en-US"/>
        </w:rPr>
        <w:t xml:space="preserve">Table 11-2 </w:t>
      </w:r>
      <w:r w:rsidRPr="000F3C94">
        <w:rPr>
          <w:lang w:val="en-GB" w:eastAsia="en-US"/>
        </w:rPr>
        <w:t>describes</w:t>
      </w:r>
      <w:r w:rsidRPr="000F3C94">
        <w:rPr>
          <w:spacing w:val="-6"/>
          <w:lang w:val="en-GB" w:eastAsia="en-US"/>
        </w:rPr>
        <w:t xml:space="preserve"> </w:t>
      </w:r>
      <w:r w:rsidRPr="000F3C94">
        <w:rPr>
          <w:lang w:val="en-GB" w:eastAsia="en-US"/>
        </w:rPr>
        <w:t>the</w:t>
      </w:r>
      <w:r w:rsidRPr="000F3C94">
        <w:rPr>
          <w:spacing w:val="-7"/>
          <w:lang w:val="en-GB" w:eastAsia="en-US"/>
        </w:rPr>
        <w:t xml:space="preserve"> </w:t>
      </w:r>
      <w:r w:rsidRPr="000F3C94">
        <w:rPr>
          <w:lang w:val="en-GB" w:eastAsia="en-US"/>
        </w:rPr>
        <w:t>constraints</w:t>
      </w:r>
      <w:r w:rsidRPr="000F3C94">
        <w:rPr>
          <w:spacing w:val="-5"/>
          <w:lang w:val="en-GB" w:eastAsia="en-US"/>
        </w:rPr>
        <w:t xml:space="preserve"> </w:t>
      </w:r>
      <w:r w:rsidRPr="000F3C94">
        <w:rPr>
          <w:lang w:val="en-GB" w:eastAsia="en-US"/>
        </w:rPr>
        <w:t>on</w:t>
      </w:r>
      <w:r w:rsidRPr="000F3C94">
        <w:rPr>
          <w:spacing w:val="-53"/>
          <w:lang w:val="en-GB" w:eastAsia="en-US"/>
        </w:rPr>
        <w:t xml:space="preserve"> </w:t>
      </w:r>
      <w:r w:rsidRPr="000F3C94">
        <w:rPr>
          <w:lang w:val="en-GB" w:eastAsia="en-US"/>
        </w:rPr>
        <w:t>support</w:t>
      </w:r>
      <w:r w:rsidRPr="000F3C94">
        <w:rPr>
          <w:spacing w:val="-2"/>
          <w:lang w:val="en-GB" w:eastAsia="en-US"/>
        </w:rPr>
        <w:t xml:space="preserve"> </w:t>
      </w:r>
      <w:r w:rsidRPr="000F3C94">
        <w:rPr>
          <w:lang w:val="en-GB" w:eastAsia="en-US"/>
        </w:rPr>
        <w:t>file</w:t>
      </w:r>
      <w:r w:rsidRPr="000F3C94">
        <w:rPr>
          <w:spacing w:val="-1"/>
          <w:lang w:val="en-GB" w:eastAsia="en-US"/>
        </w:rPr>
        <w:t xml:space="preserve"> </w:t>
      </w:r>
      <w:r w:rsidRPr="000F3C94">
        <w:rPr>
          <w:lang w:val="en-GB" w:eastAsia="en-US"/>
        </w:rPr>
        <w:t>formats and</w:t>
      </w:r>
      <w:r w:rsidRPr="000F3C94">
        <w:rPr>
          <w:spacing w:val="-2"/>
          <w:lang w:val="en-GB" w:eastAsia="en-US"/>
        </w:rPr>
        <w:t xml:space="preserve"> </w:t>
      </w:r>
      <w:r w:rsidRPr="000F3C94">
        <w:rPr>
          <w:lang w:val="en-GB" w:eastAsia="en-US"/>
        </w:rPr>
        <w:t>provides the</w:t>
      </w:r>
      <w:r w:rsidRPr="000F3C94">
        <w:rPr>
          <w:spacing w:val="-1"/>
          <w:lang w:val="en-GB" w:eastAsia="en-US"/>
        </w:rPr>
        <w:t xml:space="preserve"> </w:t>
      </w:r>
      <w:r w:rsidRPr="000F3C94">
        <w:rPr>
          <w:lang w:val="en-GB" w:eastAsia="en-US"/>
        </w:rPr>
        <w:t>corresponding</w:t>
      </w:r>
      <w:r w:rsidRPr="000F3C94">
        <w:rPr>
          <w:spacing w:val="-1"/>
          <w:lang w:val="en-GB" w:eastAsia="en-US"/>
        </w:rPr>
        <w:t xml:space="preserve"> </w:t>
      </w:r>
      <w:r w:rsidRPr="000F3C94">
        <w:rPr>
          <w:lang w:val="en-GB" w:eastAsia="en-US"/>
        </w:rPr>
        <w:t>file extensions.</w:t>
      </w:r>
    </w:p>
    <w:p w14:paraId="3F24DD23" w14:textId="79D81A68" w:rsidR="0043600D" w:rsidRPr="000F3C94" w:rsidRDefault="0043600D" w:rsidP="0043600D">
      <w:pPr>
        <w:pStyle w:val="Caption"/>
        <w:keepNext/>
        <w:jc w:val="center"/>
        <w:rPr>
          <w:sz w:val="18"/>
          <w:szCs w:val="18"/>
          <w:lang w:val="en-GB"/>
        </w:rPr>
      </w:pPr>
      <w:bookmarkStart w:id="545" w:name="_Ref148213855"/>
      <w:r w:rsidRPr="000F3C94">
        <w:rPr>
          <w:sz w:val="18"/>
          <w:szCs w:val="18"/>
          <w:lang w:val="en-GB"/>
        </w:rPr>
        <w:t xml:space="preserve">Table </w:t>
      </w:r>
      <w:bookmarkEnd w:id="545"/>
      <w:r w:rsidR="00B8324F" w:rsidRPr="000F3C94">
        <w:rPr>
          <w:sz w:val="18"/>
          <w:szCs w:val="18"/>
          <w:lang w:val="en-GB"/>
        </w:rPr>
        <w:t xml:space="preserve">11-2 – </w:t>
      </w:r>
      <w:r w:rsidRPr="000F3C94">
        <w:rPr>
          <w:sz w:val="18"/>
          <w:szCs w:val="18"/>
          <w:lang w:val="en-GB"/>
        </w:rPr>
        <w:t>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rsidRPr="000F3C94" w14:paraId="47E2867F" w14:textId="77777777">
        <w:trPr>
          <w:trHeight w:val="329"/>
        </w:trPr>
        <w:tc>
          <w:tcPr>
            <w:tcW w:w="1166" w:type="dxa"/>
            <w:shd w:val="clear" w:color="auto" w:fill="D9D9D9"/>
          </w:tcPr>
          <w:p w14:paraId="25394EF8" w14:textId="77777777" w:rsidR="0043600D" w:rsidRPr="000F3C94" w:rsidRDefault="0043600D" w:rsidP="00B8324F">
            <w:pPr>
              <w:pStyle w:val="TableParagraph"/>
              <w:spacing w:before="60" w:after="60"/>
              <w:ind w:left="107"/>
              <w:rPr>
                <w:b/>
                <w:sz w:val="18"/>
                <w:lang w:val="en-GB"/>
              </w:rPr>
            </w:pPr>
            <w:r w:rsidRPr="000F3C94">
              <w:rPr>
                <w:b/>
                <w:sz w:val="18"/>
                <w:lang w:val="en-GB"/>
              </w:rPr>
              <w:t>File</w:t>
            </w:r>
            <w:r w:rsidRPr="000F3C94">
              <w:rPr>
                <w:b/>
                <w:spacing w:val="-3"/>
                <w:sz w:val="18"/>
                <w:lang w:val="en-GB"/>
              </w:rPr>
              <w:t xml:space="preserve"> </w:t>
            </w:r>
            <w:r w:rsidRPr="000F3C94">
              <w:rPr>
                <w:b/>
                <w:sz w:val="18"/>
                <w:lang w:val="en-GB"/>
              </w:rPr>
              <w:t>type</w:t>
            </w:r>
          </w:p>
        </w:tc>
        <w:tc>
          <w:tcPr>
            <w:tcW w:w="1348" w:type="dxa"/>
            <w:shd w:val="clear" w:color="auto" w:fill="D9D9D9"/>
          </w:tcPr>
          <w:p w14:paraId="22974149" w14:textId="77777777" w:rsidR="0043600D" w:rsidRPr="000F3C94" w:rsidRDefault="0043600D" w:rsidP="00B8324F">
            <w:pPr>
              <w:pStyle w:val="TableParagraph"/>
              <w:spacing w:before="60" w:after="60"/>
              <w:ind w:left="108"/>
              <w:rPr>
                <w:b/>
                <w:sz w:val="18"/>
                <w:lang w:val="en-GB"/>
              </w:rPr>
            </w:pPr>
            <w:r w:rsidRPr="000F3C94">
              <w:rPr>
                <w:b/>
                <w:sz w:val="18"/>
                <w:lang w:val="en-GB"/>
              </w:rPr>
              <w:t>Extension</w:t>
            </w:r>
          </w:p>
        </w:tc>
        <w:tc>
          <w:tcPr>
            <w:tcW w:w="6836" w:type="dxa"/>
            <w:shd w:val="clear" w:color="auto" w:fill="D9D9D9"/>
          </w:tcPr>
          <w:p w14:paraId="1FB0420C" w14:textId="77777777" w:rsidR="0043600D" w:rsidRPr="000F3C94" w:rsidRDefault="0043600D" w:rsidP="00B8324F">
            <w:pPr>
              <w:pStyle w:val="TableParagraph"/>
              <w:spacing w:before="60" w:after="60"/>
              <w:ind w:left="109"/>
              <w:rPr>
                <w:b/>
                <w:sz w:val="18"/>
                <w:lang w:val="en-GB"/>
              </w:rPr>
            </w:pPr>
            <w:r w:rsidRPr="000F3C94">
              <w:rPr>
                <w:b/>
                <w:sz w:val="18"/>
                <w:lang w:val="en-GB"/>
              </w:rPr>
              <w:t>Description</w:t>
            </w:r>
          </w:p>
        </w:tc>
      </w:tr>
      <w:tr w:rsidR="00BB6AB0" w:rsidRPr="000F3C94" w14:paraId="052D0DC6" w14:textId="77777777" w:rsidTr="00FE1F96">
        <w:trPr>
          <w:trHeight w:val="326"/>
        </w:trPr>
        <w:tc>
          <w:tcPr>
            <w:tcW w:w="1166" w:type="dxa"/>
            <w:vMerge w:val="restart"/>
            <w:shd w:val="clear" w:color="auto" w:fill="auto"/>
          </w:tcPr>
          <w:p w14:paraId="584EA28F" w14:textId="77777777" w:rsidR="0043600D" w:rsidRPr="000F3C94" w:rsidRDefault="0043600D" w:rsidP="00B8324F">
            <w:pPr>
              <w:pStyle w:val="TableParagraph"/>
              <w:spacing w:before="60" w:after="60"/>
              <w:ind w:left="107"/>
              <w:rPr>
                <w:sz w:val="18"/>
                <w:lang w:val="en-GB"/>
              </w:rPr>
            </w:pPr>
            <w:r w:rsidRPr="000F3C94">
              <w:rPr>
                <w:sz w:val="18"/>
                <w:lang w:val="en-GB"/>
              </w:rPr>
              <w:t>Text</w:t>
            </w:r>
          </w:p>
        </w:tc>
        <w:tc>
          <w:tcPr>
            <w:tcW w:w="1348" w:type="dxa"/>
            <w:shd w:val="clear" w:color="auto" w:fill="auto"/>
          </w:tcPr>
          <w:p w14:paraId="5BBF1B6B" w14:textId="77777777" w:rsidR="0043600D" w:rsidRPr="000F3C94" w:rsidRDefault="0043600D" w:rsidP="00B8324F">
            <w:pPr>
              <w:pStyle w:val="TableParagraph"/>
              <w:spacing w:before="60" w:after="60"/>
              <w:ind w:left="108"/>
              <w:rPr>
                <w:sz w:val="18"/>
                <w:lang w:val="en-GB"/>
              </w:rPr>
            </w:pPr>
            <w:r w:rsidRPr="000F3C94">
              <w:rPr>
                <w:sz w:val="18"/>
                <w:lang w:val="en-GB"/>
              </w:rPr>
              <w:t>TXT</w:t>
            </w:r>
          </w:p>
        </w:tc>
        <w:tc>
          <w:tcPr>
            <w:tcW w:w="6836" w:type="dxa"/>
            <w:shd w:val="clear" w:color="auto" w:fill="auto"/>
          </w:tcPr>
          <w:p w14:paraId="4D8BBF0C" w14:textId="28B75B93" w:rsidR="0043600D" w:rsidRPr="000F3C94" w:rsidRDefault="00FE1F96" w:rsidP="00B8324F">
            <w:pPr>
              <w:pStyle w:val="TableParagraph"/>
              <w:spacing w:before="60" w:after="60"/>
              <w:ind w:left="109" w:right="243"/>
              <w:rPr>
                <w:rFonts w:ascii="Times New Roman"/>
                <w:sz w:val="18"/>
                <w:lang w:val="en-GB"/>
              </w:rPr>
            </w:pPr>
            <w:r w:rsidRPr="000F3C94">
              <w:rPr>
                <w:sz w:val="18"/>
                <w:lang w:val="en-GB"/>
              </w:rPr>
              <w:t>Plain-text files</w:t>
            </w:r>
          </w:p>
        </w:tc>
      </w:tr>
      <w:tr w:rsidR="00BB6AB0" w:rsidRPr="000F3C94" w14:paraId="14FFA7D9" w14:textId="77777777" w:rsidTr="00FE1F96">
        <w:trPr>
          <w:trHeight w:val="741"/>
        </w:trPr>
        <w:tc>
          <w:tcPr>
            <w:tcW w:w="1166" w:type="dxa"/>
            <w:vMerge/>
            <w:tcBorders>
              <w:top w:val="nil"/>
            </w:tcBorders>
            <w:shd w:val="clear" w:color="auto" w:fill="auto"/>
          </w:tcPr>
          <w:p w14:paraId="2C761350"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shd w:val="clear" w:color="auto" w:fill="auto"/>
          </w:tcPr>
          <w:p w14:paraId="48CFA83F" w14:textId="77777777" w:rsidR="0043600D" w:rsidRPr="000F3C94" w:rsidRDefault="0043600D" w:rsidP="00B8324F">
            <w:pPr>
              <w:pStyle w:val="TableParagraph"/>
              <w:spacing w:before="60" w:after="60"/>
              <w:ind w:left="108"/>
              <w:rPr>
                <w:sz w:val="18"/>
                <w:lang w:val="en-GB"/>
              </w:rPr>
            </w:pPr>
            <w:r w:rsidRPr="000F3C94">
              <w:rPr>
                <w:sz w:val="18"/>
                <w:lang w:val="en-GB"/>
              </w:rPr>
              <w:t>HTM</w:t>
            </w:r>
          </w:p>
        </w:tc>
        <w:tc>
          <w:tcPr>
            <w:tcW w:w="6836" w:type="dxa"/>
            <w:shd w:val="clear" w:color="auto" w:fill="auto"/>
          </w:tcPr>
          <w:p w14:paraId="61765DF7" w14:textId="64BB36A4" w:rsidR="0043600D" w:rsidRPr="000F3C94" w:rsidRDefault="0043600D" w:rsidP="00B8324F">
            <w:pPr>
              <w:pStyle w:val="TableParagraph"/>
              <w:spacing w:before="60" w:after="60"/>
              <w:ind w:left="109" w:right="243"/>
              <w:rPr>
                <w:sz w:val="18"/>
                <w:lang w:val="en-GB"/>
              </w:rPr>
            </w:pPr>
            <w:r w:rsidRPr="000F3C94">
              <w:rPr>
                <w:sz w:val="18"/>
                <w:lang w:val="en-GB"/>
              </w:rPr>
              <w:t>HTML files must only include inline or embedded Cascading Style Sheet (CSS)</w:t>
            </w:r>
            <w:r w:rsidRPr="000F3C94">
              <w:rPr>
                <w:spacing w:val="1"/>
                <w:sz w:val="18"/>
                <w:lang w:val="en-GB"/>
              </w:rPr>
              <w:t xml:space="preserve"> </w:t>
            </w:r>
            <w:r w:rsidRPr="000F3C94">
              <w:rPr>
                <w:sz w:val="18"/>
                <w:lang w:val="en-GB"/>
              </w:rPr>
              <w:t xml:space="preserve">information and must not contain embedded </w:t>
            </w:r>
            <w:proofErr w:type="spellStart"/>
            <w:r w:rsidRPr="000F3C94">
              <w:rPr>
                <w:sz w:val="18"/>
                <w:lang w:val="en-GB"/>
              </w:rPr>
              <w:t>Javascript</w:t>
            </w:r>
            <w:proofErr w:type="spellEnd"/>
            <w:r w:rsidRPr="000F3C94">
              <w:rPr>
                <w:sz w:val="18"/>
                <w:lang w:val="en-GB"/>
              </w:rPr>
              <w:t xml:space="preserve"> or other dynamic content;</w:t>
            </w:r>
            <w:r w:rsidRPr="000F3C94">
              <w:rPr>
                <w:spacing w:val="-48"/>
                <w:sz w:val="18"/>
                <w:lang w:val="en-GB"/>
              </w:rPr>
              <w:t xml:space="preserve"> </w:t>
            </w:r>
            <w:r w:rsidRPr="000F3C94">
              <w:rPr>
                <w:sz w:val="18"/>
                <w:lang w:val="en-GB"/>
              </w:rPr>
              <w:t>for</w:t>
            </w:r>
            <w:r w:rsidRPr="000F3C94">
              <w:rPr>
                <w:spacing w:val="-1"/>
                <w:sz w:val="18"/>
                <w:lang w:val="en-GB"/>
              </w:rPr>
              <w:t xml:space="preserve"> </w:t>
            </w:r>
            <w:proofErr w:type="gramStart"/>
            <w:r w:rsidRPr="000F3C94">
              <w:rPr>
                <w:sz w:val="18"/>
                <w:lang w:val="en-GB"/>
              </w:rPr>
              <w:t>example</w:t>
            </w:r>
            <w:proofErr w:type="gramEnd"/>
            <w:r w:rsidRPr="000F3C94">
              <w:rPr>
                <w:sz w:val="18"/>
                <w:lang w:val="en-GB"/>
              </w:rPr>
              <w:t xml:space="preserve"> DHTML, Flash etc</w:t>
            </w:r>
          </w:p>
        </w:tc>
      </w:tr>
      <w:tr w:rsidR="00BB6AB0" w:rsidRPr="000F3C94" w14:paraId="5CFE572A" w14:textId="77777777" w:rsidTr="00FE1F96">
        <w:trPr>
          <w:trHeight w:val="741"/>
        </w:trPr>
        <w:tc>
          <w:tcPr>
            <w:tcW w:w="1166" w:type="dxa"/>
            <w:vMerge/>
            <w:tcBorders>
              <w:top w:val="nil"/>
            </w:tcBorders>
            <w:shd w:val="clear" w:color="auto" w:fill="auto"/>
          </w:tcPr>
          <w:p w14:paraId="2ED6DE84"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shd w:val="clear" w:color="auto" w:fill="auto"/>
          </w:tcPr>
          <w:p w14:paraId="042327A7" w14:textId="77777777" w:rsidR="0043600D" w:rsidRPr="000F3C94" w:rsidRDefault="0043600D" w:rsidP="00B8324F">
            <w:pPr>
              <w:pStyle w:val="TableParagraph"/>
              <w:spacing w:before="60" w:after="60"/>
              <w:ind w:left="108"/>
              <w:rPr>
                <w:sz w:val="18"/>
                <w:lang w:val="en-GB"/>
              </w:rPr>
            </w:pPr>
            <w:r w:rsidRPr="000F3C94">
              <w:rPr>
                <w:sz w:val="18"/>
                <w:lang w:val="en-GB"/>
              </w:rPr>
              <w:t>XML</w:t>
            </w:r>
          </w:p>
        </w:tc>
        <w:tc>
          <w:tcPr>
            <w:tcW w:w="6836" w:type="dxa"/>
            <w:shd w:val="clear" w:color="auto" w:fill="auto"/>
          </w:tcPr>
          <w:p w14:paraId="53B4DFE6" w14:textId="228A4253" w:rsidR="0043600D" w:rsidRPr="000F3C94" w:rsidRDefault="0043600D" w:rsidP="00B8324F">
            <w:pPr>
              <w:pStyle w:val="TableParagraph"/>
              <w:spacing w:before="60" w:after="60"/>
              <w:ind w:left="109" w:right="123"/>
              <w:rPr>
                <w:sz w:val="18"/>
                <w:lang w:val="en-GB"/>
              </w:rPr>
            </w:pPr>
            <w:r w:rsidRPr="000F3C94">
              <w:rPr>
                <w:sz w:val="18"/>
                <w:lang w:val="en-GB"/>
              </w:rPr>
              <w:t>XML documents must only be included in accordance with guidance provided</w:t>
            </w:r>
            <w:r w:rsidRPr="000F3C94">
              <w:rPr>
                <w:spacing w:val="1"/>
                <w:sz w:val="18"/>
                <w:lang w:val="en-GB"/>
              </w:rPr>
              <w:t xml:space="preserve"> </w:t>
            </w:r>
            <w:r w:rsidRPr="000F3C94">
              <w:rPr>
                <w:sz w:val="18"/>
                <w:lang w:val="en-GB"/>
              </w:rPr>
              <w:t>within</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Data</w:t>
            </w:r>
            <w:r w:rsidRPr="000F3C94">
              <w:rPr>
                <w:spacing w:val="-2"/>
                <w:sz w:val="18"/>
                <w:lang w:val="en-GB"/>
              </w:rPr>
              <w:t xml:space="preserve"> </w:t>
            </w:r>
            <w:r w:rsidRPr="000F3C94">
              <w:rPr>
                <w:sz w:val="18"/>
                <w:lang w:val="en-GB"/>
              </w:rPr>
              <w:t>Classification</w:t>
            </w:r>
            <w:r w:rsidRPr="000F3C94">
              <w:rPr>
                <w:spacing w:val="-4"/>
                <w:sz w:val="18"/>
                <w:lang w:val="en-GB"/>
              </w:rPr>
              <w:t xml:space="preserve"> </w:t>
            </w:r>
            <w:r w:rsidRPr="000F3C94">
              <w:rPr>
                <w:sz w:val="18"/>
                <w:lang w:val="en-GB"/>
              </w:rPr>
              <w:t>and</w:t>
            </w:r>
            <w:r w:rsidRPr="000F3C94">
              <w:rPr>
                <w:spacing w:val="-2"/>
                <w:sz w:val="18"/>
                <w:lang w:val="en-GB"/>
              </w:rPr>
              <w:t xml:space="preserve"> </w:t>
            </w:r>
            <w:r w:rsidRPr="000F3C94">
              <w:rPr>
                <w:sz w:val="18"/>
                <w:lang w:val="en-GB"/>
              </w:rPr>
              <w:t>Encoding</w:t>
            </w:r>
            <w:r w:rsidRPr="000F3C94">
              <w:rPr>
                <w:spacing w:val="-2"/>
                <w:sz w:val="18"/>
                <w:lang w:val="en-GB"/>
              </w:rPr>
              <w:t xml:space="preserve"> </w:t>
            </w:r>
            <w:r w:rsidRPr="000F3C94">
              <w:rPr>
                <w:sz w:val="18"/>
                <w:lang w:val="en-GB"/>
              </w:rPr>
              <w:t>Guide</w:t>
            </w:r>
            <w:r w:rsidRPr="000F3C94">
              <w:rPr>
                <w:spacing w:val="-1"/>
                <w:sz w:val="18"/>
                <w:lang w:val="en-GB"/>
              </w:rPr>
              <w:t xml:space="preserve"> </w:t>
            </w:r>
            <w:r w:rsidRPr="000F3C94">
              <w:rPr>
                <w:sz w:val="18"/>
                <w:lang w:val="en-GB"/>
              </w:rPr>
              <w:t>(Annex</w:t>
            </w:r>
            <w:r w:rsidRPr="000F3C94">
              <w:rPr>
                <w:spacing w:val="-6"/>
                <w:sz w:val="18"/>
                <w:lang w:val="en-GB"/>
              </w:rPr>
              <w:t xml:space="preserve"> </w:t>
            </w:r>
            <w:r w:rsidRPr="000F3C94">
              <w:rPr>
                <w:sz w:val="18"/>
                <w:lang w:val="en-GB"/>
              </w:rPr>
              <w:t>A)</w:t>
            </w:r>
            <w:r w:rsidRPr="000F3C94">
              <w:rPr>
                <w:spacing w:val="-2"/>
                <w:sz w:val="18"/>
                <w:lang w:val="en-GB"/>
              </w:rPr>
              <w:t xml:space="preserve"> </w:t>
            </w:r>
            <w:r w:rsidRPr="000F3C94">
              <w:rPr>
                <w:sz w:val="18"/>
                <w:lang w:val="en-GB"/>
              </w:rPr>
              <w:t>and</w:t>
            </w:r>
            <w:r w:rsidRPr="000F3C94">
              <w:rPr>
                <w:spacing w:val="-4"/>
                <w:sz w:val="18"/>
                <w:lang w:val="en-GB"/>
              </w:rPr>
              <w:t xml:space="preserve"> </w:t>
            </w:r>
            <w:r w:rsidRPr="000F3C94">
              <w:rPr>
                <w:sz w:val="18"/>
                <w:lang w:val="en-GB"/>
              </w:rPr>
              <w:t>must</w:t>
            </w:r>
            <w:r w:rsidRPr="000F3C94">
              <w:rPr>
                <w:spacing w:val="-3"/>
                <w:sz w:val="18"/>
                <w:lang w:val="en-GB"/>
              </w:rPr>
              <w:t xml:space="preserve"> </w:t>
            </w:r>
            <w:r w:rsidRPr="000F3C94">
              <w:rPr>
                <w:sz w:val="18"/>
                <w:lang w:val="en-GB"/>
              </w:rPr>
              <w:t>not</w:t>
            </w:r>
            <w:r w:rsidRPr="000F3C94">
              <w:rPr>
                <w:spacing w:val="-4"/>
                <w:sz w:val="18"/>
                <w:lang w:val="en-GB"/>
              </w:rPr>
              <w:t xml:space="preserve"> </w:t>
            </w:r>
            <w:r w:rsidRPr="000F3C94">
              <w:rPr>
                <w:sz w:val="18"/>
                <w:lang w:val="en-GB"/>
              </w:rPr>
              <w:t>contain</w:t>
            </w:r>
            <w:r w:rsidRPr="000F3C94">
              <w:rPr>
                <w:spacing w:val="-47"/>
                <w:sz w:val="18"/>
                <w:lang w:val="en-GB"/>
              </w:rPr>
              <w:t xml:space="preserve"> </w:t>
            </w:r>
            <w:r w:rsidRPr="000F3C94">
              <w:rPr>
                <w:sz w:val="18"/>
                <w:lang w:val="en-GB"/>
              </w:rPr>
              <w:t>embedded</w:t>
            </w:r>
            <w:r w:rsidRPr="000F3C94">
              <w:rPr>
                <w:spacing w:val="-1"/>
                <w:sz w:val="18"/>
                <w:lang w:val="en-GB"/>
              </w:rPr>
              <w:t xml:space="preserve"> </w:t>
            </w:r>
            <w:proofErr w:type="spellStart"/>
            <w:r w:rsidRPr="000F3C94">
              <w:rPr>
                <w:sz w:val="18"/>
                <w:lang w:val="en-GB"/>
              </w:rPr>
              <w:t>Javascript</w:t>
            </w:r>
            <w:proofErr w:type="spellEnd"/>
            <w:r w:rsidRPr="000F3C94">
              <w:rPr>
                <w:sz w:val="18"/>
                <w:lang w:val="en-GB"/>
              </w:rPr>
              <w:t xml:space="preserve"> or other</w:t>
            </w:r>
            <w:r w:rsidRPr="000F3C94">
              <w:rPr>
                <w:spacing w:val="-3"/>
                <w:sz w:val="18"/>
                <w:lang w:val="en-GB"/>
              </w:rPr>
              <w:t xml:space="preserve"> </w:t>
            </w:r>
            <w:r w:rsidRPr="000F3C94">
              <w:rPr>
                <w:sz w:val="18"/>
                <w:lang w:val="en-GB"/>
              </w:rPr>
              <w:t>dynamic</w:t>
            </w:r>
            <w:r w:rsidRPr="000F3C94">
              <w:rPr>
                <w:spacing w:val="1"/>
                <w:sz w:val="18"/>
                <w:lang w:val="en-GB"/>
              </w:rPr>
              <w:t xml:space="preserve"> </w:t>
            </w:r>
            <w:r w:rsidRPr="000F3C94">
              <w:rPr>
                <w:sz w:val="18"/>
                <w:lang w:val="en-GB"/>
              </w:rPr>
              <w:t>content</w:t>
            </w:r>
          </w:p>
        </w:tc>
      </w:tr>
      <w:tr w:rsidR="00BB6AB0" w:rsidRPr="000F3C94" w14:paraId="0C4AF8E3" w14:textId="77777777" w:rsidTr="00FE1F96">
        <w:trPr>
          <w:trHeight w:val="325"/>
        </w:trPr>
        <w:tc>
          <w:tcPr>
            <w:tcW w:w="1166" w:type="dxa"/>
            <w:shd w:val="clear" w:color="auto" w:fill="auto"/>
          </w:tcPr>
          <w:p w14:paraId="2462D395" w14:textId="77777777" w:rsidR="0043600D" w:rsidRPr="000F3C94" w:rsidRDefault="0043600D" w:rsidP="00B8324F">
            <w:pPr>
              <w:pStyle w:val="TableParagraph"/>
              <w:spacing w:before="60" w:after="60"/>
              <w:ind w:left="107"/>
              <w:rPr>
                <w:sz w:val="18"/>
                <w:lang w:val="en-GB"/>
              </w:rPr>
            </w:pPr>
            <w:r w:rsidRPr="000F3C94">
              <w:rPr>
                <w:sz w:val="18"/>
                <w:lang w:val="en-GB"/>
              </w:rPr>
              <w:t>Picture</w:t>
            </w:r>
          </w:p>
        </w:tc>
        <w:tc>
          <w:tcPr>
            <w:tcW w:w="1348" w:type="dxa"/>
            <w:shd w:val="clear" w:color="auto" w:fill="auto"/>
          </w:tcPr>
          <w:p w14:paraId="7E5BAF20" w14:textId="77777777" w:rsidR="0043600D" w:rsidRPr="000F3C94" w:rsidRDefault="0043600D" w:rsidP="00B8324F">
            <w:pPr>
              <w:pStyle w:val="TableParagraph"/>
              <w:spacing w:before="60" w:after="60"/>
              <w:ind w:left="108"/>
              <w:rPr>
                <w:sz w:val="18"/>
                <w:lang w:val="en-GB"/>
              </w:rPr>
            </w:pPr>
            <w:r w:rsidRPr="000F3C94">
              <w:rPr>
                <w:sz w:val="18"/>
                <w:lang w:val="en-GB"/>
              </w:rPr>
              <w:t>TIF</w:t>
            </w:r>
          </w:p>
        </w:tc>
        <w:tc>
          <w:tcPr>
            <w:tcW w:w="6836" w:type="dxa"/>
            <w:shd w:val="clear" w:color="auto" w:fill="auto"/>
          </w:tcPr>
          <w:p w14:paraId="1E5A6114" w14:textId="7D2C2B68" w:rsidR="0043600D" w:rsidRPr="000F3C94" w:rsidRDefault="0043600D" w:rsidP="00B8324F">
            <w:pPr>
              <w:pStyle w:val="TableParagraph"/>
              <w:spacing w:before="60" w:after="60"/>
              <w:ind w:left="109"/>
              <w:rPr>
                <w:sz w:val="18"/>
                <w:lang w:val="en-GB"/>
              </w:rPr>
            </w:pPr>
            <w:r w:rsidRPr="000F3C94">
              <w:rPr>
                <w:sz w:val="18"/>
                <w:lang w:val="en-GB"/>
              </w:rPr>
              <w:t>Baseline</w:t>
            </w:r>
            <w:r w:rsidRPr="000F3C94">
              <w:rPr>
                <w:spacing w:val="-1"/>
                <w:sz w:val="18"/>
                <w:lang w:val="en-GB"/>
              </w:rPr>
              <w:t xml:space="preserve"> </w:t>
            </w:r>
            <w:r w:rsidRPr="000F3C94">
              <w:rPr>
                <w:sz w:val="18"/>
                <w:lang w:val="en-GB"/>
              </w:rPr>
              <w:t>TIFF</w:t>
            </w:r>
            <w:r w:rsidRPr="000F3C94">
              <w:rPr>
                <w:spacing w:val="-3"/>
                <w:sz w:val="18"/>
                <w:lang w:val="en-GB"/>
              </w:rPr>
              <w:t xml:space="preserve"> </w:t>
            </w:r>
            <w:r w:rsidRPr="000F3C94">
              <w:rPr>
                <w:sz w:val="18"/>
                <w:lang w:val="en-GB"/>
              </w:rPr>
              <w:t>6.0</w:t>
            </w:r>
          </w:p>
        </w:tc>
      </w:tr>
    </w:tbl>
    <w:p w14:paraId="1FCFBBC1" w14:textId="73BC0338" w:rsidR="00183503" w:rsidRPr="000F3C94" w:rsidRDefault="00183503" w:rsidP="00274403">
      <w:pPr>
        <w:spacing w:after="0"/>
        <w:rPr>
          <w:lang w:val="en-GB"/>
        </w:rPr>
      </w:pPr>
    </w:p>
    <w:p w14:paraId="7F62A55D" w14:textId="3BF4EBEE" w:rsidR="00183503" w:rsidRPr="000F3C94" w:rsidRDefault="00183503" w:rsidP="00274403">
      <w:pPr>
        <w:pStyle w:val="Heading3"/>
        <w:tabs>
          <w:tab w:val="clear" w:pos="660"/>
        </w:tabs>
        <w:rPr>
          <w:lang w:val="en-GB"/>
        </w:rPr>
      </w:pPr>
      <w:bookmarkStart w:id="546" w:name="_Toc225648345"/>
      <w:bookmarkStart w:id="547" w:name="_Toc225065202"/>
      <w:bookmarkStart w:id="548" w:name="_Toc226430998"/>
      <w:bookmarkStart w:id="549" w:name="_Toc152232598"/>
      <w:bookmarkStart w:id="550" w:name="_Toc194500031"/>
      <w:r w:rsidRPr="000F3C94">
        <w:rPr>
          <w:lang w:val="en-GB"/>
        </w:rPr>
        <w:t xml:space="preserve">Support </w:t>
      </w:r>
      <w:r w:rsidR="00274403" w:rsidRPr="000F3C94">
        <w:rPr>
          <w:lang w:val="en-GB"/>
        </w:rPr>
        <w:t>f</w:t>
      </w:r>
      <w:r w:rsidRPr="000F3C94">
        <w:rPr>
          <w:lang w:val="en-GB"/>
        </w:rPr>
        <w:t xml:space="preserve">ile </w:t>
      </w:r>
      <w:r w:rsidR="00D476E7" w:rsidRPr="000F3C94">
        <w:rPr>
          <w:lang w:val="en-GB"/>
        </w:rPr>
        <w:t>n</w:t>
      </w:r>
      <w:r w:rsidRPr="000F3C94">
        <w:rPr>
          <w:lang w:val="en-GB"/>
        </w:rPr>
        <w:t>aming</w:t>
      </w:r>
      <w:bookmarkEnd w:id="546"/>
      <w:bookmarkEnd w:id="547"/>
      <w:bookmarkEnd w:id="548"/>
      <w:bookmarkEnd w:id="549"/>
      <w:bookmarkEnd w:id="550"/>
    </w:p>
    <w:p w14:paraId="21CEAA54" w14:textId="77777777" w:rsidR="008869C0" w:rsidRPr="000F3C94" w:rsidRDefault="008869C0" w:rsidP="008869C0">
      <w:pPr>
        <w:rPr>
          <w:lang w:val="en-GB"/>
        </w:rPr>
      </w:pPr>
      <w:r w:rsidRPr="000F3C94">
        <w:rPr>
          <w:w w:val="95"/>
          <w:lang w:val="en-GB"/>
        </w:rPr>
        <w:t>All support files</w:t>
      </w:r>
      <w:r w:rsidRPr="000F3C94">
        <w:rPr>
          <w:spacing w:val="50"/>
          <w:lang w:val="en-GB"/>
        </w:rPr>
        <w:t xml:space="preserve"> </w:t>
      </w:r>
      <w:r w:rsidRPr="000F3C94">
        <w:rPr>
          <w:w w:val="95"/>
          <w:lang w:val="en-GB"/>
        </w:rPr>
        <w:t>will have unique world-wide file identifiers. The file identifier of support information should</w:t>
      </w:r>
      <w:r w:rsidRPr="000F3C94">
        <w:rPr>
          <w:spacing w:val="1"/>
          <w:w w:val="95"/>
          <w:lang w:val="en-GB"/>
        </w:rPr>
        <w:t xml:space="preserve"> </w:t>
      </w:r>
      <w:r w:rsidRPr="000F3C94">
        <w:rPr>
          <w:lang w:val="en-GB"/>
        </w:rPr>
        <w:t>not be used to describe the physical content of the file. The support file metadata that accompanies the</w:t>
      </w:r>
      <w:r w:rsidRPr="000F3C94">
        <w:rPr>
          <w:spacing w:val="-53"/>
          <w:lang w:val="en-GB"/>
        </w:rPr>
        <w:t xml:space="preserve"> </w:t>
      </w:r>
      <w:r w:rsidRPr="000F3C94">
        <w:rPr>
          <w:lang w:val="en-GB"/>
        </w:rPr>
        <w:t>file will 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2"/>
          <w:lang w:val="en-GB"/>
        </w:rPr>
        <w:t xml:space="preserve"> </w:t>
      </w:r>
      <w:r w:rsidRPr="000F3C94">
        <w:rPr>
          <w:lang w:val="en-GB"/>
        </w:rPr>
        <w:t>of the</w:t>
      </w:r>
      <w:r w:rsidRPr="000F3C94">
        <w:rPr>
          <w:spacing w:val="-2"/>
          <w:lang w:val="en-GB"/>
        </w:rPr>
        <w:t xml:space="preserve"> </w:t>
      </w:r>
      <w:r w:rsidRPr="000F3C94">
        <w:rPr>
          <w:lang w:val="en-GB"/>
        </w:rPr>
        <w:t>name</w:t>
      </w:r>
      <w:r w:rsidRPr="000F3C94">
        <w:rPr>
          <w:spacing w:val="-2"/>
          <w:lang w:val="en-GB"/>
        </w:rPr>
        <w:t xml:space="preserve"> </w:t>
      </w:r>
      <w:r w:rsidRPr="000F3C94">
        <w:rPr>
          <w:lang w:val="en-GB"/>
        </w:rPr>
        <w:t>and purpose</w:t>
      </w:r>
      <w:r w:rsidRPr="000F3C94">
        <w:rPr>
          <w:spacing w:val="-2"/>
          <w:lang w:val="en-GB"/>
        </w:rPr>
        <w:t xml:space="preserve"> </w:t>
      </w:r>
      <w:r w:rsidRPr="000F3C94">
        <w:rPr>
          <w:lang w:val="en-GB"/>
        </w:rPr>
        <w:t>of the file</w:t>
      </w:r>
      <w:r w:rsidRPr="000F3C94">
        <w:rPr>
          <w:spacing w:val="-1"/>
          <w:lang w:val="en-GB"/>
        </w:rPr>
        <w:t xml:space="preserve"> </w:t>
      </w:r>
      <w:r w:rsidRPr="000F3C94">
        <w:rPr>
          <w:lang w:val="en-GB"/>
        </w:rPr>
        <w:t>(new, replacement</w:t>
      </w:r>
      <w:r w:rsidRPr="000F3C94">
        <w:rPr>
          <w:spacing w:val="4"/>
          <w:lang w:val="en-GB"/>
        </w:rPr>
        <w:t xml:space="preserve"> </w:t>
      </w:r>
      <w:r w:rsidRPr="000F3C94">
        <w:rPr>
          <w:lang w:val="en-GB"/>
        </w:rPr>
        <w:t>or</w:t>
      </w:r>
      <w:r w:rsidRPr="000F3C94">
        <w:rPr>
          <w:spacing w:val="-1"/>
          <w:lang w:val="en-GB"/>
        </w:rPr>
        <w:t xml:space="preserve"> </w:t>
      </w:r>
      <w:r w:rsidRPr="000F3C94">
        <w:rPr>
          <w:lang w:val="en-GB"/>
        </w:rPr>
        <w:t>deletion).</w:t>
      </w:r>
    </w:p>
    <w:p w14:paraId="16B09E00" w14:textId="77777777" w:rsidR="008869C0" w:rsidRPr="000F3C94" w:rsidRDefault="008869C0" w:rsidP="008869C0">
      <w:pPr>
        <w:spacing w:after="0" w:line="360" w:lineRule="auto"/>
        <w:rPr>
          <w:spacing w:val="-54"/>
          <w:lang w:val="en-GB"/>
        </w:rPr>
      </w:pPr>
      <w:r w:rsidRPr="000F3C94">
        <w:rPr>
          <w:lang w:val="en-GB"/>
        </w:rPr>
        <w:t>In this encoding the support files are named according to the specifications given below:</w:t>
      </w:r>
      <w:r w:rsidRPr="000F3C94">
        <w:rPr>
          <w:spacing w:val="-54"/>
          <w:lang w:val="en-GB"/>
        </w:rPr>
        <w:t xml:space="preserve"> </w:t>
      </w:r>
    </w:p>
    <w:p w14:paraId="106926AB" w14:textId="30BE91EF" w:rsidR="008869C0" w:rsidRPr="000F3C94" w:rsidRDefault="008869C0" w:rsidP="00275F91">
      <w:pPr>
        <w:ind w:left="567"/>
        <w:rPr>
          <w:sz w:val="18"/>
          <w:szCs w:val="18"/>
          <w:lang w:val="en-GB"/>
        </w:rPr>
      </w:pPr>
      <w:r w:rsidRPr="000F3C94">
        <w:rPr>
          <w:sz w:val="18"/>
          <w:szCs w:val="18"/>
          <w:lang w:val="en-GB"/>
        </w:rPr>
        <w:t>128CCCCXXXXXXXXXX</w:t>
      </w:r>
      <w:ins w:id="551" w:author="Engström Stefan" w:date="2025-04-24T11:34:00Z">
        <w:r w:rsidR="001646DB">
          <w:rPr>
            <w:sz w:val="18"/>
            <w:szCs w:val="18"/>
            <w:lang w:val="en-GB"/>
          </w:rPr>
          <w:t>XXXX</w:t>
        </w:r>
      </w:ins>
      <w:r w:rsidRPr="000F3C94">
        <w:rPr>
          <w:sz w:val="18"/>
          <w:szCs w:val="18"/>
          <w:lang w:val="en-GB"/>
        </w:rPr>
        <w:t>.YYY</w:t>
      </w:r>
    </w:p>
    <w:p w14:paraId="2CFD32E8" w14:textId="77777777" w:rsidR="008869C0" w:rsidRPr="000F3C94" w:rsidRDefault="008869C0" w:rsidP="00275F91">
      <w:pPr>
        <w:spacing w:after="60"/>
        <w:rPr>
          <w:lang w:val="en-GB"/>
        </w:rPr>
      </w:pPr>
      <w:r w:rsidRPr="000F3C94">
        <w:rPr>
          <w:lang w:val="en-GB"/>
        </w:rPr>
        <w:t>The</w:t>
      </w:r>
      <w:r w:rsidRPr="000F3C94">
        <w:rPr>
          <w:spacing w:val="-6"/>
          <w:lang w:val="en-GB"/>
        </w:rPr>
        <w:t xml:space="preserve"> </w:t>
      </w:r>
      <w:r w:rsidRPr="000F3C94">
        <w:rPr>
          <w:lang w:val="en-GB"/>
        </w:rPr>
        <w:t>main</w:t>
      </w:r>
      <w:r w:rsidRPr="000F3C94">
        <w:rPr>
          <w:spacing w:val="-2"/>
          <w:lang w:val="en-GB"/>
        </w:rPr>
        <w:t xml:space="preserve"> </w:t>
      </w:r>
      <w:r w:rsidRPr="000F3C94">
        <w:rPr>
          <w:lang w:val="en-GB"/>
        </w:rPr>
        <w:t>part</w:t>
      </w:r>
      <w:r w:rsidRPr="000F3C94">
        <w:rPr>
          <w:spacing w:val="-2"/>
          <w:lang w:val="en-GB"/>
        </w:rPr>
        <w:t xml:space="preserve"> </w:t>
      </w:r>
      <w:r w:rsidRPr="000F3C94">
        <w:rPr>
          <w:lang w:val="en-GB"/>
        </w:rPr>
        <w:t>forms</w:t>
      </w:r>
      <w:r w:rsidRPr="000F3C94">
        <w:rPr>
          <w:spacing w:val="-1"/>
          <w:lang w:val="en-GB"/>
        </w:rPr>
        <w:t xml:space="preserve"> </w:t>
      </w:r>
      <w:r w:rsidRPr="000F3C94">
        <w:rPr>
          <w:lang w:val="en-GB"/>
        </w:rPr>
        <w:t>an</w:t>
      </w:r>
      <w:r w:rsidRPr="000F3C94">
        <w:rPr>
          <w:spacing w:val="-2"/>
          <w:lang w:val="en-GB"/>
        </w:rPr>
        <w:t xml:space="preserve"> </w:t>
      </w:r>
      <w:r w:rsidRPr="000F3C94">
        <w:rPr>
          <w:lang w:val="en-GB"/>
        </w:rPr>
        <w:t>identifier</w:t>
      </w:r>
      <w:r w:rsidRPr="000F3C94">
        <w:rPr>
          <w:spacing w:val="1"/>
          <w:lang w:val="en-GB"/>
        </w:rPr>
        <w:t xml:space="preserve"> </w:t>
      </w:r>
      <w:r w:rsidRPr="000F3C94">
        <w:rPr>
          <w:lang w:val="en-GB"/>
        </w:rPr>
        <w:t>where:</w:t>
      </w:r>
    </w:p>
    <w:p w14:paraId="0896BE62" w14:textId="77777777"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lastRenderedPageBreak/>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1A126FC0" w14:textId="50F30CD2"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next four characters identify the issuing agency by its alphanumeric agency code </w:t>
      </w:r>
      <w:r w:rsidR="0036793D" w:rsidRPr="000F3C94">
        <w:rPr>
          <w:lang w:val="en-GB"/>
        </w:rPr>
        <w:t>in the S-100 tab of</w:t>
      </w:r>
      <w:r w:rsidRPr="000F3C94">
        <w:rPr>
          <w:lang w:val="en-GB"/>
        </w:rPr>
        <w:t xml:space="preserve"> the </w:t>
      </w:r>
      <w:proofErr w:type="gramStart"/>
      <w:r w:rsidRPr="000F3C94">
        <w:rPr>
          <w:lang w:val="en-GB"/>
        </w:rPr>
        <w:t>IHO</w:t>
      </w:r>
      <w:r w:rsidR="0036793D" w:rsidRPr="000F3C94">
        <w:rPr>
          <w:lang w:val="en-GB"/>
        </w:rPr>
        <w:t xml:space="preserve"> </w:t>
      </w:r>
      <w:r w:rsidRPr="000F3C94">
        <w:rPr>
          <w:spacing w:val="-53"/>
          <w:lang w:val="en-GB"/>
        </w:rPr>
        <w:t xml:space="preserve"> </w:t>
      </w:r>
      <w:r w:rsidRPr="000F3C94">
        <w:rPr>
          <w:lang w:val="en-GB"/>
        </w:rPr>
        <w:t>Producer</w:t>
      </w:r>
      <w:proofErr w:type="gramEnd"/>
      <w:r w:rsidRPr="000F3C94">
        <w:rPr>
          <w:lang w:val="en-GB"/>
        </w:rPr>
        <w:t xml:space="preserve"> Code Register in the IHO GI Registry (that is, the IHO is identified as “</w:t>
      </w:r>
      <w:r w:rsidR="009D74E3" w:rsidRPr="000F3C94">
        <w:rPr>
          <w:lang w:val="en-GB"/>
        </w:rPr>
        <w:t>00</w:t>
      </w:r>
      <w:r w:rsidRPr="000F3C94">
        <w:rPr>
          <w:lang w:val="en-GB"/>
        </w:rPr>
        <w:t>AA”, not “1810”).</w:t>
      </w:r>
      <w:r w:rsidRPr="000F3C94">
        <w:rPr>
          <w:spacing w:val="-53"/>
          <w:lang w:val="en-GB"/>
        </w:rPr>
        <w:t xml:space="preserve"> </w:t>
      </w:r>
    </w:p>
    <w:p w14:paraId="5055CA6D" w14:textId="0E8702F5"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eighth up to the </w:t>
      </w:r>
      <w:del w:id="552" w:author="Engström Stefan" w:date="2025-04-24T11:34:00Z">
        <w:r w:rsidRPr="000F3C94" w:rsidDel="001646DB">
          <w:rPr>
            <w:lang w:val="en-GB"/>
          </w:rPr>
          <w:delText xml:space="preserve">seventeenth </w:delText>
        </w:r>
      </w:del>
      <w:ins w:id="553" w:author="Engström Stefan" w:date="2025-04-24T11:34:00Z">
        <w:r w:rsidR="001646DB">
          <w:rPr>
            <w:lang w:val="en-GB"/>
          </w:rPr>
          <w:t>twenty-first</w:t>
        </w:r>
        <w:r w:rsidR="001646DB" w:rsidRPr="000F3C94">
          <w:rPr>
            <w:lang w:val="en-GB"/>
          </w:rPr>
          <w:t xml:space="preserve"> </w:t>
        </w:r>
      </w:ins>
      <w:r w:rsidRPr="000F3C94">
        <w:rPr>
          <w:lang w:val="en-GB"/>
        </w:rPr>
        <w:t>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4"/>
          <w:lang w:val="en-GB"/>
        </w:rPr>
        <w:t xml:space="preserve"> </w:t>
      </w:r>
      <w:r w:rsidRPr="000F3C94">
        <w:rPr>
          <w:lang w:val="en-GB"/>
        </w:rPr>
        <w:t>file</w:t>
      </w:r>
      <w:r w:rsidRPr="000F3C94">
        <w:rPr>
          <w:spacing w:val="-4"/>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dataset.</w:t>
      </w:r>
      <w:r w:rsidRPr="000F3C94">
        <w:rPr>
          <w:spacing w:val="-4"/>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4"/>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4"/>
          <w:lang w:val="en-GB"/>
        </w:rPr>
        <w:t xml:space="preserve"> </w:t>
      </w:r>
      <w:r w:rsidRPr="000F3C94">
        <w:rPr>
          <w:lang w:val="en-GB"/>
        </w:rPr>
        <w:t>in</w:t>
      </w:r>
      <w:r w:rsidRPr="000F3C94">
        <w:rPr>
          <w:spacing w:val="-4"/>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7"/>
          <w:lang w:val="en-GB"/>
        </w:rPr>
        <w:t xml:space="preserve"> </w:t>
      </w:r>
      <w:r w:rsidRPr="000F3C94">
        <w:rPr>
          <w:lang w:val="en-GB"/>
        </w:rPr>
        <w:t>name:</w:t>
      </w:r>
      <w:r w:rsidRPr="000F3C94">
        <w:rPr>
          <w:spacing w:val="-6"/>
          <w:lang w:val="en-GB"/>
        </w:rPr>
        <w:t xml:space="preserve"> </w:t>
      </w:r>
      <w:r w:rsidRPr="000F3C94">
        <w:rPr>
          <w:lang w:val="en-GB"/>
        </w:rPr>
        <w:t>A</w:t>
      </w:r>
      <w:r w:rsidRPr="000F3C94">
        <w:rPr>
          <w:spacing w:val="-6"/>
          <w:lang w:val="en-GB"/>
        </w:rPr>
        <w:t xml:space="preserve"> </w:t>
      </w:r>
      <w:r w:rsidRPr="000F3C94">
        <w:rPr>
          <w:lang w:val="en-GB"/>
        </w:rPr>
        <w:t>to</w:t>
      </w:r>
      <w:r w:rsidRPr="000F3C94">
        <w:rPr>
          <w:spacing w:val="-53"/>
          <w:lang w:val="en-GB"/>
        </w:rPr>
        <w:t xml:space="preserve"> </w:t>
      </w:r>
      <w:r w:rsidRPr="000F3C94">
        <w:rPr>
          <w:lang w:val="en-GB"/>
        </w:rPr>
        <w:t>Z,</w:t>
      </w:r>
      <w:r w:rsidRPr="000F3C94">
        <w:rPr>
          <w:spacing w:val="-8"/>
          <w:lang w:val="en-GB"/>
        </w:rPr>
        <w:t xml:space="preserve"> </w:t>
      </w:r>
      <w:r w:rsidRPr="000F3C94">
        <w:rPr>
          <w:lang w:val="en-GB"/>
        </w:rPr>
        <w:t>0</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9,</w:t>
      </w:r>
      <w:r w:rsidRPr="000F3C94">
        <w:rPr>
          <w:spacing w:val="-4"/>
          <w:lang w:val="en-GB"/>
        </w:rPr>
        <w:t xml:space="preserve"> </w:t>
      </w:r>
      <w:r w:rsidRPr="000F3C94">
        <w:rPr>
          <w:lang w:val="en-GB"/>
        </w:rPr>
        <w:t>and</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special</w:t>
      </w:r>
      <w:r w:rsidRPr="000F3C94">
        <w:rPr>
          <w:spacing w:val="-9"/>
          <w:lang w:val="en-GB"/>
        </w:rPr>
        <w:t xml:space="preserve"> </w:t>
      </w:r>
      <w:r w:rsidRPr="000F3C94">
        <w:rPr>
          <w:lang w:val="en-GB"/>
        </w:rPr>
        <w:t>character</w:t>
      </w:r>
      <w:r w:rsidRPr="000F3C94">
        <w:rPr>
          <w:spacing w:val="-6"/>
          <w:lang w:val="en-GB"/>
        </w:rPr>
        <w:t xml:space="preserve"> </w:t>
      </w:r>
      <w:r w:rsidRPr="000F3C94">
        <w:rPr>
          <w:lang w:val="en-GB"/>
        </w:rPr>
        <w:t>_</w:t>
      </w:r>
      <w:r w:rsidRPr="000F3C94">
        <w:rPr>
          <w:spacing w:val="-5"/>
          <w:lang w:val="en-GB"/>
        </w:rPr>
        <w:t xml:space="preserve"> </w:t>
      </w:r>
      <w:r w:rsidRPr="000F3C94">
        <w:rPr>
          <w:lang w:val="en-GB"/>
        </w:rPr>
        <w:t>(underscore).</w:t>
      </w:r>
      <w:r w:rsidRPr="000F3C94">
        <w:rPr>
          <w:spacing w:val="-7"/>
          <w:lang w:val="en-GB"/>
        </w:rPr>
        <w:t xml:space="preserve"> </w:t>
      </w:r>
      <w:r w:rsidRPr="000F3C94">
        <w:rPr>
          <w:lang w:val="en-GB"/>
        </w:rPr>
        <w:t>The</w:t>
      </w:r>
      <w:r w:rsidRPr="000F3C94">
        <w:rPr>
          <w:spacing w:val="-5"/>
          <w:lang w:val="en-GB"/>
        </w:rPr>
        <w:t xml:space="preserve"> </w:t>
      </w:r>
      <w:r w:rsidRPr="000F3C94">
        <w:rPr>
          <w:lang w:val="en-GB"/>
        </w:rPr>
        <w:t>ninth</w:t>
      </w:r>
      <w:r w:rsidRPr="000F3C94">
        <w:rPr>
          <w:spacing w:val="-5"/>
          <w:lang w:val="en-GB"/>
        </w:rPr>
        <w:t xml:space="preserve"> </w:t>
      </w:r>
      <w:r w:rsidRPr="000F3C94">
        <w:rPr>
          <w:lang w:val="en-GB"/>
        </w:rPr>
        <w:t>through</w:t>
      </w:r>
      <w:r w:rsidRPr="000F3C94">
        <w:rPr>
          <w:spacing w:val="-2"/>
          <w:lang w:val="en-GB"/>
        </w:rPr>
        <w:t xml:space="preserve"> </w:t>
      </w:r>
      <w:del w:id="554" w:author="Engström Stefan" w:date="2025-04-24T11:34:00Z">
        <w:r w:rsidRPr="000F3C94" w:rsidDel="001646DB">
          <w:rPr>
            <w:lang w:val="en-GB"/>
          </w:rPr>
          <w:delText>seventeenth</w:delText>
        </w:r>
        <w:r w:rsidRPr="000F3C94" w:rsidDel="001646DB">
          <w:rPr>
            <w:spacing w:val="-1"/>
            <w:lang w:val="en-GB"/>
          </w:rPr>
          <w:delText xml:space="preserve"> </w:delText>
        </w:r>
      </w:del>
      <w:ins w:id="555" w:author="Engström Stefan" w:date="2025-04-24T11:34:00Z">
        <w:r w:rsidR="001646DB">
          <w:rPr>
            <w:lang w:val="en-GB"/>
          </w:rPr>
          <w:t>twenty-first</w:t>
        </w:r>
        <w:r w:rsidR="001646DB" w:rsidRPr="000F3C94">
          <w:rPr>
            <w:spacing w:val="-1"/>
            <w:lang w:val="en-GB"/>
          </w:rPr>
          <w:t xml:space="preserve"> </w:t>
        </w:r>
      </w:ins>
      <w:r w:rsidRPr="000F3C94">
        <w:rPr>
          <w:lang w:val="en-GB"/>
        </w:rPr>
        <w:t>characters</w:t>
      </w:r>
      <w:r w:rsidRPr="000F3C94">
        <w:rPr>
          <w:spacing w:val="-5"/>
          <w:lang w:val="en-GB"/>
        </w:rPr>
        <w:t xml:space="preserve"> </w:t>
      </w:r>
      <w:r w:rsidRPr="000F3C94">
        <w:rPr>
          <w:lang w:val="en-GB"/>
        </w:rPr>
        <w:t>are</w:t>
      </w:r>
      <w:r w:rsidRPr="000F3C94">
        <w:rPr>
          <w:spacing w:val="-53"/>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0643A1DA" w14:textId="3B938BC2" w:rsidR="008869C0" w:rsidRPr="000F3C94" w:rsidRDefault="008869C0" w:rsidP="00275F91">
      <w:pPr>
        <w:numPr>
          <w:ilvl w:val="0"/>
          <w:numId w:val="17"/>
        </w:numPr>
        <w:spacing w:after="0"/>
        <w:ind w:left="567" w:hanging="283"/>
        <w:rPr>
          <w:lang w:val="en-GB"/>
        </w:rPr>
      </w:pPr>
      <w:proofErr w:type="gramStart"/>
      <w:r w:rsidRPr="000F3C94">
        <w:rPr>
          <w:lang w:val="en-GB"/>
        </w:rPr>
        <w:t>.YYY</w:t>
      </w:r>
      <w:proofErr w:type="gramEnd"/>
      <w:r w:rsidRPr="000F3C94">
        <w:rPr>
          <w:lang w:val="en-GB"/>
        </w:rPr>
        <w:t xml:space="preserve"> – support file extension. The YYY portion must conform to the file format as described in</w:t>
      </w:r>
      <w:r w:rsidRPr="000F3C94">
        <w:rPr>
          <w:spacing w:val="1"/>
          <w:lang w:val="en-GB"/>
        </w:rPr>
        <w:t xml:space="preserve"> </w:t>
      </w:r>
      <w:r w:rsidRPr="000F3C94">
        <w:rPr>
          <w:lang w:val="en-GB"/>
        </w:rPr>
        <w:t>Table 11-</w:t>
      </w:r>
      <w:r w:rsidR="00FE1F96" w:rsidRPr="000F3C94">
        <w:rPr>
          <w:lang w:val="en-GB"/>
        </w:rPr>
        <w:t>3</w:t>
      </w:r>
      <w:r w:rsidRPr="000F3C94">
        <w:rPr>
          <w:lang w:val="en-GB"/>
        </w:rPr>
        <w:t xml:space="preserve"> above.</w:t>
      </w:r>
    </w:p>
    <w:p w14:paraId="00E29F93" w14:textId="77777777" w:rsidR="00CF3A0D" w:rsidRPr="000F3C94" w:rsidRDefault="00CF3A0D" w:rsidP="00D476E7">
      <w:pPr>
        <w:rPr>
          <w:lang w:val="en-GB"/>
        </w:rPr>
      </w:pPr>
    </w:p>
    <w:p w14:paraId="61E0264E" w14:textId="0A86D7EA" w:rsidR="00CF3A0D" w:rsidRPr="000F3C94" w:rsidRDefault="00CF3A0D" w:rsidP="00D476E7">
      <w:pPr>
        <w:pStyle w:val="Heading2"/>
        <w:tabs>
          <w:tab w:val="clear" w:pos="540"/>
        </w:tabs>
        <w:rPr>
          <w:rFonts w:eastAsia="Malgun Gothic"/>
          <w:lang w:val="en-GB"/>
        </w:rPr>
      </w:pPr>
      <w:bookmarkStart w:id="556" w:name="_Toc152232599"/>
      <w:bookmarkStart w:id="557" w:name="_Toc194500032"/>
      <w:r w:rsidRPr="000F3C94">
        <w:rPr>
          <w:rFonts w:eastAsia="Malgun Gothic"/>
          <w:lang w:val="en-GB"/>
        </w:rPr>
        <w:t>Exchange Set</w:t>
      </w:r>
      <w:bookmarkEnd w:id="556"/>
      <w:bookmarkEnd w:id="557"/>
    </w:p>
    <w:p w14:paraId="0E6132A8" w14:textId="77777777" w:rsidR="00CF3A0D" w:rsidRPr="000F3C94" w:rsidRDefault="00CF3A0D" w:rsidP="00CF3A0D">
      <w:pPr>
        <w:rPr>
          <w:rFonts w:eastAsia="Malgun Gothic"/>
          <w:lang w:val="en-GB"/>
        </w:rPr>
      </w:pPr>
      <w:r w:rsidRPr="000F3C94">
        <w:rPr>
          <w:rFonts w:eastAsia="Malgun Gothic"/>
          <w:lang w:val="en-GB"/>
        </w:rPr>
        <w:t>Data which conforms to this product specification must be delivered by means of an Exchange Set.</w:t>
      </w:r>
    </w:p>
    <w:p w14:paraId="4C312976" w14:textId="55FE243A" w:rsidR="00CF3A0D" w:rsidRPr="000F3C94" w:rsidRDefault="00CF3A0D" w:rsidP="00CF3A0D">
      <w:pPr>
        <w:rPr>
          <w:rFonts w:eastAsia="Malgun Gothic"/>
          <w:lang w:val="en-GB"/>
        </w:rPr>
      </w:pPr>
      <w:r w:rsidRPr="000F3C94">
        <w:rPr>
          <w:rFonts w:eastAsia="Malgun Gothic"/>
          <w:lang w:val="en-GB"/>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w:t>
      </w:r>
      <w:r w:rsidR="00BA4CCC" w:rsidRPr="000F3C94">
        <w:rPr>
          <w:rFonts w:eastAsia="Malgun Gothic"/>
          <w:lang w:val="en-GB"/>
        </w:rPr>
        <w:t>A</w:t>
      </w:r>
      <w:del w:id="558" w:author="Engström Stefan" w:date="2025-04-22T18:45:00Z">
        <w:r w:rsidRPr="000F3C94" w:rsidDel="00194C6D">
          <w:rPr>
            <w:rFonts w:eastAsia="Malgun Gothic"/>
            <w:lang w:val="en-GB"/>
          </w:rPr>
          <w:delText>a</w:delText>
        </w:r>
      </w:del>
      <w:r w:rsidRPr="000F3C94">
        <w:rPr>
          <w:rFonts w:eastAsia="Malgun Gothic"/>
          <w:lang w:val="en-GB"/>
        </w:rPr>
        <w:t xml:space="preserve">pplication </w:t>
      </w:r>
      <w:r w:rsidR="00BA4CCC" w:rsidRPr="000F3C94">
        <w:rPr>
          <w:rFonts w:eastAsia="Malgun Gothic"/>
          <w:lang w:val="en-GB"/>
        </w:rPr>
        <w:t>S</w:t>
      </w:r>
      <w:r w:rsidRPr="000F3C94">
        <w:rPr>
          <w:rFonts w:eastAsia="Malgun Gothic"/>
          <w:lang w:val="en-GB"/>
        </w:rPr>
        <w:t xml:space="preserve">chema; for example, </w:t>
      </w:r>
      <w:proofErr w:type="spellStart"/>
      <w:r w:rsidRPr="000F3C94">
        <w:rPr>
          <w:rFonts w:eastAsia="Malgun Gothic"/>
          <w:b/>
          <w:bCs/>
          <w:lang w:val="en-GB"/>
        </w:rPr>
        <w:t>fileReference</w:t>
      </w:r>
      <w:proofErr w:type="spellEnd"/>
      <w:r w:rsidRPr="000F3C94">
        <w:rPr>
          <w:rFonts w:eastAsia="Malgun Gothic"/>
          <w:lang w:val="en-GB"/>
        </w:rPr>
        <w:t xml:space="preserve">. Each Exchange Set will include a single (XML) Catalogue file. S-128 Exchange Set Catalogues conform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17-6</w:t>
      </w:r>
      <w:r w:rsidRPr="000F3C94">
        <w:rPr>
          <w:rFonts w:eastAsia="Malgun Gothic"/>
          <w:lang w:val="en-GB"/>
        </w:rPr>
        <w:t xml:space="preserve"> without modification, containing discovery metadata for each CNP dataset as well as support files. S-128 Exchange Set structure conforms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17-2</w:t>
      </w:r>
      <w:r w:rsidRPr="000F3C94">
        <w:rPr>
          <w:rFonts w:eastAsia="Malgun Gothic"/>
          <w:lang w:val="en-GB"/>
        </w:rPr>
        <w:t xml:space="preserve"> without modification.</w:t>
      </w:r>
    </w:p>
    <w:p w14:paraId="47776DD8" w14:textId="77777777" w:rsidR="00FA459E" w:rsidRPr="000F3C94" w:rsidRDefault="00FA459E" w:rsidP="00CF3A0D">
      <w:pPr>
        <w:rPr>
          <w:rFonts w:eastAsia="Malgun Gothic"/>
          <w:lang w:val="en-GB"/>
        </w:rPr>
      </w:pPr>
    </w:p>
    <w:p w14:paraId="6DFAEEC2" w14:textId="22934333" w:rsidR="00B3315D" w:rsidRPr="000F3C94" w:rsidRDefault="00B3315D" w:rsidP="00BC5957">
      <w:pPr>
        <w:pStyle w:val="Heading1"/>
        <w:tabs>
          <w:tab w:val="clear" w:pos="400"/>
        </w:tabs>
        <w:rPr>
          <w:lang w:val="en-GB"/>
        </w:rPr>
      </w:pPr>
      <w:bookmarkStart w:id="559" w:name="_Toc225648311"/>
      <w:bookmarkStart w:id="560" w:name="_Toc225065168"/>
      <w:bookmarkStart w:id="561" w:name="_Ref148213800"/>
      <w:bookmarkStart w:id="562" w:name="_Toc152232600"/>
      <w:bookmarkStart w:id="563" w:name="_Toc194500033"/>
      <w:bookmarkEnd w:id="484"/>
      <w:bookmarkEnd w:id="485"/>
      <w:r w:rsidRPr="000F3C94">
        <w:rPr>
          <w:lang w:val="en-GB"/>
        </w:rPr>
        <w:t>Metadata</w:t>
      </w:r>
      <w:bookmarkEnd w:id="559"/>
      <w:bookmarkEnd w:id="560"/>
      <w:bookmarkEnd w:id="561"/>
      <w:bookmarkEnd w:id="562"/>
      <w:bookmarkEnd w:id="563"/>
      <w:r w:rsidR="009E66AF" w:rsidRPr="000F3C94">
        <w:rPr>
          <w:lang w:val="en-GB"/>
        </w:rPr>
        <w:t xml:space="preserve"> </w:t>
      </w:r>
    </w:p>
    <w:p w14:paraId="4EA682AF" w14:textId="77777777" w:rsidR="00780142" w:rsidRPr="000F3C94" w:rsidRDefault="00780142" w:rsidP="00BC5957">
      <w:pPr>
        <w:pStyle w:val="Heading2"/>
        <w:tabs>
          <w:tab w:val="clear" w:pos="540"/>
        </w:tabs>
        <w:rPr>
          <w:lang w:val="en-GB"/>
        </w:rPr>
      </w:pPr>
      <w:bookmarkStart w:id="564" w:name="_Toc152232601"/>
      <w:bookmarkStart w:id="565" w:name="_Toc194500034"/>
      <w:r w:rsidRPr="000F3C94">
        <w:rPr>
          <w:lang w:val="en-GB"/>
        </w:rPr>
        <w:t>Introduction</w:t>
      </w:r>
      <w:bookmarkEnd w:id="564"/>
      <w:bookmarkEnd w:id="565"/>
    </w:p>
    <w:p w14:paraId="11BA8966" w14:textId="05E44CB0" w:rsidR="00D357B5" w:rsidRPr="000F3C94" w:rsidRDefault="00D357B5" w:rsidP="00D357B5">
      <w:pPr>
        <w:rPr>
          <w:lang w:val="en-GB" w:eastAsia="de-DE"/>
        </w:rPr>
      </w:pPr>
      <w:r w:rsidRPr="000F3C94">
        <w:rPr>
          <w:lang w:val="en-GB"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1B733C11" w14:textId="77777777" w:rsidR="00BC5957" w:rsidRPr="000F3C94" w:rsidRDefault="00BC5957" w:rsidP="00D357B5">
      <w:pPr>
        <w:rPr>
          <w:lang w:val="en-GB" w:eastAsia="de-DE"/>
        </w:rPr>
      </w:pPr>
    </w:p>
    <w:p w14:paraId="225EA7D9" w14:textId="79D7C89A" w:rsidR="000A5915" w:rsidRPr="000F3C94" w:rsidRDefault="000A5915" w:rsidP="00BC5957">
      <w:pPr>
        <w:pStyle w:val="Heading2"/>
        <w:tabs>
          <w:tab w:val="clear" w:pos="540"/>
        </w:tabs>
        <w:rPr>
          <w:lang w:val="en-GB"/>
        </w:rPr>
      </w:pPr>
      <w:bookmarkStart w:id="566" w:name="_Toc194500035"/>
      <w:r w:rsidRPr="000F3C94">
        <w:rPr>
          <w:lang w:val="en-GB"/>
        </w:rPr>
        <w:t>Discovery metadata</w:t>
      </w:r>
      <w:bookmarkEnd w:id="566"/>
    </w:p>
    <w:p w14:paraId="3C35BC23" w14:textId="1B89373E" w:rsidR="00D357B5" w:rsidRPr="000F3C94" w:rsidRDefault="00D357B5" w:rsidP="00D357B5">
      <w:pPr>
        <w:rPr>
          <w:lang w:val="en-GB" w:eastAsia="de-DE"/>
        </w:rPr>
      </w:pPr>
      <w:r w:rsidRPr="000F3C94">
        <w:rPr>
          <w:lang w:val="en-GB" w:eastAsia="de-DE"/>
        </w:rPr>
        <w:t xml:space="preserve">The overall structure of metadata in S-128 Exchange Sets is the same as in S-100, and is depicted in </w:t>
      </w:r>
      <w:r w:rsidR="00CC64FB" w:rsidRPr="000F3C94">
        <w:rPr>
          <w:lang w:val="en-GB" w:eastAsia="de-DE"/>
        </w:rPr>
        <w:t xml:space="preserve">Figure 12-1 </w:t>
      </w:r>
      <w:r w:rsidRPr="000F3C94">
        <w:rPr>
          <w:lang w:val="en-GB" w:eastAsia="de-DE"/>
        </w:rPr>
        <w:t>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Pr="000F3C94" w:rsidRDefault="00D357B5" w:rsidP="00D357B5">
      <w:pPr>
        <w:rPr>
          <w:lang w:val="en-GB" w:eastAsia="de-DE"/>
        </w:rPr>
      </w:pPr>
      <w:r w:rsidRPr="000F3C94">
        <w:rPr>
          <w:lang w:val="en-GB"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64F0574D" w14:textId="3522AF3D" w:rsidR="00D62903" w:rsidRPr="000F3C94" w:rsidRDefault="00D357B5" w:rsidP="006E02E7">
      <w:pPr>
        <w:rPr>
          <w:lang w:val="en-GB" w:eastAsia="de-DE"/>
        </w:rPr>
      </w:pPr>
      <w:r w:rsidRPr="000F3C94">
        <w:rPr>
          <w:lang w:val="en-GB" w:eastAsia="de-DE"/>
        </w:rPr>
        <w:t>More detailed information for the classes is depicted in</w:t>
      </w:r>
      <w:r w:rsidR="00D72AA5" w:rsidRPr="000F3C94">
        <w:rPr>
          <w:lang w:val="en-GB" w:eastAsia="de-DE"/>
        </w:rPr>
        <w:t xml:space="preserve"> </w:t>
      </w:r>
      <w:r w:rsidR="006E345F" w:rsidRPr="000F3C94">
        <w:rPr>
          <w:lang w:val="en-GB" w:eastAsia="de-DE"/>
        </w:rPr>
        <w:t xml:space="preserve">Figure 12-2 </w:t>
      </w:r>
      <w:r w:rsidRPr="000F3C94">
        <w:rPr>
          <w:lang w:val="en-GB" w:eastAsia="de-DE"/>
        </w:rPr>
        <w:t>and details about the metadata classes are provided in clauses</w:t>
      </w:r>
      <w:r w:rsidR="00D72AA5" w:rsidRPr="000F3C94">
        <w:rPr>
          <w:lang w:val="en-GB" w:eastAsia="de-DE"/>
        </w:rPr>
        <w:t xml:space="preserve"> 12.2</w:t>
      </w:r>
      <w:r w:rsidR="006E345F" w:rsidRPr="000F3C94">
        <w:rPr>
          <w:lang w:val="en-GB" w:eastAsia="de-DE"/>
        </w:rPr>
        <w:t xml:space="preserve"> </w:t>
      </w:r>
      <w:r w:rsidR="00D72AA5" w:rsidRPr="000F3C94">
        <w:rPr>
          <w:lang w:val="en-GB" w:eastAsia="de-DE"/>
        </w:rPr>
        <w:t>-</w:t>
      </w:r>
      <w:r w:rsidR="006E345F" w:rsidRPr="000F3C94">
        <w:rPr>
          <w:lang w:val="en-GB" w:eastAsia="de-DE"/>
        </w:rPr>
        <w:t xml:space="preserve"> </w:t>
      </w:r>
      <w:r w:rsidR="00D72AA5" w:rsidRPr="000F3C94">
        <w:rPr>
          <w:lang w:val="en-GB" w:eastAsia="de-DE"/>
        </w:rPr>
        <w:t>12.5</w:t>
      </w:r>
      <w:r w:rsidRPr="000F3C94">
        <w:rPr>
          <w:lang w:val="en-GB" w:eastAsia="de-DE"/>
        </w:rPr>
        <w:t>.</w:t>
      </w:r>
    </w:p>
    <w:p w14:paraId="372B2110" w14:textId="7E7854DD" w:rsidR="00580BED" w:rsidRPr="000F3C94" w:rsidRDefault="006D7DF3" w:rsidP="00DF2F1C">
      <w:pPr>
        <w:jc w:val="center"/>
        <w:rPr>
          <w:lang w:val="en-GB"/>
        </w:rPr>
      </w:pPr>
      <w:r w:rsidRPr="000F3C94">
        <w:rPr>
          <w:noProof/>
          <w:lang w:val="en-GB" w:eastAsia="fi-FI"/>
        </w:rPr>
        <w:lastRenderedPageBreak/>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p>
    <w:p w14:paraId="4AC6EF81" w14:textId="1C520120" w:rsidR="00580BED" w:rsidRPr="000F3C94" w:rsidRDefault="00580BED" w:rsidP="00580BED">
      <w:pPr>
        <w:pStyle w:val="Caption"/>
        <w:jc w:val="center"/>
        <w:rPr>
          <w:sz w:val="18"/>
          <w:szCs w:val="18"/>
          <w:lang w:val="en-GB"/>
        </w:rPr>
      </w:pPr>
      <w:bookmarkStart w:id="567" w:name="_Ref148222292"/>
      <w:r w:rsidRPr="000F3C94">
        <w:rPr>
          <w:sz w:val="18"/>
          <w:szCs w:val="18"/>
          <w:lang w:val="en-GB"/>
        </w:rPr>
        <w:t xml:space="preserve">Figure </w:t>
      </w:r>
      <w:r w:rsidR="00D92175" w:rsidRPr="000F3C94">
        <w:rPr>
          <w:sz w:val="18"/>
          <w:szCs w:val="18"/>
          <w:lang w:val="en-GB"/>
        </w:rPr>
        <w:fldChar w:fldCharType="begin"/>
      </w:r>
      <w:r w:rsidR="00D92175" w:rsidRPr="000F3C94">
        <w:rPr>
          <w:sz w:val="18"/>
          <w:szCs w:val="18"/>
          <w:lang w:val="en-GB"/>
        </w:rPr>
        <w:instrText xml:space="preserve"> STYLEREF 1 \s </w:instrText>
      </w:r>
      <w:r w:rsidR="00D92175" w:rsidRPr="000F3C94">
        <w:rPr>
          <w:sz w:val="18"/>
          <w:szCs w:val="18"/>
          <w:lang w:val="en-GB"/>
        </w:rPr>
        <w:fldChar w:fldCharType="separate"/>
      </w:r>
      <w:r w:rsidR="00D92175" w:rsidRPr="000F3C94">
        <w:rPr>
          <w:noProof/>
          <w:sz w:val="18"/>
          <w:szCs w:val="18"/>
          <w:lang w:val="en-GB"/>
        </w:rPr>
        <w:t>12</w:t>
      </w:r>
      <w:r w:rsidR="00D92175" w:rsidRPr="000F3C94">
        <w:rPr>
          <w:noProof/>
          <w:sz w:val="18"/>
          <w:szCs w:val="18"/>
          <w:lang w:val="en-GB"/>
        </w:rPr>
        <w:fldChar w:fldCharType="end"/>
      </w:r>
      <w:r w:rsidR="007B0388" w:rsidRPr="000F3C94">
        <w:rPr>
          <w:sz w:val="18"/>
          <w:szCs w:val="18"/>
          <w:lang w:val="en-GB"/>
        </w:rPr>
        <w:noBreakHyphen/>
      </w:r>
      <w:r w:rsidR="00D92175" w:rsidRPr="000F3C94">
        <w:rPr>
          <w:sz w:val="18"/>
          <w:szCs w:val="18"/>
          <w:lang w:val="en-GB"/>
        </w:rPr>
        <w:fldChar w:fldCharType="begin"/>
      </w:r>
      <w:r w:rsidR="00D92175" w:rsidRPr="000F3C94">
        <w:rPr>
          <w:sz w:val="18"/>
          <w:szCs w:val="18"/>
          <w:lang w:val="en-GB"/>
        </w:rPr>
        <w:instrText xml:space="preserve"> SEQ Figure \* ARABIC \s 1 </w:instrText>
      </w:r>
      <w:r w:rsidR="00D92175" w:rsidRPr="000F3C94">
        <w:rPr>
          <w:sz w:val="18"/>
          <w:szCs w:val="18"/>
          <w:lang w:val="en-GB"/>
        </w:rPr>
        <w:fldChar w:fldCharType="separate"/>
      </w:r>
      <w:r w:rsidR="00D92175" w:rsidRPr="000F3C94">
        <w:rPr>
          <w:noProof/>
          <w:sz w:val="18"/>
          <w:szCs w:val="18"/>
          <w:lang w:val="en-GB"/>
        </w:rPr>
        <w:t>1</w:t>
      </w:r>
      <w:r w:rsidR="00D92175" w:rsidRPr="000F3C94">
        <w:rPr>
          <w:noProof/>
          <w:sz w:val="18"/>
          <w:szCs w:val="18"/>
          <w:lang w:val="en-GB"/>
        </w:rPr>
        <w:fldChar w:fldCharType="end"/>
      </w:r>
      <w:bookmarkEnd w:id="567"/>
      <w:r w:rsidRPr="000F3C94">
        <w:rPr>
          <w:sz w:val="18"/>
          <w:szCs w:val="18"/>
          <w:lang w:val="en-GB"/>
        </w:rPr>
        <w:t xml:space="preserve"> </w:t>
      </w:r>
      <w:r w:rsidR="006C438A" w:rsidRPr="000F3C94">
        <w:rPr>
          <w:sz w:val="18"/>
          <w:szCs w:val="18"/>
          <w:lang w:val="en-GB"/>
        </w:rPr>
        <w:t xml:space="preserve">Relationship between </w:t>
      </w:r>
      <w:r w:rsidR="000649ED" w:rsidRPr="000F3C94">
        <w:rPr>
          <w:sz w:val="18"/>
          <w:szCs w:val="18"/>
          <w:lang w:val="en-GB"/>
        </w:rPr>
        <w:t>E</w:t>
      </w:r>
      <w:r w:rsidR="006C438A" w:rsidRPr="000F3C94">
        <w:rPr>
          <w:sz w:val="18"/>
          <w:szCs w:val="18"/>
          <w:lang w:val="en-GB"/>
        </w:rPr>
        <w:t xml:space="preserve">xchange </w:t>
      </w:r>
      <w:r w:rsidR="000649ED" w:rsidRPr="000F3C94">
        <w:rPr>
          <w:sz w:val="18"/>
          <w:szCs w:val="18"/>
          <w:lang w:val="en-GB"/>
        </w:rPr>
        <w:t>C</w:t>
      </w:r>
      <w:r w:rsidR="006C438A" w:rsidRPr="000F3C94">
        <w:rPr>
          <w:sz w:val="18"/>
          <w:szCs w:val="18"/>
          <w:lang w:val="en-GB"/>
        </w:rPr>
        <w:t xml:space="preserve">atalogue, discovery metadata, and dataset (from S-100 </w:t>
      </w:r>
      <w:r w:rsidR="00DF2F1C" w:rsidRPr="000F3C94">
        <w:rPr>
          <w:sz w:val="18"/>
          <w:szCs w:val="18"/>
          <w:lang w:val="en-GB"/>
        </w:rPr>
        <w:t xml:space="preserve">Edition </w:t>
      </w:r>
      <w:r w:rsidR="006C438A" w:rsidRPr="000F3C94">
        <w:rPr>
          <w:sz w:val="18"/>
          <w:szCs w:val="18"/>
          <w:lang w:val="en-GB"/>
        </w:rPr>
        <w:t>5.</w:t>
      </w:r>
      <w:r w:rsidR="00A16A44" w:rsidRPr="000F3C94">
        <w:rPr>
          <w:sz w:val="18"/>
          <w:szCs w:val="18"/>
          <w:lang w:val="en-GB"/>
        </w:rPr>
        <w:t>2</w:t>
      </w:r>
      <w:r w:rsidR="006C438A" w:rsidRPr="000F3C94">
        <w:rPr>
          <w:sz w:val="18"/>
          <w:szCs w:val="18"/>
          <w:lang w:val="en-GB"/>
        </w:rPr>
        <w:t>.0</w:t>
      </w:r>
      <w:r w:rsidR="00DF2F1C" w:rsidRPr="000F3C94">
        <w:rPr>
          <w:sz w:val="18"/>
          <w:szCs w:val="18"/>
          <w:lang w:val="en-GB"/>
        </w:rPr>
        <w:t>,</w:t>
      </w:r>
      <w:r w:rsidR="006C438A" w:rsidRPr="000F3C94">
        <w:rPr>
          <w:sz w:val="18"/>
          <w:szCs w:val="18"/>
          <w:lang w:val="en-GB"/>
        </w:rPr>
        <w:t xml:space="preserve"> Figure 17-6)</w:t>
      </w:r>
    </w:p>
    <w:p w14:paraId="064020A4" w14:textId="3B156EDB" w:rsidR="007B0388" w:rsidRPr="000F3C94" w:rsidRDefault="006C438A" w:rsidP="001D72FF">
      <w:pPr>
        <w:spacing w:after="60"/>
        <w:rPr>
          <w:lang w:val="en-GB"/>
        </w:rPr>
      </w:pPr>
      <w:r w:rsidRPr="000F3C94">
        <w:rPr>
          <w:lang w:val="en-GB"/>
        </w:rPr>
        <w:t xml:space="preserve">The detailed structure of the S-128 </w:t>
      </w:r>
      <w:r w:rsidR="000649ED" w:rsidRPr="000F3C94">
        <w:rPr>
          <w:lang w:val="en-GB"/>
        </w:rPr>
        <w:t>E</w:t>
      </w:r>
      <w:r w:rsidRPr="000F3C94">
        <w:rPr>
          <w:lang w:val="en-GB"/>
        </w:rPr>
        <w:t xml:space="preserve">xchange </w:t>
      </w:r>
      <w:r w:rsidR="000649ED" w:rsidRPr="000F3C94">
        <w:rPr>
          <w:lang w:val="en-GB"/>
        </w:rPr>
        <w:t>C</w:t>
      </w:r>
      <w:r w:rsidRPr="000F3C94">
        <w:rPr>
          <w:lang w:val="en-GB"/>
        </w:rPr>
        <w:t>atalogue is depicted in Figure 12-2. This figure is derived from S-100 Edition 5.</w:t>
      </w:r>
      <w:r w:rsidR="00A16A44" w:rsidRPr="000F3C94">
        <w:rPr>
          <w:lang w:val="en-GB"/>
        </w:rPr>
        <w:t>2</w:t>
      </w:r>
      <w:r w:rsidRPr="000F3C94">
        <w:rPr>
          <w:lang w:val="en-GB"/>
        </w:rPr>
        <w:t xml:space="preserve">.0, </w:t>
      </w:r>
      <w:r w:rsidR="0031002D" w:rsidRPr="000F3C94">
        <w:rPr>
          <w:lang w:val="en-GB"/>
        </w:rPr>
        <w:t xml:space="preserve">Part 17, Figure 17-7 </w:t>
      </w:r>
      <w:r w:rsidRPr="000F3C94">
        <w:rPr>
          <w:lang w:val="en-GB"/>
        </w:rPr>
        <w:t>with the following restriction:</w:t>
      </w:r>
    </w:p>
    <w:p w14:paraId="33DC7545" w14:textId="05CCEDC5" w:rsidR="006C438A" w:rsidRPr="000F3C94" w:rsidRDefault="006C438A" w:rsidP="001D72FF">
      <w:pPr>
        <w:numPr>
          <w:ilvl w:val="0"/>
          <w:numId w:val="17"/>
        </w:numPr>
        <w:ind w:left="568" w:hanging="284"/>
        <w:rPr>
          <w:rFonts w:eastAsia="Malgun Gothic"/>
          <w:lang w:val="en-GB"/>
        </w:rPr>
      </w:pPr>
      <w:r w:rsidRPr="000F3C94">
        <w:rPr>
          <w:lang w:val="en-GB"/>
        </w:rPr>
        <w:t xml:space="preserve">Elements that are optional in the generic S-100 </w:t>
      </w:r>
      <w:r w:rsidR="002E390A" w:rsidRPr="000F3C94">
        <w:rPr>
          <w:lang w:val="en-GB"/>
        </w:rPr>
        <w:t>C</w:t>
      </w:r>
      <w:r w:rsidRPr="000F3C94">
        <w:rPr>
          <w:lang w:val="en-GB"/>
        </w:rPr>
        <w:t>atalogue model but not used in S-128 are not shown; for example, the ISO 8211 and HDF5 formats in S100_EncodingFormat.</w:t>
      </w:r>
    </w:p>
    <w:p w14:paraId="2189E556" w14:textId="5CADC552" w:rsidR="007B0388" w:rsidRPr="000F3C94" w:rsidRDefault="00A16A44" w:rsidP="00C72706">
      <w:pPr>
        <w:pStyle w:val="Caption"/>
        <w:jc w:val="center"/>
        <w:rPr>
          <w:sz w:val="18"/>
          <w:szCs w:val="18"/>
          <w:lang w:val="en-GB"/>
        </w:rPr>
      </w:pPr>
      <w:r w:rsidRPr="000F3C94">
        <w:rPr>
          <w:noProof/>
          <w:lang w:val="en-GB" w:eastAsia="fi-FI"/>
        </w:rPr>
        <w:drawing>
          <wp:anchor distT="0" distB="0" distL="114300" distR="114300" simplePos="0" relativeHeight="251662336" behindDoc="0" locked="0" layoutInCell="1" allowOverlap="1" wp14:anchorId="1C88669E" wp14:editId="3E5E41FB">
            <wp:simplePos x="0" y="0"/>
            <wp:positionH relativeFrom="column">
              <wp:align>center</wp:align>
            </wp:positionH>
            <wp:positionV relativeFrom="paragraph">
              <wp:posOffset>0</wp:posOffset>
            </wp:positionV>
            <wp:extent cx="6282000" cy="4154400"/>
            <wp:effectExtent l="0" t="0" r="508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820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68" w:name="_Ref148223309"/>
      <w:r w:rsidR="007B0388" w:rsidRPr="000F3C94">
        <w:rPr>
          <w:sz w:val="18"/>
          <w:szCs w:val="18"/>
          <w:lang w:val="en-GB"/>
        </w:rPr>
        <w:t xml:space="preserve">Figure </w:t>
      </w:r>
      <w:bookmarkEnd w:id="568"/>
      <w:r w:rsidR="00C72706" w:rsidRPr="000F3C94">
        <w:rPr>
          <w:sz w:val="18"/>
          <w:szCs w:val="18"/>
          <w:lang w:val="en-GB"/>
        </w:rPr>
        <w:t xml:space="preserve">12-2 </w:t>
      </w:r>
      <w:r w:rsidR="008A452D" w:rsidRPr="000F3C94">
        <w:rPr>
          <w:sz w:val="18"/>
          <w:szCs w:val="18"/>
          <w:lang w:val="en-GB"/>
        </w:rPr>
        <w:t xml:space="preserve">– </w:t>
      </w:r>
      <w:r w:rsidR="005A543B" w:rsidRPr="000F3C94">
        <w:rPr>
          <w:sz w:val="18"/>
          <w:szCs w:val="18"/>
          <w:lang w:val="en-GB"/>
        </w:rPr>
        <w:t xml:space="preserve">Details of </w:t>
      </w:r>
      <w:r w:rsidR="000649ED" w:rsidRPr="000F3C94">
        <w:rPr>
          <w:sz w:val="18"/>
          <w:szCs w:val="18"/>
          <w:lang w:val="en-GB"/>
        </w:rPr>
        <w:t>E</w:t>
      </w:r>
      <w:r w:rsidR="005A543B" w:rsidRPr="000F3C94">
        <w:rPr>
          <w:sz w:val="18"/>
          <w:szCs w:val="18"/>
          <w:lang w:val="en-GB"/>
        </w:rPr>
        <w:t xml:space="preserve">xchange </w:t>
      </w:r>
      <w:r w:rsidR="000649ED" w:rsidRPr="000F3C94">
        <w:rPr>
          <w:sz w:val="18"/>
          <w:szCs w:val="18"/>
          <w:lang w:val="en-GB"/>
        </w:rPr>
        <w:t>S</w:t>
      </w:r>
      <w:r w:rsidR="005A543B" w:rsidRPr="000F3C94">
        <w:rPr>
          <w:sz w:val="18"/>
          <w:szCs w:val="18"/>
          <w:lang w:val="en-GB"/>
        </w:rPr>
        <w:t xml:space="preserve">et </w:t>
      </w:r>
      <w:r w:rsidR="000649ED" w:rsidRPr="000F3C94">
        <w:rPr>
          <w:sz w:val="18"/>
          <w:szCs w:val="18"/>
          <w:lang w:val="en-GB"/>
        </w:rPr>
        <w:t>C</w:t>
      </w:r>
      <w:r w:rsidR="005A543B" w:rsidRPr="000F3C94">
        <w:rPr>
          <w:sz w:val="18"/>
          <w:szCs w:val="18"/>
          <w:lang w:val="en-GB"/>
        </w:rPr>
        <w:t>atalogue classes. (Derived from S-100</w:t>
      </w:r>
      <w:r w:rsidR="0036424C" w:rsidRPr="000F3C94">
        <w:rPr>
          <w:sz w:val="18"/>
          <w:szCs w:val="18"/>
          <w:lang w:val="en-GB"/>
        </w:rPr>
        <w:t xml:space="preserve"> Edition 5.2.0,</w:t>
      </w:r>
      <w:r w:rsidR="005A543B" w:rsidRPr="000F3C94">
        <w:rPr>
          <w:sz w:val="18"/>
          <w:szCs w:val="18"/>
          <w:lang w:val="en-GB"/>
        </w:rPr>
        <w:t xml:space="preserve"> Figure 17-7)</w:t>
      </w:r>
    </w:p>
    <w:p w14:paraId="70604666" w14:textId="77777777" w:rsidR="006C438A" w:rsidRPr="000F3C94" w:rsidRDefault="006C438A" w:rsidP="006C438A">
      <w:pPr>
        <w:rPr>
          <w:lang w:val="en-GB"/>
        </w:rPr>
      </w:pPr>
      <w:r w:rsidRPr="000F3C94">
        <w:rPr>
          <w:lang w:val="en-GB"/>
        </w:rPr>
        <w:lastRenderedPageBreak/>
        <w:t xml:space="preserve">The following clauses define the mandatory and optional metadata needed for S-128. In some </w:t>
      </w:r>
      <w:proofErr w:type="gramStart"/>
      <w:r w:rsidRPr="000F3C94">
        <w:rPr>
          <w:lang w:val="en-GB"/>
        </w:rPr>
        <w:t>cases</w:t>
      </w:r>
      <w:proofErr w:type="gramEnd"/>
      <w:r w:rsidRPr="000F3C94">
        <w:rPr>
          <w:lang w:val="en-GB"/>
        </w:rPr>
        <w:t xml:space="preserve"> the metadata may be repeated in a national language. If this is the case it is noted in the Remarks column.</w:t>
      </w:r>
    </w:p>
    <w:p w14:paraId="3812C52B" w14:textId="04339225" w:rsidR="00874FCB" w:rsidRPr="000F3C94" w:rsidRDefault="006C438A" w:rsidP="006C438A">
      <w:pPr>
        <w:rPr>
          <w:lang w:val="en-GB"/>
        </w:rPr>
      </w:pPr>
      <w:r w:rsidRPr="000F3C94">
        <w:rPr>
          <w:lang w:val="en-GB"/>
        </w:rPr>
        <w:t xml:space="preserve">In the following clauses, wherever S-128 makes an optional S-100 metadata attribute mandatory (that is, restricts multiplicity from </w:t>
      </w:r>
      <w:proofErr w:type="gramStart"/>
      <w:r w:rsidRPr="000F3C94">
        <w:rPr>
          <w:lang w:val="en-GB"/>
        </w:rPr>
        <w:t>0..</w:t>
      </w:r>
      <w:proofErr w:type="gramEnd"/>
      <w:r w:rsidRPr="000F3C94">
        <w:rPr>
          <w:lang w:val="en-GB"/>
        </w:rPr>
        <w:t xml:space="preserve"> to </w:t>
      </w:r>
      <w:proofErr w:type="gramStart"/>
      <w:r w:rsidRPr="000F3C94">
        <w:rPr>
          <w:lang w:val="en-GB"/>
        </w:rPr>
        <w:t>1..</w:t>
      </w:r>
      <w:proofErr w:type="gramEnd"/>
      <w:r w:rsidRPr="000F3C94">
        <w:rPr>
          <w:lang w:val="en-GB"/>
        </w:rPr>
        <w:t xml:space="preserve">), the restricted multiplicity is shown in place of the multiplicity given in S-100 Part 17. When this is done, the Remarks column contains a note about the restriction. Further, enumerations in the </w:t>
      </w:r>
      <w:r w:rsidR="00564480" w:rsidRPr="000F3C94">
        <w:rPr>
          <w:lang w:val="en-GB"/>
        </w:rPr>
        <w:t>F</w:t>
      </w:r>
      <w:r w:rsidRPr="000F3C94">
        <w:rPr>
          <w:lang w:val="en-GB"/>
        </w:rPr>
        <w:t>igure and the following clauses show only the values allowed in S-128 Exchange Catalogues.</w:t>
      </w:r>
    </w:p>
    <w:p w14:paraId="0AA700E3" w14:textId="1AAA10B5" w:rsidR="00A16A44" w:rsidRPr="000F3C94" w:rsidRDefault="00A16A44" w:rsidP="006C438A">
      <w:pPr>
        <w:rPr>
          <w:rFonts w:eastAsiaTheme="minorEastAsia"/>
          <w:lang w:val="en-GB"/>
        </w:rPr>
      </w:pPr>
      <w:r w:rsidRPr="000F3C94">
        <w:rPr>
          <w:rFonts w:eastAsiaTheme="minorEastAsia"/>
          <w:lang w:val="en-GB"/>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p>
    <w:p w14:paraId="219C2D59" w14:textId="77777777" w:rsidR="00485B28" w:rsidRPr="000F3C94" w:rsidRDefault="00485B28" w:rsidP="00485B28">
      <w:pPr>
        <w:rPr>
          <w:lang w:val="en-GB"/>
        </w:rPr>
      </w:pPr>
    </w:p>
    <w:p w14:paraId="1E7A4235" w14:textId="16C26BE6" w:rsidR="00485B28" w:rsidRPr="000F3C94" w:rsidRDefault="00485B28" w:rsidP="00485B28">
      <w:pPr>
        <w:pStyle w:val="Heading2"/>
        <w:rPr>
          <w:lang w:val="en-GB" w:eastAsia="en-GB"/>
        </w:rPr>
        <w:sectPr w:rsidR="00485B28" w:rsidRPr="000F3C94" w:rsidSect="002E130B">
          <w:footerReference w:type="even" r:id="rId38"/>
          <w:footerReference w:type="default" r:id="rId39"/>
          <w:headerReference w:type="first" r:id="rId40"/>
          <w:footerReference w:type="first" r:id="rId41"/>
          <w:pgSz w:w="11906" w:h="16838"/>
          <w:pgMar w:top="1440" w:right="1400" w:bottom="1440" w:left="1400" w:header="709" w:footer="284" w:gutter="0"/>
          <w:pgNumType w:start="1"/>
          <w:cols w:space="720"/>
          <w:docGrid w:linePitch="272"/>
        </w:sectPr>
      </w:pPr>
    </w:p>
    <w:p w14:paraId="6EA3F4E7" w14:textId="4FD2B034" w:rsidR="006C438A" w:rsidRPr="000F3C94" w:rsidRDefault="006C438A" w:rsidP="002F63C8">
      <w:pPr>
        <w:pStyle w:val="Heading3"/>
        <w:tabs>
          <w:tab w:val="clear" w:pos="660"/>
        </w:tabs>
        <w:rPr>
          <w:lang w:val="en-GB"/>
        </w:rPr>
      </w:pPr>
      <w:bookmarkStart w:id="569" w:name="_Toc194500036"/>
      <w:r w:rsidRPr="000F3C94">
        <w:rPr>
          <w:lang w:val="en-GB"/>
        </w:rPr>
        <w:lastRenderedPageBreak/>
        <w:t>S100_ExchangeCatalogue</w:t>
      </w:r>
      <w:bookmarkEnd w:id="569"/>
    </w:p>
    <w:p w14:paraId="13BA61AE" w14:textId="37D7011B" w:rsidR="00B413FE" w:rsidRPr="000F3C94" w:rsidRDefault="00B413FE" w:rsidP="00B413FE">
      <w:pPr>
        <w:rPr>
          <w:lang w:val="en-GB"/>
        </w:rPr>
      </w:pPr>
      <w:r w:rsidRPr="000F3C94">
        <w:rPr>
          <w:lang w:val="en-GB"/>
        </w:rPr>
        <w:t xml:space="preserve">Each exchange set has a single S100_ExchangeCatalogue which contains meta information for the data and support files in the </w:t>
      </w:r>
      <w:r w:rsidR="002F63C8" w:rsidRPr="000F3C94">
        <w:rPr>
          <w:lang w:val="en-GB"/>
        </w:rPr>
        <w:t>E</w:t>
      </w:r>
      <w:r w:rsidRPr="000F3C94">
        <w:rPr>
          <w:lang w:val="en-GB"/>
        </w:rPr>
        <w:t xml:space="preserve">xchange </w:t>
      </w:r>
      <w:r w:rsidR="002F63C8" w:rsidRPr="000F3C94">
        <w:rPr>
          <w:lang w:val="en-GB"/>
        </w:rPr>
        <w:t>S</w:t>
      </w:r>
      <w:r w:rsidRPr="000F3C94">
        <w:rPr>
          <w:lang w:val="en-GB"/>
        </w:rPr>
        <w:t xml:space="preserve">et.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4394"/>
        <w:gridCol w:w="851"/>
        <w:gridCol w:w="2976"/>
        <w:gridCol w:w="3402"/>
      </w:tblGrid>
      <w:tr w:rsidR="00B413FE" w:rsidRPr="000F3C94" w14:paraId="406CF8A9" w14:textId="77777777" w:rsidTr="009F29A0">
        <w:trPr>
          <w:cantSplit/>
          <w:trHeight w:val="150"/>
        </w:trPr>
        <w:tc>
          <w:tcPr>
            <w:tcW w:w="2694" w:type="dxa"/>
            <w:shd w:val="clear" w:color="auto" w:fill="D9D9D9"/>
          </w:tcPr>
          <w:p w14:paraId="70421C43"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Name</w:t>
            </w:r>
          </w:p>
        </w:tc>
        <w:tc>
          <w:tcPr>
            <w:tcW w:w="4394" w:type="dxa"/>
            <w:shd w:val="clear" w:color="auto" w:fill="D9D9D9"/>
          </w:tcPr>
          <w:p w14:paraId="33431E31"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D9D9D9"/>
          </w:tcPr>
          <w:p w14:paraId="30EA0E5A" w14:textId="77777777" w:rsidR="00B413FE" w:rsidRPr="000F3C94" w:rsidRDefault="00B413FE" w:rsidP="00DE2E44">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35504A"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Type</w:t>
            </w:r>
          </w:p>
        </w:tc>
        <w:tc>
          <w:tcPr>
            <w:tcW w:w="3402" w:type="dxa"/>
            <w:shd w:val="clear" w:color="auto" w:fill="D9D9D9"/>
          </w:tcPr>
          <w:p w14:paraId="7E55E632"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Remarks</w:t>
            </w:r>
          </w:p>
        </w:tc>
      </w:tr>
      <w:tr w:rsidR="004844E7" w:rsidRPr="000F3C94" w14:paraId="730A4270" w14:textId="77777777" w:rsidTr="009F29A0">
        <w:trPr>
          <w:cantSplit/>
          <w:trHeight w:val="480"/>
        </w:trPr>
        <w:tc>
          <w:tcPr>
            <w:tcW w:w="2694" w:type="dxa"/>
          </w:tcPr>
          <w:p w14:paraId="2F8C45D6" w14:textId="77777777" w:rsidR="004844E7" w:rsidRPr="000F3C94" w:rsidRDefault="004844E7" w:rsidP="00A92EEB">
            <w:pPr>
              <w:snapToGrid w:val="0"/>
              <w:spacing w:before="60" w:after="60"/>
              <w:jc w:val="left"/>
              <w:rPr>
                <w:sz w:val="16"/>
                <w:szCs w:val="16"/>
                <w:lang w:val="en-GB"/>
              </w:rPr>
            </w:pPr>
            <w:r w:rsidRPr="000F3C94">
              <w:rPr>
                <w:sz w:val="16"/>
                <w:szCs w:val="16"/>
                <w:lang w:val="en-GB"/>
              </w:rPr>
              <w:t>S100_ExchangeCatalogue</w:t>
            </w:r>
          </w:p>
        </w:tc>
        <w:tc>
          <w:tcPr>
            <w:tcW w:w="4394" w:type="dxa"/>
          </w:tcPr>
          <w:p w14:paraId="335FDF6F" w14:textId="77777777" w:rsidR="004844E7" w:rsidRPr="000F3C94" w:rsidRDefault="004844E7" w:rsidP="00A92EEB">
            <w:pPr>
              <w:snapToGrid w:val="0"/>
              <w:spacing w:before="60" w:after="60"/>
              <w:jc w:val="left"/>
              <w:rPr>
                <w:sz w:val="16"/>
                <w:szCs w:val="16"/>
                <w:lang w:val="en-GB"/>
              </w:rPr>
            </w:pPr>
            <w:r w:rsidRPr="000F3C94">
              <w:rPr>
                <w:sz w:val="16"/>
                <w:szCs w:val="16"/>
                <w:lang w:val="en-GB"/>
              </w:rPr>
              <w:t>An exchange catalogue contains the discovery metadata about the exchange datasets and support files</w:t>
            </w:r>
          </w:p>
        </w:tc>
        <w:tc>
          <w:tcPr>
            <w:tcW w:w="851" w:type="dxa"/>
          </w:tcPr>
          <w:p w14:paraId="000B841D" w14:textId="77777777" w:rsidR="004844E7" w:rsidRPr="000F3C94" w:rsidRDefault="004844E7" w:rsidP="00DE2E44">
            <w:pPr>
              <w:snapToGrid w:val="0"/>
              <w:spacing w:before="60" w:after="60"/>
              <w:jc w:val="center"/>
              <w:rPr>
                <w:sz w:val="16"/>
                <w:szCs w:val="16"/>
                <w:lang w:val="en-GB"/>
              </w:rPr>
            </w:pPr>
            <w:r w:rsidRPr="000F3C94">
              <w:rPr>
                <w:sz w:val="16"/>
                <w:szCs w:val="16"/>
                <w:lang w:val="en-GB"/>
              </w:rPr>
              <w:t>-</w:t>
            </w:r>
          </w:p>
        </w:tc>
        <w:tc>
          <w:tcPr>
            <w:tcW w:w="2976" w:type="dxa"/>
          </w:tcPr>
          <w:p w14:paraId="54D7F765" w14:textId="77777777" w:rsidR="004844E7" w:rsidRPr="000F3C94" w:rsidRDefault="004844E7" w:rsidP="00A92EEB">
            <w:pPr>
              <w:snapToGrid w:val="0"/>
              <w:spacing w:before="60" w:after="60"/>
              <w:jc w:val="left"/>
              <w:rPr>
                <w:sz w:val="16"/>
                <w:szCs w:val="16"/>
                <w:lang w:val="en-GB"/>
              </w:rPr>
            </w:pPr>
            <w:r w:rsidRPr="000F3C94">
              <w:rPr>
                <w:sz w:val="16"/>
                <w:szCs w:val="16"/>
                <w:lang w:val="en-GB"/>
              </w:rPr>
              <w:t>-</w:t>
            </w:r>
          </w:p>
        </w:tc>
        <w:tc>
          <w:tcPr>
            <w:tcW w:w="3402" w:type="dxa"/>
          </w:tcPr>
          <w:p w14:paraId="7C3AB3A2" w14:textId="6753F2C1" w:rsidR="004844E7" w:rsidRPr="000F3C94" w:rsidRDefault="004844E7" w:rsidP="00A92EEB">
            <w:pPr>
              <w:snapToGrid w:val="0"/>
              <w:spacing w:before="60" w:after="60"/>
              <w:jc w:val="left"/>
              <w:rPr>
                <w:sz w:val="16"/>
                <w:szCs w:val="16"/>
                <w:lang w:val="en-GB"/>
              </w:rPr>
            </w:pPr>
          </w:p>
        </w:tc>
      </w:tr>
      <w:tr w:rsidR="004844E7" w:rsidRPr="000F3C94" w14:paraId="04554F8B" w14:textId="77777777" w:rsidTr="009F29A0">
        <w:trPr>
          <w:cantSplit/>
          <w:trHeight w:val="315"/>
        </w:trPr>
        <w:tc>
          <w:tcPr>
            <w:tcW w:w="2694" w:type="dxa"/>
          </w:tcPr>
          <w:p w14:paraId="6BA3B4CD" w14:textId="77777777" w:rsidR="004844E7" w:rsidRPr="000F3C94" w:rsidRDefault="004844E7" w:rsidP="00A92EEB">
            <w:pPr>
              <w:snapToGrid w:val="0"/>
              <w:spacing w:before="60" w:after="60"/>
              <w:jc w:val="left"/>
              <w:rPr>
                <w:sz w:val="16"/>
                <w:szCs w:val="16"/>
                <w:lang w:val="en-GB"/>
              </w:rPr>
            </w:pPr>
            <w:r w:rsidRPr="000F3C94">
              <w:rPr>
                <w:sz w:val="16"/>
                <w:szCs w:val="16"/>
                <w:lang w:val="en-GB"/>
              </w:rPr>
              <w:t>identifier</w:t>
            </w:r>
          </w:p>
        </w:tc>
        <w:tc>
          <w:tcPr>
            <w:tcW w:w="4394" w:type="dxa"/>
          </w:tcPr>
          <w:p w14:paraId="025C0EE4" w14:textId="302B63B3" w:rsidR="004844E7" w:rsidRPr="000F3C94" w:rsidRDefault="004844E7" w:rsidP="00A92EEB">
            <w:pPr>
              <w:snapToGrid w:val="0"/>
              <w:spacing w:before="60" w:after="60"/>
              <w:jc w:val="left"/>
              <w:rPr>
                <w:sz w:val="16"/>
                <w:szCs w:val="16"/>
                <w:lang w:val="en-GB"/>
              </w:rPr>
            </w:pPr>
            <w:r w:rsidRPr="000F3C94">
              <w:rPr>
                <w:sz w:val="16"/>
                <w:szCs w:val="16"/>
                <w:lang w:val="en-GB"/>
              </w:rPr>
              <w:t xml:space="preserve">Uniquely identifies this </w:t>
            </w:r>
            <w:r w:rsidR="00F442BA" w:rsidRPr="000F3C94">
              <w:rPr>
                <w:sz w:val="16"/>
                <w:szCs w:val="16"/>
                <w:lang w:val="en-GB"/>
              </w:rPr>
              <w:t>E</w:t>
            </w:r>
            <w:r w:rsidRPr="000F3C94">
              <w:rPr>
                <w:sz w:val="16"/>
                <w:szCs w:val="16"/>
                <w:lang w:val="en-GB"/>
              </w:rPr>
              <w:t xml:space="preserve">xchange </w:t>
            </w:r>
            <w:r w:rsidR="00F442BA" w:rsidRPr="000F3C94">
              <w:rPr>
                <w:sz w:val="16"/>
                <w:szCs w:val="16"/>
                <w:lang w:val="en-GB"/>
              </w:rPr>
              <w:t>C</w:t>
            </w:r>
            <w:r w:rsidRPr="000F3C94">
              <w:rPr>
                <w:sz w:val="16"/>
                <w:szCs w:val="16"/>
                <w:lang w:val="en-GB"/>
              </w:rPr>
              <w:t>atalogue</w:t>
            </w:r>
          </w:p>
        </w:tc>
        <w:tc>
          <w:tcPr>
            <w:tcW w:w="851" w:type="dxa"/>
          </w:tcPr>
          <w:p w14:paraId="20B40265" w14:textId="3A36A422" w:rsidR="004844E7" w:rsidRPr="000F3C94" w:rsidRDefault="00C73824" w:rsidP="00DE2E44">
            <w:pPr>
              <w:snapToGrid w:val="0"/>
              <w:spacing w:before="60" w:after="60"/>
              <w:jc w:val="center"/>
              <w:rPr>
                <w:sz w:val="16"/>
                <w:szCs w:val="16"/>
                <w:lang w:val="en-GB"/>
              </w:rPr>
            </w:pPr>
            <w:r w:rsidRPr="000F3C94">
              <w:rPr>
                <w:sz w:val="16"/>
                <w:szCs w:val="16"/>
                <w:lang w:val="en-GB"/>
              </w:rPr>
              <w:t>0..</w:t>
            </w:r>
            <w:r w:rsidR="004844E7" w:rsidRPr="000F3C94">
              <w:rPr>
                <w:sz w:val="16"/>
                <w:szCs w:val="16"/>
                <w:lang w:val="en-GB"/>
              </w:rPr>
              <w:t>1</w:t>
            </w:r>
          </w:p>
        </w:tc>
        <w:tc>
          <w:tcPr>
            <w:tcW w:w="2976" w:type="dxa"/>
          </w:tcPr>
          <w:p w14:paraId="34CC8DB3" w14:textId="7682E8B7" w:rsidR="004844E7" w:rsidRPr="000F3C94" w:rsidRDefault="004844E7" w:rsidP="00A92EEB">
            <w:pPr>
              <w:snapToGrid w:val="0"/>
              <w:spacing w:before="60" w:after="60"/>
              <w:jc w:val="left"/>
              <w:rPr>
                <w:sz w:val="16"/>
                <w:szCs w:val="16"/>
                <w:lang w:val="en-GB"/>
              </w:rPr>
            </w:pPr>
            <w:r w:rsidRPr="000F3C94">
              <w:rPr>
                <w:sz w:val="16"/>
                <w:szCs w:val="16"/>
                <w:lang w:val="en-GB"/>
              </w:rPr>
              <w:t>S100_</w:t>
            </w:r>
            <w:r w:rsidR="00B6705D" w:rsidRPr="000F3C94">
              <w:rPr>
                <w:sz w:val="16"/>
                <w:szCs w:val="16"/>
                <w:lang w:val="en-GB"/>
              </w:rPr>
              <w:t>Exchange</w:t>
            </w:r>
            <w:r w:rsidRPr="000F3C94">
              <w:rPr>
                <w:sz w:val="16"/>
                <w:szCs w:val="16"/>
                <w:lang w:val="en-GB"/>
              </w:rPr>
              <w:t>CatalogueIdentifier</w:t>
            </w:r>
          </w:p>
        </w:tc>
        <w:tc>
          <w:tcPr>
            <w:tcW w:w="3402" w:type="dxa"/>
          </w:tcPr>
          <w:p w14:paraId="2664CE91" w14:textId="26F30280" w:rsidR="004844E7" w:rsidRPr="000F3C94" w:rsidRDefault="004844E7" w:rsidP="00A92EEB">
            <w:pPr>
              <w:snapToGrid w:val="0"/>
              <w:spacing w:before="60" w:after="60"/>
              <w:jc w:val="left"/>
              <w:rPr>
                <w:sz w:val="16"/>
                <w:szCs w:val="16"/>
                <w:lang w:val="en-GB"/>
              </w:rPr>
            </w:pPr>
          </w:p>
        </w:tc>
      </w:tr>
      <w:tr w:rsidR="00B413FE" w:rsidRPr="000F3C94" w14:paraId="701E5766" w14:textId="77777777" w:rsidTr="009F29A0">
        <w:trPr>
          <w:cantSplit/>
          <w:trHeight w:val="315"/>
        </w:trPr>
        <w:tc>
          <w:tcPr>
            <w:tcW w:w="2694" w:type="dxa"/>
          </w:tcPr>
          <w:p w14:paraId="57D94A2E" w14:textId="77777777" w:rsidR="00B413FE" w:rsidRPr="000F3C94" w:rsidRDefault="00B413FE" w:rsidP="00A92EEB">
            <w:pPr>
              <w:snapToGrid w:val="0"/>
              <w:spacing w:before="60" w:after="60"/>
              <w:jc w:val="left"/>
              <w:rPr>
                <w:sz w:val="16"/>
                <w:szCs w:val="16"/>
                <w:lang w:val="en-GB"/>
              </w:rPr>
            </w:pPr>
            <w:r w:rsidRPr="000F3C94">
              <w:rPr>
                <w:sz w:val="16"/>
                <w:szCs w:val="16"/>
                <w:lang w:val="en-GB"/>
              </w:rPr>
              <w:t>contact</w:t>
            </w:r>
          </w:p>
        </w:tc>
        <w:tc>
          <w:tcPr>
            <w:tcW w:w="4394" w:type="dxa"/>
          </w:tcPr>
          <w:p w14:paraId="45FFB9E0" w14:textId="3DFC0435"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issuer of this </w:t>
            </w:r>
            <w:r w:rsidR="00F442BA" w:rsidRPr="000F3C94">
              <w:rPr>
                <w:sz w:val="16"/>
                <w:szCs w:val="16"/>
                <w:lang w:val="en-GB"/>
              </w:rPr>
              <w:t>E</w:t>
            </w:r>
            <w:r w:rsidRPr="000F3C94">
              <w:rPr>
                <w:sz w:val="16"/>
                <w:szCs w:val="16"/>
                <w:lang w:val="en-GB"/>
              </w:rPr>
              <w:t xml:space="preserve">xchange </w:t>
            </w:r>
            <w:r w:rsidR="00F442BA" w:rsidRPr="000F3C94">
              <w:rPr>
                <w:sz w:val="16"/>
                <w:szCs w:val="16"/>
                <w:lang w:val="en-GB"/>
              </w:rPr>
              <w:t>C</w:t>
            </w:r>
            <w:r w:rsidRPr="000F3C94">
              <w:rPr>
                <w:sz w:val="16"/>
                <w:szCs w:val="16"/>
                <w:lang w:val="en-GB"/>
              </w:rPr>
              <w:t>atalogue</w:t>
            </w:r>
          </w:p>
        </w:tc>
        <w:tc>
          <w:tcPr>
            <w:tcW w:w="851" w:type="dxa"/>
          </w:tcPr>
          <w:p w14:paraId="7E8AA72E" w14:textId="221C7586"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tcPr>
          <w:p w14:paraId="283C83A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S100_CataloguePointOfContact</w:t>
            </w:r>
          </w:p>
        </w:tc>
        <w:tc>
          <w:tcPr>
            <w:tcW w:w="3402" w:type="dxa"/>
          </w:tcPr>
          <w:p w14:paraId="34926AF7" w14:textId="77777777" w:rsidR="00B413FE" w:rsidRPr="000F3C94" w:rsidRDefault="00B413FE" w:rsidP="00A92EEB">
            <w:pPr>
              <w:snapToGrid w:val="0"/>
              <w:spacing w:before="60" w:after="60"/>
              <w:jc w:val="left"/>
              <w:rPr>
                <w:sz w:val="16"/>
                <w:szCs w:val="16"/>
                <w:lang w:val="en-GB"/>
              </w:rPr>
            </w:pPr>
          </w:p>
        </w:tc>
      </w:tr>
      <w:tr w:rsidR="00B413FE" w:rsidRPr="000F3C94" w14:paraId="6A18E3E8" w14:textId="77777777" w:rsidTr="009F29A0">
        <w:trPr>
          <w:cantSplit/>
          <w:trHeight w:val="495"/>
        </w:trPr>
        <w:tc>
          <w:tcPr>
            <w:tcW w:w="2694" w:type="dxa"/>
            <w:tcBorders>
              <w:bottom w:val="single" w:sz="4" w:space="0" w:color="000000"/>
            </w:tcBorders>
          </w:tcPr>
          <w:p w14:paraId="570BE3CE"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productSpecification</w:t>
            </w:r>
            <w:proofErr w:type="spellEnd"/>
          </w:p>
        </w:tc>
        <w:tc>
          <w:tcPr>
            <w:tcW w:w="4394" w:type="dxa"/>
            <w:tcBorders>
              <w:bottom w:val="single" w:sz="4" w:space="0" w:color="000000"/>
            </w:tcBorders>
          </w:tcPr>
          <w:p w14:paraId="7E2F4A7F" w14:textId="6BF45FDC"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w:t>
            </w:r>
            <w:r w:rsidR="00B379A1" w:rsidRPr="000F3C94">
              <w:rPr>
                <w:sz w:val="16"/>
                <w:szCs w:val="16"/>
                <w:lang w:val="en-GB"/>
              </w:rPr>
              <w:t>P</w:t>
            </w:r>
            <w:r w:rsidRPr="000F3C94">
              <w:rPr>
                <w:sz w:val="16"/>
                <w:szCs w:val="16"/>
                <w:lang w:val="en-GB"/>
              </w:rPr>
              <w:t xml:space="preserve">roduct </w:t>
            </w:r>
            <w:r w:rsidR="00B379A1" w:rsidRPr="000F3C94">
              <w:rPr>
                <w:sz w:val="16"/>
                <w:szCs w:val="16"/>
                <w:lang w:val="en-GB"/>
              </w:rPr>
              <w:t>S</w:t>
            </w:r>
            <w:r w:rsidRPr="000F3C94">
              <w:rPr>
                <w:sz w:val="16"/>
                <w:szCs w:val="16"/>
                <w:lang w:val="en-GB"/>
              </w:rPr>
              <w:t xml:space="preserve">pecifications used for the datasets contained in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w:t>
            </w:r>
          </w:p>
        </w:tc>
        <w:tc>
          <w:tcPr>
            <w:tcW w:w="851" w:type="dxa"/>
            <w:tcBorders>
              <w:bottom w:val="single" w:sz="4" w:space="0" w:color="000000"/>
            </w:tcBorders>
          </w:tcPr>
          <w:p w14:paraId="7749E338" w14:textId="53B3C0D7" w:rsidR="00B413FE" w:rsidRPr="000F3C94" w:rsidRDefault="00B413FE" w:rsidP="00DE2E44">
            <w:pPr>
              <w:snapToGrid w:val="0"/>
              <w:spacing w:before="60" w:after="60"/>
              <w:jc w:val="center"/>
              <w:rPr>
                <w:sz w:val="16"/>
                <w:szCs w:val="16"/>
                <w:lang w:val="en-GB"/>
              </w:rPr>
            </w:pPr>
            <w:proofErr w:type="gramStart"/>
            <w:r w:rsidRPr="000F3C94">
              <w:rPr>
                <w:sz w:val="16"/>
                <w:szCs w:val="16"/>
                <w:lang w:val="en-GB"/>
              </w:rPr>
              <w:t>0..</w:t>
            </w:r>
            <w:r w:rsidR="00C73824" w:rsidRPr="000F3C94">
              <w:rPr>
                <w:sz w:val="16"/>
                <w:szCs w:val="16"/>
                <w:lang w:val="en-GB"/>
              </w:rPr>
              <w:t>*</w:t>
            </w:r>
            <w:proofErr w:type="gramEnd"/>
          </w:p>
        </w:tc>
        <w:tc>
          <w:tcPr>
            <w:tcW w:w="2976" w:type="dxa"/>
            <w:tcBorders>
              <w:bottom w:val="single" w:sz="4" w:space="0" w:color="000000"/>
            </w:tcBorders>
          </w:tcPr>
          <w:p w14:paraId="689EC99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S100_ProductSpecification</w:t>
            </w:r>
          </w:p>
        </w:tc>
        <w:tc>
          <w:tcPr>
            <w:tcW w:w="3402" w:type="dxa"/>
            <w:tcBorders>
              <w:bottom w:val="single" w:sz="4" w:space="0" w:color="000000"/>
            </w:tcBorders>
          </w:tcPr>
          <w:p w14:paraId="2EA77AA5" w14:textId="31F9D7DD" w:rsidR="00B413FE" w:rsidRPr="000F3C94" w:rsidRDefault="00B413FE" w:rsidP="00A92EEB">
            <w:pPr>
              <w:snapToGrid w:val="0"/>
              <w:spacing w:before="60" w:after="60"/>
              <w:jc w:val="left"/>
              <w:rPr>
                <w:sz w:val="16"/>
                <w:szCs w:val="16"/>
                <w:lang w:val="en-GB"/>
              </w:rPr>
            </w:pPr>
          </w:p>
        </w:tc>
      </w:tr>
      <w:tr w:rsidR="00B413FE" w:rsidRPr="000F3C94" w14:paraId="7ED534FD" w14:textId="77777777" w:rsidTr="009F29A0">
        <w:trPr>
          <w:cantSplit/>
          <w:trHeight w:val="495"/>
        </w:trPr>
        <w:tc>
          <w:tcPr>
            <w:tcW w:w="2694" w:type="dxa"/>
            <w:shd w:val="clear" w:color="auto" w:fill="FFFFFF"/>
          </w:tcPr>
          <w:p w14:paraId="57EC1E8F" w14:textId="58DB185E" w:rsidR="00B413FE" w:rsidRPr="000F3C94" w:rsidRDefault="00C73824" w:rsidP="00A92EEB">
            <w:pPr>
              <w:snapToGrid w:val="0"/>
              <w:spacing w:before="60" w:after="60"/>
              <w:jc w:val="left"/>
              <w:rPr>
                <w:sz w:val="16"/>
                <w:szCs w:val="16"/>
                <w:lang w:val="en-GB"/>
              </w:rPr>
            </w:pPr>
            <w:proofErr w:type="spellStart"/>
            <w:r w:rsidRPr="000F3C94">
              <w:rPr>
                <w:rFonts w:eastAsia="Malgun Gothic"/>
                <w:sz w:val="16"/>
                <w:szCs w:val="16"/>
                <w:lang w:val="en-GB"/>
              </w:rPr>
              <w:t>defaultLocale</w:t>
            </w:r>
            <w:proofErr w:type="spellEnd"/>
          </w:p>
        </w:tc>
        <w:tc>
          <w:tcPr>
            <w:tcW w:w="4394" w:type="dxa"/>
            <w:shd w:val="clear" w:color="auto" w:fill="FFFFFF"/>
          </w:tcPr>
          <w:p w14:paraId="185D47A4" w14:textId="6842BB3E" w:rsidR="00B413FE" w:rsidRPr="000F3C94" w:rsidRDefault="00C73824" w:rsidP="00A92EEB">
            <w:pPr>
              <w:snapToGrid w:val="0"/>
              <w:spacing w:before="60" w:after="60"/>
              <w:jc w:val="left"/>
              <w:rPr>
                <w:sz w:val="16"/>
                <w:szCs w:val="16"/>
                <w:lang w:val="en-GB"/>
              </w:rPr>
            </w:pPr>
            <w:r w:rsidRPr="000F3C94">
              <w:rPr>
                <w:sz w:val="16"/>
                <w:szCs w:val="16"/>
                <w:lang w:val="en-GB"/>
              </w:rPr>
              <w:t>Default language and character set used for all metadata records in this Exchange Catalogue</w:t>
            </w:r>
          </w:p>
        </w:tc>
        <w:tc>
          <w:tcPr>
            <w:tcW w:w="851" w:type="dxa"/>
            <w:shd w:val="clear" w:color="auto" w:fill="FFFFFF"/>
          </w:tcPr>
          <w:p w14:paraId="4D922370" w14:textId="6E68BB6B"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7A6656C0" w14:textId="63162558" w:rsidR="00B413FE" w:rsidRPr="000F3C94" w:rsidRDefault="00C73824" w:rsidP="00A92EEB">
            <w:pPr>
              <w:snapToGrid w:val="0"/>
              <w:spacing w:before="60" w:after="60"/>
              <w:jc w:val="left"/>
              <w:rPr>
                <w:sz w:val="16"/>
                <w:szCs w:val="16"/>
                <w:lang w:val="en-GB"/>
              </w:rPr>
            </w:pPr>
            <w:proofErr w:type="spellStart"/>
            <w:r w:rsidRPr="000F3C94">
              <w:rPr>
                <w:sz w:val="16"/>
                <w:szCs w:val="16"/>
                <w:lang w:val="en-GB"/>
              </w:rPr>
              <w:t>PT_Locale</w:t>
            </w:r>
            <w:proofErr w:type="spellEnd"/>
          </w:p>
        </w:tc>
        <w:tc>
          <w:tcPr>
            <w:tcW w:w="3402" w:type="dxa"/>
            <w:shd w:val="clear" w:color="auto" w:fill="FFFFFF"/>
          </w:tcPr>
          <w:p w14:paraId="431B0680" w14:textId="58F92CC4" w:rsidR="00B413FE"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Default is English and UTF-8</w:t>
            </w:r>
          </w:p>
        </w:tc>
      </w:tr>
      <w:tr w:rsidR="00B413FE" w:rsidRPr="000F3C94" w14:paraId="328983F6" w14:textId="77777777" w:rsidTr="009F29A0">
        <w:trPr>
          <w:cantSplit/>
          <w:trHeight w:val="495"/>
        </w:trPr>
        <w:tc>
          <w:tcPr>
            <w:tcW w:w="2694" w:type="dxa"/>
            <w:shd w:val="clear" w:color="auto" w:fill="FFFFFF"/>
          </w:tcPr>
          <w:p w14:paraId="545EBB9B" w14:textId="63A3896B" w:rsidR="00B413FE" w:rsidRPr="000F3C94" w:rsidRDefault="00C73824" w:rsidP="00A92EEB">
            <w:pPr>
              <w:snapToGrid w:val="0"/>
              <w:spacing w:before="60" w:after="60"/>
              <w:jc w:val="left"/>
              <w:rPr>
                <w:sz w:val="16"/>
                <w:szCs w:val="16"/>
                <w:lang w:val="en-GB"/>
              </w:rPr>
            </w:pPr>
            <w:proofErr w:type="spellStart"/>
            <w:r w:rsidRPr="000F3C94">
              <w:rPr>
                <w:sz w:val="16"/>
                <w:szCs w:val="16"/>
                <w:lang w:val="en-GB"/>
              </w:rPr>
              <w:t>otherLocale</w:t>
            </w:r>
            <w:proofErr w:type="spellEnd"/>
          </w:p>
        </w:tc>
        <w:tc>
          <w:tcPr>
            <w:tcW w:w="4394" w:type="dxa"/>
            <w:shd w:val="clear" w:color="auto" w:fill="FFFFFF"/>
          </w:tcPr>
          <w:p w14:paraId="51500026" w14:textId="13DBAFA8" w:rsidR="00B413FE" w:rsidRPr="000F3C94" w:rsidRDefault="00C73824" w:rsidP="00A92EEB">
            <w:pPr>
              <w:snapToGrid w:val="0"/>
              <w:spacing w:before="60" w:after="60"/>
              <w:jc w:val="left"/>
              <w:rPr>
                <w:sz w:val="16"/>
                <w:szCs w:val="16"/>
                <w:lang w:val="en-GB"/>
              </w:rPr>
            </w:pPr>
            <w:r w:rsidRPr="000F3C94">
              <w:rPr>
                <w:sz w:val="16"/>
                <w:szCs w:val="16"/>
                <w:lang w:val="en-GB"/>
              </w:rPr>
              <w:t>Other languages and character sets used for the localized metadata records in this Exchange Catalogue</w:t>
            </w:r>
          </w:p>
        </w:tc>
        <w:tc>
          <w:tcPr>
            <w:tcW w:w="851" w:type="dxa"/>
            <w:shd w:val="clear" w:color="auto" w:fill="FFFFFF"/>
          </w:tcPr>
          <w:p w14:paraId="05229FA7" w14:textId="6DEE7514" w:rsidR="00B413FE" w:rsidRPr="000F3C94" w:rsidRDefault="00C73824" w:rsidP="00DE2E44">
            <w:pPr>
              <w:snapToGrid w:val="0"/>
              <w:spacing w:before="60" w:after="60"/>
              <w:jc w:val="center"/>
              <w:rPr>
                <w:sz w:val="16"/>
                <w:szCs w:val="16"/>
                <w:lang w:val="en-GB"/>
              </w:rPr>
            </w:pPr>
            <w:proofErr w:type="gramStart"/>
            <w:r w:rsidRPr="000F3C94">
              <w:rPr>
                <w:sz w:val="16"/>
                <w:szCs w:val="16"/>
                <w:lang w:val="en-GB"/>
              </w:rPr>
              <w:t>0..*</w:t>
            </w:r>
            <w:proofErr w:type="gramEnd"/>
          </w:p>
        </w:tc>
        <w:tc>
          <w:tcPr>
            <w:tcW w:w="2976" w:type="dxa"/>
            <w:shd w:val="clear" w:color="auto" w:fill="FFFFFF"/>
          </w:tcPr>
          <w:p w14:paraId="1C538816" w14:textId="700E712E" w:rsidR="00B413FE" w:rsidRPr="000F3C94" w:rsidRDefault="00C73824" w:rsidP="00A92EEB">
            <w:pPr>
              <w:snapToGrid w:val="0"/>
              <w:spacing w:before="60" w:after="60"/>
              <w:jc w:val="left"/>
              <w:rPr>
                <w:sz w:val="16"/>
                <w:szCs w:val="16"/>
                <w:lang w:val="en-GB"/>
              </w:rPr>
            </w:pPr>
            <w:proofErr w:type="spellStart"/>
            <w:r w:rsidRPr="000F3C94">
              <w:rPr>
                <w:sz w:val="16"/>
                <w:szCs w:val="16"/>
                <w:lang w:val="en-GB"/>
              </w:rPr>
              <w:t>PT_Locale</w:t>
            </w:r>
            <w:proofErr w:type="spellEnd"/>
          </w:p>
        </w:tc>
        <w:tc>
          <w:tcPr>
            <w:tcW w:w="3402" w:type="dxa"/>
            <w:shd w:val="clear" w:color="auto" w:fill="FFFFFF"/>
          </w:tcPr>
          <w:p w14:paraId="4B98733B" w14:textId="577E8158" w:rsidR="00B413FE" w:rsidRPr="000F3C94" w:rsidRDefault="00C73824" w:rsidP="00A92EEB">
            <w:pPr>
              <w:snapToGrid w:val="0"/>
              <w:spacing w:before="60" w:after="60"/>
              <w:jc w:val="left"/>
              <w:rPr>
                <w:sz w:val="16"/>
                <w:szCs w:val="16"/>
                <w:lang w:val="en-GB"/>
              </w:rPr>
            </w:pPr>
            <w:r w:rsidRPr="000F3C94">
              <w:rPr>
                <w:sz w:val="16"/>
                <w:szCs w:val="16"/>
                <w:lang w:val="en-GB"/>
              </w:rPr>
              <w:t>Required if any localized entries are present in the Exchange Catalogue</w:t>
            </w:r>
          </w:p>
        </w:tc>
      </w:tr>
      <w:tr w:rsidR="00B413FE" w:rsidRPr="000F3C94" w14:paraId="01E7C4E6" w14:textId="77777777" w:rsidTr="009F29A0">
        <w:trPr>
          <w:cantSplit/>
          <w:trHeight w:val="495"/>
        </w:trPr>
        <w:tc>
          <w:tcPr>
            <w:tcW w:w="2694" w:type="dxa"/>
            <w:shd w:val="clear" w:color="auto" w:fill="FFFFFF"/>
          </w:tcPr>
          <w:p w14:paraId="609852ED"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exchangeCatalogueDescription</w:t>
            </w:r>
            <w:proofErr w:type="spellEnd"/>
          </w:p>
        </w:tc>
        <w:tc>
          <w:tcPr>
            <w:tcW w:w="4394" w:type="dxa"/>
            <w:shd w:val="clear" w:color="auto" w:fill="FFFFFF"/>
          </w:tcPr>
          <w:p w14:paraId="4EB230C7" w14:textId="018774CA" w:rsidR="00B413FE" w:rsidRPr="000F3C94" w:rsidRDefault="00B413FE" w:rsidP="00A92EEB">
            <w:pPr>
              <w:spacing w:before="60" w:after="60"/>
              <w:jc w:val="left"/>
              <w:rPr>
                <w:sz w:val="16"/>
                <w:szCs w:val="16"/>
                <w:lang w:val="en-GB"/>
              </w:rPr>
            </w:pPr>
            <w:r w:rsidRPr="000F3C94">
              <w:rPr>
                <w:sz w:val="16"/>
                <w:szCs w:val="16"/>
                <w:lang w:val="en-GB"/>
              </w:rPr>
              <w:t xml:space="preserve">Description of what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 contains</w:t>
            </w:r>
          </w:p>
          <w:p w14:paraId="2506249A"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77B6E768" w14:textId="50524FC3"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3ED87B37" w14:textId="2645735C" w:rsidR="00B413FE" w:rsidRPr="000F3C94" w:rsidRDefault="006C438A" w:rsidP="00A92EEB">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402" w:type="dxa"/>
            <w:shd w:val="clear" w:color="auto" w:fill="FFFFFF"/>
          </w:tcPr>
          <w:p w14:paraId="11FBBF54" w14:textId="77777777" w:rsidR="00B413FE" w:rsidRPr="000F3C94" w:rsidRDefault="00B413FE" w:rsidP="00A92EEB">
            <w:pPr>
              <w:snapToGrid w:val="0"/>
              <w:spacing w:before="60" w:after="60"/>
              <w:jc w:val="left"/>
              <w:rPr>
                <w:sz w:val="16"/>
                <w:szCs w:val="16"/>
                <w:lang w:val="en-GB"/>
              </w:rPr>
            </w:pPr>
          </w:p>
        </w:tc>
      </w:tr>
      <w:tr w:rsidR="00B413FE" w:rsidRPr="000F3C94" w14:paraId="1704EAE3" w14:textId="77777777" w:rsidTr="009F29A0">
        <w:trPr>
          <w:cantSplit/>
          <w:trHeight w:val="495"/>
        </w:trPr>
        <w:tc>
          <w:tcPr>
            <w:tcW w:w="2694" w:type="dxa"/>
            <w:shd w:val="clear" w:color="auto" w:fill="FFFFFF"/>
          </w:tcPr>
          <w:p w14:paraId="337954B1"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exchangeCatalogueComment</w:t>
            </w:r>
            <w:proofErr w:type="spellEnd"/>
          </w:p>
        </w:tc>
        <w:tc>
          <w:tcPr>
            <w:tcW w:w="4394" w:type="dxa"/>
            <w:shd w:val="clear" w:color="auto" w:fill="FFFFFF"/>
          </w:tcPr>
          <w:p w14:paraId="50B2D96D" w14:textId="77777777" w:rsidR="00B413FE" w:rsidRPr="000F3C94" w:rsidRDefault="00B413FE" w:rsidP="00A92EEB">
            <w:pPr>
              <w:spacing w:before="60" w:after="60"/>
              <w:jc w:val="left"/>
              <w:rPr>
                <w:sz w:val="16"/>
                <w:szCs w:val="16"/>
                <w:lang w:val="en-GB"/>
              </w:rPr>
            </w:pPr>
            <w:r w:rsidRPr="000F3C94">
              <w:rPr>
                <w:sz w:val="16"/>
                <w:szCs w:val="16"/>
                <w:lang w:val="en-GB"/>
              </w:rPr>
              <w:t>Any additional Information</w:t>
            </w:r>
          </w:p>
          <w:p w14:paraId="784C143E"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19B19313" w14:textId="77777777" w:rsidR="00B413FE" w:rsidRPr="000F3C94" w:rsidRDefault="00B413FE" w:rsidP="00DE2E44">
            <w:pPr>
              <w:snapToGrid w:val="0"/>
              <w:spacing w:before="60" w:after="60"/>
              <w:jc w:val="center"/>
              <w:rPr>
                <w:sz w:val="16"/>
                <w:szCs w:val="16"/>
                <w:lang w:val="en-GB"/>
              </w:rPr>
            </w:pPr>
            <w:r w:rsidRPr="000F3C94">
              <w:rPr>
                <w:sz w:val="16"/>
                <w:szCs w:val="16"/>
                <w:lang w:val="en-GB"/>
              </w:rPr>
              <w:t>0..1</w:t>
            </w:r>
          </w:p>
        </w:tc>
        <w:tc>
          <w:tcPr>
            <w:tcW w:w="2976" w:type="dxa"/>
            <w:shd w:val="clear" w:color="auto" w:fill="FFFFFF"/>
          </w:tcPr>
          <w:p w14:paraId="4C63FFD1" w14:textId="77777777" w:rsidR="00B413FE" w:rsidRPr="000F3C94" w:rsidRDefault="00B413FE" w:rsidP="00A92EEB">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402" w:type="dxa"/>
            <w:shd w:val="clear" w:color="auto" w:fill="FFFFFF"/>
          </w:tcPr>
          <w:p w14:paraId="3359CC71" w14:textId="77777777" w:rsidR="00B413FE" w:rsidRPr="000F3C94" w:rsidRDefault="00B413FE" w:rsidP="00A92EEB">
            <w:pPr>
              <w:snapToGrid w:val="0"/>
              <w:spacing w:before="60" w:after="60"/>
              <w:jc w:val="left"/>
              <w:rPr>
                <w:sz w:val="16"/>
                <w:szCs w:val="16"/>
                <w:lang w:val="en-GB"/>
              </w:rPr>
            </w:pPr>
          </w:p>
        </w:tc>
      </w:tr>
      <w:tr w:rsidR="00C73824" w:rsidRPr="000F3C94" w14:paraId="4BCC07CD" w14:textId="77777777" w:rsidTr="009F29A0">
        <w:trPr>
          <w:cantSplit/>
          <w:trHeight w:val="495"/>
        </w:trPr>
        <w:tc>
          <w:tcPr>
            <w:tcW w:w="2694" w:type="dxa"/>
            <w:shd w:val="clear" w:color="auto" w:fill="FFFFFF"/>
          </w:tcPr>
          <w:p w14:paraId="1536D74F" w14:textId="22D6FBD4" w:rsidR="00C73824"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certificates</w:t>
            </w:r>
          </w:p>
        </w:tc>
        <w:tc>
          <w:tcPr>
            <w:tcW w:w="4394" w:type="dxa"/>
            <w:shd w:val="clear" w:color="auto" w:fill="FFFFFF"/>
          </w:tcPr>
          <w:p w14:paraId="73EEB9C7" w14:textId="44980FD2" w:rsidR="00C73824" w:rsidRPr="000F3C94" w:rsidRDefault="00C73824" w:rsidP="00A92EEB">
            <w:pPr>
              <w:spacing w:before="60" w:after="60"/>
              <w:jc w:val="left"/>
              <w:rPr>
                <w:sz w:val="16"/>
                <w:szCs w:val="16"/>
                <w:lang w:val="en-GB"/>
              </w:rPr>
            </w:pPr>
            <w:r w:rsidRPr="000F3C94">
              <w:rPr>
                <w:sz w:val="16"/>
                <w:szCs w:val="16"/>
                <w:lang w:val="en-GB"/>
              </w:rPr>
              <w:t>Signed public key certificates referred to by digital signatures in the Exchange Se</w:t>
            </w:r>
            <w:r w:rsidR="00B379A1" w:rsidRPr="000F3C94">
              <w:rPr>
                <w:sz w:val="16"/>
                <w:szCs w:val="16"/>
                <w:lang w:val="en-GB"/>
              </w:rPr>
              <w:t>t</w:t>
            </w:r>
          </w:p>
        </w:tc>
        <w:tc>
          <w:tcPr>
            <w:tcW w:w="851" w:type="dxa"/>
            <w:shd w:val="clear" w:color="auto" w:fill="FFFFFF"/>
          </w:tcPr>
          <w:p w14:paraId="2859FD75" w14:textId="302F2605" w:rsidR="00C73824" w:rsidRPr="000F3C94" w:rsidRDefault="00C73824" w:rsidP="00DE2E44">
            <w:pPr>
              <w:snapToGrid w:val="0"/>
              <w:spacing w:before="60" w:after="60"/>
              <w:jc w:val="center"/>
              <w:rPr>
                <w:rFonts w:eastAsia="Malgun Gothic"/>
                <w:sz w:val="16"/>
                <w:szCs w:val="16"/>
                <w:lang w:val="en-GB"/>
              </w:rPr>
            </w:pPr>
            <w:proofErr w:type="gramStart"/>
            <w:r w:rsidRPr="000F3C94">
              <w:rPr>
                <w:rFonts w:eastAsia="Malgun Gothic"/>
                <w:sz w:val="16"/>
                <w:szCs w:val="16"/>
                <w:lang w:val="en-GB"/>
              </w:rPr>
              <w:t>0..*</w:t>
            </w:r>
            <w:proofErr w:type="gramEnd"/>
          </w:p>
        </w:tc>
        <w:tc>
          <w:tcPr>
            <w:tcW w:w="2976" w:type="dxa"/>
            <w:shd w:val="clear" w:color="auto" w:fill="FFFFFF"/>
          </w:tcPr>
          <w:p w14:paraId="1F5D3637" w14:textId="35AD4B48" w:rsidR="00C73824" w:rsidRPr="000F3C94" w:rsidRDefault="00C73824" w:rsidP="00A92EEB">
            <w:pPr>
              <w:snapToGrid w:val="0"/>
              <w:spacing w:before="60" w:after="60"/>
              <w:jc w:val="left"/>
              <w:rPr>
                <w:sz w:val="16"/>
                <w:szCs w:val="16"/>
                <w:lang w:val="en-GB"/>
              </w:rPr>
            </w:pPr>
            <w:r w:rsidRPr="000F3C94">
              <w:rPr>
                <w:sz w:val="16"/>
                <w:szCs w:val="16"/>
                <w:lang w:val="en-GB"/>
              </w:rPr>
              <w:t>S100_SE_CertificateContainer</w:t>
            </w:r>
            <w:r w:rsidR="0014792C" w:rsidRPr="000F3C94">
              <w:rPr>
                <w:sz w:val="16"/>
                <w:szCs w:val="16"/>
                <w:lang w:val="en-GB"/>
              </w:rPr>
              <w:t>Type</w:t>
            </w:r>
          </w:p>
        </w:tc>
        <w:tc>
          <w:tcPr>
            <w:tcW w:w="3402" w:type="dxa"/>
            <w:shd w:val="clear" w:color="auto" w:fill="FFFFFF"/>
          </w:tcPr>
          <w:p w14:paraId="55F5A51C" w14:textId="46F425B1" w:rsidR="00C73824" w:rsidRPr="000F3C94" w:rsidRDefault="00C73824" w:rsidP="00A92EEB">
            <w:pPr>
              <w:snapToGrid w:val="0"/>
              <w:spacing w:before="60" w:after="60"/>
              <w:jc w:val="left"/>
              <w:rPr>
                <w:sz w:val="16"/>
                <w:szCs w:val="16"/>
                <w:lang w:val="en-GB"/>
              </w:rPr>
            </w:pPr>
            <w:r w:rsidRPr="000F3C94">
              <w:rPr>
                <w:sz w:val="16"/>
                <w:szCs w:val="16"/>
                <w:lang w:val="en-GB"/>
              </w:rPr>
              <w:t>Content defined in S-100 Part 15. All certificates used, except the SA root certificate (installed separately by the implementing system) shall be included</w:t>
            </w:r>
          </w:p>
        </w:tc>
      </w:tr>
      <w:tr w:rsidR="00C73824" w:rsidRPr="000F3C94" w14:paraId="5009211B" w14:textId="77777777" w:rsidTr="009F29A0">
        <w:trPr>
          <w:cantSplit/>
          <w:trHeight w:val="495"/>
        </w:trPr>
        <w:tc>
          <w:tcPr>
            <w:tcW w:w="2694" w:type="dxa"/>
            <w:shd w:val="clear" w:color="auto" w:fill="FFFFFF"/>
          </w:tcPr>
          <w:p w14:paraId="69FC203B" w14:textId="59F8081B" w:rsidR="00C73824" w:rsidRPr="000F3C94" w:rsidRDefault="00C73824" w:rsidP="00A92EEB">
            <w:pPr>
              <w:snapToGrid w:val="0"/>
              <w:spacing w:before="60" w:after="60"/>
              <w:jc w:val="left"/>
              <w:rPr>
                <w:sz w:val="16"/>
                <w:szCs w:val="16"/>
                <w:lang w:val="en-GB"/>
              </w:rPr>
            </w:pPr>
            <w:proofErr w:type="spellStart"/>
            <w:r w:rsidRPr="000F3C94">
              <w:rPr>
                <w:sz w:val="16"/>
                <w:szCs w:val="16"/>
                <w:lang w:val="en-GB"/>
              </w:rPr>
              <w:t>dataServerIdentifier</w:t>
            </w:r>
            <w:proofErr w:type="spellEnd"/>
          </w:p>
        </w:tc>
        <w:tc>
          <w:tcPr>
            <w:tcW w:w="4394" w:type="dxa"/>
            <w:shd w:val="clear" w:color="auto" w:fill="FFFFFF"/>
          </w:tcPr>
          <w:p w14:paraId="086D656F" w14:textId="6C114B12" w:rsidR="00C73824" w:rsidRPr="000F3C94" w:rsidRDefault="00C73824" w:rsidP="00A92EEB">
            <w:pPr>
              <w:spacing w:before="60" w:after="60"/>
              <w:jc w:val="left"/>
              <w:rPr>
                <w:sz w:val="16"/>
                <w:szCs w:val="16"/>
                <w:lang w:val="en-GB"/>
              </w:rPr>
            </w:pPr>
            <w:r w:rsidRPr="000F3C94">
              <w:rPr>
                <w:sz w:val="16"/>
                <w:szCs w:val="16"/>
                <w:lang w:val="en-GB"/>
              </w:rPr>
              <w:t>Identifies the data server for the permit</w:t>
            </w:r>
          </w:p>
        </w:tc>
        <w:tc>
          <w:tcPr>
            <w:tcW w:w="851" w:type="dxa"/>
            <w:shd w:val="clear" w:color="auto" w:fill="FFFFFF"/>
          </w:tcPr>
          <w:p w14:paraId="67D8F950" w14:textId="5DAD980A" w:rsidR="00C73824" w:rsidRPr="000F3C94" w:rsidRDefault="00C73824" w:rsidP="00DE2E44">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976" w:type="dxa"/>
            <w:shd w:val="clear" w:color="auto" w:fill="FFFFFF"/>
          </w:tcPr>
          <w:p w14:paraId="09E14F6D" w14:textId="7B126E97" w:rsidR="00C73824" w:rsidRPr="000F3C94" w:rsidRDefault="00C73824" w:rsidP="00A92EEB">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402" w:type="dxa"/>
            <w:shd w:val="clear" w:color="auto" w:fill="FFFFFF"/>
          </w:tcPr>
          <w:p w14:paraId="23B0C883" w14:textId="77777777" w:rsidR="00C73824" w:rsidRPr="000F3C94" w:rsidRDefault="00C73824" w:rsidP="00A92EEB">
            <w:pPr>
              <w:snapToGrid w:val="0"/>
              <w:spacing w:before="60" w:after="60"/>
              <w:jc w:val="left"/>
              <w:rPr>
                <w:sz w:val="16"/>
                <w:szCs w:val="16"/>
                <w:lang w:val="en-GB"/>
              </w:rPr>
            </w:pPr>
          </w:p>
        </w:tc>
      </w:tr>
      <w:tr w:rsidR="006C438A" w:rsidRPr="000F3C94" w14:paraId="264C480D" w14:textId="77777777" w:rsidTr="009F29A0">
        <w:trPr>
          <w:cantSplit/>
          <w:trHeight w:val="495"/>
        </w:trPr>
        <w:tc>
          <w:tcPr>
            <w:tcW w:w="2694" w:type="dxa"/>
            <w:shd w:val="clear" w:color="auto" w:fill="FFFFFF"/>
          </w:tcPr>
          <w:p w14:paraId="00BB43F7" w14:textId="45CFEE46" w:rsidR="006C438A" w:rsidRPr="000F3C94" w:rsidRDefault="006C438A" w:rsidP="00A92EEB">
            <w:pPr>
              <w:snapToGrid w:val="0"/>
              <w:spacing w:before="60" w:after="60"/>
              <w:jc w:val="left"/>
              <w:rPr>
                <w:sz w:val="16"/>
                <w:szCs w:val="16"/>
                <w:lang w:val="en-GB"/>
              </w:rPr>
            </w:pPr>
            <w:proofErr w:type="spellStart"/>
            <w:r w:rsidRPr="000F3C94">
              <w:rPr>
                <w:sz w:val="16"/>
                <w:szCs w:val="16"/>
                <w:lang w:val="en-GB"/>
              </w:rPr>
              <w:t>datasetDiscoveryMetadata</w:t>
            </w:r>
            <w:proofErr w:type="spellEnd"/>
          </w:p>
        </w:tc>
        <w:tc>
          <w:tcPr>
            <w:tcW w:w="4394" w:type="dxa"/>
            <w:shd w:val="clear" w:color="auto" w:fill="FFFFFF"/>
          </w:tcPr>
          <w:p w14:paraId="2B2B19BF" w14:textId="34535B59" w:rsidR="006C438A" w:rsidRPr="000F3C94" w:rsidRDefault="006C438A" w:rsidP="00A92EEB">
            <w:pPr>
              <w:spacing w:before="60" w:after="60"/>
              <w:jc w:val="left"/>
              <w:rPr>
                <w:sz w:val="16"/>
                <w:szCs w:val="16"/>
                <w:lang w:val="en-GB"/>
              </w:rPr>
            </w:pPr>
            <w:r w:rsidRPr="000F3C94">
              <w:rPr>
                <w:sz w:val="16"/>
                <w:szCs w:val="16"/>
                <w:lang w:val="en-GB"/>
              </w:rPr>
              <w:t>Exchange Catalogues may include or reference discovery metadata for the datasets in the Exchange Set</w:t>
            </w:r>
          </w:p>
        </w:tc>
        <w:tc>
          <w:tcPr>
            <w:tcW w:w="851" w:type="dxa"/>
            <w:shd w:val="clear" w:color="auto" w:fill="FFFFFF"/>
          </w:tcPr>
          <w:p w14:paraId="2F878503" w14:textId="4C43A139" w:rsidR="006C438A" w:rsidRPr="000F3C94" w:rsidRDefault="006C438A" w:rsidP="00DE2E44">
            <w:pPr>
              <w:snapToGrid w:val="0"/>
              <w:spacing w:before="60" w:after="60"/>
              <w:jc w:val="center"/>
              <w:rPr>
                <w:rFonts w:eastAsia="Malgun Gothic"/>
                <w:sz w:val="16"/>
                <w:szCs w:val="16"/>
                <w:lang w:val="en-GB"/>
              </w:rPr>
            </w:pPr>
            <w:proofErr w:type="gramStart"/>
            <w:r w:rsidRPr="000F3C94">
              <w:rPr>
                <w:rFonts w:eastAsia="Malgun Gothic"/>
                <w:sz w:val="16"/>
                <w:szCs w:val="16"/>
                <w:lang w:val="en-GB"/>
              </w:rPr>
              <w:t>0..*</w:t>
            </w:r>
            <w:proofErr w:type="gramEnd"/>
          </w:p>
        </w:tc>
        <w:tc>
          <w:tcPr>
            <w:tcW w:w="2976" w:type="dxa"/>
            <w:shd w:val="clear" w:color="auto" w:fill="FFFFFF"/>
          </w:tcPr>
          <w:p w14:paraId="37BF26F6" w14:textId="77777777" w:rsidR="00A92EEB" w:rsidRPr="000F3C94" w:rsidRDefault="006C438A" w:rsidP="00A92EEB">
            <w:pPr>
              <w:snapToGrid w:val="0"/>
              <w:spacing w:before="60" w:after="60"/>
              <w:jc w:val="left"/>
              <w:rPr>
                <w:sz w:val="16"/>
                <w:szCs w:val="16"/>
                <w:lang w:val="en-GB"/>
              </w:rPr>
            </w:pPr>
            <w:r w:rsidRPr="000F3C94">
              <w:rPr>
                <w:sz w:val="16"/>
                <w:szCs w:val="16"/>
                <w:lang w:val="en-GB"/>
              </w:rPr>
              <w:t xml:space="preserve">Aggregation </w:t>
            </w:r>
          </w:p>
          <w:p w14:paraId="7D069426" w14:textId="234F6414" w:rsidR="006C438A" w:rsidRPr="000F3C94" w:rsidRDefault="006C438A" w:rsidP="00A92EEB">
            <w:pPr>
              <w:snapToGrid w:val="0"/>
              <w:spacing w:before="60" w:after="60"/>
              <w:jc w:val="left"/>
              <w:rPr>
                <w:sz w:val="16"/>
                <w:szCs w:val="16"/>
                <w:lang w:val="en-GB"/>
              </w:rPr>
            </w:pPr>
            <w:r w:rsidRPr="000F3C94">
              <w:rPr>
                <w:sz w:val="16"/>
                <w:szCs w:val="16"/>
                <w:lang w:val="en-GB"/>
              </w:rPr>
              <w:t>S100_DatasetDiscoveryMetadata</w:t>
            </w:r>
          </w:p>
        </w:tc>
        <w:tc>
          <w:tcPr>
            <w:tcW w:w="3402" w:type="dxa"/>
            <w:shd w:val="clear" w:color="auto" w:fill="FFFFFF"/>
          </w:tcPr>
          <w:p w14:paraId="006E6604" w14:textId="77777777" w:rsidR="006C438A" w:rsidRPr="000F3C94" w:rsidRDefault="006C438A" w:rsidP="00A92EEB">
            <w:pPr>
              <w:snapToGrid w:val="0"/>
              <w:spacing w:before="60" w:after="60"/>
              <w:jc w:val="left"/>
              <w:rPr>
                <w:sz w:val="16"/>
                <w:szCs w:val="16"/>
                <w:lang w:val="en-GB"/>
              </w:rPr>
            </w:pPr>
          </w:p>
        </w:tc>
      </w:tr>
      <w:tr w:rsidR="00262EA5" w:rsidRPr="000F3C94" w14:paraId="54DD73FA" w14:textId="77777777" w:rsidTr="009F29A0">
        <w:trPr>
          <w:cantSplit/>
          <w:trHeight w:val="495"/>
        </w:trPr>
        <w:tc>
          <w:tcPr>
            <w:tcW w:w="2694" w:type="dxa"/>
            <w:shd w:val="clear" w:color="auto" w:fill="FFFFFF"/>
          </w:tcPr>
          <w:p w14:paraId="6256C235" w14:textId="491BFAE0" w:rsidR="00262EA5" w:rsidRPr="000F3C94" w:rsidRDefault="00C73824" w:rsidP="00A92EEB">
            <w:pPr>
              <w:snapToGrid w:val="0"/>
              <w:spacing w:before="60" w:after="60"/>
              <w:jc w:val="left"/>
              <w:rPr>
                <w:sz w:val="16"/>
                <w:szCs w:val="16"/>
                <w:lang w:val="en-GB"/>
              </w:rPr>
            </w:pPr>
            <w:proofErr w:type="spellStart"/>
            <w:r w:rsidRPr="000F3C94">
              <w:rPr>
                <w:sz w:val="16"/>
                <w:szCs w:val="16"/>
                <w:lang w:val="en-GB"/>
              </w:rPr>
              <w:t>catalogueDiscoveryMetadata</w:t>
            </w:r>
            <w:proofErr w:type="spellEnd"/>
          </w:p>
        </w:tc>
        <w:tc>
          <w:tcPr>
            <w:tcW w:w="4394" w:type="dxa"/>
            <w:shd w:val="clear" w:color="auto" w:fill="FFFFFF"/>
          </w:tcPr>
          <w:p w14:paraId="35654C23" w14:textId="079EE828" w:rsidR="00262EA5" w:rsidRPr="000F3C94" w:rsidRDefault="00262EA5" w:rsidP="00A92EEB">
            <w:pPr>
              <w:snapToGrid w:val="0"/>
              <w:spacing w:before="60" w:after="60"/>
              <w:jc w:val="left"/>
              <w:rPr>
                <w:sz w:val="16"/>
                <w:szCs w:val="16"/>
                <w:lang w:val="en-GB"/>
              </w:rPr>
            </w:pPr>
            <w:r w:rsidRPr="000F3C94">
              <w:rPr>
                <w:sz w:val="16"/>
                <w:szCs w:val="16"/>
                <w:lang w:val="en-GB"/>
              </w:rPr>
              <w:t xml:space="preserve">Metadata for </w:t>
            </w:r>
            <w:r w:rsidR="00A90DFF" w:rsidRPr="000F3C94">
              <w:rPr>
                <w:sz w:val="16"/>
                <w:szCs w:val="16"/>
                <w:lang w:val="en-GB"/>
              </w:rPr>
              <w:t>C</w:t>
            </w:r>
            <w:r w:rsidRPr="000F3C94">
              <w:rPr>
                <w:sz w:val="16"/>
                <w:szCs w:val="16"/>
                <w:lang w:val="en-GB"/>
              </w:rPr>
              <w:t>atalogue</w:t>
            </w:r>
          </w:p>
        </w:tc>
        <w:tc>
          <w:tcPr>
            <w:tcW w:w="851" w:type="dxa"/>
            <w:shd w:val="clear" w:color="auto" w:fill="FFFFFF"/>
          </w:tcPr>
          <w:p w14:paraId="0A26AF3D" w14:textId="22995F70" w:rsidR="00262EA5" w:rsidRPr="000F3C94" w:rsidRDefault="00262EA5" w:rsidP="00DE2E44">
            <w:pPr>
              <w:snapToGrid w:val="0"/>
              <w:spacing w:before="60" w:after="60"/>
              <w:jc w:val="center"/>
              <w:rPr>
                <w:sz w:val="16"/>
                <w:szCs w:val="16"/>
                <w:lang w:val="en-GB"/>
              </w:rPr>
            </w:pPr>
            <w:proofErr w:type="gramStart"/>
            <w:r w:rsidRPr="000F3C94">
              <w:rPr>
                <w:sz w:val="16"/>
                <w:szCs w:val="16"/>
                <w:lang w:val="en-GB"/>
              </w:rPr>
              <w:t>0..*</w:t>
            </w:r>
            <w:proofErr w:type="gramEnd"/>
          </w:p>
        </w:tc>
        <w:tc>
          <w:tcPr>
            <w:tcW w:w="2976" w:type="dxa"/>
            <w:shd w:val="clear" w:color="auto" w:fill="FFFFFF"/>
          </w:tcPr>
          <w:p w14:paraId="68A0DAC5" w14:textId="77777777" w:rsidR="00C73824" w:rsidRPr="000F3C94" w:rsidRDefault="00C73824" w:rsidP="00A92EEB">
            <w:pPr>
              <w:snapToGrid w:val="0"/>
              <w:spacing w:before="60" w:after="60"/>
              <w:jc w:val="left"/>
              <w:rPr>
                <w:sz w:val="16"/>
                <w:szCs w:val="16"/>
                <w:lang w:val="en-GB"/>
              </w:rPr>
            </w:pPr>
            <w:r w:rsidRPr="000F3C94">
              <w:rPr>
                <w:sz w:val="16"/>
                <w:szCs w:val="16"/>
                <w:lang w:val="en-GB"/>
              </w:rPr>
              <w:t xml:space="preserve">Aggregation </w:t>
            </w:r>
          </w:p>
          <w:p w14:paraId="091D6672" w14:textId="51744ADA" w:rsidR="00262EA5" w:rsidRPr="000F3C94" w:rsidRDefault="00C73824" w:rsidP="00A92EEB">
            <w:pPr>
              <w:snapToGrid w:val="0"/>
              <w:spacing w:before="60" w:after="60"/>
              <w:jc w:val="left"/>
              <w:rPr>
                <w:sz w:val="16"/>
                <w:szCs w:val="16"/>
                <w:lang w:val="en-GB"/>
              </w:rPr>
            </w:pPr>
            <w:r w:rsidRPr="000F3C94">
              <w:rPr>
                <w:sz w:val="16"/>
                <w:szCs w:val="16"/>
                <w:lang w:val="en-GB"/>
              </w:rPr>
              <w:t>S100_CatalogueDiscoveryMetadata</w:t>
            </w:r>
          </w:p>
        </w:tc>
        <w:tc>
          <w:tcPr>
            <w:tcW w:w="3402" w:type="dxa"/>
            <w:shd w:val="clear" w:color="auto" w:fill="FFFFFF"/>
          </w:tcPr>
          <w:p w14:paraId="47EFC821" w14:textId="1F4EF6F0" w:rsidR="00262EA5" w:rsidRPr="000F3C94" w:rsidRDefault="00262EA5" w:rsidP="00A92EEB">
            <w:pPr>
              <w:snapToGrid w:val="0"/>
              <w:spacing w:before="60" w:after="60"/>
              <w:jc w:val="left"/>
              <w:rPr>
                <w:sz w:val="16"/>
                <w:szCs w:val="16"/>
                <w:lang w:val="en-GB"/>
              </w:rPr>
            </w:pPr>
            <w:r w:rsidRPr="000F3C94">
              <w:rPr>
                <w:sz w:val="16"/>
                <w:szCs w:val="16"/>
                <w:lang w:val="en-GB"/>
              </w:rPr>
              <w:t>Metadata for the feature, portrayal, and interoperability catalogues, if any</w:t>
            </w:r>
          </w:p>
        </w:tc>
      </w:tr>
      <w:tr w:rsidR="00262EA5" w:rsidRPr="000F3C94" w14:paraId="155C4010" w14:textId="77777777" w:rsidTr="009F29A0">
        <w:trPr>
          <w:cantSplit/>
          <w:trHeight w:val="495"/>
        </w:trPr>
        <w:tc>
          <w:tcPr>
            <w:tcW w:w="2694" w:type="dxa"/>
            <w:shd w:val="clear" w:color="auto" w:fill="FFFFFF"/>
          </w:tcPr>
          <w:p w14:paraId="76DFF820" w14:textId="33640644" w:rsidR="00262EA5" w:rsidRPr="000F3C94" w:rsidRDefault="00262EA5" w:rsidP="00A92EEB">
            <w:pPr>
              <w:snapToGrid w:val="0"/>
              <w:spacing w:before="60" w:after="60"/>
              <w:jc w:val="left"/>
              <w:rPr>
                <w:sz w:val="16"/>
                <w:szCs w:val="16"/>
                <w:lang w:val="en-GB"/>
              </w:rPr>
            </w:pPr>
            <w:proofErr w:type="spellStart"/>
            <w:r w:rsidRPr="000F3C94">
              <w:rPr>
                <w:sz w:val="16"/>
                <w:szCs w:val="16"/>
                <w:lang w:val="en-GB"/>
              </w:rPr>
              <w:t>supportFileDiscoveryMetadata</w:t>
            </w:r>
            <w:proofErr w:type="spellEnd"/>
          </w:p>
        </w:tc>
        <w:tc>
          <w:tcPr>
            <w:tcW w:w="4394" w:type="dxa"/>
            <w:shd w:val="clear" w:color="auto" w:fill="FFFFFF"/>
          </w:tcPr>
          <w:p w14:paraId="093EDD89" w14:textId="236BA7DB" w:rsidR="00262EA5" w:rsidRPr="000F3C94" w:rsidRDefault="00262EA5" w:rsidP="00A92EEB">
            <w:pPr>
              <w:snapToGrid w:val="0"/>
              <w:spacing w:before="60" w:after="60"/>
              <w:jc w:val="left"/>
              <w:rPr>
                <w:sz w:val="16"/>
                <w:szCs w:val="16"/>
                <w:lang w:val="en-GB"/>
              </w:rPr>
            </w:pPr>
            <w:r w:rsidRPr="000F3C94">
              <w:rPr>
                <w:sz w:val="16"/>
                <w:szCs w:val="16"/>
                <w:lang w:val="en-GB"/>
              </w:rPr>
              <w:t xml:space="preserve">Exchange </w:t>
            </w:r>
            <w:r w:rsidR="00A90DFF" w:rsidRPr="000F3C94">
              <w:rPr>
                <w:sz w:val="16"/>
                <w:szCs w:val="16"/>
                <w:lang w:val="en-GB"/>
              </w:rPr>
              <w:t>C</w:t>
            </w:r>
            <w:r w:rsidRPr="000F3C94">
              <w:rPr>
                <w:sz w:val="16"/>
                <w:szCs w:val="16"/>
                <w:lang w:val="en-GB"/>
              </w:rPr>
              <w:t xml:space="preserve">atalogues may include or reference discovery metadata for the support files in the </w:t>
            </w:r>
            <w:r w:rsidR="000649ED" w:rsidRPr="000F3C94">
              <w:rPr>
                <w:sz w:val="16"/>
                <w:szCs w:val="16"/>
                <w:lang w:val="en-GB"/>
              </w:rPr>
              <w:t>E</w:t>
            </w:r>
            <w:r w:rsidRPr="000F3C94">
              <w:rPr>
                <w:sz w:val="16"/>
                <w:szCs w:val="16"/>
                <w:lang w:val="en-GB"/>
              </w:rPr>
              <w:t xml:space="preserve">xchange </w:t>
            </w:r>
            <w:r w:rsidR="000649ED" w:rsidRPr="000F3C94">
              <w:rPr>
                <w:sz w:val="16"/>
                <w:szCs w:val="16"/>
                <w:lang w:val="en-GB"/>
              </w:rPr>
              <w:t>S</w:t>
            </w:r>
            <w:r w:rsidRPr="000F3C94">
              <w:rPr>
                <w:sz w:val="16"/>
                <w:szCs w:val="16"/>
                <w:lang w:val="en-GB"/>
              </w:rPr>
              <w:t>et</w:t>
            </w:r>
          </w:p>
        </w:tc>
        <w:tc>
          <w:tcPr>
            <w:tcW w:w="851" w:type="dxa"/>
            <w:shd w:val="clear" w:color="auto" w:fill="FFFFFF"/>
          </w:tcPr>
          <w:p w14:paraId="4BC598A0" w14:textId="09CD9FDA" w:rsidR="00262EA5" w:rsidRPr="000F3C94" w:rsidRDefault="00262EA5" w:rsidP="00DE2E44">
            <w:pPr>
              <w:snapToGrid w:val="0"/>
              <w:spacing w:before="60" w:after="60"/>
              <w:jc w:val="center"/>
              <w:rPr>
                <w:sz w:val="16"/>
                <w:szCs w:val="16"/>
                <w:lang w:val="en-GB"/>
              </w:rPr>
            </w:pPr>
            <w:proofErr w:type="gramStart"/>
            <w:r w:rsidRPr="000F3C94">
              <w:rPr>
                <w:sz w:val="16"/>
                <w:szCs w:val="16"/>
                <w:lang w:val="en-GB"/>
              </w:rPr>
              <w:t>0..*</w:t>
            </w:r>
            <w:proofErr w:type="gramEnd"/>
          </w:p>
        </w:tc>
        <w:tc>
          <w:tcPr>
            <w:tcW w:w="2976" w:type="dxa"/>
            <w:shd w:val="clear" w:color="auto" w:fill="FFFFFF"/>
          </w:tcPr>
          <w:p w14:paraId="550E5E95" w14:textId="77777777" w:rsidR="00A92EEB" w:rsidRPr="000F3C94" w:rsidRDefault="00262EA5" w:rsidP="00A92EEB">
            <w:pPr>
              <w:snapToGrid w:val="0"/>
              <w:spacing w:before="60" w:after="60"/>
              <w:jc w:val="left"/>
              <w:rPr>
                <w:sz w:val="16"/>
                <w:szCs w:val="16"/>
                <w:lang w:val="en-GB"/>
              </w:rPr>
            </w:pPr>
            <w:r w:rsidRPr="000F3C94">
              <w:rPr>
                <w:sz w:val="16"/>
                <w:szCs w:val="16"/>
                <w:lang w:val="en-GB"/>
              </w:rPr>
              <w:t xml:space="preserve">Aggregation </w:t>
            </w:r>
          </w:p>
          <w:p w14:paraId="767D1361" w14:textId="191EFE4C" w:rsidR="00262EA5" w:rsidRPr="000F3C94" w:rsidRDefault="00262EA5" w:rsidP="00A92EEB">
            <w:pPr>
              <w:snapToGrid w:val="0"/>
              <w:spacing w:before="60" w:after="60"/>
              <w:jc w:val="left"/>
              <w:rPr>
                <w:sz w:val="16"/>
                <w:szCs w:val="16"/>
                <w:lang w:val="en-GB"/>
              </w:rPr>
            </w:pPr>
            <w:r w:rsidRPr="000F3C94">
              <w:rPr>
                <w:sz w:val="16"/>
                <w:szCs w:val="16"/>
                <w:lang w:val="en-GB"/>
              </w:rPr>
              <w:t>S100_SupportFileDiscoveryMetadata</w:t>
            </w:r>
          </w:p>
        </w:tc>
        <w:tc>
          <w:tcPr>
            <w:tcW w:w="3402" w:type="dxa"/>
            <w:shd w:val="clear" w:color="auto" w:fill="FFFFFF"/>
          </w:tcPr>
          <w:p w14:paraId="375D679A" w14:textId="77777777" w:rsidR="00262EA5" w:rsidRPr="000F3C94" w:rsidRDefault="00262EA5" w:rsidP="00A92EEB">
            <w:pPr>
              <w:snapToGrid w:val="0"/>
              <w:spacing w:before="60" w:after="60"/>
              <w:jc w:val="left"/>
              <w:rPr>
                <w:sz w:val="16"/>
                <w:szCs w:val="16"/>
                <w:lang w:val="en-GB"/>
              </w:rPr>
            </w:pPr>
          </w:p>
        </w:tc>
      </w:tr>
    </w:tbl>
    <w:p w14:paraId="11407D54" w14:textId="77777777" w:rsidR="00B413FE" w:rsidRPr="000F3C94" w:rsidRDefault="00B413FE" w:rsidP="00EB6591">
      <w:pPr>
        <w:spacing w:after="0"/>
        <w:rPr>
          <w:szCs w:val="20"/>
          <w:lang w:val="en-GB"/>
        </w:rPr>
      </w:pPr>
    </w:p>
    <w:p w14:paraId="7214B802" w14:textId="22EFA114" w:rsidR="00B413FE" w:rsidRPr="000F3C94" w:rsidRDefault="00B413FE" w:rsidP="00B45624">
      <w:pPr>
        <w:pStyle w:val="Heading4"/>
        <w:tabs>
          <w:tab w:val="clear" w:pos="940"/>
          <w:tab w:val="clear" w:pos="1140"/>
          <w:tab w:val="clear" w:pos="1360"/>
        </w:tabs>
        <w:rPr>
          <w:lang w:val="en-GB"/>
        </w:rPr>
      </w:pPr>
      <w:bookmarkStart w:id="570" w:name="_Toc403560565"/>
      <w:bookmarkStart w:id="571" w:name="_Toc152232610"/>
      <w:r w:rsidRPr="000F3C94">
        <w:rPr>
          <w:lang w:val="en-GB"/>
        </w:rPr>
        <w:lastRenderedPageBreak/>
        <w:t>S100_</w:t>
      </w:r>
      <w:r w:rsidR="008729A9" w:rsidRPr="000F3C94">
        <w:rPr>
          <w:lang w:val="en-GB"/>
        </w:rPr>
        <w:t>Exchange</w:t>
      </w:r>
      <w:r w:rsidRPr="000F3C94">
        <w:rPr>
          <w:lang w:val="en-GB"/>
        </w:rPr>
        <w:t>CatalogueIdentifier</w:t>
      </w:r>
      <w:bookmarkEnd w:id="570"/>
      <w:bookmarkEnd w:id="571"/>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8A48A2" w:rsidRPr="000F3C94" w14:paraId="444C04EB" w14:textId="77777777" w:rsidTr="00743684">
        <w:trPr>
          <w:trHeight w:val="146"/>
        </w:trPr>
        <w:tc>
          <w:tcPr>
            <w:tcW w:w="1135" w:type="dxa"/>
            <w:shd w:val="clear" w:color="auto" w:fill="E7E6E6"/>
          </w:tcPr>
          <w:p w14:paraId="176DCEE5" w14:textId="35A444C7" w:rsidR="008A48A2" w:rsidRPr="000F3C94" w:rsidRDefault="008A48A2" w:rsidP="008A48A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1FE42348" w14:textId="3CEA9F6A" w:rsidR="008A48A2" w:rsidRPr="000F3C94" w:rsidRDefault="008A48A2" w:rsidP="008A48A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E2A530E"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C10805" w14:textId="77777777" w:rsidR="008A48A2" w:rsidRPr="000F3C94" w:rsidRDefault="008A48A2" w:rsidP="008A48A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705D69AD"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4AAC0516"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Remarks</w:t>
            </w:r>
          </w:p>
        </w:tc>
      </w:tr>
      <w:tr w:rsidR="008A48A2" w:rsidRPr="000F3C94" w14:paraId="6BB15015" w14:textId="77777777" w:rsidTr="00743684">
        <w:trPr>
          <w:trHeight w:val="20"/>
        </w:trPr>
        <w:tc>
          <w:tcPr>
            <w:tcW w:w="1135" w:type="dxa"/>
          </w:tcPr>
          <w:p w14:paraId="734CDF72" w14:textId="79EF58A3" w:rsidR="008A48A2" w:rsidRPr="000F3C94" w:rsidRDefault="008A48A2" w:rsidP="008A48A2">
            <w:pPr>
              <w:snapToGrid w:val="0"/>
              <w:spacing w:before="60" w:after="60"/>
              <w:jc w:val="left"/>
              <w:rPr>
                <w:sz w:val="16"/>
                <w:szCs w:val="16"/>
                <w:lang w:val="en-GB"/>
              </w:rPr>
            </w:pPr>
            <w:r w:rsidRPr="000F3C94">
              <w:rPr>
                <w:sz w:val="16"/>
                <w:szCs w:val="16"/>
                <w:lang w:val="en-GB" w:eastAsia="ar-SA"/>
              </w:rPr>
              <w:t>Class</w:t>
            </w:r>
          </w:p>
        </w:tc>
        <w:tc>
          <w:tcPr>
            <w:tcW w:w="2976" w:type="dxa"/>
          </w:tcPr>
          <w:p w14:paraId="336582BD" w14:textId="3B22086E" w:rsidR="008A48A2" w:rsidRPr="000F3C94" w:rsidRDefault="008A48A2" w:rsidP="008A48A2">
            <w:pPr>
              <w:snapToGrid w:val="0"/>
              <w:spacing w:before="60" w:after="60"/>
              <w:jc w:val="left"/>
              <w:rPr>
                <w:sz w:val="16"/>
                <w:szCs w:val="16"/>
                <w:lang w:val="en-GB"/>
              </w:rPr>
            </w:pPr>
            <w:r w:rsidRPr="000F3C94">
              <w:rPr>
                <w:sz w:val="16"/>
                <w:szCs w:val="16"/>
                <w:lang w:val="en-GB"/>
              </w:rPr>
              <w:t>S100_ExchangeCatalogueIdentifier</w:t>
            </w:r>
          </w:p>
        </w:tc>
        <w:tc>
          <w:tcPr>
            <w:tcW w:w="3544" w:type="dxa"/>
          </w:tcPr>
          <w:p w14:paraId="58555E8E" w14:textId="40628029" w:rsidR="008A48A2" w:rsidRPr="000F3C94" w:rsidRDefault="008A48A2" w:rsidP="008A48A2">
            <w:pPr>
              <w:snapToGrid w:val="0"/>
              <w:spacing w:before="60" w:after="60"/>
              <w:jc w:val="left"/>
              <w:rPr>
                <w:sz w:val="16"/>
                <w:szCs w:val="16"/>
                <w:lang w:val="en-GB"/>
              </w:rPr>
            </w:pPr>
            <w:r w:rsidRPr="000F3C94">
              <w:rPr>
                <w:sz w:val="16"/>
                <w:szCs w:val="16"/>
                <w:lang w:val="en-GB"/>
              </w:rPr>
              <w:t>An identifier for an Exchange Catalogue</w:t>
            </w:r>
          </w:p>
        </w:tc>
        <w:tc>
          <w:tcPr>
            <w:tcW w:w="709" w:type="dxa"/>
          </w:tcPr>
          <w:p w14:paraId="5E195BE1" w14:textId="77777777" w:rsidR="008A48A2" w:rsidRPr="000F3C94" w:rsidRDefault="008A48A2" w:rsidP="008A48A2">
            <w:pPr>
              <w:snapToGrid w:val="0"/>
              <w:spacing w:before="60" w:after="60"/>
              <w:jc w:val="center"/>
              <w:rPr>
                <w:sz w:val="16"/>
                <w:szCs w:val="16"/>
                <w:lang w:val="en-GB"/>
              </w:rPr>
            </w:pPr>
            <w:r w:rsidRPr="000F3C94">
              <w:rPr>
                <w:sz w:val="16"/>
                <w:szCs w:val="16"/>
                <w:lang w:val="en-GB"/>
              </w:rPr>
              <w:t>-</w:t>
            </w:r>
          </w:p>
        </w:tc>
        <w:tc>
          <w:tcPr>
            <w:tcW w:w="2410" w:type="dxa"/>
          </w:tcPr>
          <w:p w14:paraId="0DE6AEF8" w14:textId="77777777" w:rsidR="008A48A2" w:rsidRPr="000F3C94" w:rsidRDefault="008A48A2" w:rsidP="008A48A2">
            <w:pPr>
              <w:snapToGrid w:val="0"/>
              <w:spacing w:before="60" w:after="60"/>
              <w:jc w:val="left"/>
              <w:rPr>
                <w:sz w:val="16"/>
                <w:szCs w:val="16"/>
                <w:lang w:val="en-GB"/>
              </w:rPr>
            </w:pPr>
            <w:r w:rsidRPr="000F3C94">
              <w:rPr>
                <w:sz w:val="16"/>
                <w:szCs w:val="16"/>
                <w:lang w:val="en-GB"/>
              </w:rPr>
              <w:t>-</w:t>
            </w:r>
          </w:p>
        </w:tc>
        <w:tc>
          <w:tcPr>
            <w:tcW w:w="3543" w:type="dxa"/>
          </w:tcPr>
          <w:p w14:paraId="65D3069B" w14:textId="059766A2" w:rsidR="008A48A2" w:rsidRPr="000F3C94" w:rsidRDefault="008A48A2" w:rsidP="008A48A2">
            <w:pPr>
              <w:snapToGrid w:val="0"/>
              <w:spacing w:before="60" w:after="60"/>
              <w:jc w:val="left"/>
              <w:rPr>
                <w:sz w:val="16"/>
                <w:szCs w:val="16"/>
                <w:lang w:val="en-GB"/>
              </w:rPr>
            </w:pPr>
            <w:r w:rsidRPr="000F3C94">
              <w:rPr>
                <w:sz w:val="16"/>
                <w:szCs w:val="16"/>
                <w:lang w:val="en-GB"/>
              </w:rPr>
              <w:t xml:space="preserve">The concatenation of identifier, </w:t>
            </w:r>
            <w:proofErr w:type="spellStart"/>
            <w:r w:rsidRPr="000F3C94">
              <w:rPr>
                <w:sz w:val="16"/>
                <w:szCs w:val="16"/>
                <w:lang w:val="en-GB"/>
              </w:rPr>
              <w:t>editionNumber</w:t>
            </w:r>
            <w:proofErr w:type="spellEnd"/>
            <w:r w:rsidRPr="000F3C94">
              <w:rPr>
                <w:sz w:val="16"/>
                <w:szCs w:val="16"/>
                <w:lang w:val="en-GB"/>
              </w:rPr>
              <w:t xml:space="preserve"> and </w:t>
            </w:r>
            <w:proofErr w:type="spellStart"/>
            <w:r w:rsidRPr="000F3C94">
              <w:rPr>
                <w:sz w:val="16"/>
                <w:szCs w:val="16"/>
                <w:lang w:val="en-GB"/>
              </w:rPr>
              <w:t>dateTime</w:t>
            </w:r>
            <w:proofErr w:type="spellEnd"/>
            <w:r w:rsidRPr="000F3C94">
              <w:rPr>
                <w:sz w:val="16"/>
                <w:szCs w:val="16"/>
                <w:lang w:val="en-GB"/>
              </w:rPr>
              <w:t xml:space="preserve"> form the unique name</w:t>
            </w:r>
          </w:p>
        </w:tc>
      </w:tr>
      <w:tr w:rsidR="008A48A2" w:rsidRPr="000F3C94" w14:paraId="253FCE78" w14:textId="77777777" w:rsidTr="00743684">
        <w:trPr>
          <w:trHeight w:val="20"/>
        </w:trPr>
        <w:tc>
          <w:tcPr>
            <w:tcW w:w="1135" w:type="dxa"/>
          </w:tcPr>
          <w:p w14:paraId="37F3B0AE" w14:textId="6E2856F4"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0C5A256D" w14:textId="7C3DBEB4" w:rsidR="008A48A2" w:rsidRPr="000F3C94" w:rsidRDefault="008A48A2" w:rsidP="008A48A2">
            <w:pPr>
              <w:snapToGrid w:val="0"/>
              <w:spacing w:before="60" w:after="60"/>
              <w:jc w:val="left"/>
              <w:rPr>
                <w:sz w:val="16"/>
                <w:szCs w:val="16"/>
                <w:lang w:val="en-GB"/>
              </w:rPr>
            </w:pPr>
            <w:r w:rsidRPr="000F3C94">
              <w:rPr>
                <w:sz w:val="16"/>
                <w:szCs w:val="16"/>
                <w:lang w:val="en-GB"/>
              </w:rPr>
              <w:t>identifier</w:t>
            </w:r>
          </w:p>
        </w:tc>
        <w:tc>
          <w:tcPr>
            <w:tcW w:w="3544" w:type="dxa"/>
          </w:tcPr>
          <w:p w14:paraId="795A7A5F" w14:textId="37899EEE" w:rsidR="008A48A2" w:rsidRPr="000F3C94" w:rsidRDefault="008A48A2" w:rsidP="008A48A2">
            <w:pPr>
              <w:snapToGrid w:val="0"/>
              <w:spacing w:before="60" w:after="60"/>
              <w:jc w:val="left"/>
              <w:rPr>
                <w:sz w:val="16"/>
                <w:szCs w:val="16"/>
                <w:lang w:val="en-GB"/>
              </w:rPr>
            </w:pPr>
            <w:r w:rsidRPr="000F3C94">
              <w:rPr>
                <w:sz w:val="16"/>
                <w:szCs w:val="16"/>
                <w:lang w:val="en-GB"/>
              </w:rPr>
              <w:t>Uniquely identifies this Exchange Catalogue</w:t>
            </w:r>
          </w:p>
        </w:tc>
        <w:tc>
          <w:tcPr>
            <w:tcW w:w="709" w:type="dxa"/>
          </w:tcPr>
          <w:p w14:paraId="1F157C0F"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16451482" w14:textId="77777777" w:rsidR="008A48A2" w:rsidRPr="000F3C94" w:rsidRDefault="008A48A2" w:rsidP="008A48A2">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543" w:type="dxa"/>
          </w:tcPr>
          <w:p w14:paraId="73307685" w14:textId="1C65C5CE" w:rsidR="008A48A2" w:rsidRPr="000F3C94" w:rsidRDefault="008A48A2" w:rsidP="008A48A2">
            <w:pPr>
              <w:snapToGrid w:val="0"/>
              <w:spacing w:before="60" w:after="60"/>
              <w:jc w:val="left"/>
              <w:rPr>
                <w:spacing w:val="-4"/>
                <w:sz w:val="16"/>
                <w:szCs w:val="16"/>
                <w:lang w:val="en-GB"/>
              </w:rPr>
            </w:pPr>
            <w:r w:rsidRPr="000F3C94">
              <w:rPr>
                <w:spacing w:val="-4"/>
                <w:sz w:val="16"/>
                <w:szCs w:val="16"/>
                <w:lang w:val="en-GB"/>
              </w:rPr>
              <w:t>&lt;S100</w:t>
            </w:r>
            <w:proofErr w:type="gramStart"/>
            <w:r w:rsidRPr="000F3C94">
              <w:rPr>
                <w:spacing w:val="-4"/>
                <w:sz w:val="16"/>
                <w:szCs w:val="16"/>
                <w:lang w:val="en-GB"/>
              </w:rPr>
              <w:t>XC:identifier</w:t>
            </w:r>
            <w:proofErr w:type="gramEnd"/>
            <w:r w:rsidRPr="000F3C94">
              <w:rPr>
                <w:spacing w:val="-4"/>
                <w:sz w:val="16"/>
                <w:szCs w:val="16"/>
                <w:lang w:val="en-GB"/>
              </w:rPr>
              <w:t>&gt;US_101_20200101_120101_01&lt;/S100XC:identifier&gt;</w:t>
            </w:r>
          </w:p>
        </w:tc>
      </w:tr>
      <w:tr w:rsidR="008A48A2" w:rsidRPr="000F3C94" w14:paraId="7BE357EB" w14:textId="77777777" w:rsidTr="00743684">
        <w:trPr>
          <w:trHeight w:val="20"/>
        </w:trPr>
        <w:tc>
          <w:tcPr>
            <w:tcW w:w="1135" w:type="dxa"/>
          </w:tcPr>
          <w:p w14:paraId="4549F197" w14:textId="1C9CC4A8"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1F022341" w14:textId="012622D8" w:rsidR="008A48A2" w:rsidRPr="000F3C94" w:rsidRDefault="008A48A2" w:rsidP="008A48A2">
            <w:pPr>
              <w:snapToGrid w:val="0"/>
              <w:spacing w:before="60" w:after="60"/>
              <w:jc w:val="left"/>
              <w:rPr>
                <w:sz w:val="16"/>
                <w:szCs w:val="16"/>
                <w:lang w:val="en-GB"/>
              </w:rPr>
            </w:pPr>
            <w:proofErr w:type="spellStart"/>
            <w:r w:rsidRPr="000F3C94">
              <w:rPr>
                <w:sz w:val="16"/>
                <w:szCs w:val="16"/>
                <w:lang w:val="en-GB"/>
              </w:rPr>
              <w:t>dateTime</w:t>
            </w:r>
            <w:proofErr w:type="spellEnd"/>
          </w:p>
        </w:tc>
        <w:tc>
          <w:tcPr>
            <w:tcW w:w="3544" w:type="dxa"/>
          </w:tcPr>
          <w:p w14:paraId="300F4024" w14:textId="0FA15DEF" w:rsidR="008A48A2" w:rsidRPr="000F3C94" w:rsidRDefault="008A48A2" w:rsidP="008A48A2">
            <w:pPr>
              <w:snapToGrid w:val="0"/>
              <w:spacing w:before="60" w:after="60"/>
              <w:jc w:val="left"/>
              <w:rPr>
                <w:sz w:val="16"/>
                <w:szCs w:val="16"/>
                <w:lang w:val="en-GB"/>
              </w:rPr>
            </w:pPr>
            <w:r w:rsidRPr="000F3C94">
              <w:rPr>
                <w:sz w:val="16"/>
                <w:szCs w:val="16"/>
                <w:lang w:val="en-GB"/>
              </w:rPr>
              <w:t>Creation date and time of the Exchange Catalogue, including time zone</w:t>
            </w:r>
          </w:p>
        </w:tc>
        <w:tc>
          <w:tcPr>
            <w:tcW w:w="709" w:type="dxa"/>
          </w:tcPr>
          <w:p w14:paraId="541C8283"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64C7C8D5" w14:textId="636FADA3" w:rsidR="008A48A2" w:rsidRPr="000F3C94" w:rsidRDefault="008A48A2" w:rsidP="008A48A2">
            <w:pPr>
              <w:snapToGrid w:val="0"/>
              <w:spacing w:before="60" w:after="60"/>
              <w:jc w:val="left"/>
              <w:rPr>
                <w:sz w:val="16"/>
                <w:szCs w:val="16"/>
                <w:lang w:val="en-GB"/>
              </w:rPr>
            </w:pPr>
            <w:proofErr w:type="spellStart"/>
            <w:r w:rsidRPr="000F3C94">
              <w:rPr>
                <w:sz w:val="16"/>
                <w:szCs w:val="16"/>
                <w:lang w:val="en-GB"/>
              </w:rPr>
              <w:t>DateTime</w:t>
            </w:r>
            <w:proofErr w:type="spellEnd"/>
          </w:p>
        </w:tc>
        <w:tc>
          <w:tcPr>
            <w:tcW w:w="3543" w:type="dxa"/>
          </w:tcPr>
          <w:p w14:paraId="5F708D23" w14:textId="044305E0" w:rsidR="008A48A2" w:rsidRPr="000F3C94" w:rsidRDefault="008A48A2" w:rsidP="008A48A2">
            <w:pPr>
              <w:snapToGrid w:val="0"/>
              <w:spacing w:before="60" w:after="60"/>
              <w:jc w:val="left"/>
              <w:rPr>
                <w:sz w:val="16"/>
                <w:szCs w:val="16"/>
                <w:lang w:val="en-GB"/>
              </w:rPr>
            </w:pPr>
            <w:r w:rsidRPr="000F3C94">
              <w:rPr>
                <w:sz w:val="16"/>
                <w:szCs w:val="16"/>
                <w:lang w:val="en-GB"/>
              </w:rPr>
              <w:t xml:space="preserve">Format: </w:t>
            </w:r>
            <w:proofErr w:type="spellStart"/>
            <w:r w:rsidRPr="000F3C94">
              <w:rPr>
                <w:sz w:val="16"/>
                <w:szCs w:val="16"/>
                <w:lang w:val="en-GB"/>
              </w:rPr>
              <w:t>yyyy-mm-ddThh:</w:t>
            </w:r>
            <w:proofErr w:type="gramStart"/>
            <w:r w:rsidRPr="000F3C94">
              <w:rPr>
                <w:sz w:val="16"/>
                <w:szCs w:val="16"/>
                <w:lang w:val="en-GB"/>
              </w:rPr>
              <w:t>mm:ssZ</w:t>
            </w:r>
            <w:proofErr w:type="spellEnd"/>
            <w:proofErr w:type="gramEnd"/>
          </w:p>
        </w:tc>
      </w:tr>
    </w:tbl>
    <w:p w14:paraId="5BB0DB44" w14:textId="77777777" w:rsidR="00B413FE" w:rsidRPr="000F3C94" w:rsidRDefault="00B413FE" w:rsidP="00CC6652">
      <w:pPr>
        <w:spacing w:after="0"/>
        <w:rPr>
          <w:szCs w:val="20"/>
          <w:lang w:val="en-GB"/>
        </w:rPr>
      </w:pPr>
    </w:p>
    <w:p w14:paraId="2AD89426" w14:textId="77777777" w:rsidR="00B413FE" w:rsidRPr="000F3C94" w:rsidRDefault="00B413FE" w:rsidP="00CC6652">
      <w:pPr>
        <w:pStyle w:val="Heading4"/>
        <w:tabs>
          <w:tab w:val="clear" w:pos="940"/>
          <w:tab w:val="clear" w:pos="1140"/>
          <w:tab w:val="clear" w:pos="1360"/>
        </w:tabs>
        <w:rPr>
          <w:lang w:val="en-GB"/>
        </w:rPr>
      </w:pPr>
      <w:bookmarkStart w:id="572" w:name="_Toc403560566"/>
      <w:bookmarkStart w:id="573" w:name="_Toc152232611"/>
      <w:r w:rsidRPr="000F3C94">
        <w:rPr>
          <w:lang w:val="en-GB"/>
        </w:rPr>
        <w:t>S100_CataloguePointofContact</w:t>
      </w:r>
      <w:bookmarkEnd w:id="572"/>
      <w:bookmarkEnd w:id="57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C60C82" w:rsidRPr="000F3C94" w14:paraId="431BEBB3" w14:textId="77777777" w:rsidTr="009C2874">
        <w:tc>
          <w:tcPr>
            <w:tcW w:w="1135" w:type="dxa"/>
            <w:shd w:val="clear" w:color="auto" w:fill="E7E6E6"/>
          </w:tcPr>
          <w:p w14:paraId="0A1E459D" w14:textId="44A5D1A5" w:rsidR="00C60C82" w:rsidRPr="000F3C94" w:rsidRDefault="00C60C82" w:rsidP="00C60C8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51B8447B" w14:textId="4E544EC0" w:rsidR="00C60C82" w:rsidRPr="000F3C94" w:rsidRDefault="00C60C82" w:rsidP="00C60C8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2527F1E2"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7744B8" w14:textId="77777777" w:rsidR="00C60C82" w:rsidRPr="000F3C94" w:rsidRDefault="00C60C82" w:rsidP="00C60C8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6294039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635B5D6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Remarks</w:t>
            </w:r>
          </w:p>
        </w:tc>
      </w:tr>
      <w:tr w:rsidR="00C60C82" w:rsidRPr="000F3C94" w14:paraId="665E84B4" w14:textId="77777777" w:rsidTr="009C2874">
        <w:tc>
          <w:tcPr>
            <w:tcW w:w="1135" w:type="dxa"/>
          </w:tcPr>
          <w:p w14:paraId="4213CED6" w14:textId="28688FC5" w:rsidR="00C60C82" w:rsidRPr="000F3C94" w:rsidRDefault="00C60C82" w:rsidP="00C60C82">
            <w:pPr>
              <w:snapToGrid w:val="0"/>
              <w:spacing w:before="60" w:after="60"/>
              <w:jc w:val="left"/>
              <w:rPr>
                <w:sz w:val="16"/>
                <w:szCs w:val="16"/>
                <w:lang w:val="en-GB"/>
              </w:rPr>
            </w:pPr>
            <w:r w:rsidRPr="000F3C94">
              <w:rPr>
                <w:sz w:val="16"/>
                <w:szCs w:val="16"/>
                <w:lang w:val="en-GB" w:eastAsia="ar-SA"/>
              </w:rPr>
              <w:t>Class</w:t>
            </w:r>
          </w:p>
        </w:tc>
        <w:tc>
          <w:tcPr>
            <w:tcW w:w="2976" w:type="dxa"/>
          </w:tcPr>
          <w:p w14:paraId="212E0859" w14:textId="28AFEF67" w:rsidR="00C60C82" w:rsidRPr="000F3C94" w:rsidRDefault="00C60C82" w:rsidP="00C60C82">
            <w:pPr>
              <w:snapToGrid w:val="0"/>
              <w:spacing w:before="60" w:after="60"/>
              <w:jc w:val="left"/>
              <w:rPr>
                <w:sz w:val="16"/>
                <w:szCs w:val="16"/>
                <w:lang w:val="en-GB"/>
              </w:rPr>
            </w:pPr>
            <w:r w:rsidRPr="000F3C94">
              <w:rPr>
                <w:sz w:val="16"/>
                <w:szCs w:val="16"/>
                <w:lang w:val="en-GB"/>
              </w:rPr>
              <w:t>S100_CataloguePointOfContact</w:t>
            </w:r>
          </w:p>
        </w:tc>
        <w:tc>
          <w:tcPr>
            <w:tcW w:w="3544" w:type="dxa"/>
          </w:tcPr>
          <w:p w14:paraId="7E02FB65" w14:textId="5BD4D223" w:rsidR="00C60C82" w:rsidRPr="000F3C94" w:rsidRDefault="00C60C82" w:rsidP="00C60C82">
            <w:pPr>
              <w:snapToGrid w:val="0"/>
              <w:spacing w:before="60" w:after="60"/>
              <w:jc w:val="left"/>
              <w:rPr>
                <w:sz w:val="16"/>
                <w:szCs w:val="16"/>
                <w:lang w:val="en-GB"/>
              </w:rPr>
            </w:pPr>
            <w:r w:rsidRPr="000F3C94">
              <w:rPr>
                <w:sz w:val="16"/>
                <w:szCs w:val="16"/>
                <w:lang w:val="en-GB"/>
              </w:rPr>
              <w:t>Contact details of the issuer of this Exchange Catalogue</w:t>
            </w:r>
          </w:p>
        </w:tc>
        <w:tc>
          <w:tcPr>
            <w:tcW w:w="709" w:type="dxa"/>
          </w:tcPr>
          <w:p w14:paraId="53735351" w14:textId="77777777" w:rsidR="00C60C82" w:rsidRPr="000F3C94" w:rsidRDefault="00C60C82" w:rsidP="00C60C82">
            <w:pPr>
              <w:snapToGrid w:val="0"/>
              <w:spacing w:before="60" w:after="60"/>
              <w:jc w:val="center"/>
              <w:rPr>
                <w:sz w:val="16"/>
                <w:szCs w:val="16"/>
                <w:lang w:val="en-GB"/>
              </w:rPr>
            </w:pPr>
            <w:r w:rsidRPr="000F3C94">
              <w:rPr>
                <w:sz w:val="16"/>
                <w:szCs w:val="16"/>
                <w:lang w:val="en-GB"/>
              </w:rPr>
              <w:t>-</w:t>
            </w:r>
          </w:p>
        </w:tc>
        <w:tc>
          <w:tcPr>
            <w:tcW w:w="2410" w:type="dxa"/>
          </w:tcPr>
          <w:p w14:paraId="0A502D8F"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c>
          <w:tcPr>
            <w:tcW w:w="3543" w:type="dxa"/>
          </w:tcPr>
          <w:p w14:paraId="40F08657"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r>
      <w:tr w:rsidR="00C60C82" w:rsidRPr="000F3C94" w14:paraId="2DAE421F" w14:textId="77777777" w:rsidTr="009C2874">
        <w:tc>
          <w:tcPr>
            <w:tcW w:w="1135" w:type="dxa"/>
          </w:tcPr>
          <w:p w14:paraId="38B94A50" w14:textId="4E603076"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5315EA12" w14:textId="1C62611D" w:rsidR="00C60C82" w:rsidRPr="000F3C94" w:rsidRDefault="00C60C82" w:rsidP="00C60C82">
            <w:pPr>
              <w:snapToGrid w:val="0"/>
              <w:spacing w:before="60" w:after="60"/>
              <w:jc w:val="left"/>
              <w:rPr>
                <w:sz w:val="16"/>
                <w:szCs w:val="16"/>
                <w:lang w:val="en-GB"/>
              </w:rPr>
            </w:pPr>
            <w:r w:rsidRPr="000F3C94">
              <w:rPr>
                <w:sz w:val="16"/>
                <w:szCs w:val="16"/>
                <w:lang w:val="en-GB"/>
              </w:rPr>
              <w:t>organization</w:t>
            </w:r>
          </w:p>
        </w:tc>
        <w:tc>
          <w:tcPr>
            <w:tcW w:w="3544" w:type="dxa"/>
          </w:tcPr>
          <w:p w14:paraId="0AC197F9" w14:textId="28FD1E1C" w:rsidR="00C60C82" w:rsidRPr="000F3C94" w:rsidRDefault="00C60C82" w:rsidP="00C60C82">
            <w:pPr>
              <w:snapToGrid w:val="0"/>
              <w:spacing w:before="60" w:after="60"/>
              <w:jc w:val="left"/>
              <w:rPr>
                <w:sz w:val="16"/>
                <w:szCs w:val="16"/>
                <w:lang w:val="en-GB"/>
              </w:rPr>
            </w:pPr>
            <w:r w:rsidRPr="000F3C94">
              <w:rPr>
                <w:sz w:val="16"/>
                <w:szCs w:val="16"/>
                <w:lang w:val="en-GB"/>
              </w:rPr>
              <w:t>The organization distributing this Exchange Catalogue</w:t>
            </w:r>
          </w:p>
        </w:tc>
        <w:tc>
          <w:tcPr>
            <w:tcW w:w="709" w:type="dxa"/>
          </w:tcPr>
          <w:p w14:paraId="3FEFE05B" w14:textId="77777777" w:rsidR="00C60C82" w:rsidRPr="000F3C94" w:rsidRDefault="00C60C82" w:rsidP="00C60C82">
            <w:pPr>
              <w:snapToGrid w:val="0"/>
              <w:spacing w:before="60" w:after="60"/>
              <w:jc w:val="center"/>
              <w:rPr>
                <w:sz w:val="16"/>
                <w:szCs w:val="16"/>
                <w:lang w:val="en-GB"/>
              </w:rPr>
            </w:pPr>
            <w:r w:rsidRPr="000F3C94">
              <w:rPr>
                <w:sz w:val="16"/>
                <w:szCs w:val="16"/>
                <w:lang w:val="en-GB"/>
              </w:rPr>
              <w:t>1</w:t>
            </w:r>
          </w:p>
        </w:tc>
        <w:tc>
          <w:tcPr>
            <w:tcW w:w="2410" w:type="dxa"/>
          </w:tcPr>
          <w:p w14:paraId="707EE609" w14:textId="77777777" w:rsidR="00C60C82" w:rsidRPr="000F3C94" w:rsidRDefault="00C60C82" w:rsidP="00C60C82">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543" w:type="dxa"/>
          </w:tcPr>
          <w:p w14:paraId="4F4BE573" w14:textId="4FAA2E34" w:rsidR="00C60C82" w:rsidRPr="000F3C94" w:rsidRDefault="00C60C82" w:rsidP="00C60C82">
            <w:pPr>
              <w:snapToGrid w:val="0"/>
              <w:spacing w:before="60" w:after="60"/>
              <w:jc w:val="left"/>
              <w:rPr>
                <w:sz w:val="16"/>
                <w:szCs w:val="16"/>
                <w:lang w:val="en-GB"/>
              </w:rPr>
            </w:pPr>
            <w:r w:rsidRPr="000F3C94">
              <w:rPr>
                <w:sz w:val="16"/>
                <w:szCs w:val="16"/>
                <w:lang w:val="en-GB"/>
              </w:rPr>
              <w:t>This could be an individual producer, value added reseller, etc</w:t>
            </w:r>
          </w:p>
        </w:tc>
      </w:tr>
      <w:tr w:rsidR="00C60C82" w:rsidRPr="000F3C94" w14:paraId="7A71448E" w14:textId="77777777" w:rsidTr="009C2874">
        <w:tc>
          <w:tcPr>
            <w:tcW w:w="1135" w:type="dxa"/>
          </w:tcPr>
          <w:p w14:paraId="21005573" w14:textId="5B300C09"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112B74D5" w14:textId="6550C581" w:rsidR="00C60C82" w:rsidRPr="000F3C94" w:rsidRDefault="00C60C82" w:rsidP="00C60C82">
            <w:pPr>
              <w:snapToGrid w:val="0"/>
              <w:spacing w:before="60" w:after="60"/>
              <w:jc w:val="left"/>
              <w:rPr>
                <w:sz w:val="16"/>
                <w:szCs w:val="16"/>
                <w:lang w:val="en-GB"/>
              </w:rPr>
            </w:pPr>
            <w:r w:rsidRPr="000F3C94">
              <w:rPr>
                <w:sz w:val="16"/>
                <w:szCs w:val="16"/>
                <w:lang w:val="en-GB"/>
              </w:rPr>
              <w:t>phone</w:t>
            </w:r>
          </w:p>
        </w:tc>
        <w:tc>
          <w:tcPr>
            <w:tcW w:w="3544" w:type="dxa"/>
          </w:tcPr>
          <w:p w14:paraId="4B2DD37D"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phone number of the organization</w:t>
            </w:r>
          </w:p>
        </w:tc>
        <w:tc>
          <w:tcPr>
            <w:tcW w:w="709" w:type="dxa"/>
          </w:tcPr>
          <w:p w14:paraId="38174085"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6F130D8C" w14:textId="77777777" w:rsidR="00C60C82" w:rsidRPr="000F3C94" w:rsidRDefault="00C60C82" w:rsidP="00C60C82">
            <w:pPr>
              <w:snapToGrid w:val="0"/>
              <w:spacing w:before="60" w:after="60"/>
              <w:jc w:val="left"/>
              <w:rPr>
                <w:sz w:val="16"/>
                <w:szCs w:val="16"/>
                <w:lang w:val="en-GB"/>
              </w:rPr>
            </w:pPr>
            <w:proofErr w:type="spellStart"/>
            <w:r w:rsidRPr="000F3C94">
              <w:rPr>
                <w:sz w:val="16"/>
                <w:szCs w:val="16"/>
                <w:lang w:val="en-GB"/>
              </w:rPr>
              <w:t>CI_Telephone</w:t>
            </w:r>
            <w:proofErr w:type="spellEnd"/>
          </w:p>
        </w:tc>
        <w:tc>
          <w:tcPr>
            <w:tcW w:w="3543" w:type="dxa"/>
          </w:tcPr>
          <w:p w14:paraId="48FBAEE4" w14:textId="77777777" w:rsidR="00C60C82" w:rsidRPr="000F3C94" w:rsidRDefault="00C60C82" w:rsidP="00C60C82">
            <w:pPr>
              <w:snapToGrid w:val="0"/>
              <w:spacing w:before="60" w:after="60"/>
              <w:jc w:val="left"/>
              <w:rPr>
                <w:sz w:val="16"/>
                <w:szCs w:val="16"/>
                <w:lang w:val="en-GB"/>
              </w:rPr>
            </w:pPr>
          </w:p>
        </w:tc>
      </w:tr>
      <w:tr w:rsidR="00C60C82" w:rsidRPr="000F3C94" w14:paraId="63587612" w14:textId="77777777" w:rsidTr="009C2874">
        <w:tc>
          <w:tcPr>
            <w:tcW w:w="1135" w:type="dxa"/>
          </w:tcPr>
          <w:p w14:paraId="43806C8A" w14:textId="5D4AA80F"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665FF2B8" w14:textId="45E3F0E2" w:rsidR="00C60C82" w:rsidRPr="000F3C94" w:rsidRDefault="00C60C82" w:rsidP="00C60C82">
            <w:pPr>
              <w:snapToGrid w:val="0"/>
              <w:spacing w:before="60" w:after="60"/>
              <w:jc w:val="left"/>
              <w:rPr>
                <w:sz w:val="16"/>
                <w:szCs w:val="16"/>
                <w:lang w:val="en-GB"/>
              </w:rPr>
            </w:pPr>
            <w:r w:rsidRPr="000F3C94">
              <w:rPr>
                <w:sz w:val="16"/>
                <w:szCs w:val="16"/>
                <w:lang w:val="en-GB"/>
              </w:rPr>
              <w:t>address</w:t>
            </w:r>
          </w:p>
        </w:tc>
        <w:tc>
          <w:tcPr>
            <w:tcW w:w="3544" w:type="dxa"/>
          </w:tcPr>
          <w:p w14:paraId="09EF75DB"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address of the organization</w:t>
            </w:r>
          </w:p>
        </w:tc>
        <w:tc>
          <w:tcPr>
            <w:tcW w:w="709" w:type="dxa"/>
          </w:tcPr>
          <w:p w14:paraId="42891372"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1FBBE1CB" w14:textId="77777777" w:rsidR="00C60C82" w:rsidRPr="000F3C94" w:rsidRDefault="00C60C82" w:rsidP="00C60C82">
            <w:pPr>
              <w:snapToGrid w:val="0"/>
              <w:spacing w:before="60" w:after="60"/>
              <w:jc w:val="left"/>
              <w:rPr>
                <w:sz w:val="16"/>
                <w:szCs w:val="16"/>
                <w:lang w:val="en-GB"/>
              </w:rPr>
            </w:pPr>
            <w:proofErr w:type="spellStart"/>
            <w:r w:rsidRPr="000F3C94">
              <w:rPr>
                <w:sz w:val="16"/>
                <w:szCs w:val="16"/>
                <w:lang w:val="en-GB"/>
              </w:rPr>
              <w:t>CI_Address</w:t>
            </w:r>
            <w:proofErr w:type="spellEnd"/>
          </w:p>
        </w:tc>
        <w:tc>
          <w:tcPr>
            <w:tcW w:w="3543" w:type="dxa"/>
          </w:tcPr>
          <w:p w14:paraId="05D1F95F" w14:textId="77777777" w:rsidR="00C60C82" w:rsidRPr="000F3C94" w:rsidRDefault="00C60C82" w:rsidP="00C60C82">
            <w:pPr>
              <w:snapToGrid w:val="0"/>
              <w:spacing w:before="60" w:after="60"/>
              <w:jc w:val="left"/>
              <w:rPr>
                <w:sz w:val="16"/>
                <w:szCs w:val="16"/>
                <w:lang w:val="en-GB"/>
              </w:rPr>
            </w:pPr>
          </w:p>
        </w:tc>
      </w:tr>
    </w:tbl>
    <w:p w14:paraId="63ECBCAC" w14:textId="77777777" w:rsidR="00F44879" w:rsidRPr="000F3C94" w:rsidRDefault="00F44879" w:rsidP="009D0DAC">
      <w:pPr>
        <w:spacing w:after="0"/>
        <w:rPr>
          <w:lang w:val="en-GB"/>
        </w:rPr>
      </w:pPr>
      <w:bookmarkStart w:id="574" w:name="_Toc158923626"/>
      <w:bookmarkStart w:id="575" w:name="_Toc158923757"/>
      <w:bookmarkStart w:id="576" w:name="_Toc158985697"/>
      <w:bookmarkStart w:id="577" w:name="_Toc158985828"/>
      <w:bookmarkStart w:id="578" w:name="_Toc158988963"/>
      <w:bookmarkStart w:id="579" w:name="_Toc162544314"/>
      <w:bookmarkStart w:id="580" w:name="_Toc170717284"/>
      <w:bookmarkStart w:id="581" w:name="_Toc158923627"/>
      <w:bookmarkStart w:id="582" w:name="_Toc158923758"/>
      <w:bookmarkStart w:id="583" w:name="_Toc158985698"/>
      <w:bookmarkStart w:id="584" w:name="_Toc158985829"/>
      <w:bookmarkStart w:id="585" w:name="_Toc158988964"/>
      <w:bookmarkStart w:id="586" w:name="_Toc162544315"/>
      <w:bookmarkStart w:id="587" w:name="_Toc170717285"/>
      <w:bookmarkStart w:id="588" w:name="_Toc158923652"/>
      <w:bookmarkStart w:id="589" w:name="_Toc158923783"/>
      <w:bookmarkStart w:id="590" w:name="_Toc158985723"/>
      <w:bookmarkStart w:id="591" w:name="_Toc158985854"/>
      <w:bookmarkStart w:id="592" w:name="_Toc158988989"/>
      <w:bookmarkStart w:id="593" w:name="_Toc162544340"/>
      <w:bookmarkStart w:id="594" w:name="_Toc170717310"/>
      <w:bookmarkStart w:id="595" w:name="_Toc523493095"/>
      <w:bookmarkStart w:id="596" w:name="_Toc403560568"/>
      <w:bookmarkStart w:id="597" w:name="_Ref148213052"/>
      <w:bookmarkStart w:id="598" w:name="_Toc15223261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1943EF98" w14:textId="1178D76A" w:rsidR="0054360D" w:rsidRPr="000F3C94" w:rsidRDefault="00B413FE" w:rsidP="00D63FE7">
      <w:pPr>
        <w:pStyle w:val="Heading3"/>
        <w:tabs>
          <w:tab w:val="clear" w:pos="660"/>
        </w:tabs>
        <w:rPr>
          <w:lang w:val="en-GB"/>
        </w:rPr>
      </w:pPr>
      <w:bookmarkStart w:id="599" w:name="_Toc194500037"/>
      <w:r w:rsidRPr="000F3C94">
        <w:rPr>
          <w:lang w:val="en-GB"/>
        </w:rPr>
        <w:t>S100_</w:t>
      </w:r>
      <w:bookmarkEnd w:id="596"/>
      <w:r w:rsidR="00A57D35" w:rsidRPr="000F3C94">
        <w:rPr>
          <w:lang w:val="en-GB"/>
        </w:rPr>
        <w:t>DatasetDiscoveryMetadata</w:t>
      </w:r>
      <w:bookmarkEnd w:id="597"/>
      <w:bookmarkEnd w:id="598"/>
      <w:bookmarkEnd w:id="599"/>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668"/>
        <w:gridCol w:w="4110"/>
      </w:tblGrid>
      <w:tr w:rsidR="00B413FE" w:rsidRPr="000F3C94" w14:paraId="6F896971" w14:textId="77777777" w:rsidTr="00CC6A43">
        <w:trPr>
          <w:cantSplit/>
        </w:trPr>
        <w:tc>
          <w:tcPr>
            <w:tcW w:w="2836" w:type="dxa"/>
            <w:shd w:val="clear" w:color="auto" w:fill="D9D9D9"/>
          </w:tcPr>
          <w:p w14:paraId="5E4B4AC5" w14:textId="77777777" w:rsidR="00B413FE" w:rsidRPr="000F3C94" w:rsidRDefault="00B413FE" w:rsidP="00585CE9">
            <w:pPr>
              <w:snapToGrid w:val="0"/>
              <w:spacing w:before="60" w:after="60"/>
              <w:jc w:val="left"/>
              <w:rPr>
                <w:b/>
                <w:sz w:val="16"/>
                <w:szCs w:val="16"/>
                <w:lang w:val="en-GB"/>
              </w:rPr>
            </w:pPr>
            <w:r w:rsidRPr="000F3C94">
              <w:rPr>
                <w:b/>
                <w:sz w:val="16"/>
                <w:szCs w:val="16"/>
                <w:lang w:val="en-GB"/>
              </w:rPr>
              <w:t>Name</w:t>
            </w:r>
          </w:p>
        </w:tc>
        <w:tc>
          <w:tcPr>
            <w:tcW w:w="3899" w:type="dxa"/>
            <w:shd w:val="clear" w:color="auto" w:fill="D9D9D9"/>
          </w:tcPr>
          <w:p w14:paraId="09805C62" w14:textId="77777777" w:rsidR="00B413FE" w:rsidRPr="000F3C94" w:rsidRDefault="00B413FE" w:rsidP="00585CE9">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1C64D5E6" w14:textId="77777777" w:rsidR="00B413FE" w:rsidRPr="000F3C94" w:rsidRDefault="00B413FE" w:rsidP="00585CE9">
            <w:pPr>
              <w:keepNext/>
              <w:keepLines/>
              <w:snapToGrid w:val="0"/>
              <w:spacing w:before="60" w:after="60"/>
              <w:jc w:val="center"/>
              <w:rPr>
                <w:b/>
                <w:sz w:val="16"/>
                <w:szCs w:val="16"/>
                <w:lang w:val="en-GB"/>
              </w:rPr>
            </w:pPr>
            <w:r w:rsidRPr="000F3C94">
              <w:rPr>
                <w:b/>
                <w:sz w:val="16"/>
                <w:szCs w:val="16"/>
                <w:lang w:val="en-GB"/>
              </w:rPr>
              <w:t>Mult</w:t>
            </w:r>
          </w:p>
        </w:tc>
        <w:tc>
          <w:tcPr>
            <w:tcW w:w="2668" w:type="dxa"/>
            <w:shd w:val="clear" w:color="auto" w:fill="D9D9D9"/>
          </w:tcPr>
          <w:p w14:paraId="636E982B"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Type</w:t>
            </w:r>
          </w:p>
        </w:tc>
        <w:tc>
          <w:tcPr>
            <w:tcW w:w="4110" w:type="dxa"/>
            <w:shd w:val="clear" w:color="auto" w:fill="D9D9D9"/>
          </w:tcPr>
          <w:p w14:paraId="24D08BA1"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B8AAF71" w14:textId="77777777" w:rsidTr="00CC6A43">
        <w:trPr>
          <w:trHeight w:val="326"/>
        </w:trPr>
        <w:tc>
          <w:tcPr>
            <w:tcW w:w="2836" w:type="dxa"/>
          </w:tcPr>
          <w:p w14:paraId="059EF89C" w14:textId="77777777" w:rsidR="00B413FE" w:rsidRPr="000F3C94" w:rsidRDefault="00B413FE" w:rsidP="00585CE9">
            <w:pPr>
              <w:snapToGrid w:val="0"/>
              <w:spacing w:before="60" w:after="60"/>
              <w:jc w:val="left"/>
              <w:rPr>
                <w:sz w:val="16"/>
                <w:szCs w:val="16"/>
                <w:lang w:val="en-GB"/>
              </w:rPr>
            </w:pPr>
            <w:r w:rsidRPr="000F3C94">
              <w:rPr>
                <w:sz w:val="16"/>
                <w:szCs w:val="16"/>
                <w:lang w:val="en-GB"/>
              </w:rPr>
              <w:t>S100_DatasetDiscoveryMetadata</w:t>
            </w:r>
          </w:p>
        </w:tc>
        <w:tc>
          <w:tcPr>
            <w:tcW w:w="3899" w:type="dxa"/>
          </w:tcPr>
          <w:p w14:paraId="3EB42328" w14:textId="7FEE5F2E" w:rsidR="00B413FE" w:rsidRPr="000F3C94" w:rsidRDefault="00B413FE" w:rsidP="00585CE9">
            <w:pPr>
              <w:keepNext/>
              <w:keepLines/>
              <w:snapToGrid w:val="0"/>
              <w:spacing w:before="60" w:after="60"/>
              <w:jc w:val="left"/>
              <w:rPr>
                <w:sz w:val="16"/>
                <w:szCs w:val="16"/>
                <w:lang w:val="en-GB"/>
              </w:rPr>
            </w:pPr>
            <w:r w:rsidRPr="000F3C94">
              <w:rPr>
                <w:sz w:val="16"/>
                <w:szCs w:val="16"/>
                <w:lang w:val="en-GB"/>
              </w:rPr>
              <w:t xml:space="preserve">Metadata about the individual datasets in the </w:t>
            </w:r>
            <w:r w:rsidR="00CC640E" w:rsidRPr="000F3C94">
              <w:rPr>
                <w:sz w:val="16"/>
                <w:szCs w:val="16"/>
                <w:lang w:val="en-GB"/>
              </w:rPr>
              <w:t>E</w:t>
            </w:r>
            <w:r w:rsidRPr="000F3C94">
              <w:rPr>
                <w:sz w:val="16"/>
                <w:szCs w:val="16"/>
                <w:lang w:val="en-GB"/>
              </w:rPr>
              <w:t xml:space="preserve">xchange </w:t>
            </w:r>
            <w:r w:rsidR="00CC640E" w:rsidRPr="000F3C94">
              <w:rPr>
                <w:sz w:val="16"/>
                <w:szCs w:val="16"/>
                <w:lang w:val="en-GB"/>
              </w:rPr>
              <w:t>C</w:t>
            </w:r>
            <w:r w:rsidRPr="000F3C94">
              <w:rPr>
                <w:sz w:val="16"/>
                <w:szCs w:val="16"/>
                <w:lang w:val="en-GB"/>
              </w:rPr>
              <w:t>atalogue</w:t>
            </w:r>
          </w:p>
        </w:tc>
        <w:tc>
          <w:tcPr>
            <w:tcW w:w="804" w:type="dxa"/>
          </w:tcPr>
          <w:p w14:paraId="1FB58EFF" w14:textId="77777777" w:rsidR="00B413FE" w:rsidRPr="000F3C94" w:rsidRDefault="00B413FE" w:rsidP="00585CE9">
            <w:pPr>
              <w:keepNext/>
              <w:keepLines/>
              <w:snapToGrid w:val="0"/>
              <w:spacing w:before="60" w:after="60"/>
              <w:jc w:val="center"/>
              <w:rPr>
                <w:sz w:val="16"/>
                <w:szCs w:val="16"/>
                <w:lang w:val="en-GB"/>
              </w:rPr>
            </w:pPr>
            <w:r w:rsidRPr="000F3C94">
              <w:rPr>
                <w:sz w:val="16"/>
                <w:szCs w:val="16"/>
                <w:lang w:val="en-GB"/>
              </w:rPr>
              <w:t>-</w:t>
            </w:r>
          </w:p>
        </w:tc>
        <w:tc>
          <w:tcPr>
            <w:tcW w:w="2668" w:type="dxa"/>
          </w:tcPr>
          <w:p w14:paraId="133BA1D5"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c>
          <w:tcPr>
            <w:tcW w:w="4110" w:type="dxa"/>
          </w:tcPr>
          <w:p w14:paraId="71BC3002"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r>
      <w:tr w:rsidR="00B413FE" w:rsidRPr="000F3C94" w14:paraId="69EEB175" w14:textId="77777777" w:rsidTr="00CC6A43">
        <w:trPr>
          <w:trHeight w:val="171"/>
        </w:trPr>
        <w:tc>
          <w:tcPr>
            <w:tcW w:w="2836" w:type="dxa"/>
          </w:tcPr>
          <w:p w14:paraId="72795F7C"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fileName</w:t>
            </w:r>
            <w:proofErr w:type="spellEnd"/>
          </w:p>
        </w:tc>
        <w:tc>
          <w:tcPr>
            <w:tcW w:w="3899" w:type="dxa"/>
          </w:tcPr>
          <w:p w14:paraId="3551054B" w14:textId="77777777" w:rsidR="00B413FE" w:rsidRPr="000F3C94" w:rsidRDefault="00B413FE" w:rsidP="00585CE9">
            <w:pPr>
              <w:snapToGrid w:val="0"/>
              <w:spacing w:before="60" w:after="60"/>
              <w:jc w:val="left"/>
              <w:rPr>
                <w:sz w:val="16"/>
                <w:szCs w:val="16"/>
                <w:lang w:val="en-GB"/>
              </w:rPr>
            </w:pPr>
            <w:r w:rsidRPr="000F3C94">
              <w:rPr>
                <w:sz w:val="16"/>
                <w:szCs w:val="16"/>
                <w:lang w:val="en-GB"/>
              </w:rPr>
              <w:t>Dataset file name</w:t>
            </w:r>
          </w:p>
        </w:tc>
        <w:tc>
          <w:tcPr>
            <w:tcW w:w="804" w:type="dxa"/>
          </w:tcPr>
          <w:p w14:paraId="0044E1CC" w14:textId="77777777"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6D96F086" w14:textId="2B42546E" w:rsidR="00B413FE" w:rsidRPr="000F3C94" w:rsidRDefault="005B1040" w:rsidP="00C62468">
            <w:pPr>
              <w:snapToGrid w:val="0"/>
              <w:spacing w:before="60" w:after="60"/>
              <w:jc w:val="left"/>
              <w:rPr>
                <w:sz w:val="16"/>
                <w:szCs w:val="16"/>
                <w:lang w:val="en-GB"/>
              </w:rPr>
            </w:pPr>
            <w:r w:rsidRPr="000F3C94">
              <w:rPr>
                <w:sz w:val="16"/>
                <w:szCs w:val="16"/>
                <w:lang w:val="en-GB"/>
              </w:rPr>
              <w:t>URI</w:t>
            </w:r>
          </w:p>
        </w:tc>
        <w:tc>
          <w:tcPr>
            <w:tcW w:w="4110" w:type="dxa"/>
          </w:tcPr>
          <w:p w14:paraId="52964555" w14:textId="3ADEF8E0" w:rsidR="00B413FE" w:rsidRPr="000F3C94" w:rsidRDefault="00AA120E" w:rsidP="00C62468">
            <w:pPr>
              <w:snapToGrid w:val="0"/>
              <w:spacing w:before="60" w:after="60"/>
              <w:jc w:val="left"/>
              <w:rPr>
                <w:sz w:val="16"/>
                <w:szCs w:val="16"/>
                <w:lang w:val="en-GB"/>
              </w:rPr>
            </w:pPr>
            <w:r w:rsidRPr="000F3C94">
              <w:rPr>
                <w:sz w:val="16"/>
                <w:szCs w:val="16"/>
                <w:lang w:val="en-GB"/>
              </w:rPr>
              <w:t>See Part 1, clause 1-4.6</w:t>
            </w:r>
          </w:p>
        </w:tc>
      </w:tr>
      <w:tr w:rsidR="00B413FE" w:rsidRPr="000F3C94" w14:paraId="7248307C" w14:textId="77777777" w:rsidTr="00CC6A43">
        <w:trPr>
          <w:trHeight w:val="326"/>
        </w:trPr>
        <w:tc>
          <w:tcPr>
            <w:tcW w:w="2836" w:type="dxa"/>
          </w:tcPr>
          <w:p w14:paraId="28D427E9" w14:textId="77777777" w:rsidR="00B413FE" w:rsidRPr="000F3C94" w:rsidRDefault="00B413FE" w:rsidP="00585CE9">
            <w:pPr>
              <w:snapToGrid w:val="0"/>
              <w:spacing w:before="60" w:after="60"/>
              <w:jc w:val="left"/>
              <w:rPr>
                <w:sz w:val="16"/>
                <w:szCs w:val="16"/>
                <w:lang w:val="en-GB"/>
              </w:rPr>
            </w:pPr>
            <w:r w:rsidRPr="000F3C94">
              <w:rPr>
                <w:sz w:val="16"/>
                <w:szCs w:val="16"/>
                <w:lang w:val="en-GB"/>
              </w:rPr>
              <w:t>description</w:t>
            </w:r>
          </w:p>
        </w:tc>
        <w:tc>
          <w:tcPr>
            <w:tcW w:w="3899" w:type="dxa"/>
          </w:tcPr>
          <w:p w14:paraId="6E0BDF99" w14:textId="77777777" w:rsidR="00B413FE" w:rsidRPr="000F3C94" w:rsidRDefault="00B413FE" w:rsidP="00585CE9">
            <w:pPr>
              <w:snapToGrid w:val="0"/>
              <w:spacing w:before="60" w:after="60"/>
              <w:jc w:val="left"/>
              <w:rPr>
                <w:sz w:val="16"/>
                <w:szCs w:val="16"/>
                <w:lang w:val="en-GB"/>
              </w:rPr>
            </w:pPr>
            <w:r w:rsidRPr="000F3C94">
              <w:rPr>
                <w:sz w:val="16"/>
                <w:szCs w:val="16"/>
                <w:lang w:val="en-GB"/>
              </w:rPr>
              <w:t>Short description giving the area or location covered by the dataset</w:t>
            </w:r>
          </w:p>
        </w:tc>
        <w:tc>
          <w:tcPr>
            <w:tcW w:w="804" w:type="dxa"/>
          </w:tcPr>
          <w:p w14:paraId="588DD522" w14:textId="389F1348" w:rsidR="00B413FE" w:rsidRPr="000F3C94" w:rsidRDefault="005B1040"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54367090" w14:textId="77777777" w:rsidR="00B413FE" w:rsidRPr="000F3C94" w:rsidRDefault="00B413FE"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47891DC7" w14:textId="1BDB0D88" w:rsidR="00B413FE" w:rsidRPr="000F3C94" w:rsidRDefault="00C30C2A" w:rsidP="00C62468">
            <w:pPr>
              <w:snapToGrid w:val="0"/>
              <w:spacing w:before="60" w:after="60"/>
              <w:jc w:val="left"/>
              <w:rPr>
                <w:sz w:val="16"/>
                <w:szCs w:val="16"/>
                <w:lang w:val="en-GB"/>
              </w:rPr>
            </w:pPr>
            <w:r w:rsidRPr="000F3C94">
              <w:rPr>
                <w:sz w:val="16"/>
                <w:szCs w:val="16"/>
                <w:lang w:val="en-GB"/>
              </w:rPr>
              <w:t>For example:</w:t>
            </w:r>
            <w:r w:rsidR="00B413FE" w:rsidRPr="000F3C94">
              <w:rPr>
                <w:sz w:val="16"/>
                <w:szCs w:val="16"/>
                <w:lang w:val="en-GB"/>
              </w:rPr>
              <w:t xml:space="preserve"> </w:t>
            </w:r>
            <w:r w:rsidRPr="000F3C94">
              <w:rPr>
                <w:sz w:val="16"/>
                <w:szCs w:val="16"/>
                <w:lang w:val="en-GB"/>
              </w:rPr>
              <w:t xml:space="preserve">A </w:t>
            </w:r>
            <w:r w:rsidR="00B413FE" w:rsidRPr="000F3C94">
              <w:rPr>
                <w:sz w:val="16"/>
                <w:szCs w:val="16"/>
                <w:lang w:val="en-GB"/>
              </w:rPr>
              <w:t>harbour or port name, between two named locations etc</w:t>
            </w:r>
          </w:p>
        </w:tc>
      </w:tr>
      <w:tr w:rsidR="005B1040" w:rsidRPr="000F3C94" w14:paraId="11BA553F" w14:textId="77777777" w:rsidTr="00CC6A43">
        <w:trPr>
          <w:trHeight w:val="326"/>
        </w:trPr>
        <w:tc>
          <w:tcPr>
            <w:tcW w:w="2836" w:type="dxa"/>
          </w:tcPr>
          <w:p w14:paraId="3FF3C774" w14:textId="3802CBD2" w:rsidR="005B1040" w:rsidRPr="000F3C94" w:rsidRDefault="005B1040" w:rsidP="00585CE9">
            <w:pPr>
              <w:snapToGrid w:val="0"/>
              <w:spacing w:before="60" w:after="60"/>
              <w:jc w:val="left"/>
              <w:rPr>
                <w:sz w:val="16"/>
                <w:szCs w:val="16"/>
                <w:lang w:val="en-GB"/>
              </w:rPr>
            </w:pPr>
            <w:proofErr w:type="spellStart"/>
            <w:r w:rsidRPr="000F3C94">
              <w:rPr>
                <w:sz w:val="16"/>
                <w:szCs w:val="16"/>
                <w:lang w:val="en-GB"/>
              </w:rPr>
              <w:t>datasetID</w:t>
            </w:r>
            <w:proofErr w:type="spellEnd"/>
          </w:p>
        </w:tc>
        <w:tc>
          <w:tcPr>
            <w:tcW w:w="3899" w:type="dxa"/>
          </w:tcPr>
          <w:p w14:paraId="063778E6" w14:textId="1A0442F6" w:rsidR="005B1040" w:rsidRPr="000F3C94" w:rsidRDefault="005B1040" w:rsidP="00585CE9">
            <w:pPr>
              <w:snapToGrid w:val="0"/>
              <w:spacing w:before="60" w:after="60"/>
              <w:jc w:val="left"/>
              <w:rPr>
                <w:sz w:val="16"/>
                <w:szCs w:val="16"/>
                <w:lang w:val="en-GB"/>
              </w:rPr>
            </w:pPr>
            <w:r w:rsidRPr="000F3C94">
              <w:rPr>
                <w:sz w:val="16"/>
                <w:szCs w:val="16"/>
                <w:lang w:val="en-GB"/>
              </w:rPr>
              <w:t xml:space="preserve">Dataset ID expressed as a </w:t>
            </w:r>
            <w:r w:rsidR="00A16A44" w:rsidRPr="000F3C94">
              <w:rPr>
                <w:sz w:val="16"/>
                <w:szCs w:val="16"/>
                <w:lang w:val="en-GB"/>
              </w:rPr>
              <w:t>Maritime</w:t>
            </w:r>
            <w:r w:rsidRPr="000F3C94">
              <w:rPr>
                <w:sz w:val="16"/>
                <w:szCs w:val="16"/>
                <w:lang w:val="en-GB"/>
              </w:rPr>
              <w:t xml:space="preserve"> Resource Name</w:t>
            </w:r>
          </w:p>
        </w:tc>
        <w:tc>
          <w:tcPr>
            <w:tcW w:w="804" w:type="dxa"/>
          </w:tcPr>
          <w:p w14:paraId="1925B52C" w14:textId="7E0B105B" w:rsidR="005B1040" w:rsidRPr="000F3C94" w:rsidRDefault="005B1040"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6A41381" w14:textId="4B8EE685"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6F8D1061" w14:textId="7E604F22"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The URN must be an MRN</w:t>
            </w:r>
          </w:p>
        </w:tc>
      </w:tr>
      <w:tr w:rsidR="00A122D9" w:rsidRPr="000F3C94" w14:paraId="49FD5B07" w14:textId="77777777" w:rsidTr="00CC6A43">
        <w:trPr>
          <w:trHeight w:val="326"/>
        </w:trPr>
        <w:tc>
          <w:tcPr>
            <w:tcW w:w="2836" w:type="dxa"/>
          </w:tcPr>
          <w:p w14:paraId="56058987" w14:textId="1CBD079B" w:rsidR="00A122D9" w:rsidRPr="000F3C94" w:rsidRDefault="00A122D9" w:rsidP="00585CE9">
            <w:pPr>
              <w:snapToGrid w:val="0"/>
              <w:spacing w:before="60" w:after="60"/>
              <w:jc w:val="left"/>
              <w:rPr>
                <w:sz w:val="16"/>
                <w:szCs w:val="16"/>
                <w:lang w:val="en-GB"/>
              </w:rPr>
            </w:pPr>
            <w:proofErr w:type="spellStart"/>
            <w:r w:rsidRPr="000F3C94">
              <w:rPr>
                <w:sz w:val="16"/>
                <w:szCs w:val="16"/>
                <w:lang w:val="en-GB"/>
              </w:rPr>
              <w:t>compressionFlag</w:t>
            </w:r>
            <w:proofErr w:type="spellEnd"/>
          </w:p>
        </w:tc>
        <w:tc>
          <w:tcPr>
            <w:tcW w:w="3899" w:type="dxa"/>
          </w:tcPr>
          <w:p w14:paraId="2D79D769" w14:textId="1095A278" w:rsidR="00A122D9" w:rsidRPr="000F3C94" w:rsidRDefault="00A122D9" w:rsidP="00585CE9">
            <w:pPr>
              <w:snapToGrid w:val="0"/>
              <w:spacing w:before="60" w:after="60"/>
              <w:jc w:val="left"/>
              <w:rPr>
                <w:sz w:val="16"/>
                <w:szCs w:val="16"/>
                <w:lang w:val="en-GB"/>
              </w:rPr>
            </w:pPr>
            <w:r w:rsidRPr="000F3C94">
              <w:rPr>
                <w:sz w:val="16"/>
                <w:szCs w:val="16"/>
                <w:lang w:val="en-GB"/>
              </w:rPr>
              <w:t>Indicates if the resource is compressed</w:t>
            </w:r>
          </w:p>
        </w:tc>
        <w:tc>
          <w:tcPr>
            <w:tcW w:w="804" w:type="dxa"/>
          </w:tcPr>
          <w:p w14:paraId="3649A90B" w14:textId="5786894B" w:rsidR="00A122D9" w:rsidRPr="000F3C94" w:rsidRDefault="00A122D9"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42E6D2ED" w14:textId="49A231D9" w:rsidR="00A122D9" w:rsidRPr="000F3C94" w:rsidRDefault="00A122D9"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43269AAD" w14:textId="2A989F17"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True</w:t>
            </w:r>
            <w:r w:rsidRPr="000F3C94">
              <w:rPr>
                <w:rFonts w:eastAsia="Malgun Gothic"/>
                <w:sz w:val="16"/>
                <w:szCs w:val="16"/>
                <w:lang w:val="en-GB"/>
              </w:rPr>
              <w:t xml:space="preserve"> indicates a compressed dataset resource</w:t>
            </w:r>
          </w:p>
          <w:p w14:paraId="2C36B653" w14:textId="0618232C"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False</w:t>
            </w:r>
            <w:r w:rsidRPr="000F3C94">
              <w:rPr>
                <w:rFonts w:eastAsia="Malgun Gothic"/>
                <w:sz w:val="16"/>
                <w:szCs w:val="16"/>
                <w:lang w:val="en-GB"/>
              </w:rPr>
              <w:t xml:space="preserve"> indicates an uncompressed dataset resource</w:t>
            </w:r>
          </w:p>
        </w:tc>
      </w:tr>
      <w:tr w:rsidR="00B413FE" w:rsidRPr="000F3C94" w14:paraId="5E0EC65E" w14:textId="77777777" w:rsidTr="00CC6A43">
        <w:trPr>
          <w:cantSplit/>
          <w:trHeight w:val="326"/>
        </w:trPr>
        <w:tc>
          <w:tcPr>
            <w:tcW w:w="2836" w:type="dxa"/>
          </w:tcPr>
          <w:p w14:paraId="5678F30A"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lastRenderedPageBreak/>
              <w:t>dataProtection</w:t>
            </w:r>
            <w:proofErr w:type="spellEnd"/>
          </w:p>
        </w:tc>
        <w:tc>
          <w:tcPr>
            <w:tcW w:w="3899" w:type="dxa"/>
          </w:tcPr>
          <w:p w14:paraId="7910B958"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 is encrypted</w:t>
            </w:r>
          </w:p>
        </w:tc>
        <w:tc>
          <w:tcPr>
            <w:tcW w:w="804" w:type="dxa"/>
          </w:tcPr>
          <w:p w14:paraId="11A368B2" w14:textId="30898AC5"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44F434BA" w14:textId="77777777" w:rsidR="00B413FE" w:rsidRPr="000F3C94" w:rsidRDefault="00B413FE" w:rsidP="00C62468">
            <w:pPr>
              <w:snapToGrid w:val="0"/>
              <w:spacing w:before="60" w:after="60"/>
              <w:jc w:val="left"/>
              <w:rPr>
                <w:sz w:val="16"/>
                <w:szCs w:val="16"/>
                <w:lang w:val="en-GB"/>
              </w:rPr>
            </w:pPr>
            <w:r w:rsidRPr="000F3C94">
              <w:rPr>
                <w:sz w:val="16"/>
                <w:szCs w:val="16"/>
                <w:lang w:val="en-GB"/>
              </w:rPr>
              <w:t>Boolean</w:t>
            </w:r>
          </w:p>
        </w:tc>
        <w:tc>
          <w:tcPr>
            <w:tcW w:w="4110" w:type="dxa"/>
          </w:tcPr>
          <w:p w14:paraId="465C8DFE" w14:textId="1B2D587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an encrypted dataset</w:t>
            </w:r>
            <w:r w:rsidR="008A2F00" w:rsidRPr="000F3C94">
              <w:rPr>
                <w:sz w:val="16"/>
                <w:szCs w:val="16"/>
                <w:lang w:val="en-GB"/>
              </w:rPr>
              <w:t xml:space="preserve"> </w:t>
            </w:r>
            <w:r w:rsidRPr="000F3C94">
              <w:rPr>
                <w:sz w:val="16"/>
                <w:szCs w:val="16"/>
                <w:lang w:val="en-GB"/>
              </w:rPr>
              <w:t>resource</w:t>
            </w:r>
          </w:p>
          <w:p w14:paraId="403C22C5" w14:textId="7134572F"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an unencrypted dataset</w:t>
            </w:r>
            <w:r w:rsidR="008A2F00" w:rsidRPr="000F3C94">
              <w:rPr>
                <w:sz w:val="16"/>
                <w:szCs w:val="16"/>
                <w:lang w:val="en-GB"/>
              </w:rPr>
              <w:t xml:space="preserve"> </w:t>
            </w:r>
            <w:r w:rsidRPr="000F3C94">
              <w:rPr>
                <w:sz w:val="16"/>
                <w:szCs w:val="16"/>
                <w:lang w:val="en-GB"/>
              </w:rPr>
              <w:t>resource</w:t>
            </w:r>
          </w:p>
        </w:tc>
      </w:tr>
      <w:tr w:rsidR="00B413FE" w:rsidRPr="000F3C94" w14:paraId="42881564" w14:textId="77777777" w:rsidTr="00CC6A43">
        <w:trPr>
          <w:trHeight w:val="326"/>
        </w:trPr>
        <w:tc>
          <w:tcPr>
            <w:tcW w:w="2836" w:type="dxa"/>
            <w:shd w:val="clear" w:color="auto" w:fill="auto"/>
          </w:tcPr>
          <w:p w14:paraId="77DCE614"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protectionScheme</w:t>
            </w:r>
            <w:proofErr w:type="spellEnd"/>
          </w:p>
        </w:tc>
        <w:tc>
          <w:tcPr>
            <w:tcW w:w="3899" w:type="dxa"/>
            <w:shd w:val="clear" w:color="auto" w:fill="auto"/>
          </w:tcPr>
          <w:p w14:paraId="189A4DDD" w14:textId="2E5BB3C0" w:rsidR="00B413FE" w:rsidRPr="000F3C94" w:rsidRDefault="00A57D35" w:rsidP="00585CE9">
            <w:pPr>
              <w:pStyle w:val="ISOComments"/>
              <w:spacing w:before="60" w:after="60" w:line="240" w:lineRule="auto"/>
              <w:rPr>
                <w:sz w:val="16"/>
                <w:szCs w:val="16"/>
                <w:lang w:val="en-GB"/>
              </w:rPr>
            </w:pPr>
            <w:r w:rsidRPr="000F3C94">
              <w:rPr>
                <w:sz w:val="16"/>
                <w:szCs w:val="16"/>
                <w:lang w:val="en-GB"/>
              </w:rPr>
              <w:t xml:space="preserve">Specification </w:t>
            </w:r>
            <w:r w:rsidR="00B413FE" w:rsidRPr="000F3C94">
              <w:rPr>
                <w:sz w:val="16"/>
                <w:szCs w:val="16"/>
                <w:lang w:val="en-GB"/>
              </w:rPr>
              <w:t>or method used for data protection</w:t>
            </w:r>
          </w:p>
        </w:tc>
        <w:tc>
          <w:tcPr>
            <w:tcW w:w="804" w:type="dxa"/>
            <w:shd w:val="clear" w:color="auto" w:fill="auto"/>
          </w:tcPr>
          <w:p w14:paraId="72A9CF41"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Borders>
              <w:bottom w:val="single" w:sz="4" w:space="0" w:color="000000"/>
            </w:tcBorders>
            <w:shd w:val="clear" w:color="auto" w:fill="auto"/>
          </w:tcPr>
          <w:p w14:paraId="7780E4C0" w14:textId="0F0BA47F" w:rsidR="00B413FE" w:rsidRPr="000F3C94" w:rsidRDefault="00430C85" w:rsidP="00C62468">
            <w:pPr>
              <w:snapToGrid w:val="0"/>
              <w:spacing w:before="60" w:after="60"/>
              <w:jc w:val="left"/>
              <w:rPr>
                <w:sz w:val="16"/>
                <w:szCs w:val="16"/>
                <w:lang w:val="en-GB"/>
              </w:rPr>
            </w:pPr>
            <w:r w:rsidRPr="000F3C94">
              <w:rPr>
                <w:sz w:val="16"/>
                <w:szCs w:val="16"/>
                <w:lang w:val="en-GB"/>
              </w:rPr>
              <w:t>S100_ProtectionScheme</w:t>
            </w:r>
          </w:p>
        </w:tc>
        <w:tc>
          <w:tcPr>
            <w:tcW w:w="4110" w:type="dxa"/>
            <w:shd w:val="clear" w:color="auto" w:fill="auto"/>
          </w:tcPr>
          <w:p w14:paraId="26D48892" w14:textId="4CB24426" w:rsidR="00B413FE" w:rsidRPr="000F3C94" w:rsidRDefault="00B413FE" w:rsidP="00C62468">
            <w:pPr>
              <w:snapToGrid w:val="0"/>
              <w:spacing w:before="60" w:after="60"/>
              <w:jc w:val="left"/>
              <w:rPr>
                <w:sz w:val="16"/>
                <w:szCs w:val="16"/>
                <w:lang w:val="en-GB"/>
              </w:rPr>
            </w:pPr>
          </w:p>
        </w:tc>
      </w:tr>
      <w:tr w:rsidR="009063C9" w:rsidRPr="000F3C94" w14:paraId="219BAB1C" w14:textId="77777777" w:rsidTr="00CC6A43">
        <w:trPr>
          <w:cantSplit/>
          <w:trHeight w:val="326"/>
        </w:trPr>
        <w:tc>
          <w:tcPr>
            <w:tcW w:w="2836" w:type="dxa"/>
          </w:tcPr>
          <w:p w14:paraId="7C8F5409" w14:textId="77777777" w:rsidR="006A42EE" w:rsidRPr="000F3C94" w:rsidRDefault="006A42EE" w:rsidP="00585CE9">
            <w:pPr>
              <w:snapToGrid w:val="0"/>
              <w:spacing w:before="60" w:after="60"/>
              <w:jc w:val="left"/>
              <w:rPr>
                <w:sz w:val="16"/>
                <w:szCs w:val="16"/>
                <w:lang w:val="en-GB"/>
              </w:rPr>
            </w:pPr>
            <w:proofErr w:type="spellStart"/>
            <w:r w:rsidRPr="000F3C94">
              <w:rPr>
                <w:sz w:val="16"/>
                <w:szCs w:val="16"/>
                <w:lang w:val="en-GB"/>
              </w:rPr>
              <w:t>digitalSignatureReference</w:t>
            </w:r>
            <w:proofErr w:type="spellEnd"/>
          </w:p>
        </w:tc>
        <w:tc>
          <w:tcPr>
            <w:tcW w:w="3899" w:type="dxa"/>
          </w:tcPr>
          <w:p w14:paraId="2197CCB1" w14:textId="26B753F5" w:rsidR="006A42EE" w:rsidRPr="000F3C94" w:rsidRDefault="00A122D9" w:rsidP="00585CE9">
            <w:pPr>
              <w:snapToGrid w:val="0"/>
              <w:spacing w:before="60" w:after="60"/>
              <w:jc w:val="left"/>
              <w:rPr>
                <w:sz w:val="16"/>
                <w:szCs w:val="16"/>
                <w:lang w:val="en-GB"/>
              </w:rPr>
            </w:pPr>
            <w:r w:rsidRPr="000F3C94">
              <w:rPr>
                <w:sz w:val="16"/>
                <w:szCs w:val="16"/>
                <w:lang w:val="en-GB"/>
              </w:rPr>
              <w:t xml:space="preserve">Specifies the algorithm used to compute </w:t>
            </w:r>
            <w:proofErr w:type="spellStart"/>
            <w:r w:rsidRPr="000F3C94">
              <w:rPr>
                <w:sz w:val="16"/>
                <w:szCs w:val="16"/>
                <w:lang w:val="en-GB"/>
              </w:rPr>
              <w:t>digitalSignatureValue</w:t>
            </w:r>
            <w:proofErr w:type="spellEnd"/>
          </w:p>
        </w:tc>
        <w:tc>
          <w:tcPr>
            <w:tcW w:w="804" w:type="dxa"/>
          </w:tcPr>
          <w:p w14:paraId="579459AC" w14:textId="25A682A5" w:rsidR="006A42EE" w:rsidRPr="000F3C94" w:rsidRDefault="006A42EE" w:rsidP="00585CE9">
            <w:pPr>
              <w:snapToGrid w:val="0"/>
              <w:spacing w:before="60" w:after="60"/>
              <w:jc w:val="center"/>
              <w:rPr>
                <w:sz w:val="16"/>
                <w:szCs w:val="16"/>
                <w:lang w:val="en-GB"/>
              </w:rPr>
            </w:pPr>
            <w:r w:rsidRPr="000F3C94">
              <w:rPr>
                <w:sz w:val="16"/>
                <w:szCs w:val="16"/>
                <w:lang w:val="en-GB"/>
              </w:rPr>
              <w:t>1</w:t>
            </w:r>
          </w:p>
        </w:tc>
        <w:tc>
          <w:tcPr>
            <w:tcW w:w="2668" w:type="dxa"/>
          </w:tcPr>
          <w:p w14:paraId="7140FE3D" w14:textId="6FE57E99"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0428BC" w:rsidRPr="000F3C94">
              <w:rPr>
                <w:sz w:val="16"/>
                <w:szCs w:val="16"/>
                <w:lang w:val="en-GB"/>
              </w:rPr>
              <w:t>SE_</w:t>
            </w:r>
            <w:r w:rsidRPr="000F3C94">
              <w:rPr>
                <w:sz w:val="16"/>
                <w:szCs w:val="16"/>
                <w:lang w:val="en-GB"/>
              </w:rPr>
              <w:t>DigitalSignature</w:t>
            </w:r>
            <w:r w:rsidR="00AA120E" w:rsidRPr="000F3C94">
              <w:rPr>
                <w:sz w:val="16"/>
                <w:szCs w:val="16"/>
                <w:lang w:val="en-GB"/>
              </w:rPr>
              <w:t>Reference</w:t>
            </w:r>
            <w:r w:rsidR="0068575B" w:rsidRPr="000F3C94">
              <w:rPr>
                <w:sz w:val="16"/>
                <w:szCs w:val="16"/>
                <w:lang w:val="en-GB"/>
              </w:rPr>
              <w:t xml:space="preserve"> </w:t>
            </w:r>
            <w:r w:rsidR="00AA120E" w:rsidRPr="000F3C94">
              <w:rPr>
                <w:sz w:val="16"/>
                <w:szCs w:val="16"/>
                <w:lang w:val="en-GB"/>
              </w:rP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566536F" w14:textId="1926738B" w:rsidR="006A42EE" w:rsidRPr="000F3C94" w:rsidRDefault="006A42EE" w:rsidP="00C62468">
            <w:pPr>
              <w:snapToGrid w:val="0"/>
              <w:spacing w:before="60" w:after="60"/>
              <w:jc w:val="left"/>
              <w:rPr>
                <w:sz w:val="16"/>
                <w:szCs w:val="16"/>
                <w:lang w:val="en-GB"/>
              </w:rPr>
            </w:pPr>
          </w:p>
        </w:tc>
      </w:tr>
      <w:tr w:rsidR="006A42EE" w:rsidRPr="000F3C94" w14:paraId="1F4DF7ED" w14:textId="77777777" w:rsidTr="00CC6A43">
        <w:trPr>
          <w:trHeight w:val="326"/>
        </w:trPr>
        <w:tc>
          <w:tcPr>
            <w:tcW w:w="2836" w:type="dxa"/>
          </w:tcPr>
          <w:p w14:paraId="6C000638" w14:textId="77777777" w:rsidR="006A42EE" w:rsidRPr="000F3C94" w:rsidRDefault="006A42EE" w:rsidP="00585CE9">
            <w:pPr>
              <w:snapToGrid w:val="0"/>
              <w:spacing w:before="60" w:after="60"/>
              <w:jc w:val="left"/>
              <w:rPr>
                <w:sz w:val="16"/>
                <w:szCs w:val="16"/>
                <w:lang w:val="en-GB"/>
              </w:rPr>
            </w:pPr>
            <w:proofErr w:type="spellStart"/>
            <w:r w:rsidRPr="000F3C94">
              <w:rPr>
                <w:sz w:val="16"/>
                <w:szCs w:val="16"/>
                <w:lang w:val="en-GB"/>
              </w:rPr>
              <w:t>digitalSignatureValue</w:t>
            </w:r>
            <w:proofErr w:type="spellEnd"/>
          </w:p>
        </w:tc>
        <w:tc>
          <w:tcPr>
            <w:tcW w:w="3899" w:type="dxa"/>
          </w:tcPr>
          <w:p w14:paraId="57FB8342" w14:textId="057EF8AC" w:rsidR="006A42EE" w:rsidRPr="000F3C94" w:rsidRDefault="00281322" w:rsidP="00585CE9">
            <w:pPr>
              <w:snapToGrid w:val="0"/>
              <w:spacing w:before="60" w:after="60"/>
              <w:jc w:val="left"/>
              <w:rPr>
                <w:sz w:val="16"/>
                <w:szCs w:val="16"/>
                <w:lang w:val="en-GB"/>
              </w:rPr>
            </w:pPr>
            <w:r w:rsidRPr="000F3C94">
              <w:rPr>
                <w:sz w:val="16"/>
                <w:szCs w:val="16"/>
                <w:lang w:val="en-GB"/>
              </w:rPr>
              <w:t>Value derived from the digital signature</w:t>
            </w:r>
          </w:p>
        </w:tc>
        <w:tc>
          <w:tcPr>
            <w:tcW w:w="804" w:type="dxa"/>
          </w:tcPr>
          <w:p w14:paraId="66E770FD" w14:textId="79A6F5FC" w:rsidR="006A42EE" w:rsidRPr="000F3C94" w:rsidRDefault="006A42EE" w:rsidP="00585CE9">
            <w:pPr>
              <w:snapToGrid w:val="0"/>
              <w:spacing w:before="60" w:after="60"/>
              <w:jc w:val="center"/>
              <w:rPr>
                <w:sz w:val="16"/>
                <w:szCs w:val="16"/>
                <w:lang w:val="en-GB"/>
              </w:rPr>
            </w:pPr>
            <w:proofErr w:type="gramStart"/>
            <w:r w:rsidRPr="000F3C94">
              <w:rPr>
                <w:sz w:val="16"/>
                <w:szCs w:val="16"/>
                <w:lang w:val="en-GB"/>
              </w:rPr>
              <w:t>1</w:t>
            </w:r>
            <w:r w:rsidR="00A122D9" w:rsidRPr="000F3C94">
              <w:rPr>
                <w:sz w:val="16"/>
                <w:szCs w:val="16"/>
                <w:lang w:val="en-GB"/>
              </w:rPr>
              <w:t>..*</w:t>
            </w:r>
            <w:proofErr w:type="gramEnd"/>
          </w:p>
        </w:tc>
        <w:tc>
          <w:tcPr>
            <w:tcW w:w="2668" w:type="dxa"/>
          </w:tcPr>
          <w:p w14:paraId="57E676F8" w14:textId="020F0ADE"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12717F" w:rsidRPr="000F3C94">
              <w:rPr>
                <w:sz w:val="16"/>
                <w:szCs w:val="16"/>
                <w:lang w:val="en-GB"/>
              </w:rPr>
              <w:t>SE_</w:t>
            </w:r>
            <w:r w:rsidRPr="000F3C94">
              <w:rPr>
                <w:sz w:val="16"/>
                <w:szCs w:val="16"/>
                <w:lang w:val="en-GB"/>
              </w:rPr>
              <w:t>DigitalSignature</w:t>
            </w:r>
            <w:r w:rsidR="00AA120E" w:rsidRPr="000F3C94">
              <w:rPr>
                <w:sz w:val="16"/>
                <w:szCs w:val="16"/>
                <w:lang w:val="en-GB"/>
              </w:rPr>
              <w:b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6CF2D93" w14:textId="77777777" w:rsidR="006A42EE" w:rsidRPr="000F3C94" w:rsidRDefault="006A42EE" w:rsidP="00C62468">
            <w:pPr>
              <w:snapToGrid w:val="0"/>
              <w:spacing w:before="60" w:after="60"/>
              <w:jc w:val="left"/>
              <w:rPr>
                <w:sz w:val="16"/>
                <w:szCs w:val="16"/>
                <w:lang w:val="en-GB"/>
              </w:rPr>
            </w:pPr>
            <w:r w:rsidRPr="000F3C94">
              <w:rPr>
                <w:sz w:val="16"/>
                <w:szCs w:val="16"/>
                <w:lang w:val="en-GB"/>
              </w:rPr>
              <w:t xml:space="preserve">The value resulting from application of </w:t>
            </w:r>
            <w:proofErr w:type="spellStart"/>
            <w:r w:rsidRPr="000F3C94">
              <w:rPr>
                <w:sz w:val="16"/>
                <w:szCs w:val="16"/>
                <w:lang w:val="en-GB"/>
              </w:rPr>
              <w:t>digitalSignatureReference</w:t>
            </w:r>
            <w:proofErr w:type="spellEnd"/>
          </w:p>
          <w:p w14:paraId="3F6EF8DC" w14:textId="2EB85832" w:rsidR="006A42EE" w:rsidRPr="000F3C94" w:rsidRDefault="006A42EE" w:rsidP="00C62468">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B413FE" w:rsidRPr="000F3C94" w14:paraId="3CFE297B" w14:textId="77777777" w:rsidTr="00CC6A43">
        <w:trPr>
          <w:trHeight w:val="326"/>
        </w:trPr>
        <w:tc>
          <w:tcPr>
            <w:tcW w:w="2836" w:type="dxa"/>
          </w:tcPr>
          <w:p w14:paraId="0D2CF713" w14:textId="77777777" w:rsidR="00B413FE" w:rsidRPr="000F3C94" w:rsidRDefault="00B413FE" w:rsidP="00585CE9">
            <w:pPr>
              <w:snapToGrid w:val="0"/>
              <w:spacing w:before="60" w:after="60"/>
              <w:jc w:val="left"/>
              <w:rPr>
                <w:sz w:val="16"/>
                <w:szCs w:val="16"/>
                <w:lang w:val="en-GB"/>
              </w:rPr>
            </w:pPr>
            <w:r w:rsidRPr="000F3C94">
              <w:rPr>
                <w:sz w:val="16"/>
                <w:szCs w:val="16"/>
                <w:lang w:val="en-GB"/>
              </w:rPr>
              <w:t>copyright</w:t>
            </w:r>
          </w:p>
        </w:tc>
        <w:tc>
          <w:tcPr>
            <w:tcW w:w="3899" w:type="dxa"/>
          </w:tcPr>
          <w:p w14:paraId="110F3B51"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dataset is copyrighted</w:t>
            </w:r>
          </w:p>
        </w:tc>
        <w:tc>
          <w:tcPr>
            <w:tcW w:w="804" w:type="dxa"/>
          </w:tcPr>
          <w:p w14:paraId="10635ABC" w14:textId="62AEF387" w:rsidR="00B413FE" w:rsidRPr="000F3C94" w:rsidRDefault="00A122D9" w:rsidP="00585CE9">
            <w:pPr>
              <w:snapToGrid w:val="0"/>
              <w:spacing w:before="60" w:after="60"/>
              <w:jc w:val="center"/>
              <w:rPr>
                <w:sz w:val="16"/>
                <w:szCs w:val="16"/>
                <w:lang w:val="en-GB"/>
              </w:rPr>
            </w:pPr>
            <w:r w:rsidRPr="000F3C94">
              <w:rPr>
                <w:sz w:val="16"/>
                <w:szCs w:val="16"/>
                <w:lang w:val="en-GB"/>
              </w:rPr>
              <w:t>1</w:t>
            </w:r>
          </w:p>
        </w:tc>
        <w:tc>
          <w:tcPr>
            <w:tcW w:w="2668" w:type="dxa"/>
          </w:tcPr>
          <w:p w14:paraId="4E9C9CA3" w14:textId="6CC17282" w:rsidR="00B413FE" w:rsidRPr="000F3C94" w:rsidRDefault="00A122D9" w:rsidP="00C62468">
            <w:pPr>
              <w:snapToGrid w:val="0"/>
              <w:spacing w:before="60" w:after="60"/>
              <w:jc w:val="left"/>
              <w:rPr>
                <w:sz w:val="16"/>
                <w:szCs w:val="16"/>
                <w:lang w:val="en-GB"/>
              </w:rPr>
            </w:pPr>
            <w:r w:rsidRPr="000F3C94">
              <w:rPr>
                <w:sz w:val="16"/>
                <w:szCs w:val="16"/>
                <w:lang w:val="en-GB"/>
              </w:rPr>
              <w:t>Boolean</w:t>
            </w:r>
          </w:p>
        </w:tc>
        <w:tc>
          <w:tcPr>
            <w:tcW w:w="4110" w:type="dxa"/>
          </w:tcPr>
          <w:p w14:paraId="6E199ABB" w14:textId="7B7F3CE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resource is copyrighted</w:t>
            </w:r>
          </w:p>
          <w:p w14:paraId="6931F7D9" w14:textId="5B50F662"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resource is not copyrighted</w:t>
            </w:r>
          </w:p>
        </w:tc>
      </w:tr>
      <w:tr w:rsidR="00B413FE" w:rsidRPr="000F3C94" w14:paraId="2B5B0B45" w14:textId="77777777" w:rsidTr="00CC6A43">
        <w:trPr>
          <w:cantSplit/>
          <w:trHeight w:val="823"/>
        </w:trPr>
        <w:tc>
          <w:tcPr>
            <w:tcW w:w="2836" w:type="dxa"/>
          </w:tcPr>
          <w:p w14:paraId="7D8A31DD" w14:textId="77777777" w:rsidR="00B413FE" w:rsidRPr="000F3C94" w:rsidRDefault="00B413FE" w:rsidP="00585CE9">
            <w:pPr>
              <w:snapToGrid w:val="0"/>
              <w:spacing w:before="60" w:after="60"/>
              <w:jc w:val="left"/>
              <w:rPr>
                <w:sz w:val="16"/>
                <w:szCs w:val="16"/>
                <w:lang w:val="en-GB"/>
              </w:rPr>
            </w:pPr>
            <w:r w:rsidRPr="000F3C94">
              <w:rPr>
                <w:sz w:val="16"/>
                <w:szCs w:val="16"/>
                <w:lang w:val="en-GB"/>
              </w:rPr>
              <w:t>classification</w:t>
            </w:r>
          </w:p>
        </w:tc>
        <w:tc>
          <w:tcPr>
            <w:tcW w:w="3899" w:type="dxa"/>
          </w:tcPr>
          <w:p w14:paraId="39A7F7DA"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the security classification of the dataset</w:t>
            </w:r>
          </w:p>
        </w:tc>
        <w:tc>
          <w:tcPr>
            <w:tcW w:w="804" w:type="dxa"/>
          </w:tcPr>
          <w:p w14:paraId="7BDC36BD"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Pr>
          <w:p w14:paraId="1B722918" w14:textId="65764970" w:rsidR="00A122D9" w:rsidRPr="000F3C94" w:rsidRDefault="00A122D9" w:rsidP="00C62468">
            <w:pPr>
              <w:snapToGrid w:val="0"/>
              <w:spacing w:before="60" w:after="60"/>
              <w:jc w:val="left"/>
              <w:rPr>
                <w:sz w:val="16"/>
                <w:szCs w:val="16"/>
                <w:lang w:val="en-GB"/>
              </w:rPr>
            </w:pPr>
            <w:r w:rsidRPr="000F3C94">
              <w:rPr>
                <w:sz w:val="16"/>
                <w:szCs w:val="16"/>
                <w:lang w:val="en-GB"/>
              </w:rPr>
              <w:t>Class</w:t>
            </w:r>
          </w:p>
          <w:p w14:paraId="612CB712" w14:textId="4A16EAFA" w:rsidR="00B413FE" w:rsidRPr="000F3C94" w:rsidRDefault="00A122D9" w:rsidP="00C62468">
            <w:pPr>
              <w:spacing w:before="60" w:after="60"/>
              <w:jc w:val="left"/>
              <w:rPr>
                <w:sz w:val="16"/>
                <w:szCs w:val="16"/>
                <w:lang w:val="en-GB"/>
              </w:rPr>
            </w:pPr>
            <w:proofErr w:type="spellStart"/>
            <w:r w:rsidRPr="000F3C94">
              <w:rPr>
                <w:sz w:val="16"/>
                <w:szCs w:val="16"/>
                <w:lang w:val="en-GB"/>
              </w:rPr>
              <w:t>MD_SecurityConstraints</w:t>
            </w:r>
            <w:proofErr w:type="spellEnd"/>
            <w:r w:rsidRPr="000F3C94">
              <w:rPr>
                <w:sz w:val="16"/>
                <w:szCs w:val="16"/>
                <w:lang w:val="en-GB"/>
              </w:rPr>
              <w:t>&gt;</w:t>
            </w:r>
            <w:proofErr w:type="spellStart"/>
            <w:r w:rsidRPr="000F3C94">
              <w:rPr>
                <w:sz w:val="16"/>
                <w:szCs w:val="16"/>
                <w:lang w:val="en-GB"/>
              </w:rPr>
              <w:t>MD_ClassificationCode</w:t>
            </w:r>
            <w:proofErr w:type="spellEnd"/>
            <w:r w:rsidRPr="000F3C94">
              <w:rPr>
                <w:sz w:val="16"/>
                <w:szCs w:val="16"/>
                <w:lang w:val="en-GB"/>
              </w:rPr>
              <w:t xml:space="preserve"> (</w:t>
            </w:r>
            <w:proofErr w:type="spellStart"/>
            <w:r w:rsidRPr="000F3C94">
              <w:rPr>
                <w:sz w:val="16"/>
                <w:szCs w:val="16"/>
                <w:lang w:val="en-GB"/>
              </w:rPr>
              <w:t>codelist</w:t>
            </w:r>
            <w:proofErr w:type="spellEnd"/>
            <w:r w:rsidRPr="000F3C94">
              <w:rPr>
                <w:sz w:val="16"/>
                <w:szCs w:val="16"/>
                <w:lang w:val="en-GB"/>
              </w:rPr>
              <w:t>)</w:t>
            </w:r>
          </w:p>
        </w:tc>
        <w:tc>
          <w:tcPr>
            <w:tcW w:w="4110" w:type="dxa"/>
          </w:tcPr>
          <w:p w14:paraId="0CB353DC" w14:textId="77777777" w:rsidR="00A122D9" w:rsidRPr="000F3C94" w:rsidRDefault="00A122D9" w:rsidP="00994AFD">
            <w:pPr>
              <w:spacing w:before="60" w:after="0"/>
              <w:jc w:val="left"/>
              <w:rPr>
                <w:sz w:val="16"/>
                <w:szCs w:val="16"/>
                <w:lang w:val="en-GB"/>
              </w:rPr>
            </w:pPr>
            <w:r w:rsidRPr="000F3C94">
              <w:rPr>
                <w:sz w:val="16"/>
                <w:szCs w:val="16"/>
                <w:lang w:val="en-GB"/>
              </w:rPr>
              <w:t>1. unclassified</w:t>
            </w:r>
          </w:p>
          <w:p w14:paraId="56A4CA28" w14:textId="77777777" w:rsidR="00A122D9" w:rsidRPr="000F3C94" w:rsidRDefault="00A122D9" w:rsidP="00994AFD">
            <w:pPr>
              <w:spacing w:before="60" w:after="60"/>
              <w:contextualSpacing/>
              <w:jc w:val="left"/>
              <w:rPr>
                <w:sz w:val="16"/>
                <w:szCs w:val="16"/>
                <w:lang w:val="en-GB"/>
              </w:rPr>
            </w:pPr>
            <w:r w:rsidRPr="000F3C94">
              <w:rPr>
                <w:sz w:val="16"/>
                <w:szCs w:val="16"/>
                <w:lang w:val="en-GB"/>
              </w:rPr>
              <w:t>2. restricted</w:t>
            </w:r>
          </w:p>
          <w:p w14:paraId="0AEC32F5" w14:textId="77777777" w:rsidR="00A122D9" w:rsidRPr="000F3C94" w:rsidRDefault="00A122D9" w:rsidP="00994AFD">
            <w:pPr>
              <w:spacing w:before="60" w:after="60"/>
              <w:contextualSpacing/>
              <w:jc w:val="left"/>
              <w:rPr>
                <w:sz w:val="16"/>
                <w:szCs w:val="16"/>
                <w:lang w:val="en-GB"/>
              </w:rPr>
            </w:pPr>
            <w:r w:rsidRPr="000F3C94">
              <w:rPr>
                <w:sz w:val="16"/>
                <w:szCs w:val="16"/>
                <w:lang w:val="en-GB"/>
              </w:rPr>
              <w:t>3. confidential</w:t>
            </w:r>
          </w:p>
          <w:p w14:paraId="226B8CFD" w14:textId="77777777" w:rsidR="00A122D9" w:rsidRPr="000F3C94" w:rsidRDefault="00A122D9" w:rsidP="00994AFD">
            <w:pPr>
              <w:spacing w:before="60" w:after="60"/>
              <w:contextualSpacing/>
              <w:jc w:val="left"/>
              <w:rPr>
                <w:sz w:val="16"/>
                <w:szCs w:val="16"/>
                <w:lang w:val="en-GB"/>
              </w:rPr>
            </w:pPr>
            <w:r w:rsidRPr="000F3C94">
              <w:rPr>
                <w:sz w:val="16"/>
                <w:szCs w:val="16"/>
                <w:lang w:val="en-GB"/>
              </w:rPr>
              <w:t>4. secret</w:t>
            </w:r>
          </w:p>
          <w:p w14:paraId="130C914B" w14:textId="77777777" w:rsidR="00A122D9" w:rsidRPr="000F3C94" w:rsidRDefault="00A122D9" w:rsidP="00994AFD">
            <w:pPr>
              <w:spacing w:before="60" w:after="60"/>
              <w:contextualSpacing/>
              <w:jc w:val="left"/>
              <w:rPr>
                <w:sz w:val="16"/>
                <w:szCs w:val="16"/>
                <w:lang w:val="en-GB"/>
              </w:rPr>
            </w:pPr>
            <w:r w:rsidRPr="000F3C94">
              <w:rPr>
                <w:sz w:val="16"/>
                <w:szCs w:val="16"/>
                <w:lang w:val="en-GB"/>
              </w:rPr>
              <w:t>5. top secret</w:t>
            </w:r>
          </w:p>
          <w:p w14:paraId="642E9361" w14:textId="77777777" w:rsidR="00A122D9" w:rsidRPr="000F3C94" w:rsidRDefault="00A122D9" w:rsidP="00994AFD">
            <w:pPr>
              <w:spacing w:before="60" w:after="60"/>
              <w:contextualSpacing/>
              <w:jc w:val="left"/>
              <w:rPr>
                <w:sz w:val="16"/>
                <w:szCs w:val="16"/>
                <w:lang w:val="en-GB"/>
              </w:rPr>
            </w:pPr>
            <w:r w:rsidRPr="000F3C94">
              <w:rPr>
                <w:sz w:val="16"/>
                <w:szCs w:val="16"/>
                <w:lang w:val="en-GB"/>
              </w:rPr>
              <w:t>6. sensitive but unclassified</w:t>
            </w:r>
          </w:p>
          <w:p w14:paraId="69D8E5B9" w14:textId="77777777" w:rsidR="00A122D9" w:rsidRPr="000F3C94" w:rsidRDefault="00A122D9" w:rsidP="00994AFD">
            <w:pPr>
              <w:spacing w:before="60" w:after="60"/>
              <w:contextualSpacing/>
              <w:jc w:val="left"/>
              <w:rPr>
                <w:sz w:val="16"/>
                <w:szCs w:val="16"/>
                <w:lang w:val="en-GB"/>
              </w:rPr>
            </w:pPr>
            <w:r w:rsidRPr="000F3C94">
              <w:rPr>
                <w:sz w:val="16"/>
                <w:szCs w:val="16"/>
                <w:lang w:val="en-GB"/>
              </w:rPr>
              <w:t>7. for official use only</w:t>
            </w:r>
          </w:p>
          <w:p w14:paraId="40F1E337" w14:textId="77777777" w:rsidR="00A122D9" w:rsidRPr="000F3C94" w:rsidRDefault="00A122D9" w:rsidP="00994AFD">
            <w:pPr>
              <w:spacing w:before="60" w:after="60"/>
              <w:contextualSpacing/>
              <w:jc w:val="left"/>
              <w:rPr>
                <w:sz w:val="16"/>
                <w:szCs w:val="16"/>
                <w:lang w:val="en-GB"/>
              </w:rPr>
            </w:pPr>
            <w:r w:rsidRPr="000F3C94">
              <w:rPr>
                <w:sz w:val="16"/>
                <w:szCs w:val="16"/>
                <w:lang w:val="en-GB"/>
              </w:rPr>
              <w:t>8. protected</w:t>
            </w:r>
          </w:p>
          <w:p w14:paraId="751B1755" w14:textId="254ECF4C" w:rsidR="00EA4AB2" w:rsidRPr="000F3C94" w:rsidRDefault="00A122D9" w:rsidP="00994AFD">
            <w:pPr>
              <w:snapToGrid w:val="0"/>
              <w:spacing w:before="60" w:after="60"/>
              <w:jc w:val="left"/>
              <w:rPr>
                <w:sz w:val="16"/>
                <w:szCs w:val="16"/>
                <w:lang w:val="en-GB"/>
              </w:rPr>
            </w:pPr>
            <w:r w:rsidRPr="000F3C94">
              <w:rPr>
                <w:sz w:val="16"/>
                <w:szCs w:val="16"/>
                <w:lang w:val="en-GB"/>
              </w:rPr>
              <w:t>9. limited distribution</w:t>
            </w:r>
          </w:p>
        </w:tc>
      </w:tr>
      <w:tr w:rsidR="00B413FE" w:rsidRPr="000F3C94" w14:paraId="32E62247" w14:textId="77777777" w:rsidTr="00B573F2">
        <w:tc>
          <w:tcPr>
            <w:tcW w:w="2836" w:type="dxa"/>
          </w:tcPr>
          <w:p w14:paraId="5ECC256A" w14:textId="77777777" w:rsidR="00B413FE" w:rsidRPr="000F3C94" w:rsidRDefault="00B413FE" w:rsidP="00585CE9">
            <w:pPr>
              <w:snapToGrid w:val="0"/>
              <w:spacing w:before="60" w:after="60"/>
              <w:jc w:val="left"/>
              <w:rPr>
                <w:sz w:val="16"/>
                <w:szCs w:val="16"/>
                <w:lang w:val="en-GB"/>
              </w:rPr>
            </w:pPr>
            <w:r w:rsidRPr="000F3C94">
              <w:rPr>
                <w:sz w:val="16"/>
                <w:szCs w:val="16"/>
                <w:lang w:val="en-GB"/>
              </w:rPr>
              <w:t>purpose</w:t>
            </w:r>
          </w:p>
        </w:tc>
        <w:tc>
          <w:tcPr>
            <w:tcW w:w="3899" w:type="dxa"/>
          </w:tcPr>
          <w:p w14:paraId="58C43B0F" w14:textId="77777777" w:rsidR="00B413FE" w:rsidRPr="000F3C94" w:rsidRDefault="00B413FE" w:rsidP="00585CE9">
            <w:pPr>
              <w:snapToGrid w:val="0"/>
              <w:spacing w:before="60" w:after="60"/>
              <w:jc w:val="left"/>
              <w:rPr>
                <w:sz w:val="16"/>
                <w:szCs w:val="16"/>
                <w:lang w:val="en-GB"/>
              </w:rPr>
            </w:pPr>
            <w:r w:rsidRPr="000F3C94">
              <w:rPr>
                <w:sz w:val="16"/>
                <w:szCs w:val="16"/>
                <w:lang w:val="en-GB"/>
              </w:rPr>
              <w:t xml:space="preserve">The purpose for which the dataset has been issued </w:t>
            </w:r>
          </w:p>
        </w:tc>
        <w:tc>
          <w:tcPr>
            <w:tcW w:w="804" w:type="dxa"/>
          </w:tcPr>
          <w:p w14:paraId="7B1A8955" w14:textId="32CE3326"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735617E2" w14:textId="39E1BF57" w:rsidR="00B413FE" w:rsidRPr="000F3C94" w:rsidRDefault="008A2F00" w:rsidP="00C62468">
            <w:pPr>
              <w:snapToGrid w:val="0"/>
              <w:spacing w:before="60" w:after="60"/>
              <w:jc w:val="left"/>
              <w:rPr>
                <w:sz w:val="16"/>
                <w:szCs w:val="16"/>
                <w:lang w:val="en-GB"/>
              </w:rPr>
            </w:pPr>
            <w:r w:rsidRPr="000F3C94">
              <w:rPr>
                <w:sz w:val="16"/>
                <w:szCs w:val="16"/>
                <w:lang w:val="en-GB"/>
              </w:rPr>
              <w:t>S100_Purpose</w:t>
            </w:r>
          </w:p>
        </w:tc>
        <w:tc>
          <w:tcPr>
            <w:tcW w:w="4110" w:type="dxa"/>
          </w:tcPr>
          <w:p w14:paraId="48DF2047" w14:textId="31E3DEE7" w:rsidR="00B413FE" w:rsidRPr="000F3C94" w:rsidRDefault="00B413FE" w:rsidP="00C62468">
            <w:pPr>
              <w:snapToGrid w:val="0"/>
              <w:spacing w:before="60" w:after="60"/>
              <w:jc w:val="left"/>
              <w:rPr>
                <w:sz w:val="16"/>
                <w:szCs w:val="16"/>
                <w:lang w:val="en-GB"/>
              </w:rPr>
            </w:pPr>
          </w:p>
        </w:tc>
      </w:tr>
      <w:tr w:rsidR="008A2F00" w:rsidRPr="000F3C94" w14:paraId="28F16C40" w14:textId="77777777" w:rsidTr="00CC6A43">
        <w:trPr>
          <w:trHeight w:val="497"/>
        </w:trPr>
        <w:tc>
          <w:tcPr>
            <w:tcW w:w="2836" w:type="dxa"/>
          </w:tcPr>
          <w:p w14:paraId="7DE490F4" w14:textId="0EA82506" w:rsidR="008A2F00" w:rsidRPr="000F3C94" w:rsidRDefault="008A2F00" w:rsidP="00585CE9">
            <w:pPr>
              <w:snapToGrid w:val="0"/>
              <w:spacing w:before="60" w:after="60"/>
              <w:jc w:val="left"/>
              <w:rPr>
                <w:sz w:val="16"/>
                <w:szCs w:val="16"/>
                <w:lang w:val="en-GB"/>
              </w:rPr>
            </w:pPr>
            <w:proofErr w:type="spellStart"/>
            <w:r w:rsidRPr="000F3C94">
              <w:rPr>
                <w:sz w:val="16"/>
                <w:szCs w:val="16"/>
                <w:lang w:val="en-GB"/>
              </w:rPr>
              <w:t>notForNavigation</w:t>
            </w:r>
            <w:proofErr w:type="spellEnd"/>
          </w:p>
        </w:tc>
        <w:tc>
          <w:tcPr>
            <w:tcW w:w="3899" w:type="dxa"/>
          </w:tcPr>
          <w:p w14:paraId="4499DA8D" w14:textId="23C770B9" w:rsidR="008A2F00" w:rsidRPr="000F3C94" w:rsidRDefault="008A2F00" w:rsidP="00585CE9">
            <w:pPr>
              <w:snapToGrid w:val="0"/>
              <w:spacing w:before="60" w:after="60"/>
              <w:jc w:val="left"/>
              <w:rPr>
                <w:sz w:val="16"/>
                <w:szCs w:val="16"/>
                <w:lang w:val="en-GB"/>
              </w:rPr>
            </w:pPr>
            <w:r w:rsidRPr="000F3C94">
              <w:rPr>
                <w:sz w:val="16"/>
                <w:szCs w:val="16"/>
                <w:lang w:val="en-GB"/>
              </w:rPr>
              <w:t>Indicates the dataset is not intended to be used for navigation</w:t>
            </w:r>
          </w:p>
        </w:tc>
        <w:tc>
          <w:tcPr>
            <w:tcW w:w="804" w:type="dxa"/>
          </w:tcPr>
          <w:p w14:paraId="5D621B14" w14:textId="4AACB45C" w:rsidR="008A2F00" w:rsidRPr="000F3C94" w:rsidRDefault="008A2F00"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17B5AF86" w14:textId="1C1E9247" w:rsidR="008A2F00" w:rsidRPr="000F3C94" w:rsidRDefault="008A2F00"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5F5AEC11" w14:textId="0AE54C72" w:rsidR="008A2F00" w:rsidRPr="000F3C94" w:rsidRDefault="008A2F00"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dataset is not intended to be used for navigation</w:t>
            </w:r>
          </w:p>
          <w:p w14:paraId="301B78AE" w14:textId="79380153" w:rsidR="008A2F00" w:rsidRPr="000F3C94" w:rsidDel="008A2F00" w:rsidRDefault="008A2F00"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dataset is intended to be used for navigation</w:t>
            </w:r>
          </w:p>
        </w:tc>
      </w:tr>
      <w:tr w:rsidR="00B413FE" w:rsidRPr="000F3C94" w14:paraId="6907E4D1" w14:textId="77777777" w:rsidTr="00EC1337">
        <w:tc>
          <w:tcPr>
            <w:tcW w:w="2836" w:type="dxa"/>
          </w:tcPr>
          <w:p w14:paraId="41BDD981"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specificUsage</w:t>
            </w:r>
            <w:proofErr w:type="spellEnd"/>
          </w:p>
        </w:tc>
        <w:tc>
          <w:tcPr>
            <w:tcW w:w="3899" w:type="dxa"/>
          </w:tcPr>
          <w:p w14:paraId="2B4E104B"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use for which the dataset is intended</w:t>
            </w:r>
          </w:p>
        </w:tc>
        <w:tc>
          <w:tcPr>
            <w:tcW w:w="804" w:type="dxa"/>
          </w:tcPr>
          <w:p w14:paraId="6CD3CC55" w14:textId="2B8D1139"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49089041" w14:textId="48908FD4" w:rsidR="00B413FE" w:rsidRPr="000F3C94" w:rsidRDefault="00FF5F51" w:rsidP="00023A60">
            <w:pPr>
              <w:spacing w:before="60" w:after="60"/>
              <w:jc w:val="left"/>
              <w:rPr>
                <w:sz w:val="16"/>
                <w:szCs w:val="16"/>
                <w:lang w:val="en-GB"/>
              </w:rPr>
            </w:pPr>
            <w:r w:rsidRPr="000F3C94">
              <w:rPr>
                <w:sz w:val="16"/>
                <w:szCs w:val="16"/>
                <w:lang w:val="en-GB"/>
              </w:rPr>
              <w:t>MD_USAGE&gt;</w:t>
            </w:r>
            <w:proofErr w:type="spellStart"/>
            <w:r w:rsidRPr="000F3C94">
              <w:rPr>
                <w:sz w:val="16"/>
                <w:szCs w:val="16"/>
                <w:lang w:val="en-GB"/>
              </w:rPr>
              <w:t>specificUsage</w:t>
            </w:r>
            <w:proofErr w:type="spellEnd"/>
            <w:r w:rsidR="00EC1337" w:rsidRPr="000F3C94">
              <w:rPr>
                <w:sz w:val="16"/>
                <w:szCs w:val="16"/>
                <w:lang w:val="en-GB"/>
              </w:rPr>
              <w:t xml:space="preserve"> </w:t>
            </w:r>
            <w:r w:rsidRPr="000F3C94">
              <w:rPr>
                <w:sz w:val="16"/>
                <w:szCs w:val="16"/>
                <w:lang w:val="en-GB"/>
              </w:rPr>
              <w:t>(character string)</w:t>
            </w:r>
          </w:p>
        </w:tc>
        <w:tc>
          <w:tcPr>
            <w:tcW w:w="4110" w:type="dxa"/>
          </w:tcPr>
          <w:p w14:paraId="6892F683" w14:textId="578A2AA1" w:rsidR="00B413FE" w:rsidRPr="000F3C94" w:rsidRDefault="00B413FE" w:rsidP="00C62468">
            <w:pPr>
              <w:snapToGrid w:val="0"/>
              <w:spacing w:before="60" w:after="60"/>
              <w:jc w:val="left"/>
              <w:rPr>
                <w:sz w:val="16"/>
                <w:szCs w:val="16"/>
                <w:lang w:val="en-GB"/>
              </w:rPr>
            </w:pPr>
          </w:p>
        </w:tc>
      </w:tr>
      <w:tr w:rsidR="00B413FE" w:rsidRPr="000F3C94" w14:paraId="53E9C963" w14:textId="77777777" w:rsidTr="00CC6A43">
        <w:trPr>
          <w:trHeight w:val="326"/>
        </w:trPr>
        <w:tc>
          <w:tcPr>
            <w:tcW w:w="2836" w:type="dxa"/>
          </w:tcPr>
          <w:p w14:paraId="6EE20EF9" w14:textId="77777777" w:rsidR="00B413FE" w:rsidRPr="000F3C94" w:rsidRDefault="00B413FE" w:rsidP="00585CE9">
            <w:pPr>
              <w:snapToGrid w:val="0"/>
              <w:spacing w:before="60" w:after="60"/>
              <w:jc w:val="left"/>
              <w:rPr>
                <w:sz w:val="16"/>
                <w:szCs w:val="16"/>
                <w:lang w:val="en-GB"/>
              </w:rPr>
            </w:pPr>
            <w:proofErr w:type="spellStart"/>
            <w:r w:rsidRPr="000F3C94">
              <w:rPr>
                <w:sz w:val="16"/>
                <w:szCs w:val="16"/>
                <w:lang w:val="en-GB"/>
              </w:rPr>
              <w:t>editionNumber</w:t>
            </w:r>
            <w:proofErr w:type="spellEnd"/>
          </w:p>
        </w:tc>
        <w:tc>
          <w:tcPr>
            <w:tcW w:w="3899" w:type="dxa"/>
          </w:tcPr>
          <w:p w14:paraId="7165599E"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edition number of the dataset</w:t>
            </w:r>
          </w:p>
        </w:tc>
        <w:tc>
          <w:tcPr>
            <w:tcW w:w="804" w:type="dxa"/>
          </w:tcPr>
          <w:p w14:paraId="582C09A5" w14:textId="5DDA7812"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2C7AD389" w14:textId="6A9259B2" w:rsidR="00B413FE"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724B758E" w14:textId="27642184" w:rsidR="00B413FE" w:rsidRPr="000F3C94" w:rsidRDefault="00BD2D3F" w:rsidP="00C62468">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edition number 1 is assigned to it. The edition number is increased by 1 at each new edition. Edition number remai</w:t>
            </w:r>
            <w:r w:rsidR="00C30C2A" w:rsidRPr="000F3C94">
              <w:rPr>
                <w:rFonts w:eastAsia="Times New Roman"/>
                <w:sz w:val="16"/>
                <w:szCs w:val="16"/>
                <w:lang w:val="en-GB"/>
              </w:rPr>
              <w:t>ns the same for a re-issue</w:t>
            </w:r>
          </w:p>
        </w:tc>
      </w:tr>
      <w:tr w:rsidR="00132692" w:rsidRPr="000F3C94" w14:paraId="3ACA081D" w14:textId="77777777" w:rsidTr="00CC6A43">
        <w:trPr>
          <w:trHeight w:val="326"/>
        </w:trPr>
        <w:tc>
          <w:tcPr>
            <w:tcW w:w="2836" w:type="dxa"/>
          </w:tcPr>
          <w:p w14:paraId="4ADFBE18" w14:textId="77777777" w:rsidR="00132692" w:rsidRPr="000F3C94" w:rsidRDefault="00132692" w:rsidP="00585CE9">
            <w:pPr>
              <w:snapToGrid w:val="0"/>
              <w:spacing w:before="60" w:after="60"/>
              <w:jc w:val="left"/>
              <w:rPr>
                <w:sz w:val="16"/>
                <w:szCs w:val="16"/>
                <w:lang w:val="en-GB"/>
              </w:rPr>
            </w:pPr>
            <w:proofErr w:type="spellStart"/>
            <w:r w:rsidRPr="000F3C94">
              <w:rPr>
                <w:sz w:val="16"/>
                <w:szCs w:val="16"/>
                <w:lang w:val="en-GB"/>
              </w:rPr>
              <w:t>updateNumber</w:t>
            </w:r>
            <w:proofErr w:type="spellEnd"/>
          </w:p>
        </w:tc>
        <w:tc>
          <w:tcPr>
            <w:tcW w:w="3899" w:type="dxa"/>
          </w:tcPr>
          <w:p w14:paraId="048C847A"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 number assigned to the dataset and increased by one for each subsequent update</w:t>
            </w:r>
          </w:p>
        </w:tc>
        <w:tc>
          <w:tcPr>
            <w:tcW w:w="804" w:type="dxa"/>
          </w:tcPr>
          <w:p w14:paraId="1DC2E310" w14:textId="1230EE66" w:rsidR="00132692" w:rsidRPr="000F3C94" w:rsidRDefault="00281322" w:rsidP="00585CE9">
            <w:pPr>
              <w:snapToGrid w:val="0"/>
              <w:spacing w:before="60" w:after="60"/>
              <w:jc w:val="center"/>
              <w:rPr>
                <w:sz w:val="16"/>
                <w:szCs w:val="16"/>
                <w:lang w:val="en-GB"/>
              </w:rPr>
            </w:pPr>
            <w:r w:rsidRPr="000F3C94">
              <w:rPr>
                <w:sz w:val="16"/>
                <w:szCs w:val="16"/>
                <w:lang w:val="en-GB"/>
              </w:rPr>
              <w:t>0..</w:t>
            </w:r>
            <w:r w:rsidR="00132692" w:rsidRPr="000F3C94">
              <w:rPr>
                <w:sz w:val="16"/>
                <w:szCs w:val="16"/>
                <w:lang w:val="en-GB"/>
              </w:rPr>
              <w:t>1</w:t>
            </w:r>
          </w:p>
        </w:tc>
        <w:tc>
          <w:tcPr>
            <w:tcW w:w="2668" w:type="dxa"/>
          </w:tcPr>
          <w:p w14:paraId="588D8CC4" w14:textId="0B88017F" w:rsidR="00132692"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495E1EA2" w14:textId="77777777" w:rsidR="00132692" w:rsidRPr="000F3C94" w:rsidRDefault="00132692" w:rsidP="00C62468">
            <w:pPr>
              <w:snapToGrid w:val="0"/>
              <w:spacing w:before="60" w:after="60"/>
              <w:jc w:val="left"/>
              <w:rPr>
                <w:rFonts w:eastAsia="Times New Roman"/>
                <w:sz w:val="16"/>
                <w:szCs w:val="16"/>
                <w:lang w:val="en-GB"/>
              </w:rPr>
            </w:pPr>
            <w:r w:rsidRPr="000F3C94">
              <w:rPr>
                <w:sz w:val="16"/>
                <w:szCs w:val="16"/>
                <w:lang w:val="en-GB"/>
              </w:rPr>
              <w:t>Update number 0 is assigned to a new dataset</w:t>
            </w:r>
          </w:p>
        </w:tc>
      </w:tr>
      <w:tr w:rsidR="00132692" w:rsidRPr="000F3C94" w14:paraId="483D2E77" w14:textId="77777777" w:rsidTr="00B573F2">
        <w:trPr>
          <w:cantSplit/>
          <w:trHeight w:val="326"/>
        </w:trPr>
        <w:tc>
          <w:tcPr>
            <w:tcW w:w="2836" w:type="dxa"/>
          </w:tcPr>
          <w:p w14:paraId="73A62383" w14:textId="77777777" w:rsidR="00132692" w:rsidRPr="000F3C94" w:rsidRDefault="00132692" w:rsidP="00585CE9">
            <w:pPr>
              <w:snapToGrid w:val="0"/>
              <w:spacing w:before="60" w:after="60"/>
              <w:jc w:val="left"/>
              <w:rPr>
                <w:sz w:val="16"/>
                <w:szCs w:val="16"/>
                <w:lang w:val="en-GB"/>
              </w:rPr>
            </w:pPr>
            <w:proofErr w:type="spellStart"/>
            <w:r w:rsidRPr="000F3C94">
              <w:rPr>
                <w:sz w:val="16"/>
                <w:szCs w:val="16"/>
                <w:lang w:val="en-GB"/>
              </w:rPr>
              <w:t>updateApplicationDate</w:t>
            </w:r>
            <w:proofErr w:type="spellEnd"/>
          </w:p>
        </w:tc>
        <w:tc>
          <w:tcPr>
            <w:tcW w:w="3899" w:type="dxa"/>
          </w:tcPr>
          <w:p w14:paraId="5FE698E8" w14:textId="636977D3" w:rsidR="00132692" w:rsidRPr="000F3C94" w:rsidRDefault="00D43DD0" w:rsidP="00585CE9">
            <w:pPr>
              <w:snapToGrid w:val="0"/>
              <w:spacing w:before="60" w:after="60"/>
              <w:jc w:val="left"/>
              <w:rPr>
                <w:rFonts w:eastAsia="Times New Roman"/>
                <w:sz w:val="16"/>
                <w:szCs w:val="16"/>
                <w:lang w:val="en-GB"/>
              </w:rPr>
            </w:pPr>
            <w:r w:rsidRPr="000F3C94">
              <w:rPr>
                <w:rFonts w:eastAsia="Times New Roman"/>
                <w:sz w:val="16"/>
                <w:szCs w:val="16"/>
                <w:lang w:val="en-GB"/>
              </w:rPr>
              <w:t>This</w:t>
            </w:r>
            <w:r w:rsidR="00132692" w:rsidRPr="000F3C94">
              <w:rPr>
                <w:rFonts w:eastAsia="Times New Roman"/>
                <w:sz w:val="16"/>
                <w:szCs w:val="16"/>
                <w:lang w:val="en-GB"/>
              </w:rPr>
              <w:t xml:space="preserve"> date is only us</w:t>
            </w:r>
            <w:r w:rsidRPr="000F3C94">
              <w:rPr>
                <w:rFonts w:eastAsia="Times New Roman"/>
                <w:sz w:val="16"/>
                <w:szCs w:val="16"/>
                <w:lang w:val="en-GB"/>
              </w:rPr>
              <w:t>ed for the base cell files (that is</w:t>
            </w:r>
            <w:r w:rsidR="00132692" w:rsidRPr="000F3C94">
              <w:rPr>
                <w:rFonts w:eastAsia="Times New Roman"/>
                <w:sz w:val="16"/>
                <w:szCs w:val="16"/>
                <w:lang w:val="en-GB"/>
              </w:rPr>
              <w:t xml:space="preserve"> new data sets, re-issue and new edition), not update cell files. All updates dated on or before this date must have</w:t>
            </w:r>
            <w:r w:rsidRPr="000F3C94">
              <w:rPr>
                <w:rFonts w:eastAsia="Times New Roman"/>
                <w:sz w:val="16"/>
                <w:szCs w:val="16"/>
                <w:lang w:val="en-GB"/>
              </w:rPr>
              <w:t xml:space="preserve"> </w:t>
            </w:r>
            <w:r w:rsidR="00132692" w:rsidRPr="000F3C94">
              <w:rPr>
                <w:rFonts w:eastAsia="Times New Roman"/>
                <w:sz w:val="16"/>
                <w:szCs w:val="16"/>
                <w:lang w:val="en-GB"/>
              </w:rPr>
              <w:t>been applied by the producer</w:t>
            </w:r>
          </w:p>
        </w:tc>
        <w:tc>
          <w:tcPr>
            <w:tcW w:w="804" w:type="dxa"/>
          </w:tcPr>
          <w:p w14:paraId="2C84F837" w14:textId="77777777" w:rsidR="00132692" w:rsidRPr="000F3C94" w:rsidRDefault="00132692" w:rsidP="00585CE9">
            <w:pPr>
              <w:snapToGrid w:val="0"/>
              <w:spacing w:before="60" w:after="60"/>
              <w:jc w:val="center"/>
              <w:rPr>
                <w:sz w:val="16"/>
                <w:szCs w:val="16"/>
                <w:lang w:val="en-GB"/>
              </w:rPr>
            </w:pPr>
            <w:r w:rsidRPr="000F3C94">
              <w:rPr>
                <w:sz w:val="16"/>
                <w:szCs w:val="16"/>
                <w:lang w:val="en-GB"/>
              </w:rPr>
              <w:t>0..1</w:t>
            </w:r>
          </w:p>
        </w:tc>
        <w:tc>
          <w:tcPr>
            <w:tcW w:w="2668" w:type="dxa"/>
          </w:tcPr>
          <w:p w14:paraId="04331A18"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377CC277" w14:textId="77777777" w:rsidR="00132692" w:rsidRPr="000F3C94" w:rsidRDefault="00132692" w:rsidP="00C62468">
            <w:pPr>
              <w:snapToGrid w:val="0"/>
              <w:spacing w:before="60" w:after="60"/>
              <w:jc w:val="left"/>
              <w:rPr>
                <w:rFonts w:eastAsia="Times New Roman"/>
                <w:sz w:val="16"/>
                <w:szCs w:val="16"/>
                <w:lang w:val="en-GB"/>
              </w:rPr>
            </w:pPr>
          </w:p>
        </w:tc>
      </w:tr>
      <w:tr w:rsidR="00FF5F51" w:rsidRPr="000F3C94" w14:paraId="53D96D56" w14:textId="77777777" w:rsidTr="00CC6A43">
        <w:trPr>
          <w:trHeight w:val="326"/>
        </w:trPr>
        <w:tc>
          <w:tcPr>
            <w:tcW w:w="2836" w:type="dxa"/>
          </w:tcPr>
          <w:p w14:paraId="02888AAF" w14:textId="5CFD026B" w:rsidR="00FF5F51" w:rsidRPr="000F3C94" w:rsidRDefault="00FF5F51" w:rsidP="00585CE9">
            <w:pPr>
              <w:snapToGrid w:val="0"/>
              <w:spacing w:before="60" w:after="60"/>
              <w:jc w:val="left"/>
              <w:rPr>
                <w:sz w:val="16"/>
                <w:szCs w:val="16"/>
                <w:lang w:val="en-GB"/>
              </w:rPr>
            </w:pPr>
            <w:proofErr w:type="spellStart"/>
            <w:r w:rsidRPr="000F3C94">
              <w:rPr>
                <w:sz w:val="16"/>
                <w:szCs w:val="16"/>
                <w:lang w:val="en-GB"/>
              </w:rPr>
              <w:lastRenderedPageBreak/>
              <w:t>referenceID</w:t>
            </w:r>
            <w:proofErr w:type="spellEnd"/>
          </w:p>
        </w:tc>
        <w:tc>
          <w:tcPr>
            <w:tcW w:w="3899" w:type="dxa"/>
          </w:tcPr>
          <w:p w14:paraId="4B3D18B7" w14:textId="29CD3786" w:rsidR="00FF5F51" w:rsidRPr="000F3C94" w:rsidRDefault="00FF5F51" w:rsidP="00585CE9">
            <w:pPr>
              <w:snapToGrid w:val="0"/>
              <w:spacing w:before="60" w:after="60"/>
              <w:jc w:val="left"/>
              <w:rPr>
                <w:rFonts w:eastAsia="Times New Roman"/>
                <w:sz w:val="16"/>
                <w:szCs w:val="16"/>
                <w:lang w:val="en-GB"/>
              </w:rPr>
            </w:pPr>
            <w:r w:rsidRPr="000F3C94">
              <w:rPr>
                <w:rFonts w:eastAsia="Times New Roman"/>
                <w:sz w:val="16"/>
                <w:szCs w:val="16"/>
                <w:lang w:val="en-GB"/>
              </w:rPr>
              <w:t xml:space="preserve">Reference back to the </w:t>
            </w:r>
            <w:proofErr w:type="spellStart"/>
            <w:r w:rsidRPr="000F3C94">
              <w:rPr>
                <w:rFonts w:eastAsia="Times New Roman"/>
                <w:sz w:val="16"/>
                <w:szCs w:val="16"/>
                <w:lang w:val="en-GB"/>
              </w:rPr>
              <w:t>datasetID</w:t>
            </w:r>
            <w:proofErr w:type="spellEnd"/>
          </w:p>
        </w:tc>
        <w:tc>
          <w:tcPr>
            <w:tcW w:w="804" w:type="dxa"/>
          </w:tcPr>
          <w:p w14:paraId="01EA06B8" w14:textId="78C936D2" w:rsidR="00FF5F51" w:rsidRPr="000F3C94" w:rsidRDefault="00FF5F5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A1069FC" w14:textId="62D832ED" w:rsidR="00FF5F51" w:rsidRPr="000F3C94" w:rsidRDefault="00FF5F51"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32BE9150" w14:textId="71CD9E0F" w:rsidR="00FF5F51" w:rsidRPr="000F3C94" w:rsidRDefault="00AA120E" w:rsidP="00C62468">
            <w:pPr>
              <w:snapToGrid w:val="0"/>
              <w:spacing w:before="60" w:after="60"/>
              <w:jc w:val="left"/>
              <w:rPr>
                <w:rFonts w:eastAsia="Times New Roman"/>
                <w:sz w:val="16"/>
                <w:szCs w:val="16"/>
                <w:lang w:val="en-GB"/>
              </w:rPr>
            </w:pPr>
            <w:r w:rsidRPr="000F3C94">
              <w:rPr>
                <w:rFonts w:eastAsia="Times New Roman"/>
                <w:sz w:val="16"/>
                <w:szCs w:val="16"/>
                <w:lang w:val="en-GB"/>
              </w:rPr>
              <w:t xml:space="preserve">Update metadata refers to the </w:t>
            </w:r>
            <w:proofErr w:type="spellStart"/>
            <w:r w:rsidRPr="000F3C94">
              <w:rPr>
                <w:rFonts w:eastAsia="Times New Roman"/>
                <w:sz w:val="16"/>
                <w:szCs w:val="16"/>
                <w:lang w:val="en-GB"/>
              </w:rPr>
              <w:t>datasetID</w:t>
            </w:r>
            <w:proofErr w:type="spellEnd"/>
            <w:r w:rsidRPr="000F3C94">
              <w:rPr>
                <w:rFonts w:eastAsia="Times New Roman"/>
                <w:sz w:val="16"/>
                <w:szCs w:val="16"/>
                <w:lang w:val="en-GB"/>
              </w:rPr>
              <w:t xml:space="preserve"> of the dataset metadata. This is used if and only if the dataset is an update The URN must be an MRN</w:t>
            </w:r>
          </w:p>
        </w:tc>
      </w:tr>
      <w:tr w:rsidR="00132692" w:rsidRPr="000F3C94" w14:paraId="3AA70667" w14:textId="77777777" w:rsidTr="00CC6A43">
        <w:trPr>
          <w:trHeight w:val="326"/>
        </w:trPr>
        <w:tc>
          <w:tcPr>
            <w:tcW w:w="2836" w:type="dxa"/>
          </w:tcPr>
          <w:p w14:paraId="6E2C5FE6" w14:textId="77777777" w:rsidR="00132692" w:rsidRPr="000F3C94" w:rsidRDefault="00132692" w:rsidP="00585CE9">
            <w:pPr>
              <w:snapToGrid w:val="0"/>
              <w:spacing w:before="60" w:after="60"/>
              <w:jc w:val="left"/>
              <w:rPr>
                <w:sz w:val="16"/>
                <w:szCs w:val="16"/>
                <w:lang w:val="en-GB"/>
              </w:rPr>
            </w:pPr>
            <w:proofErr w:type="spellStart"/>
            <w:r w:rsidRPr="000F3C94">
              <w:rPr>
                <w:sz w:val="16"/>
                <w:szCs w:val="16"/>
                <w:lang w:val="en-GB"/>
              </w:rPr>
              <w:t>issueDate</w:t>
            </w:r>
            <w:proofErr w:type="spellEnd"/>
          </w:p>
        </w:tc>
        <w:tc>
          <w:tcPr>
            <w:tcW w:w="3899" w:type="dxa"/>
          </w:tcPr>
          <w:p w14:paraId="3767DE23" w14:textId="025E7A15" w:rsidR="00132692" w:rsidRPr="000F3C94" w:rsidRDefault="006E4C4E" w:rsidP="00585CE9">
            <w:pPr>
              <w:snapToGrid w:val="0"/>
              <w:spacing w:before="60" w:after="60"/>
              <w:jc w:val="left"/>
              <w:rPr>
                <w:sz w:val="16"/>
                <w:szCs w:val="16"/>
                <w:lang w:val="en-GB"/>
              </w:rPr>
            </w:pPr>
            <w:r w:rsidRPr="000F3C94">
              <w:rPr>
                <w:rFonts w:eastAsia="Times New Roman"/>
                <w:sz w:val="16"/>
                <w:szCs w:val="16"/>
                <w:lang w:val="en-GB"/>
              </w:rPr>
              <w:t>D</w:t>
            </w:r>
            <w:r w:rsidR="00132692" w:rsidRPr="000F3C94">
              <w:rPr>
                <w:rFonts w:eastAsia="Times New Roman"/>
                <w:sz w:val="16"/>
                <w:szCs w:val="16"/>
                <w:lang w:val="en-GB"/>
              </w:rPr>
              <w:t>ate on which the data was made available by the data producer</w:t>
            </w:r>
          </w:p>
        </w:tc>
        <w:tc>
          <w:tcPr>
            <w:tcW w:w="804" w:type="dxa"/>
          </w:tcPr>
          <w:p w14:paraId="26C1A7A1" w14:textId="77777777" w:rsidR="00132692" w:rsidRPr="000F3C94" w:rsidRDefault="00132692" w:rsidP="00585CE9">
            <w:pPr>
              <w:snapToGrid w:val="0"/>
              <w:spacing w:before="60" w:after="60"/>
              <w:jc w:val="center"/>
              <w:rPr>
                <w:sz w:val="16"/>
                <w:szCs w:val="16"/>
                <w:lang w:val="en-GB"/>
              </w:rPr>
            </w:pPr>
            <w:r w:rsidRPr="000F3C94">
              <w:rPr>
                <w:sz w:val="16"/>
                <w:szCs w:val="16"/>
                <w:lang w:val="en-GB"/>
              </w:rPr>
              <w:t>1</w:t>
            </w:r>
          </w:p>
        </w:tc>
        <w:tc>
          <w:tcPr>
            <w:tcW w:w="2668" w:type="dxa"/>
          </w:tcPr>
          <w:p w14:paraId="6E4886D4"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6F696DD2" w14:textId="77777777" w:rsidR="00132692" w:rsidRPr="000F3C94" w:rsidRDefault="00132692" w:rsidP="00C62468">
            <w:pPr>
              <w:snapToGrid w:val="0"/>
              <w:spacing w:before="60" w:after="60"/>
              <w:jc w:val="left"/>
              <w:rPr>
                <w:rFonts w:eastAsia="Times New Roman"/>
                <w:sz w:val="16"/>
                <w:szCs w:val="16"/>
                <w:lang w:val="en-GB"/>
              </w:rPr>
            </w:pPr>
          </w:p>
        </w:tc>
      </w:tr>
      <w:tr w:rsidR="00EA4AB2" w:rsidRPr="000F3C94" w14:paraId="1494606C" w14:textId="77777777" w:rsidTr="00CC6A43">
        <w:trPr>
          <w:trHeight w:val="326"/>
        </w:trPr>
        <w:tc>
          <w:tcPr>
            <w:tcW w:w="2836" w:type="dxa"/>
          </w:tcPr>
          <w:p w14:paraId="6D29FC36" w14:textId="3C4F1A60" w:rsidR="00EA4AB2" w:rsidRPr="000F3C94" w:rsidRDefault="00EA4AB2" w:rsidP="00585CE9">
            <w:pPr>
              <w:snapToGrid w:val="0"/>
              <w:spacing w:before="60" w:after="60"/>
              <w:jc w:val="left"/>
              <w:rPr>
                <w:sz w:val="16"/>
                <w:szCs w:val="16"/>
                <w:lang w:val="en-GB"/>
              </w:rPr>
            </w:pPr>
            <w:proofErr w:type="spellStart"/>
            <w:r w:rsidRPr="000F3C94">
              <w:rPr>
                <w:sz w:val="16"/>
                <w:szCs w:val="16"/>
                <w:lang w:val="en-GB"/>
              </w:rPr>
              <w:t>issueTime</w:t>
            </w:r>
            <w:proofErr w:type="spellEnd"/>
          </w:p>
        </w:tc>
        <w:tc>
          <w:tcPr>
            <w:tcW w:w="3899" w:type="dxa"/>
          </w:tcPr>
          <w:p w14:paraId="7EBD8BB0" w14:textId="41B3AF8A" w:rsidR="00EA4AB2" w:rsidRPr="000F3C94" w:rsidRDefault="00EA4AB2" w:rsidP="00585CE9">
            <w:pPr>
              <w:snapToGrid w:val="0"/>
              <w:spacing w:before="60" w:after="60"/>
              <w:jc w:val="left"/>
              <w:rPr>
                <w:rFonts w:eastAsia="Times New Roman"/>
                <w:sz w:val="16"/>
                <w:szCs w:val="16"/>
                <w:lang w:val="en-GB"/>
              </w:rPr>
            </w:pPr>
            <w:r w:rsidRPr="000F3C94">
              <w:rPr>
                <w:rFonts w:eastAsia="Times New Roman"/>
                <w:sz w:val="16"/>
                <w:szCs w:val="16"/>
                <w:lang w:val="en-GB"/>
              </w:rPr>
              <w:t>Time of day at which the data was made available by the data producer</w:t>
            </w:r>
          </w:p>
        </w:tc>
        <w:tc>
          <w:tcPr>
            <w:tcW w:w="804" w:type="dxa"/>
          </w:tcPr>
          <w:p w14:paraId="48A4EAAE" w14:textId="256212BB" w:rsidR="00EA4AB2" w:rsidRPr="000F3C94" w:rsidRDefault="00EA4AB2" w:rsidP="00585CE9">
            <w:pPr>
              <w:snapToGrid w:val="0"/>
              <w:spacing w:before="60" w:after="60"/>
              <w:jc w:val="center"/>
              <w:rPr>
                <w:sz w:val="16"/>
                <w:szCs w:val="16"/>
                <w:lang w:val="en-GB"/>
              </w:rPr>
            </w:pPr>
            <w:r w:rsidRPr="000F3C94">
              <w:rPr>
                <w:sz w:val="16"/>
                <w:szCs w:val="16"/>
                <w:lang w:val="en-GB"/>
              </w:rPr>
              <w:t>0..1</w:t>
            </w:r>
          </w:p>
        </w:tc>
        <w:tc>
          <w:tcPr>
            <w:tcW w:w="2668" w:type="dxa"/>
          </w:tcPr>
          <w:p w14:paraId="79CBE5E8" w14:textId="3E75625B" w:rsidR="00EA4AB2" w:rsidRPr="000F3C94" w:rsidRDefault="00EA4AB2" w:rsidP="00C62468">
            <w:pPr>
              <w:snapToGrid w:val="0"/>
              <w:spacing w:before="60" w:after="60"/>
              <w:jc w:val="left"/>
              <w:rPr>
                <w:sz w:val="16"/>
                <w:szCs w:val="16"/>
                <w:lang w:val="en-GB"/>
              </w:rPr>
            </w:pPr>
            <w:r w:rsidRPr="000F3C94">
              <w:rPr>
                <w:sz w:val="16"/>
                <w:szCs w:val="16"/>
                <w:lang w:val="en-GB"/>
              </w:rPr>
              <w:t>Time</w:t>
            </w:r>
          </w:p>
        </w:tc>
        <w:tc>
          <w:tcPr>
            <w:tcW w:w="4110" w:type="dxa"/>
          </w:tcPr>
          <w:p w14:paraId="1E3FE72D" w14:textId="384B0F68" w:rsidR="00EA4AB2" w:rsidRPr="000F3C94" w:rsidRDefault="00EA4AB2" w:rsidP="00C62468">
            <w:pPr>
              <w:snapToGrid w:val="0"/>
              <w:spacing w:before="60" w:after="60"/>
              <w:jc w:val="left"/>
              <w:rPr>
                <w:rFonts w:eastAsia="Times New Roman"/>
                <w:sz w:val="16"/>
                <w:szCs w:val="16"/>
                <w:lang w:val="en-GB"/>
              </w:rPr>
            </w:pPr>
            <w:r w:rsidRPr="000F3C94">
              <w:rPr>
                <w:sz w:val="16"/>
                <w:szCs w:val="16"/>
                <w:lang w:val="en-GB"/>
              </w:rPr>
              <w:t>The S-100 datatype Time</w:t>
            </w:r>
          </w:p>
        </w:tc>
      </w:tr>
      <w:tr w:rsidR="004E193B" w:rsidRPr="000F3C94" w14:paraId="1D341D5D" w14:textId="77777777" w:rsidTr="00CC6A43">
        <w:trPr>
          <w:trHeight w:val="326"/>
        </w:trPr>
        <w:tc>
          <w:tcPr>
            <w:tcW w:w="2836" w:type="dxa"/>
          </w:tcPr>
          <w:p w14:paraId="4973BA40" w14:textId="462E64E6" w:rsidR="004E193B" w:rsidRPr="000F3C94" w:rsidRDefault="004E193B" w:rsidP="00585CE9">
            <w:pPr>
              <w:snapToGrid w:val="0"/>
              <w:spacing w:before="60" w:after="60"/>
              <w:jc w:val="left"/>
              <w:rPr>
                <w:sz w:val="16"/>
                <w:szCs w:val="16"/>
                <w:lang w:val="en-GB"/>
              </w:rPr>
            </w:pPr>
            <w:proofErr w:type="spellStart"/>
            <w:r w:rsidRPr="000F3C94">
              <w:rPr>
                <w:sz w:val="16"/>
                <w:szCs w:val="16"/>
                <w:lang w:val="en-GB"/>
              </w:rPr>
              <w:t>boundingBox</w:t>
            </w:r>
            <w:proofErr w:type="spellEnd"/>
          </w:p>
        </w:tc>
        <w:tc>
          <w:tcPr>
            <w:tcW w:w="3899" w:type="dxa"/>
          </w:tcPr>
          <w:p w14:paraId="77BCF54D" w14:textId="56A6F3BF" w:rsidR="004E193B" w:rsidRPr="000F3C94" w:rsidRDefault="004E193B" w:rsidP="00585CE9">
            <w:pPr>
              <w:snapToGrid w:val="0"/>
              <w:spacing w:before="60" w:after="60"/>
              <w:jc w:val="left"/>
              <w:rPr>
                <w:sz w:val="16"/>
                <w:szCs w:val="16"/>
                <w:lang w:val="en-GB"/>
              </w:rPr>
            </w:pPr>
            <w:r w:rsidRPr="000F3C94">
              <w:rPr>
                <w:sz w:val="16"/>
                <w:szCs w:val="16"/>
                <w:lang w:val="en-GB"/>
              </w:rPr>
              <w:t>The extent of the dataset limits</w:t>
            </w:r>
          </w:p>
        </w:tc>
        <w:tc>
          <w:tcPr>
            <w:tcW w:w="804" w:type="dxa"/>
          </w:tcPr>
          <w:p w14:paraId="271B72D3" w14:textId="1EB72193"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6310D933" w14:textId="37874BA1" w:rsidR="004E193B" w:rsidRPr="000F3C94" w:rsidRDefault="004E193B" w:rsidP="00C62468">
            <w:pPr>
              <w:snapToGrid w:val="0"/>
              <w:spacing w:before="60" w:after="60"/>
              <w:jc w:val="left"/>
              <w:rPr>
                <w:spacing w:val="-4"/>
                <w:sz w:val="16"/>
                <w:szCs w:val="16"/>
                <w:lang w:val="en-GB"/>
              </w:rPr>
            </w:pPr>
            <w:proofErr w:type="spellStart"/>
            <w:r w:rsidRPr="000F3C94">
              <w:rPr>
                <w:spacing w:val="-4"/>
                <w:sz w:val="16"/>
                <w:szCs w:val="16"/>
                <w:lang w:val="en-GB"/>
              </w:rPr>
              <w:t>EX_GeographicBoundingBox</w:t>
            </w:r>
            <w:proofErr w:type="spellEnd"/>
          </w:p>
        </w:tc>
        <w:tc>
          <w:tcPr>
            <w:tcW w:w="4110" w:type="dxa"/>
          </w:tcPr>
          <w:p w14:paraId="18695D7C" w14:textId="77777777" w:rsidR="004E193B" w:rsidRPr="000F3C94" w:rsidRDefault="004E193B" w:rsidP="00C62468">
            <w:pPr>
              <w:snapToGrid w:val="0"/>
              <w:spacing w:before="60" w:after="60"/>
              <w:jc w:val="left"/>
              <w:rPr>
                <w:rFonts w:eastAsia="Times New Roman"/>
                <w:sz w:val="16"/>
                <w:szCs w:val="16"/>
                <w:lang w:val="en-GB"/>
              </w:rPr>
            </w:pPr>
          </w:p>
        </w:tc>
      </w:tr>
      <w:tr w:rsidR="004E193B" w:rsidRPr="000F3C94" w14:paraId="477CE98F" w14:textId="77777777" w:rsidTr="00CC6A43">
        <w:trPr>
          <w:trHeight w:val="326"/>
        </w:trPr>
        <w:tc>
          <w:tcPr>
            <w:tcW w:w="2836" w:type="dxa"/>
          </w:tcPr>
          <w:p w14:paraId="1362D8CC" w14:textId="3B5953DA" w:rsidR="004E193B" w:rsidRPr="000F3C94" w:rsidRDefault="004E193B" w:rsidP="00585CE9">
            <w:pPr>
              <w:snapToGrid w:val="0"/>
              <w:spacing w:before="60" w:after="60"/>
              <w:jc w:val="left"/>
              <w:rPr>
                <w:sz w:val="16"/>
                <w:szCs w:val="16"/>
                <w:lang w:val="en-GB"/>
              </w:rPr>
            </w:pPr>
            <w:proofErr w:type="spellStart"/>
            <w:r w:rsidRPr="000F3C94">
              <w:rPr>
                <w:sz w:val="16"/>
                <w:szCs w:val="16"/>
                <w:lang w:val="en-GB"/>
              </w:rPr>
              <w:t>temporalExtent</w:t>
            </w:r>
            <w:proofErr w:type="spellEnd"/>
          </w:p>
        </w:tc>
        <w:tc>
          <w:tcPr>
            <w:tcW w:w="3899" w:type="dxa"/>
          </w:tcPr>
          <w:p w14:paraId="5223B3EB" w14:textId="5AB5F5D0" w:rsidR="004E193B" w:rsidRPr="000F3C94" w:rsidRDefault="004E193B" w:rsidP="00585CE9">
            <w:pPr>
              <w:snapToGrid w:val="0"/>
              <w:spacing w:before="60" w:after="60"/>
              <w:jc w:val="left"/>
              <w:rPr>
                <w:sz w:val="16"/>
                <w:szCs w:val="16"/>
                <w:lang w:val="en-GB"/>
              </w:rPr>
            </w:pPr>
            <w:r w:rsidRPr="000F3C94">
              <w:rPr>
                <w:sz w:val="16"/>
                <w:szCs w:val="16"/>
                <w:lang w:val="en-GB"/>
              </w:rPr>
              <w:t>Specification of the temporal extent of the dataset</w:t>
            </w:r>
          </w:p>
        </w:tc>
        <w:tc>
          <w:tcPr>
            <w:tcW w:w="804" w:type="dxa"/>
          </w:tcPr>
          <w:p w14:paraId="3EBA25D9" w14:textId="57F9CD07"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64AC9C1" w14:textId="62720929" w:rsidR="004E193B" w:rsidRPr="000F3C94" w:rsidRDefault="004E193B" w:rsidP="00C62468">
            <w:pPr>
              <w:snapToGrid w:val="0"/>
              <w:spacing w:before="60" w:after="60"/>
              <w:jc w:val="left"/>
              <w:rPr>
                <w:sz w:val="16"/>
                <w:szCs w:val="16"/>
                <w:lang w:val="en-GB"/>
              </w:rPr>
            </w:pPr>
            <w:r w:rsidRPr="000F3C94">
              <w:rPr>
                <w:sz w:val="16"/>
                <w:szCs w:val="16"/>
                <w:lang w:val="en-GB"/>
              </w:rPr>
              <w:t>S100_TemporalExtent</w:t>
            </w:r>
          </w:p>
        </w:tc>
        <w:tc>
          <w:tcPr>
            <w:tcW w:w="4110" w:type="dxa"/>
          </w:tcPr>
          <w:p w14:paraId="59033B01" w14:textId="2514742A"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The temporal extent is encoded as the date/time of the earliest and latest data records (in coverage datasets) or date/time ranges (in vector datasets)</w:t>
            </w:r>
          </w:p>
          <w:p w14:paraId="0DC271DE" w14:textId="35CF1AC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there is more than one feature in a dataset, the earliest and latest time values of records in all features are used, which means the earliest and latest values may be from different features</w:t>
            </w:r>
          </w:p>
          <w:p w14:paraId="2096484A" w14:textId="3E67983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7E2AB55F" w14:textId="76B6B707"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This attribute is encoded if and only if at least one of the start and en</w:t>
            </w:r>
            <w:r w:rsidR="006942D7" w:rsidRPr="000F3C94">
              <w:rPr>
                <w:rFonts w:eastAsia="Times New Roman"/>
                <w:sz w:val="16"/>
                <w:szCs w:val="16"/>
                <w:lang w:val="en-GB"/>
              </w:rPr>
              <w:t>d of the temporal extent is known</w:t>
            </w:r>
          </w:p>
        </w:tc>
      </w:tr>
      <w:tr w:rsidR="001650A1" w:rsidRPr="000F3C94" w14:paraId="4B251637" w14:textId="77777777" w:rsidTr="00CC6A43">
        <w:trPr>
          <w:trHeight w:val="326"/>
        </w:trPr>
        <w:tc>
          <w:tcPr>
            <w:tcW w:w="2836" w:type="dxa"/>
          </w:tcPr>
          <w:p w14:paraId="1B867613" w14:textId="3812F4D5"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productSpecification</w:t>
            </w:r>
            <w:proofErr w:type="spellEnd"/>
          </w:p>
        </w:tc>
        <w:tc>
          <w:tcPr>
            <w:tcW w:w="3899" w:type="dxa"/>
          </w:tcPr>
          <w:p w14:paraId="106C64C3" w14:textId="0DC1D0C5"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w:t>
            </w:r>
            <w:r w:rsidR="006F482A" w:rsidRPr="000F3C94">
              <w:rPr>
                <w:sz w:val="16"/>
                <w:szCs w:val="16"/>
                <w:lang w:val="en-GB"/>
              </w:rPr>
              <w:t>P</w:t>
            </w:r>
            <w:r w:rsidRPr="000F3C94">
              <w:rPr>
                <w:sz w:val="16"/>
                <w:szCs w:val="16"/>
                <w:lang w:val="en-GB"/>
              </w:rPr>
              <w:t xml:space="preserve">roduct </w:t>
            </w:r>
            <w:r w:rsidR="006F482A" w:rsidRPr="000F3C94">
              <w:rPr>
                <w:sz w:val="16"/>
                <w:szCs w:val="16"/>
                <w:lang w:val="en-GB"/>
              </w:rPr>
              <w:t>S</w:t>
            </w:r>
            <w:r w:rsidRPr="000F3C94">
              <w:rPr>
                <w:sz w:val="16"/>
                <w:szCs w:val="16"/>
                <w:lang w:val="en-GB"/>
              </w:rPr>
              <w:t>pecification used to create this dataset</w:t>
            </w:r>
          </w:p>
        </w:tc>
        <w:tc>
          <w:tcPr>
            <w:tcW w:w="804" w:type="dxa"/>
          </w:tcPr>
          <w:p w14:paraId="2962469C" w14:textId="11F88C9C" w:rsidR="001650A1" w:rsidRPr="000F3C94" w:rsidRDefault="001650A1" w:rsidP="00585CE9">
            <w:pPr>
              <w:snapToGrid w:val="0"/>
              <w:spacing w:before="60" w:after="60"/>
              <w:jc w:val="center"/>
              <w:rPr>
                <w:rFonts w:eastAsia="Malgun Gothic"/>
                <w:sz w:val="16"/>
                <w:szCs w:val="16"/>
                <w:lang w:val="en-GB"/>
              </w:rPr>
            </w:pPr>
            <w:r w:rsidRPr="000F3C94">
              <w:rPr>
                <w:sz w:val="16"/>
                <w:szCs w:val="16"/>
                <w:lang w:val="en-GB"/>
              </w:rPr>
              <w:t>1</w:t>
            </w:r>
          </w:p>
        </w:tc>
        <w:tc>
          <w:tcPr>
            <w:tcW w:w="2668" w:type="dxa"/>
          </w:tcPr>
          <w:p w14:paraId="3A3BAA3C" w14:textId="0736EE81" w:rsidR="001650A1" w:rsidRPr="000F3C94" w:rsidRDefault="001650A1" w:rsidP="00C62468">
            <w:pPr>
              <w:snapToGrid w:val="0"/>
              <w:spacing w:before="60" w:after="60"/>
              <w:jc w:val="left"/>
              <w:rPr>
                <w:sz w:val="16"/>
                <w:szCs w:val="16"/>
                <w:lang w:val="en-GB"/>
              </w:rPr>
            </w:pPr>
            <w:r w:rsidRPr="000F3C94">
              <w:rPr>
                <w:sz w:val="16"/>
                <w:szCs w:val="16"/>
                <w:lang w:val="en-GB"/>
              </w:rPr>
              <w:t>S100_ProductSpecification</w:t>
            </w:r>
          </w:p>
        </w:tc>
        <w:tc>
          <w:tcPr>
            <w:tcW w:w="4110" w:type="dxa"/>
          </w:tcPr>
          <w:p w14:paraId="1DFE984A"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0BA87C9D" w14:textId="77777777" w:rsidTr="00CC6A43">
        <w:trPr>
          <w:trHeight w:val="326"/>
        </w:trPr>
        <w:tc>
          <w:tcPr>
            <w:tcW w:w="2836" w:type="dxa"/>
          </w:tcPr>
          <w:p w14:paraId="3E5B967B" w14:textId="77777777"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producingAgency</w:t>
            </w:r>
            <w:proofErr w:type="spellEnd"/>
          </w:p>
        </w:tc>
        <w:tc>
          <w:tcPr>
            <w:tcW w:w="3899" w:type="dxa"/>
          </w:tcPr>
          <w:p w14:paraId="5AA8BEE1" w14:textId="77777777" w:rsidR="001650A1" w:rsidRPr="000F3C94" w:rsidRDefault="001650A1" w:rsidP="00585CE9">
            <w:pPr>
              <w:snapToGrid w:val="0"/>
              <w:spacing w:before="60" w:after="60"/>
              <w:jc w:val="left"/>
              <w:rPr>
                <w:sz w:val="16"/>
                <w:szCs w:val="16"/>
                <w:lang w:val="en-GB"/>
              </w:rPr>
            </w:pPr>
            <w:r w:rsidRPr="000F3C94">
              <w:rPr>
                <w:sz w:val="16"/>
                <w:szCs w:val="16"/>
                <w:lang w:val="en-GB"/>
              </w:rPr>
              <w:t>Agency responsible for producing the data</w:t>
            </w:r>
          </w:p>
        </w:tc>
        <w:tc>
          <w:tcPr>
            <w:tcW w:w="804" w:type="dxa"/>
          </w:tcPr>
          <w:p w14:paraId="16AFA18C"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6AD5293C" w14:textId="54C2BD84"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CI_Responsibility</w:t>
            </w:r>
            <w:proofErr w:type="spellEnd"/>
            <w:r w:rsidRPr="000F3C94">
              <w:rPr>
                <w:sz w:val="16"/>
                <w:szCs w:val="16"/>
                <w:lang w:val="en-GB"/>
              </w:rPr>
              <w:t>&gt;</w:t>
            </w:r>
            <w:proofErr w:type="spellStart"/>
            <w:r w:rsidRPr="000F3C94">
              <w:rPr>
                <w:sz w:val="16"/>
                <w:szCs w:val="16"/>
                <w:lang w:val="en-GB"/>
              </w:rPr>
              <w:t>CI_Organisation</w:t>
            </w:r>
            <w:proofErr w:type="spellEnd"/>
          </w:p>
        </w:tc>
        <w:tc>
          <w:tcPr>
            <w:tcW w:w="4110" w:type="dxa"/>
          </w:tcPr>
          <w:p w14:paraId="0E9BD78A" w14:textId="4AFBE784"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 xml:space="preserve">See </w:t>
            </w:r>
            <w:r w:rsidR="007070EA" w:rsidRPr="000F3C94">
              <w:rPr>
                <w:sz w:val="16"/>
                <w:szCs w:val="16"/>
                <w:lang w:val="en-GB"/>
              </w:rPr>
              <w:t xml:space="preserve">S-100 Part 17, </w:t>
            </w:r>
            <w:r w:rsidRPr="000F3C94">
              <w:rPr>
                <w:sz w:val="16"/>
                <w:szCs w:val="16"/>
                <w:lang w:val="en-GB"/>
              </w:rPr>
              <w:t>Table</w:t>
            </w:r>
            <w:r w:rsidR="006A22FA" w:rsidRPr="000F3C94">
              <w:rPr>
                <w:sz w:val="16"/>
                <w:szCs w:val="16"/>
                <w:lang w:val="en-GB"/>
              </w:rPr>
              <w:t xml:space="preserve"> </w:t>
            </w:r>
            <w:r w:rsidRPr="000F3C94">
              <w:rPr>
                <w:sz w:val="16"/>
                <w:szCs w:val="16"/>
                <w:lang w:val="en-GB"/>
              </w:rPr>
              <w:t>17-3</w:t>
            </w:r>
          </w:p>
        </w:tc>
      </w:tr>
      <w:tr w:rsidR="001650A1" w:rsidRPr="000F3C94" w14:paraId="6F581367" w14:textId="77777777" w:rsidTr="00CC6A43">
        <w:trPr>
          <w:trHeight w:val="326"/>
        </w:trPr>
        <w:tc>
          <w:tcPr>
            <w:tcW w:w="2836" w:type="dxa"/>
          </w:tcPr>
          <w:p w14:paraId="347F0F99" w14:textId="68FBF9EC"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producerCode</w:t>
            </w:r>
            <w:proofErr w:type="spellEnd"/>
          </w:p>
        </w:tc>
        <w:tc>
          <w:tcPr>
            <w:tcW w:w="3899" w:type="dxa"/>
          </w:tcPr>
          <w:p w14:paraId="09863B8C" w14:textId="197E5DBD"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official IHO Producer Code from </w:t>
            </w:r>
            <w:r w:rsidR="00CE531B" w:rsidRPr="000F3C94">
              <w:rPr>
                <w:sz w:val="16"/>
                <w:szCs w:val="16"/>
                <w:lang w:val="en-GB"/>
              </w:rPr>
              <w:t>the IHO GI Registry, Producer Code Register</w:t>
            </w:r>
          </w:p>
        </w:tc>
        <w:tc>
          <w:tcPr>
            <w:tcW w:w="804" w:type="dxa"/>
          </w:tcPr>
          <w:p w14:paraId="7DA730F6" w14:textId="0842C2E6"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120E5C09" w14:textId="0E4123D8"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4BED72C0" w14:textId="77777777" w:rsidR="001650A1" w:rsidRPr="000F3C94" w:rsidRDefault="001650A1" w:rsidP="00C62468">
            <w:pPr>
              <w:snapToGrid w:val="0"/>
              <w:spacing w:before="60" w:after="60"/>
              <w:jc w:val="left"/>
              <w:rPr>
                <w:sz w:val="16"/>
                <w:szCs w:val="16"/>
                <w:lang w:val="en-GB"/>
              </w:rPr>
            </w:pPr>
          </w:p>
        </w:tc>
      </w:tr>
      <w:tr w:rsidR="001650A1" w:rsidRPr="000F3C94" w14:paraId="77D10A3F" w14:textId="77777777" w:rsidTr="00CC6A43">
        <w:trPr>
          <w:trHeight w:val="326"/>
        </w:trPr>
        <w:tc>
          <w:tcPr>
            <w:tcW w:w="2836" w:type="dxa"/>
          </w:tcPr>
          <w:p w14:paraId="01BDE4FA" w14:textId="45785D13"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encodingFormat</w:t>
            </w:r>
            <w:proofErr w:type="spellEnd"/>
          </w:p>
        </w:tc>
        <w:tc>
          <w:tcPr>
            <w:tcW w:w="3899" w:type="dxa"/>
          </w:tcPr>
          <w:p w14:paraId="6D060E8E" w14:textId="77777777" w:rsidR="001650A1" w:rsidRPr="000F3C94" w:rsidRDefault="001650A1" w:rsidP="00585CE9">
            <w:pPr>
              <w:snapToGrid w:val="0"/>
              <w:spacing w:before="60" w:after="60"/>
              <w:jc w:val="left"/>
              <w:rPr>
                <w:sz w:val="16"/>
                <w:szCs w:val="16"/>
                <w:lang w:val="en-GB"/>
              </w:rPr>
            </w:pPr>
            <w:r w:rsidRPr="000F3C94">
              <w:rPr>
                <w:sz w:val="16"/>
                <w:szCs w:val="16"/>
                <w:lang w:val="en-GB"/>
              </w:rPr>
              <w:t>The encoding format of the dataset</w:t>
            </w:r>
          </w:p>
        </w:tc>
        <w:tc>
          <w:tcPr>
            <w:tcW w:w="804" w:type="dxa"/>
          </w:tcPr>
          <w:p w14:paraId="1C693F39"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0CAB2BD3" w14:textId="3597857C" w:rsidR="001650A1" w:rsidRPr="000F3C94" w:rsidRDefault="001650A1" w:rsidP="00C62468">
            <w:pPr>
              <w:snapToGrid w:val="0"/>
              <w:spacing w:before="60" w:after="60"/>
              <w:jc w:val="left"/>
              <w:rPr>
                <w:sz w:val="16"/>
                <w:szCs w:val="16"/>
                <w:lang w:val="en-GB"/>
              </w:rPr>
            </w:pPr>
            <w:r w:rsidRPr="000F3C94">
              <w:rPr>
                <w:sz w:val="16"/>
                <w:szCs w:val="16"/>
                <w:lang w:val="en-GB"/>
              </w:rPr>
              <w:t>S100_EncodingFormat</w:t>
            </w:r>
          </w:p>
        </w:tc>
        <w:tc>
          <w:tcPr>
            <w:tcW w:w="4110" w:type="dxa"/>
          </w:tcPr>
          <w:p w14:paraId="1DBD076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70F6A101" w14:textId="77777777" w:rsidTr="00CC6A43">
        <w:trPr>
          <w:trHeight w:val="326"/>
        </w:trPr>
        <w:tc>
          <w:tcPr>
            <w:tcW w:w="2836" w:type="dxa"/>
          </w:tcPr>
          <w:p w14:paraId="77BC2F78" w14:textId="77777777"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dataCoverage</w:t>
            </w:r>
            <w:proofErr w:type="spellEnd"/>
          </w:p>
        </w:tc>
        <w:tc>
          <w:tcPr>
            <w:tcW w:w="3899" w:type="dxa"/>
          </w:tcPr>
          <w:p w14:paraId="0975FF70" w14:textId="77777777" w:rsidR="001650A1" w:rsidRPr="000F3C94" w:rsidRDefault="001650A1" w:rsidP="00585CE9">
            <w:pPr>
              <w:snapToGrid w:val="0"/>
              <w:spacing w:before="60" w:after="60"/>
              <w:jc w:val="left"/>
              <w:rPr>
                <w:sz w:val="16"/>
                <w:szCs w:val="16"/>
                <w:lang w:val="en-GB"/>
              </w:rPr>
            </w:pPr>
            <w:r w:rsidRPr="000F3C94">
              <w:rPr>
                <w:rFonts w:eastAsia="Times New Roman"/>
                <w:sz w:val="16"/>
                <w:szCs w:val="16"/>
                <w:lang w:val="en-GB"/>
              </w:rPr>
              <w:t>Provides information about data coverages within the dataset</w:t>
            </w:r>
          </w:p>
        </w:tc>
        <w:tc>
          <w:tcPr>
            <w:tcW w:w="804" w:type="dxa"/>
          </w:tcPr>
          <w:p w14:paraId="0ED53472" w14:textId="71296E8B" w:rsidR="001650A1" w:rsidRPr="000F3C94" w:rsidRDefault="001650A1" w:rsidP="00585CE9">
            <w:pPr>
              <w:snapToGrid w:val="0"/>
              <w:spacing w:before="60" w:after="60"/>
              <w:jc w:val="center"/>
              <w:rPr>
                <w:sz w:val="16"/>
                <w:szCs w:val="16"/>
                <w:lang w:val="en-GB"/>
              </w:rPr>
            </w:pPr>
            <w:proofErr w:type="gramStart"/>
            <w:r w:rsidRPr="000F3C94">
              <w:rPr>
                <w:sz w:val="16"/>
                <w:szCs w:val="16"/>
                <w:lang w:val="en-GB"/>
              </w:rPr>
              <w:t>0..*</w:t>
            </w:r>
            <w:proofErr w:type="gramEnd"/>
          </w:p>
        </w:tc>
        <w:tc>
          <w:tcPr>
            <w:tcW w:w="2668" w:type="dxa"/>
          </w:tcPr>
          <w:p w14:paraId="2449BB34" w14:textId="77777777" w:rsidR="001650A1" w:rsidRPr="000F3C94" w:rsidRDefault="001650A1" w:rsidP="00C62468">
            <w:pPr>
              <w:snapToGrid w:val="0"/>
              <w:spacing w:before="60" w:after="60"/>
              <w:jc w:val="left"/>
              <w:rPr>
                <w:sz w:val="16"/>
                <w:szCs w:val="16"/>
                <w:lang w:val="en-GB"/>
              </w:rPr>
            </w:pPr>
            <w:r w:rsidRPr="000F3C94">
              <w:rPr>
                <w:sz w:val="16"/>
                <w:szCs w:val="16"/>
                <w:lang w:val="en-GB"/>
              </w:rPr>
              <w:t>S100_DataCoverage</w:t>
            </w:r>
          </w:p>
        </w:tc>
        <w:tc>
          <w:tcPr>
            <w:tcW w:w="4110" w:type="dxa"/>
          </w:tcPr>
          <w:p w14:paraId="3B9F7FCD"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497F8C16" w14:textId="77777777" w:rsidTr="00CC6A43">
        <w:trPr>
          <w:trHeight w:val="326"/>
        </w:trPr>
        <w:tc>
          <w:tcPr>
            <w:tcW w:w="2836" w:type="dxa"/>
          </w:tcPr>
          <w:p w14:paraId="61336DF8" w14:textId="0B2A8A0E" w:rsidR="001650A1" w:rsidRPr="000F3C94" w:rsidRDefault="001650A1" w:rsidP="00585CE9">
            <w:pPr>
              <w:snapToGrid w:val="0"/>
              <w:spacing w:before="60" w:after="60"/>
              <w:jc w:val="left"/>
              <w:rPr>
                <w:rFonts w:eastAsia="Malgun Gothic"/>
                <w:sz w:val="16"/>
                <w:szCs w:val="16"/>
                <w:lang w:val="en-GB"/>
              </w:rPr>
            </w:pPr>
            <w:r w:rsidRPr="000F3C94">
              <w:rPr>
                <w:rFonts w:eastAsia="Malgun Gothic"/>
                <w:sz w:val="16"/>
                <w:szCs w:val="16"/>
                <w:lang w:val="en-GB"/>
              </w:rPr>
              <w:t>comment</w:t>
            </w:r>
          </w:p>
        </w:tc>
        <w:tc>
          <w:tcPr>
            <w:tcW w:w="3899" w:type="dxa"/>
          </w:tcPr>
          <w:p w14:paraId="0D0EB8CF" w14:textId="55960D0E" w:rsidR="001650A1" w:rsidRPr="000F3C94" w:rsidRDefault="001650A1" w:rsidP="00585CE9">
            <w:pPr>
              <w:snapToGrid w:val="0"/>
              <w:spacing w:before="60" w:after="60"/>
              <w:jc w:val="left"/>
              <w:rPr>
                <w:rFonts w:eastAsia="Times New Roman"/>
                <w:sz w:val="16"/>
                <w:szCs w:val="16"/>
                <w:lang w:val="en-GB"/>
              </w:rPr>
            </w:pPr>
            <w:r w:rsidRPr="000F3C94">
              <w:rPr>
                <w:rFonts w:eastAsia="Times New Roman"/>
                <w:sz w:val="16"/>
                <w:szCs w:val="16"/>
                <w:lang w:val="en-GB"/>
              </w:rPr>
              <w:t>Any additional information</w:t>
            </w:r>
          </w:p>
        </w:tc>
        <w:tc>
          <w:tcPr>
            <w:tcW w:w="804" w:type="dxa"/>
          </w:tcPr>
          <w:p w14:paraId="08D49E64" w14:textId="12DFAB53"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FCD16DA" w14:textId="79FEC232"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59F28FB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5780A70" w14:textId="77777777" w:rsidTr="00CC6A43">
        <w:trPr>
          <w:trHeight w:val="326"/>
        </w:trPr>
        <w:tc>
          <w:tcPr>
            <w:tcW w:w="2836" w:type="dxa"/>
          </w:tcPr>
          <w:p w14:paraId="408B92C8" w14:textId="40B664EE"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defaultLocale</w:t>
            </w:r>
            <w:proofErr w:type="spellEnd"/>
          </w:p>
        </w:tc>
        <w:tc>
          <w:tcPr>
            <w:tcW w:w="3899" w:type="dxa"/>
          </w:tcPr>
          <w:p w14:paraId="458AE064" w14:textId="06FF7B8A" w:rsidR="001650A1" w:rsidRPr="000F3C94" w:rsidRDefault="001650A1" w:rsidP="00585CE9">
            <w:pPr>
              <w:snapToGrid w:val="0"/>
              <w:spacing w:before="60" w:after="60"/>
              <w:jc w:val="left"/>
              <w:rPr>
                <w:sz w:val="16"/>
                <w:szCs w:val="16"/>
                <w:lang w:val="en-GB"/>
              </w:rPr>
            </w:pPr>
            <w:r w:rsidRPr="000F3C94">
              <w:rPr>
                <w:sz w:val="16"/>
                <w:szCs w:val="16"/>
                <w:lang w:val="en-GB"/>
              </w:rPr>
              <w:t xml:space="preserve">Default language and character set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7BCF3F15" w14:textId="2EA09E08" w:rsidR="001650A1" w:rsidRPr="000F3C94" w:rsidRDefault="001650A1" w:rsidP="00585CE9">
            <w:pPr>
              <w:snapToGrid w:val="0"/>
              <w:spacing w:before="60" w:after="60"/>
              <w:jc w:val="center"/>
              <w:rPr>
                <w:sz w:val="16"/>
                <w:szCs w:val="16"/>
                <w:lang w:val="en-GB"/>
              </w:rPr>
            </w:pPr>
            <w:proofErr w:type="gramStart"/>
            <w:r w:rsidRPr="000F3C94">
              <w:rPr>
                <w:sz w:val="16"/>
                <w:szCs w:val="16"/>
                <w:lang w:val="en-GB"/>
              </w:rPr>
              <w:t>0..*</w:t>
            </w:r>
            <w:proofErr w:type="gramEnd"/>
          </w:p>
        </w:tc>
        <w:tc>
          <w:tcPr>
            <w:tcW w:w="2668" w:type="dxa"/>
          </w:tcPr>
          <w:p w14:paraId="58B3F1E7" w14:textId="7A30D781"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PT_Locale</w:t>
            </w:r>
            <w:proofErr w:type="spellEnd"/>
          </w:p>
        </w:tc>
        <w:tc>
          <w:tcPr>
            <w:tcW w:w="4110" w:type="dxa"/>
          </w:tcPr>
          <w:p w14:paraId="32AF1174" w14:textId="4DED63AB"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 xml:space="preserve">In absence of </w:t>
            </w:r>
            <w:proofErr w:type="spellStart"/>
            <w:r w:rsidRPr="000F3C94">
              <w:rPr>
                <w:rFonts w:eastAsia="Times New Roman"/>
                <w:sz w:val="16"/>
                <w:szCs w:val="16"/>
                <w:lang w:val="en-GB"/>
              </w:rPr>
              <w:t>defaultLocale</w:t>
            </w:r>
            <w:proofErr w:type="spellEnd"/>
            <w:r w:rsidRPr="000F3C94">
              <w:rPr>
                <w:rFonts w:eastAsia="Times New Roman"/>
                <w:sz w:val="16"/>
                <w:szCs w:val="16"/>
                <w:lang w:val="en-GB"/>
              </w:rPr>
              <w:t xml:space="preserve"> the</w:t>
            </w:r>
          </w:p>
          <w:p w14:paraId="0A540CB4" w14:textId="013D702D"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language is English, UTF-8</w:t>
            </w:r>
          </w:p>
        </w:tc>
      </w:tr>
      <w:tr w:rsidR="001650A1" w:rsidRPr="000F3C94" w14:paraId="4629FCB1" w14:textId="77777777" w:rsidTr="00CC6A43">
        <w:trPr>
          <w:trHeight w:val="326"/>
        </w:trPr>
        <w:tc>
          <w:tcPr>
            <w:tcW w:w="2836" w:type="dxa"/>
          </w:tcPr>
          <w:p w14:paraId="25831EBB" w14:textId="208209CF"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lastRenderedPageBreak/>
              <w:t>otherLocale</w:t>
            </w:r>
            <w:proofErr w:type="spellEnd"/>
          </w:p>
        </w:tc>
        <w:tc>
          <w:tcPr>
            <w:tcW w:w="3899" w:type="dxa"/>
          </w:tcPr>
          <w:p w14:paraId="323EB4FD" w14:textId="1991BF9C" w:rsidR="001650A1" w:rsidRPr="000F3C94" w:rsidRDefault="001650A1" w:rsidP="00585CE9">
            <w:pPr>
              <w:snapToGrid w:val="0"/>
              <w:spacing w:before="60" w:after="60"/>
              <w:jc w:val="left"/>
              <w:rPr>
                <w:sz w:val="16"/>
                <w:szCs w:val="16"/>
                <w:lang w:val="en-GB"/>
              </w:rPr>
            </w:pPr>
            <w:r w:rsidRPr="000F3C94">
              <w:rPr>
                <w:sz w:val="16"/>
                <w:szCs w:val="16"/>
                <w:lang w:val="en-GB"/>
              </w:rPr>
              <w:t xml:space="preserve">Other languages and character sets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2AB22B92" w14:textId="38808035" w:rsidR="001650A1" w:rsidRPr="000F3C94" w:rsidRDefault="001650A1" w:rsidP="00585CE9">
            <w:pPr>
              <w:snapToGrid w:val="0"/>
              <w:spacing w:before="60" w:after="60"/>
              <w:jc w:val="center"/>
              <w:rPr>
                <w:sz w:val="16"/>
                <w:szCs w:val="16"/>
                <w:lang w:val="en-GB"/>
              </w:rPr>
            </w:pPr>
            <w:proofErr w:type="gramStart"/>
            <w:r w:rsidRPr="000F3C94">
              <w:rPr>
                <w:sz w:val="16"/>
                <w:szCs w:val="16"/>
                <w:lang w:val="en-GB"/>
              </w:rPr>
              <w:t>0..*</w:t>
            </w:r>
            <w:proofErr w:type="gramEnd"/>
          </w:p>
        </w:tc>
        <w:tc>
          <w:tcPr>
            <w:tcW w:w="2668" w:type="dxa"/>
          </w:tcPr>
          <w:p w14:paraId="103E5BD4" w14:textId="34C33178"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PT_Locale</w:t>
            </w:r>
            <w:proofErr w:type="spellEnd"/>
          </w:p>
        </w:tc>
        <w:tc>
          <w:tcPr>
            <w:tcW w:w="4110" w:type="dxa"/>
          </w:tcPr>
          <w:p w14:paraId="43559B0C"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30AC4F9" w14:textId="77777777" w:rsidTr="00CC6A43">
        <w:trPr>
          <w:trHeight w:val="326"/>
        </w:trPr>
        <w:tc>
          <w:tcPr>
            <w:tcW w:w="2836" w:type="dxa"/>
          </w:tcPr>
          <w:p w14:paraId="7477431D" w14:textId="35A828C4"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metadataPointOfContact</w:t>
            </w:r>
            <w:proofErr w:type="spellEnd"/>
          </w:p>
        </w:tc>
        <w:tc>
          <w:tcPr>
            <w:tcW w:w="3899" w:type="dxa"/>
          </w:tcPr>
          <w:p w14:paraId="1E56A6F9" w14:textId="0F30BAAD" w:rsidR="001650A1" w:rsidRPr="000F3C94" w:rsidRDefault="001650A1" w:rsidP="00585CE9">
            <w:pPr>
              <w:snapToGrid w:val="0"/>
              <w:spacing w:before="60" w:after="60"/>
              <w:jc w:val="left"/>
              <w:rPr>
                <w:sz w:val="16"/>
                <w:szCs w:val="16"/>
                <w:lang w:val="en-GB"/>
              </w:rPr>
            </w:pPr>
            <w:r w:rsidRPr="000F3C94">
              <w:rPr>
                <w:sz w:val="16"/>
                <w:szCs w:val="16"/>
                <w:lang w:val="en-GB"/>
              </w:rPr>
              <w:t>Point of contact for metadata</w:t>
            </w:r>
          </w:p>
        </w:tc>
        <w:tc>
          <w:tcPr>
            <w:tcW w:w="804" w:type="dxa"/>
          </w:tcPr>
          <w:p w14:paraId="7D50669C" w14:textId="3771A95F" w:rsidR="001650A1" w:rsidRPr="000F3C94" w:rsidRDefault="00AA120E" w:rsidP="00585CE9">
            <w:pPr>
              <w:snapToGrid w:val="0"/>
              <w:spacing w:before="60" w:after="60"/>
              <w:jc w:val="center"/>
              <w:rPr>
                <w:sz w:val="16"/>
                <w:szCs w:val="16"/>
                <w:lang w:val="en-GB"/>
              </w:rPr>
            </w:pPr>
            <w:r w:rsidRPr="000F3C94">
              <w:rPr>
                <w:sz w:val="16"/>
                <w:szCs w:val="16"/>
                <w:lang w:val="en-GB"/>
              </w:rPr>
              <w:t>0..</w:t>
            </w:r>
            <w:r w:rsidR="001650A1" w:rsidRPr="000F3C94">
              <w:rPr>
                <w:sz w:val="16"/>
                <w:szCs w:val="16"/>
                <w:lang w:val="en-GB"/>
              </w:rPr>
              <w:t>1</w:t>
            </w:r>
          </w:p>
        </w:tc>
        <w:tc>
          <w:tcPr>
            <w:tcW w:w="2668" w:type="dxa"/>
          </w:tcPr>
          <w:p w14:paraId="627514CD" w14:textId="77777777"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CI_Responsibility</w:t>
            </w:r>
            <w:proofErr w:type="spellEnd"/>
            <w:r w:rsidRPr="000F3C94">
              <w:rPr>
                <w:sz w:val="16"/>
                <w:szCs w:val="16"/>
                <w:lang w:val="en-GB"/>
              </w:rPr>
              <w:t>&gt;</w:t>
            </w:r>
            <w:proofErr w:type="spellStart"/>
            <w:r w:rsidRPr="000F3C94">
              <w:rPr>
                <w:sz w:val="16"/>
                <w:szCs w:val="16"/>
                <w:lang w:val="en-GB"/>
              </w:rPr>
              <w:t>CI_Individual</w:t>
            </w:r>
            <w:proofErr w:type="spellEnd"/>
            <w:r w:rsidRPr="000F3C94">
              <w:rPr>
                <w:sz w:val="16"/>
                <w:szCs w:val="16"/>
                <w:lang w:val="en-GB"/>
              </w:rPr>
              <w:t xml:space="preserve"> or</w:t>
            </w:r>
          </w:p>
          <w:p w14:paraId="107D6BCE" w14:textId="40ABF795"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CI_Responsibility</w:t>
            </w:r>
            <w:proofErr w:type="spellEnd"/>
            <w:r w:rsidRPr="000F3C94">
              <w:rPr>
                <w:sz w:val="16"/>
                <w:szCs w:val="16"/>
                <w:lang w:val="en-GB"/>
              </w:rPr>
              <w:t>&gt;</w:t>
            </w:r>
            <w:proofErr w:type="spellStart"/>
            <w:r w:rsidRPr="000F3C94">
              <w:rPr>
                <w:sz w:val="16"/>
                <w:szCs w:val="16"/>
                <w:lang w:val="en-GB"/>
              </w:rPr>
              <w:t>CI_Organisation</w:t>
            </w:r>
            <w:proofErr w:type="spellEnd"/>
          </w:p>
        </w:tc>
        <w:tc>
          <w:tcPr>
            <w:tcW w:w="4110" w:type="dxa"/>
          </w:tcPr>
          <w:p w14:paraId="369D7E80" w14:textId="2B8C7EF8"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 xml:space="preserve">Only if </w:t>
            </w:r>
            <w:proofErr w:type="spellStart"/>
            <w:r w:rsidRPr="000F3C94">
              <w:rPr>
                <w:rFonts w:eastAsia="Times New Roman"/>
                <w:sz w:val="16"/>
                <w:szCs w:val="16"/>
                <w:lang w:val="en-GB"/>
              </w:rPr>
              <w:t>metadataPointOfContact</w:t>
            </w:r>
            <w:proofErr w:type="spellEnd"/>
            <w:r w:rsidRPr="000F3C94">
              <w:rPr>
                <w:rFonts w:eastAsia="Times New Roman"/>
                <w:sz w:val="16"/>
                <w:szCs w:val="16"/>
                <w:lang w:val="en-GB"/>
              </w:rPr>
              <w:t xml:space="preserve"> is different to </w:t>
            </w:r>
            <w:proofErr w:type="spellStart"/>
            <w:r w:rsidRPr="000F3C94">
              <w:rPr>
                <w:rFonts w:eastAsia="Times New Roman"/>
                <w:sz w:val="16"/>
                <w:szCs w:val="16"/>
                <w:lang w:val="en-GB"/>
              </w:rPr>
              <w:t>producingAgency</w:t>
            </w:r>
            <w:proofErr w:type="spellEnd"/>
          </w:p>
        </w:tc>
      </w:tr>
      <w:tr w:rsidR="001650A1" w:rsidRPr="000F3C94" w14:paraId="58AF3D23" w14:textId="77777777" w:rsidTr="00CC6A43">
        <w:trPr>
          <w:trHeight w:val="326"/>
        </w:trPr>
        <w:tc>
          <w:tcPr>
            <w:tcW w:w="2836" w:type="dxa"/>
          </w:tcPr>
          <w:p w14:paraId="3E46C1BD" w14:textId="2045D351"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metadataDateStamp</w:t>
            </w:r>
            <w:proofErr w:type="spellEnd"/>
          </w:p>
        </w:tc>
        <w:tc>
          <w:tcPr>
            <w:tcW w:w="3899" w:type="dxa"/>
          </w:tcPr>
          <w:p w14:paraId="3B833AAA" w14:textId="31C88924" w:rsidR="001650A1" w:rsidRPr="000F3C94" w:rsidRDefault="001650A1" w:rsidP="00585CE9">
            <w:pPr>
              <w:snapToGrid w:val="0"/>
              <w:spacing w:before="60" w:after="60"/>
              <w:jc w:val="left"/>
              <w:rPr>
                <w:sz w:val="16"/>
                <w:szCs w:val="16"/>
                <w:lang w:val="en-GB"/>
              </w:rPr>
            </w:pPr>
            <w:r w:rsidRPr="000F3C94">
              <w:rPr>
                <w:sz w:val="16"/>
                <w:szCs w:val="16"/>
                <w:lang w:val="en-GB"/>
              </w:rPr>
              <w:t>Date stamp for metadata</w:t>
            </w:r>
          </w:p>
        </w:tc>
        <w:tc>
          <w:tcPr>
            <w:tcW w:w="804" w:type="dxa"/>
          </w:tcPr>
          <w:p w14:paraId="346E5EC8" w14:textId="5349FEA0"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0936DC07" w14:textId="00CDFDD9" w:rsidR="001650A1" w:rsidRPr="000F3C94" w:rsidRDefault="001650A1" w:rsidP="00C62468">
            <w:pPr>
              <w:snapToGrid w:val="0"/>
              <w:spacing w:before="60" w:after="60"/>
              <w:jc w:val="left"/>
              <w:rPr>
                <w:sz w:val="16"/>
                <w:szCs w:val="16"/>
                <w:lang w:val="en-GB"/>
              </w:rPr>
            </w:pPr>
            <w:r w:rsidRPr="000F3C94">
              <w:rPr>
                <w:sz w:val="16"/>
                <w:szCs w:val="16"/>
                <w:lang w:val="en-GB"/>
              </w:rPr>
              <w:t>Date</w:t>
            </w:r>
          </w:p>
        </w:tc>
        <w:tc>
          <w:tcPr>
            <w:tcW w:w="4110" w:type="dxa"/>
          </w:tcPr>
          <w:p w14:paraId="18A3A2F5" w14:textId="79902799"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May or may not be the issue date</w:t>
            </w:r>
          </w:p>
        </w:tc>
      </w:tr>
      <w:tr w:rsidR="001650A1" w:rsidRPr="000F3C94" w14:paraId="55C5B167" w14:textId="77777777" w:rsidTr="00CC6A43">
        <w:trPr>
          <w:trHeight w:val="326"/>
        </w:trPr>
        <w:tc>
          <w:tcPr>
            <w:tcW w:w="2836" w:type="dxa"/>
          </w:tcPr>
          <w:p w14:paraId="4C4D682D" w14:textId="26EE81DA"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replacedData</w:t>
            </w:r>
            <w:proofErr w:type="spellEnd"/>
          </w:p>
        </w:tc>
        <w:tc>
          <w:tcPr>
            <w:tcW w:w="3899" w:type="dxa"/>
          </w:tcPr>
          <w:p w14:paraId="50A25E8A" w14:textId="7BDAA2F5" w:rsidR="001650A1" w:rsidRPr="000F3C94" w:rsidRDefault="001650A1" w:rsidP="00585CE9">
            <w:pPr>
              <w:snapToGrid w:val="0"/>
              <w:spacing w:before="60" w:after="60"/>
              <w:jc w:val="left"/>
              <w:rPr>
                <w:sz w:val="16"/>
                <w:szCs w:val="16"/>
                <w:lang w:val="en-GB"/>
              </w:rPr>
            </w:pPr>
            <w:r w:rsidRPr="000F3C94">
              <w:rPr>
                <w:sz w:val="16"/>
                <w:szCs w:val="16"/>
                <w:lang w:val="en-GB"/>
              </w:rPr>
              <w:t xml:space="preserve">If a data file is </w:t>
            </w:r>
            <w:proofErr w:type="gramStart"/>
            <w:r w:rsidRPr="000F3C94">
              <w:rPr>
                <w:sz w:val="16"/>
                <w:szCs w:val="16"/>
                <w:lang w:val="en-GB"/>
              </w:rPr>
              <w:t>cancelled</w:t>
            </w:r>
            <w:proofErr w:type="gramEnd"/>
            <w:r w:rsidRPr="000F3C94">
              <w:rPr>
                <w:sz w:val="16"/>
                <w:szCs w:val="16"/>
                <w:lang w:val="en-GB"/>
              </w:rPr>
              <w:t xml:space="preserve"> is it replaced by another data file</w:t>
            </w:r>
          </w:p>
        </w:tc>
        <w:tc>
          <w:tcPr>
            <w:tcW w:w="804" w:type="dxa"/>
          </w:tcPr>
          <w:p w14:paraId="0011A5F5" w14:textId="1F3B42BD"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401868F8" w14:textId="2B483E38" w:rsidR="001650A1" w:rsidRPr="000F3C94" w:rsidRDefault="001650A1" w:rsidP="00C62468">
            <w:pPr>
              <w:snapToGrid w:val="0"/>
              <w:spacing w:before="60" w:after="60"/>
              <w:jc w:val="left"/>
              <w:rPr>
                <w:sz w:val="16"/>
                <w:szCs w:val="16"/>
                <w:lang w:val="en-GB"/>
              </w:rPr>
            </w:pPr>
            <w:r w:rsidRPr="000F3C94">
              <w:rPr>
                <w:sz w:val="16"/>
                <w:szCs w:val="16"/>
                <w:lang w:val="en-GB"/>
              </w:rPr>
              <w:t>Boolean</w:t>
            </w:r>
          </w:p>
        </w:tc>
        <w:tc>
          <w:tcPr>
            <w:tcW w:w="4110" w:type="dxa"/>
          </w:tcPr>
          <w:p w14:paraId="037FB815" w14:textId="77777777" w:rsidR="001650A1" w:rsidRPr="000F3C94" w:rsidRDefault="001650A1" w:rsidP="00C62468">
            <w:pPr>
              <w:snapToGrid w:val="0"/>
              <w:spacing w:before="60" w:after="60"/>
              <w:jc w:val="left"/>
              <w:rPr>
                <w:sz w:val="16"/>
                <w:szCs w:val="16"/>
                <w:lang w:val="en-GB"/>
              </w:rPr>
            </w:pPr>
          </w:p>
        </w:tc>
      </w:tr>
      <w:tr w:rsidR="001650A1" w:rsidRPr="000F3C94" w14:paraId="56DE4EFD" w14:textId="77777777" w:rsidTr="00CC6A43">
        <w:trPr>
          <w:trHeight w:val="326"/>
        </w:trPr>
        <w:tc>
          <w:tcPr>
            <w:tcW w:w="2836" w:type="dxa"/>
          </w:tcPr>
          <w:p w14:paraId="40756C82" w14:textId="16265CCF"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dataReplacement</w:t>
            </w:r>
            <w:proofErr w:type="spellEnd"/>
          </w:p>
        </w:tc>
        <w:tc>
          <w:tcPr>
            <w:tcW w:w="3899" w:type="dxa"/>
          </w:tcPr>
          <w:p w14:paraId="73D082C0" w14:textId="40E3F17E" w:rsidR="001650A1" w:rsidRPr="000F3C94" w:rsidRDefault="001650A1" w:rsidP="00585CE9">
            <w:pPr>
              <w:snapToGrid w:val="0"/>
              <w:spacing w:before="60" w:after="60"/>
              <w:jc w:val="left"/>
              <w:rPr>
                <w:sz w:val="16"/>
                <w:szCs w:val="16"/>
                <w:lang w:val="en-GB"/>
              </w:rPr>
            </w:pPr>
            <w:r w:rsidRPr="000F3C94">
              <w:rPr>
                <w:sz w:val="16"/>
                <w:szCs w:val="16"/>
                <w:lang w:val="en-GB"/>
              </w:rPr>
              <w:t>Cell name</w:t>
            </w:r>
          </w:p>
        </w:tc>
        <w:tc>
          <w:tcPr>
            <w:tcW w:w="804" w:type="dxa"/>
          </w:tcPr>
          <w:p w14:paraId="2135038D" w14:textId="47BC0154" w:rsidR="001650A1" w:rsidRPr="000F3C94" w:rsidRDefault="001650A1" w:rsidP="00585CE9">
            <w:pPr>
              <w:snapToGrid w:val="0"/>
              <w:spacing w:before="60" w:after="60"/>
              <w:jc w:val="center"/>
              <w:rPr>
                <w:rFonts w:eastAsia="Malgun Gothic"/>
                <w:sz w:val="16"/>
                <w:szCs w:val="16"/>
                <w:lang w:val="en-GB"/>
              </w:rPr>
            </w:pPr>
            <w:proofErr w:type="gramStart"/>
            <w:r w:rsidRPr="000F3C94">
              <w:rPr>
                <w:rFonts w:eastAsia="Malgun Gothic"/>
                <w:sz w:val="16"/>
                <w:szCs w:val="16"/>
                <w:lang w:val="en-GB"/>
              </w:rPr>
              <w:t>0..*</w:t>
            </w:r>
            <w:proofErr w:type="gramEnd"/>
          </w:p>
        </w:tc>
        <w:tc>
          <w:tcPr>
            <w:tcW w:w="2668" w:type="dxa"/>
          </w:tcPr>
          <w:p w14:paraId="09D5FF2F" w14:textId="2BB274FC"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110" w:type="dxa"/>
          </w:tcPr>
          <w:p w14:paraId="71AB6212" w14:textId="344C806B" w:rsidR="001650A1" w:rsidRPr="000F3C94" w:rsidRDefault="001650A1" w:rsidP="00C62468">
            <w:pPr>
              <w:snapToGrid w:val="0"/>
              <w:spacing w:before="60" w:after="60"/>
              <w:jc w:val="left"/>
              <w:rPr>
                <w:sz w:val="16"/>
                <w:szCs w:val="16"/>
                <w:lang w:val="en-GB"/>
              </w:rPr>
            </w:pPr>
            <w:r w:rsidRPr="000F3C94">
              <w:rPr>
                <w:sz w:val="16"/>
                <w:szCs w:val="16"/>
                <w:lang w:val="en-GB"/>
              </w:rPr>
              <w:t>A dataset may be replaced by 1 or more datasets</w:t>
            </w:r>
          </w:p>
        </w:tc>
      </w:tr>
      <w:tr w:rsidR="001650A1" w:rsidRPr="000F3C94" w14:paraId="2EC41D47" w14:textId="77777777" w:rsidTr="00CC6A43">
        <w:trPr>
          <w:trHeight w:val="326"/>
        </w:trPr>
        <w:tc>
          <w:tcPr>
            <w:tcW w:w="2836" w:type="dxa"/>
          </w:tcPr>
          <w:p w14:paraId="3E74A9BF" w14:textId="34FBB823"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navigationPurpose</w:t>
            </w:r>
            <w:proofErr w:type="spellEnd"/>
          </w:p>
        </w:tc>
        <w:tc>
          <w:tcPr>
            <w:tcW w:w="3899" w:type="dxa"/>
          </w:tcPr>
          <w:p w14:paraId="1CA0CBCC" w14:textId="2458B9DD" w:rsidR="001650A1" w:rsidRPr="000F3C94" w:rsidRDefault="001650A1" w:rsidP="00585CE9">
            <w:pPr>
              <w:snapToGrid w:val="0"/>
              <w:spacing w:before="60" w:after="60"/>
              <w:jc w:val="left"/>
              <w:rPr>
                <w:sz w:val="16"/>
                <w:szCs w:val="16"/>
                <w:lang w:val="en-GB"/>
              </w:rPr>
            </w:pPr>
            <w:r w:rsidRPr="000F3C94">
              <w:rPr>
                <w:sz w:val="16"/>
                <w:szCs w:val="16"/>
                <w:lang w:val="en-GB"/>
              </w:rPr>
              <w:t>Classification of intended navigation purpose (for Catalogue indexing purposes)</w:t>
            </w:r>
          </w:p>
        </w:tc>
        <w:tc>
          <w:tcPr>
            <w:tcW w:w="804" w:type="dxa"/>
          </w:tcPr>
          <w:p w14:paraId="5FB7088E" w14:textId="62FD77C8"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0..3</w:t>
            </w:r>
          </w:p>
        </w:tc>
        <w:tc>
          <w:tcPr>
            <w:tcW w:w="2668" w:type="dxa"/>
          </w:tcPr>
          <w:p w14:paraId="0BD01950" w14:textId="45F486BB" w:rsidR="001650A1" w:rsidRPr="000F3C94" w:rsidRDefault="001650A1" w:rsidP="00C62468">
            <w:pPr>
              <w:snapToGrid w:val="0"/>
              <w:spacing w:before="60" w:after="60"/>
              <w:jc w:val="left"/>
              <w:rPr>
                <w:sz w:val="16"/>
                <w:szCs w:val="16"/>
                <w:lang w:val="en-GB"/>
              </w:rPr>
            </w:pPr>
            <w:r w:rsidRPr="000F3C94">
              <w:rPr>
                <w:sz w:val="16"/>
                <w:szCs w:val="16"/>
                <w:lang w:val="en-GB"/>
              </w:rPr>
              <w:t>S100_NavigationPurpose</w:t>
            </w:r>
          </w:p>
        </w:tc>
        <w:tc>
          <w:tcPr>
            <w:tcW w:w="4110" w:type="dxa"/>
          </w:tcPr>
          <w:p w14:paraId="4967D0DA" w14:textId="3C9EAF82" w:rsidR="001650A1" w:rsidRPr="000F3C94" w:rsidRDefault="001650A1" w:rsidP="00C62468">
            <w:pPr>
              <w:snapToGrid w:val="0"/>
              <w:spacing w:before="60" w:after="60"/>
              <w:jc w:val="left"/>
              <w:rPr>
                <w:sz w:val="16"/>
                <w:szCs w:val="16"/>
                <w:lang w:val="en-GB"/>
              </w:rPr>
            </w:pPr>
            <w:r w:rsidRPr="000F3C94">
              <w:rPr>
                <w:sz w:val="16"/>
                <w:szCs w:val="16"/>
                <w:lang w:val="en-GB"/>
              </w:rPr>
              <w:t>If Product Specification is intended for creation of navigational products this attribute should be mandatory</w:t>
            </w:r>
          </w:p>
        </w:tc>
      </w:tr>
      <w:tr w:rsidR="001650A1" w:rsidRPr="000F3C94" w14:paraId="5C9BACB7" w14:textId="77777777" w:rsidTr="00CC6A43">
        <w:trPr>
          <w:trHeight w:val="326"/>
        </w:trPr>
        <w:tc>
          <w:tcPr>
            <w:tcW w:w="2836" w:type="dxa"/>
          </w:tcPr>
          <w:p w14:paraId="0A9486E3" w14:textId="5E2BCA0D" w:rsidR="001650A1" w:rsidRPr="000F3C94" w:rsidRDefault="001650A1" w:rsidP="00585CE9">
            <w:pPr>
              <w:snapToGrid w:val="0"/>
              <w:spacing w:before="60" w:after="60"/>
              <w:jc w:val="left"/>
              <w:rPr>
                <w:sz w:val="16"/>
                <w:szCs w:val="16"/>
                <w:lang w:val="en-GB"/>
              </w:rPr>
            </w:pPr>
            <w:proofErr w:type="spellStart"/>
            <w:r w:rsidRPr="000F3C94">
              <w:rPr>
                <w:sz w:val="16"/>
                <w:szCs w:val="16"/>
                <w:lang w:val="en-GB"/>
              </w:rPr>
              <w:t>resourceMaintenance</w:t>
            </w:r>
            <w:proofErr w:type="spellEnd"/>
          </w:p>
        </w:tc>
        <w:tc>
          <w:tcPr>
            <w:tcW w:w="3899" w:type="dxa"/>
          </w:tcPr>
          <w:p w14:paraId="7F076DE1" w14:textId="057E098F" w:rsidR="001650A1" w:rsidRPr="000F3C94" w:rsidRDefault="001650A1" w:rsidP="00585CE9">
            <w:pPr>
              <w:snapToGrid w:val="0"/>
              <w:spacing w:before="60" w:after="60"/>
              <w:jc w:val="left"/>
              <w:rPr>
                <w:sz w:val="16"/>
                <w:szCs w:val="16"/>
                <w:lang w:val="en-GB"/>
              </w:rPr>
            </w:pPr>
            <w:r w:rsidRPr="000F3C94">
              <w:rPr>
                <w:sz w:val="16"/>
                <w:szCs w:val="16"/>
                <w:lang w:val="en-GB"/>
              </w:rPr>
              <w:t>Information about the frequency of resource updates, and the scope of those updates</w:t>
            </w:r>
          </w:p>
        </w:tc>
        <w:tc>
          <w:tcPr>
            <w:tcW w:w="804" w:type="dxa"/>
          </w:tcPr>
          <w:p w14:paraId="5B0F5283" w14:textId="765E7F7D"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75DD5C81" w14:textId="243C102C" w:rsidR="001650A1" w:rsidRPr="000F3C94" w:rsidRDefault="001650A1" w:rsidP="00C62468">
            <w:pPr>
              <w:snapToGrid w:val="0"/>
              <w:spacing w:before="60" w:after="60"/>
              <w:jc w:val="left"/>
              <w:rPr>
                <w:sz w:val="16"/>
                <w:szCs w:val="16"/>
                <w:lang w:val="en-GB"/>
              </w:rPr>
            </w:pPr>
            <w:proofErr w:type="spellStart"/>
            <w:r w:rsidRPr="000F3C94">
              <w:rPr>
                <w:sz w:val="16"/>
                <w:szCs w:val="16"/>
                <w:lang w:val="en-GB"/>
              </w:rPr>
              <w:t>MD_MaintenanceInformation</w:t>
            </w:r>
            <w:proofErr w:type="spellEnd"/>
          </w:p>
        </w:tc>
        <w:tc>
          <w:tcPr>
            <w:tcW w:w="4110" w:type="dxa"/>
          </w:tcPr>
          <w:p w14:paraId="643FE9DF" w14:textId="2715747C" w:rsidR="001650A1" w:rsidRPr="000F3C94" w:rsidRDefault="001650A1" w:rsidP="00C62468">
            <w:pPr>
              <w:snapToGrid w:val="0"/>
              <w:spacing w:before="60" w:after="60"/>
              <w:jc w:val="left"/>
              <w:rPr>
                <w:sz w:val="16"/>
                <w:szCs w:val="16"/>
                <w:lang w:val="en-GB"/>
              </w:rPr>
            </w:pPr>
            <w:r w:rsidRPr="000F3C94">
              <w:rPr>
                <w:sz w:val="16"/>
                <w:szCs w:val="16"/>
                <w:lang w:val="en-GB"/>
              </w:rPr>
              <w:t xml:space="preserve">S-100 restricts the multiplicity to </w:t>
            </w:r>
            <w:proofErr w:type="gramStart"/>
            <w:r w:rsidRPr="000F3C94">
              <w:rPr>
                <w:sz w:val="16"/>
                <w:szCs w:val="16"/>
                <w:lang w:val="en-GB"/>
              </w:rPr>
              <w:t>0..</w:t>
            </w:r>
            <w:proofErr w:type="gramEnd"/>
            <w:r w:rsidRPr="000F3C94">
              <w:rPr>
                <w:sz w:val="16"/>
                <w:szCs w:val="16"/>
                <w:lang w:val="en-GB"/>
              </w:rPr>
              <w:t>1 and adds specific restrictions on the ISO</w:t>
            </w:r>
          </w:p>
          <w:p w14:paraId="7C787A72" w14:textId="047BF9D8" w:rsidR="001650A1" w:rsidRPr="000F3C94" w:rsidRDefault="001650A1" w:rsidP="00C62468">
            <w:pPr>
              <w:snapToGrid w:val="0"/>
              <w:spacing w:before="60" w:after="60"/>
              <w:jc w:val="left"/>
              <w:rPr>
                <w:sz w:val="16"/>
                <w:szCs w:val="16"/>
                <w:lang w:val="en-GB"/>
              </w:rPr>
            </w:pPr>
            <w:r w:rsidRPr="000F3C94">
              <w:rPr>
                <w:sz w:val="16"/>
                <w:szCs w:val="16"/>
                <w:lang w:val="en-GB"/>
              </w:rPr>
              <w:t xml:space="preserve">19115 structure and content. See clause </w:t>
            </w:r>
            <w:proofErr w:type="spellStart"/>
            <w:r w:rsidRPr="000F3C94">
              <w:rPr>
                <w:sz w:val="16"/>
                <w:szCs w:val="16"/>
                <w:lang w:val="en-GB"/>
              </w:rPr>
              <w:t>MD_MaintenanceInformation</w:t>
            </w:r>
            <w:proofErr w:type="spellEnd"/>
            <w:r w:rsidRPr="000F3C94">
              <w:rPr>
                <w:sz w:val="16"/>
                <w:szCs w:val="16"/>
                <w:lang w:val="en-GB"/>
              </w:rPr>
              <w:t xml:space="preserve"> later in this Part</w:t>
            </w:r>
          </w:p>
          <w:p w14:paraId="4832B6CD" w14:textId="1DEA0F11" w:rsidR="001650A1" w:rsidRPr="000F3C94" w:rsidRDefault="001650A1" w:rsidP="00C62468">
            <w:pPr>
              <w:snapToGrid w:val="0"/>
              <w:spacing w:before="60" w:after="60"/>
              <w:jc w:val="left"/>
              <w:rPr>
                <w:sz w:val="16"/>
                <w:szCs w:val="16"/>
                <w:lang w:val="en-GB"/>
              </w:rPr>
            </w:pPr>
            <w:r w:rsidRPr="000F3C94">
              <w:rPr>
                <w:sz w:val="16"/>
                <w:szCs w:val="16"/>
                <w:lang w:val="en-GB"/>
              </w:rPr>
              <w:t xml:space="preserve">Format: </w:t>
            </w:r>
            <w:proofErr w:type="spellStart"/>
            <w:r w:rsidRPr="000F3C94">
              <w:rPr>
                <w:sz w:val="16"/>
                <w:szCs w:val="16"/>
                <w:lang w:val="en-GB"/>
              </w:rPr>
              <w:t>PnYnMnDTnHnMnS</w:t>
            </w:r>
            <w:proofErr w:type="spellEnd"/>
            <w:r w:rsidRPr="000F3C94">
              <w:rPr>
                <w:sz w:val="16"/>
                <w:szCs w:val="16"/>
                <w:lang w:val="en-GB"/>
              </w:rPr>
              <w:t xml:space="preserve"> (XML built in type for ISO 8601 duration). See clause 17-4.9</w:t>
            </w:r>
          </w:p>
        </w:tc>
      </w:tr>
    </w:tbl>
    <w:p w14:paraId="7C43170A" w14:textId="77777777" w:rsidR="00A15250" w:rsidRPr="000F3C94" w:rsidRDefault="00A15250" w:rsidP="002569FD">
      <w:pPr>
        <w:spacing w:after="0"/>
        <w:rPr>
          <w:lang w:val="en-GB"/>
        </w:rPr>
      </w:pPr>
      <w:bookmarkStart w:id="600" w:name="_Toc519515902"/>
      <w:bookmarkStart w:id="601" w:name="_Toc519516099"/>
      <w:bookmarkStart w:id="602" w:name="_Toc152232614"/>
      <w:bookmarkEnd w:id="600"/>
      <w:bookmarkEnd w:id="601"/>
    </w:p>
    <w:p w14:paraId="4E844340" w14:textId="1A20ED7A" w:rsidR="00F450B7" w:rsidRPr="000F3C94" w:rsidRDefault="00F450B7" w:rsidP="002569FD">
      <w:pPr>
        <w:pStyle w:val="Heading4"/>
        <w:tabs>
          <w:tab w:val="clear" w:pos="940"/>
          <w:tab w:val="clear" w:pos="1140"/>
          <w:tab w:val="clear" w:pos="1360"/>
        </w:tabs>
        <w:rPr>
          <w:lang w:val="en-GB"/>
        </w:rPr>
      </w:pPr>
      <w:r w:rsidRPr="000F3C94">
        <w:rPr>
          <w:lang w:val="en-GB"/>
        </w:rPr>
        <w:t>S100_NavigationPurpose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A6719A" w:rsidRPr="000F3C94" w14:paraId="2961D7FB" w14:textId="77777777" w:rsidTr="00DC1871">
        <w:trPr>
          <w:trHeight w:val="277"/>
        </w:trPr>
        <w:tc>
          <w:tcPr>
            <w:tcW w:w="1418" w:type="dxa"/>
            <w:shd w:val="clear" w:color="auto" w:fill="E7E6E6"/>
          </w:tcPr>
          <w:p w14:paraId="2570C892" w14:textId="33A52A22" w:rsidR="00A6719A" w:rsidRPr="000F3C94" w:rsidRDefault="00A6719A" w:rsidP="00A6719A">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1A5BC580" w14:textId="646A810D" w:rsidR="00A6719A" w:rsidRPr="000F3C94" w:rsidRDefault="00A6719A" w:rsidP="00A6719A">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4DB48376"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124160B" w14:textId="76C0F7E5" w:rsidR="00A6719A" w:rsidRPr="000F3C94" w:rsidRDefault="00A6719A" w:rsidP="00A6719A">
            <w:pPr>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2629B718"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Remarks</w:t>
            </w:r>
          </w:p>
        </w:tc>
      </w:tr>
      <w:tr w:rsidR="00A6719A" w:rsidRPr="000F3C94" w14:paraId="18AB5CE8" w14:textId="77777777" w:rsidTr="00DC1871">
        <w:trPr>
          <w:trHeight w:val="305"/>
        </w:trPr>
        <w:tc>
          <w:tcPr>
            <w:tcW w:w="1418" w:type="dxa"/>
          </w:tcPr>
          <w:p w14:paraId="1F66AC5B" w14:textId="624E267A" w:rsidR="00A6719A" w:rsidRPr="000F3C94" w:rsidRDefault="00A6719A" w:rsidP="00A6719A">
            <w:pPr>
              <w:snapToGrid w:val="0"/>
              <w:spacing w:before="60" w:after="60"/>
              <w:jc w:val="left"/>
              <w:rPr>
                <w:sz w:val="16"/>
                <w:szCs w:val="16"/>
                <w:lang w:val="en-GB"/>
              </w:rPr>
            </w:pPr>
            <w:r w:rsidRPr="000F3C94">
              <w:rPr>
                <w:sz w:val="16"/>
                <w:szCs w:val="16"/>
                <w:lang w:val="en-GB"/>
              </w:rPr>
              <w:t>Enumeration</w:t>
            </w:r>
          </w:p>
        </w:tc>
        <w:tc>
          <w:tcPr>
            <w:tcW w:w="2977" w:type="dxa"/>
          </w:tcPr>
          <w:p w14:paraId="29A7895F" w14:textId="4E64D394" w:rsidR="00A6719A" w:rsidRPr="000F3C94" w:rsidRDefault="00A6719A" w:rsidP="00A6719A">
            <w:pPr>
              <w:snapToGrid w:val="0"/>
              <w:spacing w:before="60" w:after="60"/>
              <w:jc w:val="left"/>
              <w:rPr>
                <w:sz w:val="16"/>
                <w:szCs w:val="16"/>
                <w:lang w:val="en-GB"/>
              </w:rPr>
            </w:pPr>
            <w:r w:rsidRPr="000F3C94">
              <w:rPr>
                <w:sz w:val="16"/>
                <w:szCs w:val="16"/>
                <w:lang w:val="en-GB"/>
              </w:rPr>
              <w:t>S100_NavigationPurpose</w:t>
            </w:r>
          </w:p>
        </w:tc>
        <w:tc>
          <w:tcPr>
            <w:tcW w:w="3402" w:type="dxa"/>
          </w:tcPr>
          <w:p w14:paraId="1B4DC0CB" w14:textId="702B922D" w:rsidR="00A6719A" w:rsidRPr="000F3C94" w:rsidRDefault="00A6719A" w:rsidP="00A6719A">
            <w:pPr>
              <w:snapToGrid w:val="0"/>
              <w:spacing w:before="60" w:after="60"/>
              <w:jc w:val="left"/>
              <w:rPr>
                <w:sz w:val="16"/>
                <w:szCs w:val="16"/>
                <w:lang w:val="en-GB"/>
              </w:rPr>
            </w:pPr>
            <w:r w:rsidRPr="000F3C94">
              <w:rPr>
                <w:sz w:val="16"/>
                <w:szCs w:val="16"/>
                <w:lang w:val="en-GB"/>
              </w:rPr>
              <w:t>The navigational purpose of the dataset</w:t>
            </w:r>
          </w:p>
        </w:tc>
        <w:tc>
          <w:tcPr>
            <w:tcW w:w="850" w:type="dxa"/>
          </w:tcPr>
          <w:p w14:paraId="10E9DB3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w:t>
            </w:r>
          </w:p>
        </w:tc>
        <w:tc>
          <w:tcPr>
            <w:tcW w:w="5670" w:type="dxa"/>
          </w:tcPr>
          <w:p w14:paraId="6411C47A"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1E623E4E" w14:textId="77777777" w:rsidTr="00DC1871">
        <w:trPr>
          <w:trHeight w:val="277"/>
        </w:trPr>
        <w:tc>
          <w:tcPr>
            <w:tcW w:w="1418" w:type="dxa"/>
          </w:tcPr>
          <w:p w14:paraId="7EDFEC88" w14:textId="6B270523" w:rsidR="00A6719A" w:rsidRPr="000F3C94" w:rsidRDefault="00A6719A" w:rsidP="00A6719A">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117E8EE" w14:textId="1010A1EC" w:rsidR="00A6719A" w:rsidRPr="000F3C94" w:rsidRDefault="00A6719A" w:rsidP="00A6719A">
            <w:pPr>
              <w:snapToGrid w:val="0"/>
              <w:spacing w:before="60" w:after="60"/>
              <w:jc w:val="left"/>
              <w:rPr>
                <w:rFonts w:eastAsia="Malgun Gothic"/>
                <w:sz w:val="16"/>
                <w:szCs w:val="16"/>
                <w:lang w:val="en-GB"/>
              </w:rPr>
            </w:pPr>
            <w:r w:rsidRPr="000F3C94">
              <w:rPr>
                <w:rFonts w:eastAsia="Malgun Gothic"/>
                <w:sz w:val="16"/>
                <w:szCs w:val="16"/>
                <w:lang w:val="en-GB"/>
              </w:rPr>
              <w:t>port</w:t>
            </w:r>
          </w:p>
        </w:tc>
        <w:tc>
          <w:tcPr>
            <w:tcW w:w="3402" w:type="dxa"/>
          </w:tcPr>
          <w:p w14:paraId="0D4FB23A" w14:textId="27E5239A" w:rsidR="00A6719A" w:rsidRPr="000F3C94" w:rsidRDefault="00A6719A" w:rsidP="00A6719A">
            <w:pPr>
              <w:snapToGrid w:val="0"/>
              <w:spacing w:before="60" w:after="60"/>
              <w:jc w:val="left"/>
              <w:rPr>
                <w:sz w:val="16"/>
                <w:szCs w:val="16"/>
                <w:lang w:val="en-GB"/>
              </w:rPr>
            </w:pPr>
            <w:r w:rsidRPr="000F3C94">
              <w:rPr>
                <w:sz w:val="16"/>
                <w:szCs w:val="16"/>
                <w:lang w:val="en-GB"/>
              </w:rPr>
              <w:t>For port and near shore operations</w:t>
            </w:r>
          </w:p>
        </w:tc>
        <w:tc>
          <w:tcPr>
            <w:tcW w:w="850" w:type="dxa"/>
          </w:tcPr>
          <w:p w14:paraId="457524A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1</w:t>
            </w:r>
          </w:p>
        </w:tc>
        <w:tc>
          <w:tcPr>
            <w:tcW w:w="5670" w:type="dxa"/>
          </w:tcPr>
          <w:p w14:paraId="75CB96B9"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69D8129D" w14:textId="77777777" w:rsidTr="00DC1871">
        <w:trPr>
          <w:trHeight w:val="305"/>
        </w:trPr>
        <w:tc>
          <w:tcPr>
            <w:tcW w:w="1418" w:type="dxa"/>
          </w:tcPr>
          <w:p w14:paraId="5B6BC562" w14:textId="52FD025B"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39FCFCFE" w14:textId="0787420D" w:rsidR="00A6719A" w:rsidRPr="000F3C94" w:rsidRDefault="00A6719A" w:rsidP="00A6719A">
            <w:pPr>
              <w:snapToGrid w:val="0"/>
              <w:spacing w:before="60" w:after="60"/>
              <w:jc w:val="left"/>
              <w:rPr>
                <w:sz w:val="16"/>
                <w:szCs w:val="16"/>
                <w:lang w:val="en-GB"/>
              </w:rPr>
            </w:pPr>
            <w:r w:rsidRPr="000F3C94">
              <w:rPr>
                <w:sz w:val="16"/>
                <w:szCs w:val="16"/>
                <w:lang w:val="en-GB"/>
              </w:rPr>
              <w:t>transit</w:t>
            </w:r>
          </w:p>
        </w:tc>
        <w:tc>
          <w:tcPr>
            <w:tcW w:w="3402" w:type="dxa"/>
          </w:tcPr>
          <w:p w14:paraId="39828121" w14:textId="0568CFCC" w:rsidR="00A6719A" w:rsidRPr="000F3C94" w:rsidRDefault="00A6719A" w:rsidP="00A6719A">
            <w:pPr>
              <w:snapToGrid w:val="0"/>
              <w:spacing w:before="60" w:after="60"/>
              <w:jc w:val="left"/>
              <w:rPr>
                <w:sz w:val="16"/>
                <w:szCs w:val="16"/>
                <w:lang w:val="en-GB"/>
              </w:rPr>
            </w:pPr>
            <w:r w:rsidRPr="000F3C94">
              <w:rPr>
                <w:sz w:val="16"/>
                <w:szCs w:val="16"/>
                <w:lang w:val="en-GB"/>
              </w:rPr>
              <w:t>For coast and planning purposes</w:t>
            </w:r>
          </w:p>
        </w:tc>
        <w:tc>
          <w:tcPr>
            <w:tcW w:w="850" w:type="dxa"/>
          </w:tcPr>
          <w:p w14:paraId="5EA09532" w14:textId="100EFA96" w:rsidR="00A6719A" w:rsidRPr="000F3C94" w:rsidRDefault="00A6719A" w:rsidP="00A6719A">
            <w:pPr>
              <w:snapToGrid w:val="0"/>
              <w:spacing w:before="60" w:after="60"/>
              <w:jc w:val="center"/>
              <w:rPr>
                <w:sz w:val="16"/>
                <w:szCs w:val="16"/>
                <w:lang w:val="en-GB"/>
              </w:rPr>
            </w:pPr>
            <w:r w:rsidRPr="000F3C94">
              <w:rPr>
                <w:sz w:val="16"/>
                <w:szCs w:val="16"/>
                <w:lang w:val="en-GB"/>
              </w:rPr>
              <w:t>2</w:t>
            </w:r>
          </w:p>
        </w:tc>
        <w:tc>
          <w:tcPr>
            <w:tcW w:w="5670" w:type="dxa"/>
          </w:tcPr>
          <w:p w14:paraId="7CB93FF8"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270D2F36" w14:textId="77777777" w:rsidTr="00DC1871">
        <w:trPr>
          <w:cantSplit/>
          <w:trHeight w:val="277"/>
        </w:trPr>
        <w:tc>
          <w:tcPr>
            <w:tcW w:w="1418" w:type="dxa"/>
          </w:tcPr>
          <w:p w14:paraId="7AB6BE17" w14:textId="4F50339A"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214F0540" w14:textId="65525AEF" w:rsidR="00A6719A" w:rsidRPr="000F3C94" w:rsidRDefault="00A6719A" w:rsidP="00A6719A">
            <w:pPr>
              <w:snapToGrid w:val="0"/>
              <w:spacing w:before="60" w:after="60"/>
              <w:jc w:val="left"/>
              <w:rPr>
                <w:sz w:val="16"/>
                <w:szCs w:val="16"/>
                <w:lang w:val="en-GB"/>
              </w:rPr>
            </w:pPr>
            <w:r w:rsidRPr="000F3C94">
              <w:rPr>
                <w:sz w:val="16"/>
                <w:szCs w:val="16"/>
                <w:lang w:val="en-GB"/>
              </w:rPr>
              <w:t>overview</w:t>
            </w:r>
          </w:p>
        </w:tc>
        <w:tc>
          <w:tcPr>
            <w:tcW w:w="3402" w:type="dxa"/>
          </w:tcPr>
          <w:p w14:paraId="6F893786" w14:textId="2B4BEE89" w:rsidR="00A6719A" w:rsidRPr="000F3C94" w:rsidRDefault="00A6719A" w:rsidP="00A6719A">
            <w:pPr>
              <w:snapToGrid w:val="0"/>
              <w:spacing w:before="60" w:after="60"/>
              <w:jc w:val="left"/>
              <w:rPr>
                <w:sz w:val="16"/>
                <w:szCs w:val="16"/>
                <w:lang w:val="en-GB"/>
              </w:rPr>
            </w:pPr>
            <w:r w:rsidRPr="000F3C94">
              <w:rPr>
                <w:sz w:val="16"/>
                <w:szCs w:val="16"/>
                <w:lang w:val="en-GB"/>
              </w:rPr>
              <w:t>For ocean crossing and planning purposes</w:t>
            </w:r>
          </w:p>
        </w:tc>
        <w:tc>
          <w:tcPr>
            <w:tcW w:w="850" w:type="dxa"/>
          </w:tcPr>
          <w:p w14:paraId="7E23F042" w14:textId="6DD5DEC9" w:rsidR="00A6719A" w:rsidRPr="000F3C94" w:rsidRDefault="00A6719A" w:rsidP="00A6719A">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7B6D3167"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bl>
    <w:p w14:paraId="73A544DB" w14:textId="77777777" w:rsidR="00F450B7" w:rsidRPr="000F3C94" w:rsidRDefault="00F450B7" w:rsidP="00760110">
      <w:pPr>
        <w:spacing w:after="0"/>
        <w:rPr>
          <w:rFonts w:eastAsia="Malgun Gothic"/>
          <w:szCs w:val="20"/>
          <w:lang w:val="en-GB"/>
        </w:rPr>
      </w:pPr>
    </w:p>
    <w:p w14:paraId="48A294E6" w14:textId="737E475A" w:rsidR="00B413FE" w:rsidRPr="000F3C94" w:rsidRDefault="00B413FE" w:rsidP="00276FB3">
      <w:pPr>
        <w:pStyle w:val="Heading4"/>
        <w:keepLines/>
        <w:tabs>
          <w:tab w:val="clear" w:pos="940"/>
          <w:tab w:val="clear" w:pos="1140"/>
          <w:tab w:val="clear" w:pos="1360"/>
        </w:tabs>
        <w:rPr>
          <w:lang w:val="en-GB"/>
        </w:rPr>
      </w:pPr>
      <w:r w:rsidRPr="000F3C94">
        <w:rPr>
          <w:lang w:val="en-GB"/>
        </w:rPr>
        <w:t>S100_DataCoverage</w:t>
      </w:r>
      <w:bookmarkEnd w:id="602"/>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436"/>
        <w:gridCol w:w="4342"/>
      </w:tblGrid>
      <w:tr w:rsidR="00B413FE" w:rsidRPr="000F3C94" w14:paraId="5930ED96" w14:textId="77777777" w:rsidTr="00C03009">
        <w:trPr>
          <w:trHeight w:val="277"/>
        </w:trPr>
        <w:tc>
          <w:tcPr>
            <w:tcW w:w="2836" w:type="dxa"/>
            <w:shd w:val="clear" w:color="auto" w:fill="E7E6E6"/>
          </w:tcPr>
          <w:p w14:paraId="203716BF" w14:textId="6A290AAF" w:rsidR="00B413FE" w:rsidRPr="000F3C94" w:rsidRDefault="00B413FE" w:rsidP="00A4795A">
            <w:pPr>
              <w:keepNext/>
              <w:keepLines/>
              <w:snapToGrid w:val="0"/>
              <w:spacing w:before="60" w:after="60"/>
              <w:jc w:val="left"/>
              <w:rPr>
                <w:b/>
                <w:sz w:val="16"/>
                <w:szCs w:val="16"/>
                <w:lang w:val="en-GB"/>
              </w:rPr>
            </w:pPr>
            <w:bookmarkStart w:id="603" w:name="_Toc403560569"/>
            <w:r w:rsidRPr="000F3C94">
              <w:rPr>
                <w:b/>
                <w:sz w:val="16"/>
                <w:szCs w:val="16"/>
                <w:lang w:val="en-GB"/>
              </w:rPr>
              <w:t>Name</w:t>
            </w:r>
          </w:p>
        </w:tc>
        <w:tc>
          <w:tcPr>
            <w:tcW w:w="3899" w:type="dxa"/>
            <w:shd w:val="clear" w:color="auto" w:fill="E7E6E6"/>
          </w:tcPr>
          <w:p w14:paraId="7C705308"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E7E6E6"/>
          </w:tcPr>
          <w:p w14:paraId="7C2E5C34" w14:textId="77777777" w:rsidR="00B413FE" w:rsidRPr="000F3C94" w:rsidRDefault="00B413FE" w:rsidP="00A4795A">
            <w:pPr>
              <w:keepNext/>
              <w:keepLines/>
              <w:snapToGrid w:val="0"/>
              <w:spacing w:before="60" w:after="60"/>
              <w:jc w:val="center"/>
              <w:rPr>
                <w:b/>
                <w:sz w:val="16"/>
                <w:szCs w:val="16"/>
                <w:lang w:val="en-GB"/>
              </w:rPr>
            </w:pPr>
            <w:r w:rsidRPr="000F3C94">
              <w:rPr>
                <w:b/>
                <w:sz w:val="16"/>
                <w:szCs w:val="16"/>
                <w:lang w:val="en-GB"/>
              </w:rPr>
              <w:t>Mult</w:t>
            </w:r>
          </w:p>
        </w:tc>
        <w:tc>
          <w:tcPr>
            <w:tcW w:w="2436" w:type="dxa"/>
            <w:shd w:val="clear" w:color="auto" w:fill="E7E6E6"/>
          </w:tcPr>
          <w:p w14:paraId="1994324D"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Type</w:t>
            </w:r>
          </w:p>
        </w:tc>
        <w:tc>
          <w:tcPr>
            <w:tcW w:w="4342" w:type="dxa"/>
            <w:shd w:val="clear" w:color="auto" w:fill="E7E6E6"/>
          </w:tcPr>
          <w:p w14:paraId="655A6DBE"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5EBE461" w14:textId="77777777" w:rsidTr="00C03009">
        <w:trPr>
          <w:trHeight w:val="20"/>
        </w:trPr>
        <w:tc>
          <w:tcPr>
            <w:tcW w:w="2836" w:type="dxa"/>
          </w:tcPr>
          <w:p w14:paraId="45176BFC" w14:textId="77777777" w:rsidR="00B413FE" w:rsidRPr="000F3C94" w:rsidRDefault="00B413FE" w:rsidP="00A4795A">
            <w:pPr>
              <w:snapToGrid w:val="0"/>
              <w:spacing w:before="60" w:after="60"/>
              <w:jc w:val="left"/>
              <w:rPr>
                <w:sz w:val="16"/>
                <w:szCs w:val="16"/>
                <w:lang w:val="en-GB"/>
              </w:rPr>
            </w:pPr>
            <w:r w:rsidRPr="000F3C94">
              <w:rPr>
                <w:sz w:val="16"/>
                <w:szCs w:val="16"/>
                <w:lang w:val="en-GB"/>
              </w:rPr>
              <w:t>S100_DataCoverage</w:t>
            </w:r>
          </w:p>
        </w:tc>
        <w:tc>
          <w:tcPr>
            <w:tcW w:w="3899" w:type="dxa"/>
          </w:tcPr>
          <w:p w14:paraId="2E9669E1" w14:textId="701A43C7" w:rsidR="00B413FE" w:rsidRPr="000F3C94" w:rsidRDefault="00B8413D" w:rsidP="00A4795A">
            <w:pPr>
              <w:snapToGrid w:val="0"/>
              <w:spacing w:before="60" w:after="60"/>
              <w:jc w:val="left"/>
              <w:rPr>
                <w:sz w:val="16"/>
                <w:szCs w:val="16"/>
                <w:lang w:val="en-GB"/>
              </w:rPr>
            </w:pPr>
            <w:r w:rsidRPr="000F3C94">
              <w:rPr>
                <w:sz w:val="16"/>
                <w:szCs w:val="16"/>
                <w:lang w:val="en-GB"/>
              </w:rPr>
              <w:t>A spatial extent where data is provided; and the display scale information for the provided data</w:t>
            </w:r>
          </w:p>
        </w:tc>
        <w:tc>
          <w:tcPr>
            <w:tcW w:w="804" w:type="dxa"/>
          </w:tcPr>
          <w:p w14:paraId="5B68B394" w14:textId="77777777" w:rsidR="00B413FE" w:rsidRPr="000F3C94" w:rsidRDefault="00B413FE" w:rsidP="00A4795A">
            <w:pPr>
              <w:snapToGrid w:val="0"/>
              <w:spacing w:before="60" w:after="60"/>
              <w:jc w:val="center"/>
              <w:rPr>
                <w:sz w:val="16"/>
                <w:szCs w:val="16"/>
                <w:lang w:val="en-GB"/>
              </w:rPr>
            </w:pPr>
            <w:r w:rsidRPr="000F3C94">
              <w:rPr>
                <w:sz w:val="16"/>
                <w:szCs w:val="16"/>
                <w:lang w:val="en-GB"/>
              </w:rPr>
              <w:t>-</w:t>
            </w:r>
          </w:p>
        </w:tc>
        <w:tc>
          <w:tcPr>
            <w:tcW w:w="2436" w:type="dxa"/>
          </w:tcPr>
          <w:p w14:paraId="5ABE229C" w14:textId="77777777" w:rsidR="00B413FE" w:rsidRPr="000F3C94" w:rsidRDefault="00B413FE" w:rsidP="00A4795A">
            <w:pPr>
              <w:snapToGrid w:val="0"/>
              <w:spacing w:before="60" w:after="60"/>
              <w:jc w:val="left"/>
              <w:rPr>
                <w:sz w:val="16"/>
                <w:szCs w:val="16"/>
                <w:lang w:val="en-GB"/>
              </w:rPr>
            </w:pPr>
            <w:r w:rsidRPr="000F3C94">
              <w:rPr>
                <w:sz w:val="16"/>
                <w:szCs w:val="16"/>
                <w:lang w:val="en-GB"/>
              </w:rPr>
              <w:t>-</w:t>
            </w:r>
          </w:p>
        </w:tc>
        <w:tc>
          <w:tcPr>
            <w:tcW w:w="4342" w:type="dxa"/>
          </w:tcPr>
          <w:p w14:paraId="4B429F73" w14:textId="32B00ABC" w:rsidR="00B413FE" w:rsidRPr="000F3C94" w:rsidRDefault="00114F4F" w:rsidP="00A4795A">
            <w:pPr>
              <w:snapToGrid w:val="0"/>
              <w:spacing w:before="60" w:after="60"/>
              <w:jc w:val="left"/>
              <w:rPr>
                <w:sz w:val="16"/>
                <w:szCs w:val="16"/>
                <w:lang w:val="en-GB"/>
              </w:rPr>
            </w:pPr>
            <w:r w:rsidRPr="000F3C94">
              <w:rPr>
                <w:sz w:val="16"/>
                <w:szCs w:val="16"/>
                <w:lang w:val="en-GB"/>
              </w:rPr>
              <w:t xml:space="preserve">This field is used by user systems as part of the data loading and unloading algorithms and it is strongly encouraged that Product Specifications mandate the use </w:t>
            </w:r>
            <w:r w:rsidRPr="000F3C94">
              <w:rPr>
                <w:sz w:val="16"/>
                <w:szCs w:val="16"/>
                <w:lang w:val="en-GB"/>
              </w:rPr>
              <w:lastRenderedPageBreak/>
              <w:t xml:space="preserve">of one or more of the </w:t>
            </w:r>
            <w:proofErr w:type="spellStart"/>
            <w:r w:rsidRPr="000F3C94">
              <w:rPr>
                <w:sz w:val="16"/>
                <w:szCs w:val="16"/>
                <w:lang w:val="en-GB"/>
              </w:rPr>
              <w:t>displayScale</w:t>
            </w:r>
            <w:proofErr w:type="spellEnd"/>
            <w:r w:rsidRPr="000F3C94">
              <w:rPr>
                <w:sz w:val="16"/>
                <w:szCs w:val="16"/>
                <w:lang w:val="en-GB"/>
              </w:rPr>
              <w:t xml:space="preserve"> provided as part of S100_DataCoverage</w:t>
            </w:r>
          </w:p>
        </w:tc>
      </w:tr>
      <w:tr w:rsidR="00B413FE" w:rsidRPr="000F3C94" w14:paraId="1576E37B" w14:textId="77777777" w:rsidTr="00C03009">
        <w:trPr>
          <w:cantSplit/>
          <w:trHeight w:val="20"/>
        </w:trPr>
        <w:tc>
          <w:tcPr>
            <w:tcW w:w="2836" w:type="dxa"/>
          </w:tcPr>
          <w:p w14:paraId="4232C4ED"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lastRenderedPageBreak/>
              <w:t>boundingPolygon</w:t>
            </w:r>
            <w:proofErr w:type="spellEnd"/>
          </w:p>
        </w:tc>
        <w:tc>
          <w:tcPr>
            <w:tcW w:w="3899" w:type="dxa"/>
          </w:tcPr>
          <w:p w14:paraId="30B9989B" w14:textId="77777777" w:rsidR="00B413FE" w:rsidRPr="000F3C94" w:rsidRDefault="00B413FE" w:rsidP="00A4795A">
            <w:pPr>
              <w:snapToGrid w:val="0"/>
              <w:spacing w:before="60" w:after="60"/>
              <w:jc w:val="left"/>
              <w:rPr>
                <w:sz w:val="16"/>
                <w:szCs w:val="16"/>
                <w:lang w:val="en-GB"/>
              </w:rPr>
            </w:pPr>
            <w:r w:rsidRPr="000F3C94">
              <w:rPr>
                <w:sz w:val="16"/>
                <w:szCs w:val="16"/>
                <w:lang w:val="en-GB"/>
              </w:rPr>
              <w:t>A polygon which defines the actual data limit</w:t>
            </w:r>
          </w:p>
        </w:tc>
        <w:tc>
          <w:tcPr>
            <w:tcW w:w="804" w:type="dxa"/>
          </w:tcPr>
          <w:p w14:paraId="5B204A59" w14:textId="58629853" w:rsidR="00B413FE" w:rsidRPr="000F3C94" w:rsidRDefault="00811ADB" w:rsidP="00A4795A">
            <w:pPr>
              <w:snapToGrid w:val="0"/>
              <w:spacing w:before="60" w:after="60"/>
              <w:jc w:val="center"/>
              <w:rPr>
                <w:sz w:val="16"/>
                <w:szCs w:val="16"/>
                <w:lang w:val="en-GB"/>
              </w:rPr>
            </w:pPr>
            <w:r w:rsidRPr="000F3C94">
              <w:rPr>
                <w:sz w:val="16"/>
                <w:szCs w:val="16"/>
                <w:lang w:val="en-GB"/>
              </w:rPr>
              <w:t>1</w:t>
            </w:r>
          </w:p>
        </w:tc>
        <w:tc>
          <w:tcPr>
            <w:tcW w:w="2436" w:type="dxa"/>
          </w:tcPr>
          <w:p w14:paraId="00D12296"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EX_BoundingPolygon</w:t>
            </w:r>
            <w:proofErr w:type="spellEnd"/>
          </w:p>
        </w:tc>
        <w:tc>
          <w:tcPr>
            <w:tcW w:w="4342" w:type="dxa"/>
          </w:tcPr>
          <w:p w14:paraId="72287755" w14:textId="597A9EC3" w:rsidR="00B413FE" w:rsidRPr="000F3C94" w:rsidRDefault="00A16A44" w:rsidP="00A4795A">
            <w:pPr>
              <w:snapToGrid w:val="0"/>
              <w:spacing w:before="60" w:after="60"/>
              <w:jc w:val="left"/>
              <w:rPr>
                <w:sz w:val="16"/>
                <w:szCs w:val="16"/>
                <w:lang w:val="en-GB"/>
              </w:rPr>
            </w:pPr>
            <w:r w:rsidRPr="000F3C94">
              <w:rPr>
                <w:sz w:val="16"/>
                <w:szCs w:val="16"/>
                <w:lang w:val="en-GB"/>
              </w:rPr>
              <w:t>(See Note 1)</w:t>
            </w:r>
          </w:p>
        </w:tc>
      </w:tr>
      <w:tr w:rsidR="00114F4F" w:rsidRPr="000F3C94" w14:paraId="2302F57C"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163BD4E4" w14:textId="14820324" w:rsidR="00114F4F" w:rsidRPr="000F3C94" w:rsidRDefault="00114F4F" w:rsidP="00A4795A">
            <w:pPr>
              <w:snapToGrid w:val="0"/>
              <w:spacing w:before="60" w:after="60"/>
              <w:jc w:val="left"/>
              <w:rPr>
                <w:sz w:val="16"/>
                <w:szCs w:val="16"/>
                <w:lang w:val="en-GB"/>
              </w:rPr>
            </w:pPr>
            <w:proofErr w:type="spellStart"/>
            <w:r w:rsidRPr="000F3C94">
              <w:rPr>
                <w:sz w:val="16"/>
                <w:szCs w:val="16"/>
                <w:lang w:val="en-GB"/>
              </w:rPr>
              <w:t>temporalExtent</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062F6D6" w14:textId="64449796" w:rsidR="00114F4F" w:rsidRPr="000F3C94" w:rsidRDefault="00114F4F" w:rsidP="00A4795A">
            <w:pPr>
              <w:snapToGrid w:val="0"/>
              <w:spacing w:before="60" w:after="60"/>
              <w:jc w:val="left"/>
              <w:rPr>
                <w:sz w:val="16"/>
                <w:szCs w:val="16"/>
                <w:lang w:val="en-GB"/>
              </w:rPr>
            </w:pPr>
            <w:r w:rsidRPr="000F3C94">
              <w:rPr>
                <w:sz w:val="16"/>
                <w:szCs w:val="16"/>
                <w:lang w:val="en-GB"/>
              </w:rPr>
              <w:t>Specification of the temporal extent of the coverage</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3FA43893" w14:textId="54AEAF59" w:rsidR="00114F4F" w:rsidRPr="000F3C94" w:rsidRDefault="00114F4F"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1A1B2829" w14:textId="76704493" w:rsidR="00114F4F" w:rsidRPr="000F3C94" w:rsidRDefault="00114F4F" w:rsidP="00A4795A">
            <w:pPr>
              <w:snapToGrid w:val="0"/>
              <w:spacing w:before="60" w:after="60"/>
              <w:jc w:val="left"/>
              <w:rPr>
                <w:sz w:val="16"/>
                <w:szCs w:val="16"/>
                <w:lang w:val="en-GB"/>
              </w:rPr>
            </w:pPr>
            <w:r w:rsidRPr="000F3C94">
              <w:rPr>
                <w:sz w:val="16"/>
                <w:szCs w:val="16"/>
                <w:lang w:val="en-GB"/>
              </w:rPr>
              <w:t>S100_TemporalExtent</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1EE06EAF" w14:textId="39A22F7F" w:rsidR="00114F4F" w:rsidRPr="000F3C94" w:rsidRDefault="00114F4F" w:rsidP="00A4795A">
            <w:pPr>
              <w:snapToGrid w:val="0"/>
              <w:spacing w:before="60" w:after="60"/>
              <w:jc w:val="left"/>
              <w:rPr>
                <w:sz w:val="16"/>
                <w:szCs w:val="16"/>
                <w:lang w:val="en-GB"/>
              </w:rPr>
            </w:pPr>
            <w:r w:rsidRPr="000F3C94">
              <w:rPr>
                <w:sz w:val="16"/>
                <w:szCs w:val="16"/>
                <w:lang w:val="en-GB"/>
              </w:rPr>
              <w:t xml:space="preserve">The remarks for </w:t>
            </w:r>
            <w:proofErr w:type="spellStart"/>
            <w:r w:rsidRPr="000F3C94">
              <w:rPr>
                <w:sz w:val="16"/>
                <w:szCs w:val="16"/>
                <w:lang w:val="en-GB"/>
              </w:rPr>
              <w:t>temporalExtent</w:t>
            </w:r>
            <w:proofErr w:type="spellEnd"/>
            <w:r w:rsidRPr="000F3C94">
              <w:rPr>
                <w:sz w:val="16"/>
                <w:szCs w:val="16"/>
                <w:lang w:val="en-GB"/>
              </w:rPr>
              <w:t xml:space="preserve"> in the dataset discovery block (S100_DatasetDiscoveryMetadata) apply, except that their scope is the individual coverage and not the dataset as a whole</w:t>
            </w:r>
          </w:p>
        </w:tc>
      </w:tr>
      <w:tr w:rsidR="00B413FE" w:rsidRPr="000F3C94" w14:paraId="632AE727"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0D019E68"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optimumDisplayScale</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226C284" w14:textId="77777777" w:rsidR="00B413FE" w:rsidRPr="000F3C94" w:rsidRDefault="00B413FE" w:rsidP="00A4795A">
            <w:pPr>
              <w:snapToGrid w:val="0"/>
              <w:spacing w:before="60" w:after="60"/>
              <w:jc w:val="left"/>
              <w:rPr>
                <w:sz w:val="16"/>
                <w:szCs w:val="16"/>
                <w:lang w:val="en-GB"/>
              </w:rPr>
            </w:pPr>
            <w:r w:rsidRPr="000F3C94">
              <w:rPr>
                <w:sz w:val="16"/>
                <w:szCs w:val="16"/>
                <w:lang w:val="en-GB"/>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74010769"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6862F98"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4DCBC2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Example: A scale of 1:25000 is encoded as 25000</w:t>
            </w:r>
          </w:p>
        </w:tc>
      </w:tr>
      <w:tr w:rsidR="00B413FE" w:rsidRPr="000F3C94" w14:paraId="34B88768"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7FF2ABD7"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maximumDisplayScale</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BB74DCB"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623033C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E3FE4C9"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2438DE65" w14:textId="61E311FD" w:rsidR="00B413FE" w:rsidRPr="000F3C94" w:rsidRDefault="00416C61" w:rsidP="00A4795A">
            <w:pPr>
              <w:snapToGrid w:val="0"/>
              <w:spacing w:before="60" w:after="60"/>
              <w:jc w:val="left"/>
              <w:rPr>
                <w:sz w:val="16"/>
                <w:szCs w:val="16"/>
                <w:lang w:val="en-GB"/>
              </w:rPr>
            </w:pPr>
            <w:r w:rsidRPr="000F3C94">
              <w:rPr>
                <w:sz w:val="16"/>
                <w:szCs w:val="16"/>
                <w:lang w:val="en-GB"/>
              </w:rPr>
              <w:t>Example:  22000 for a maximum display scale of 1:22000</w:t>
            </w:r>
          </w:p>
        </w:tc>
      </w:tr>
      <w:tr w:rsidR="00B413FE" w:rsidRPr="000F3C94" w14:paraId="1B39AF9E"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262F7BE5" w14:textId="77777777" w:rsidR="00B413FE" w:rsidRPr="000F3C94" w:rsidRDefault="00B413FE" w:rsidP="00A4795A">
            <w:pPr>
              <w:snapToGrid w:val="0"/>
              <w:spacing w:before="60" w:after="60"/>
              <w:jc w:val="left"/>
              <w:rPr>
                <w:sz w:val="16"/>
                <w:szCs w:val="16"/>
                <w:lang w:val="en-GB"/>
              </w:rPr>
            </w:pPr>
            <w:proofErr w:type="spellStart"/>
            <w:r w:rsidRPr="000F3C94">
              <w:rPr>
                <w:sz w:val="16"/>
                <w:szCs w:val="16"/>
                <w:lang w:val="en-GB"/>
              </w:rPr>
              <w:t>minimumDisplayScale</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06B0D53D"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48F13ED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A052C27"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637BB0C7" w14:textId="77777777" w:rsidR="00B413FE" w:rsidRPr="000F3C94" w:rsidRDefault="00B413FE" w:rsidP="00A4795A">
            <w:pPr>
              <w:snapToGrid w:val="0"/>
              <w:spacing w:before="60" w:after="60"/>
              <w:jc w:val="left"/>
              <w:rPr>
                <w:sz w:val="16"/>
                <w:szCs w:val="16"/>
                <w:lang w:val="en-GB"/>
              </w:rPr>
            </w:pPr>
          </w:p>
        </w:tc>
      </w:tr>
      <w:tr w:rsidR="00584E45" w:rsidRPr="000F3C94" w14:paraId="5E13A50D"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4425318F" w14:textId="4AC395DC" w:rsidR="00584E45" w:rsidRPr="000F3C94" w:rsidRDefault="00584E45" w:rsidP="00A4795A">
            <w:pPr>
              <w:snapToGrid w:val="0"/>
              <w:spacing w:before="60" w:after="60"/>
              <w:jc w:val="left"/>
              <w:rPr>
                <w:sz w:val="16"/>
                <w:szCs w:val="16"/>
                <w:lang w:val="en-GB"/>
              </w:rPr>
            </w:pPr>
            <w:proofErr w:type="spellStart"/>
            <w:r w:rsidRPr="000F3C94">
              <w:rPr>
                <w:sz w:val="16"/>
                <w:szCs w:val="16"/>
                <w:lang w:val="en-GB"/>
              </w:rPr>
              <w:t>approximateGridResolution</w:t>
            </w:r>
            <w:proofErr w:type="spellEnd"/>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61EB02CE" w14:textId="57CCCC0C" w:rsidR="00584E45" w:rsidRPr="000F3C94" w:rsidRDefault="00584E45" w:rsidP="00A4795A">
            <w:pPr>
              <w:snapToGrid w:val="0"/>
              <w:spacing w:before="60" w:after="60"/>
              <w:jc w:val="left"/>
              <w:rPr>
                <w:sz w:val="16"/>
                <w:szCs w:val="16"/>
                <w:lang w:val="en-GB"/>
              </w:rPr>
            </w:pPr>
            <w:r w:rsidRPr="000F3C94">
              <w:rPr>
                <w:sz w:val="16"/>
                <w:szCs w:val="16"/>
                <w:lang w:val="en-GB"/>
              </w:rPr>
              <w:t>The resolution of gridded or georeferenced data (in metres)</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0FD77A19" w14:textId="640FA2E8" w:rsidR="00584E45" w:rsidRPr="000F3C94" w:rsidRDefault="00584E45"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873BBB7" w14:textId="3C29AFD9" w:rsidR="00584E45" w:rsidRPr="000F3C94" w:rsidRDefault="00584E45" w:rsidP="00A4795A">
            <w:pPr>
              <w:snapToGrid w:val="0"/>
              <w:spacing w:before="60" w:after="60"/>
              <w:jc w:val="left"/>
              <w:rPr>
                <w:sz w:val="16"/>
                <w:szCs w:val="16"/>
                <w:lang w:val="en-GB"/>
              </w:rPr>
            </w:pPr>
            <w:r w:rsidRPr="000F3C94">
              <w:rPr>
                <w:sz w:val="16"/>
                <w:szCs w:val="16"/>
                <w:lang w:val="en-GB"/>
              </w:rPr>
              <w:t>Real</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3FB473D" w14:textId="6EC1BBBA" w:rsidR="00584E45" w:rsidRPr="000F3C94" w:rsidRDefault="00584E45" w:rsidP="00A4795A">
            <w:pPr>
              <w:snapToGrid w:val="0"/>
              <w:spacing w:before="60" w:after="60"/>
              <w:jc w:val="left"/>
              <w:rPr>
                <w:sz w:val="16"/>
                <w:szCs w:val="16"/>
                <w:lang w:val="en-GB"/>
              </w:rPr>
            </w:pPr>
            <w:r w:rsidRPr="000F3C94">
              <w:rPr>
                <w:sz w:val="16"/>
                <w:szCs w:val="16"/>
                <w:lang w:val="en-GB"/>
              </w:rPr>
              <w:t xml:space="preserve">A single value may be provided when all axes have a common resolution </w:t>
            </w:r>
            <w:proofErr w:type="gramStart"/>
            <w:r w:rsidRPr="000F3C94">
              <w:rPr>
                <w:sz w:val="16"/>
                <w:szCs w:val="16"/>
                <w:lang w:val="en-GB"/>
              </w:rPr>
              <w:t>For</w:t>
            </w:r>
            <w:proofErr w:type="gramEnd"/>
            <w:r w:rsidRPr="000F3C94">
              <w:rPr>
                <w:sz w:val="16"/>
                <w:szCs w:val="16"/>
                <w:lang w:val="en-GB"/>
              </w:rPr>
              <w:t xml:space="preserve"> multiple value provision, use axis order as specified in dataset May be approximate for </w:t>
            </w:r>
            <w:proofErr w:type="spellStart"/>
            <w:r w:rsidRPr="000F3C94">
              <w:rPr>
                <w:sz w:val="16"/>
                <w:szCs w:val="16"/>
                <w:lang w:val="en-GB"/>
              </w:rPr>
              <w:t>ungeorectified</w:t>
            </w:r>
            <w:proofErr w:type="spellEnd"/>
            <w:r w:rsidRPr="000F3C94">
              <w:rPr>
                <w:sz w:val="16"/>
                <w:szCs w:val="16"/>
                <w:lang w:val="en-GB"/>
              </w:rPr>
              <w:t xml:space="preserve"> data</w:t>
            </w:r>
          </w:p>
          <w:p w14:paraId="19E8BA17" w14:textId="77777777" w:rsidR="00584E45" w:rsidRPr="000F3C94" w:rsidRDefault="00584E45" w:rsidP="00A4795A">
            <w:pPr>
              <w:snapToGrid w:val="0"/>
              <w:spacing w:before="60" w:after="60"/>
              <w:jc w:val="left"/>
              <w:rPr>
                <w:sz w:val="16"/>
                <w:szCs w:val="16"/>
                <w:lang w:val="en-GB"/>
              </w:rPr>
            </w:pPr>
            <w:r w:rsidRPr="000F3C94">
              <w:rPr>
                <w:sz w:val="16"/>
                <w:szCs w:val="16"/>
                <w:lang w:val="en-GB"/>
              </w:rPr>
              <w:t>For example, for 5 metre resolution. The value 5 must be encoded</w:t>
            </w:r>
          </w:p>
          <w:p w14:paraId="6AF542E1" w14:textId="50298D49" w:rsidR="00584E45" w:rsidRPr="000F3C94" w:rsidRDefault="00A16A44" w:rsidP="00A4795A">
            <w:pPr>
              <w:snapToGrid w:val="0"/>
              <w:spacing w:before="60" w:after="60"/>
              <w:jc w:val="left"/>
              <w:rPr>
                <w:sz w:val="16"/>
                <w:szCs w:val="16"/>
                <w:lang w:val="en-GB"/>
              </w:rPr>
            </w:pPr>
            <w:r w:rsidRPr="000F3C94">
              <w:rPr>
                <w:sz w:val="16"/>
                <w:szCs w:val="16"/>
                <w:lang w:val="en-GB"/>
              </w:rPr>
              <w:t>(See Note 2)</w:t>
            </w:r>
          </w:p>
        </w:tc>
      </w:tr>
    </w:tbl>
    <w:p w14:paraId="0D92B344" w14:textId="77777777" w:rsidR="00002426" w:rsidRPr="000F3C94" w:rsidRDefault="00002426" w:rsidP="00002426">
      <w:pPr>
        <w:spacing w:after="0"/>
        <w:rPr>
          <w:lang w:val="en-GB"/>
        </w:rPr>
      </w:pPr>
    </w:p>
    <w:p w14:paraId="7250D8A9" w14:textId="79961438" w:rsidR="00A16A44" w:rsidRPr="000F3C94" w:rsidRDefault="00A16A44" w:rsidP="00A16A44">
      <w:pPr>
        <w:rPr>
          <w:lang w:val="en-GB"/>
        </w:rPr>
      </w:pPr>
      <w:r w:rsidRPr="000F3C94">
        <w:rPr>
          <w:lang w:val="en-GB"/>
        </w:rPr>
        <w:t xml:space="preserve">NOTE 1:  </w:t>
      </w:r>
      <w:proofErr w:type="spellStart"/>
      <w:r w:rsidRPr="000F3C94">
        <w:rPr>
          <w:lang w:val="en-GB"/>
        </w:rPr>
        <w:t>boundingPolygon</w:t>
      </w:r>
      <w:proofErr w:type="spellEnd"/>
      <w:r w:rsidRPr="000F3C94">
        <w:rPr>
          <w:lang w:val="en-GB"/>
        </w:rPr>
        <w:t xml:space="preserve"> is restricted to a single GML Polygon with one exterior and 0 or more interiors expressed as Linear Rings using SRS EPSG:4326. The exterior and optional interiors shall be composed of a closed sequence of &gt;=4 coordinate positions expressed individually or as a list (</w:t>
      </w:r>
      <w:proofErr w:type="spellStart"/>
      <w:r w:rsidRPr="000F3C94">
        <w:rPr>
          <w:lang w:val="en-GB"/>
        </w:rPr>
        <w:t>posList</w:t>
      </w:r>
      <w:proofErr w:type="spellEnd"/>
      <w:r w:rsidRPr="000F3C94">
        <w:rPr>
          <w:lang w:val="en-GB"/>
        </w:rPr>
        <w:t>). The GML polygon shall have a valid GML identifier.</w:t>
      </w:r>
    </w:p>
    <w:p w14:paraId="51C06ECA" w14:textId="2294B618" w:rsidR="00416C61" w:rsidRPr="000F3C94" w:rsidRDefault="00A16A44" w:rsidP="00A16A44">
      <w:pPr>
        <w:rPr>
          <w:lang w:val="en-GB"/>
        </w:rPr>
      </w:pPr>
      <w:r w:rsidRPr="000F3C94">
        <w:rPr>
          <w:lang w:val="en-GB"/>
        </w:rPr>
        <w:t xml:space="preserve">NOTE 2:  </w:t>
      </w:r>
      <w:proofErr w:type="spellStart"/>
      <w:r w:rsidRPr="000F3C94">
        <w:rPr>
          <w:lang w:val="en-GB"/>
        </w:rPr>
        <w:t>approximateGridResolution</w:t>
      </w:r>
      <w:proofErr w:type="spellEnd"/>
      <w:r w:rsidRPr="000F3C94">
        <w:rPr>
          <w:lang w:val="en-GB"/>
        </w:rPr>
        <w:t>: If the grid cell size varies over the extent of the grid, an approximated value based on model parameters or production metadata should be used.</w:t>
      </w:r>
    </w:p>
    <w:p w14:paraId="7DEC4ED8" w14:textId="4EE93B8F" w:rsidR="00584E45" w:rsidRPr="000F3C94" w:rsidRDefault="00584E45" w:rsidP="007E3E63">
      <w:pPr>
        <w:pStyle w:val="Heading4"/>
        <w:tabs>
          <w:tab w:val="clear" w:pos="940"/>
          <w:tab w:val="clear" w:pos="1140"/>
          <w:tab w:val="clear" w:pos="1360"/>
        </w:tabs>
        <w:rPr>
          <w:rFonts w:ascii="Malgun Gothic" w:eastAsia="Malgun Gothic" w:hAnsi="Malgun Gothic"/>
          <w:lang w:val="en-GB"/>
        </w:rPr>
      </w:pPr>
      <w:bookmarkStart w:id="604" w:name="_Toc152232615"/>
      <w:r w:rsidRPr="000F3C94">
        <w:rPr>
          <w:lang w:val="en-GB"/>
        </w:rPr>
        <w:t>S100_</w:t>
      </w:r>
      <w:r w:rsidRPr="000F3C94">
        <w:rPr>
          <w:rFonts w:ascii="Malgun Gothic" w:eastAsia="Malgun Gothic" w:hAnsi="Malgun Gothic"/>
          <w:lang w:val="en-GB"/>
        </w:rPr>
        <w:t>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7731E9" w:rsidRPr="000F3C94" w14:paraId="6213763F" w14:textId="77777777" w:rsidTr="009D1BE3">
        <w:trPr>
          <w:trHeight w:val="277"/>
        </w:trPr>
        <w:tc>
          <w:tcPr>
            <w:tcW w:w="1418" w:type="dxa"/>
            <w:shd w:val="clear" w:color="auto" w:fill="E7E6E6"/>
          </w:tcPr>
          <w:p w14:paraId="420EEF66" w14:textId="0211B915" w:rsidR="007731E9" w:rsidRPr="000F3C94" w:rsidRDefault="007731E9" w:rsidP="007731E9">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D4B826" w14:textId="689BF4E5" w:rsidR="007731E9" w:rsidRPr="000F3C94" w:rsidRDefault="007731E9" w:rsidP="007731E9">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3A93A5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E30A9DF" w14:textId="0A033831" w:rsidR="007731E9" w:rsidRPr="000F3C94" w:rsidRDefault="009D1BE3" w:rsidP="007731E9">
            <w:pPr>
              <w:snapToGrid w:val="0"/>
              <w:spacing w:before="60" w:after="60"/>
              <w:jc w:val="center"/>
              <w:rPr>
                <w:b/>
                <w:sz w:val="16"/>
                <w:szCs w:val="16"/>
                <w:lang w:val="en-GB"/>
              </w:rPr>
            </w:pPr>
            <w:r w:rsidRPr="000F3C94">
              <w:rPr>
                <w:b/>
                <w:sz w:val="16"/>
                <w:szCs w:val="16"/>
                <w:lang w:val="en-GB"/>
              </w:rPr>
              <w:t>C</w:t>
            </w:r>
            <w:r w:rsidR="007731E9" w:rsidRPr="000F3C94">
              <w:rPr>
                <w:b/>
                <w:sz w:val="16"/>
                <w:szCs w:val="16"/>
                <w:lang w:val="en-GB"/>
              </w:rPr>
              <w:t>ode</w:t>
            </w:r>
          </w:p>
        </w:tc>
        <w:tc>
          <w:tcPr>
            <w:tcW w:w="5670" w:type="dxa"/>
            <w:shd w:val="clear" w:color="auto" w:fill="E7E6E6"/>
          </w:tcPr>
          <w:p w14:paraId="5BF1B0A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Remarks</w:t>
            </w:r>
          </w:p>
        </w:tc>
      </w:tr>
      <w:tr w:rsidR="007731E9" w:rsidRPr="000F3C94" w14:paraId="47DC9267" w14:textId="77777777" w:rsidTr="009D1BE3">
        <w:trPr>
          <w:trHeight w:val="20"/>
        </w:trPr>
        <w:tc>
          <w:tcPr>
            <w:tcW w:w="1418" w:type="dxa"/>
          </w:tcPr>
          <w:p w14:paraId="5822FBA2" w14:textId="7CF60410" w:rsidR="007731E9" w:rsidRPr="000F3C94" w:rsidRDefault="007731E9" w:rsidP="007731E9">
            <w:pPr>
              <w:snapToGrid w:val="0"/>
              <w:spacing w:before="60" w:after="60"/>
              <w:jc w:val="left"/>
              <w:rPr>
                <w:sz w:val="16"/>
                <w:szCs w:val="16"/>
                <w:lang w:val="en-GB"/>
              </w:rPr>
            </w:pPr>
            <w:r w:rsidRPr="000F3C94">
              <w:rPr>
                <w:sz w:val="16"/>
                <w:szCs w:val="16"/>
                <w:lang w:val="en-GB"/>
              </w:rPr>
              <w:t>Enumeration</w:t>
            </w:r>
          </w:p>
        </w:tc>
        <w:tc>
          <w:tcPr>
            <w:tcW w:w="2977" w:type="dxa"/>
          </w:tcPr>
          <w:p w14:paraId="1FAC3ED5" w14:textId="4694DE5A" w:rsidR="007731E9" w:rsidRPr="000F3C94" w:rsidRDefault="007731E9" w:rsidP="007731E9">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Purpose</w:t>
            </w:r>
          </w:p>
        </w:tc>
        <w:tc>
          <w:tcPr>
            <w:tcW w:w="3402" w:type="dxa"/>
          </w:tcPr>
          <w:p w14:paraId="2DF33318" w14:textId="02A0E158" w:rsidR="007731E9" w:rsidRPr="000F3C94" w:rsidRDefault="007731E9" w:rsidP="007731E9">
            <w:pPr>
              <w:snapToGrid w:val="0"/>
              <w:spacing w:before="60" w:after="60"/>
              <w:jc w:val="left"/>
              <w:rPr>
                <w:sz w:val="16"/>
                <w:szCs w:val="16"/>
                <w:lang w:val="en-GB"/>
              </w:rPr>
            </w:pPr>
            <w:r w:rsidRPr="000F3C94">
              <w:rPr>
                <w:sz w:val="16"/>
                <w:szCs w:val="16"/>
                <w:lang w:val="en-GB"/>
              </w:rPr>
              <w:t>The purpose of the dataset</w:t>
            </w:r>
          </w:p>
        </w:tc>
        <w:tc>
          <w:tcPr>
            <w:tcW w:w="850" w:type="dxa"/>
          </w:tcPr>
          <w:p w14:paraId="65FBDEA8" w14:textId="70F18DEF" w:rsidR="007731E9" w:rsidRPr="000F3C94" w:rsidRDefault="007731E9" w:rsidP="007731E9">
            <w:pPr>
              <w:snapToGrid w:val="0"/>
              <w:spacing w:before="60" w:after="60"/>
              <w:jc w:val="center"/>
              <w:rPr>
                <w:sz w:val="16"/>
                <w:szCs w:val="16"/>
                <w:lang w:val="en-GB"/>
              </w:rPr>
            </w:pPr>
            <w:r w:rsidRPr="000F3C94">
              <w:rPr>
                <w:sz w:val="16"/>
                <w:szCs w:val="16"/>
                <w:lang w:val="en-GB"/>
              </w:rPr>
              <w:t>-</w:t>
            </w:r>
          </w:p>
        </w:tc>
        <w:tc>
          <w:tcPr>
            <w:tcW w:w="5670" w:type="dxa"/>
          </w:tcPr>
          <w:p w14:paraId="0A99C30D" w14:textId="3325627A" w:rsidR="007731E9" w:rsidRPr="000F3C94" w:rsidRDefault="007731E9" w:rsidP="007731E9">
            <w:pPr>
              <w:snapToGrid w:val="0"/>
              <w:spacing w:before="60" w:after="60"/>
              <w:jc w:val="left"/>
              <w:rPr>
                <w:sz w:val="16"/>
                <w:szCs w:val="16"/>
                <w:lang w:val="en-GB"/>
              </w:rPr>
            </w:pPr>
          </w:p>
        </w:tc>
      </w:tr>
      <w:tr w:rsidR="007731E9" w:rsidRPr="000F3C94" w14:paraId="652347BE" w14:textId="77777777" w:rsidTr="009D1BE3">
        <w:trPr>
          <w:trHeight w:val="20"/>
        </w:trPr>
        <w:tc>
          <w:tcPr>
            <w:tcW w:w="1418" w:type="dxa"/>
          </w:tcPr>
          <w:p w14:paraId="0695811F" w14:textId="0506C4D1"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3E95A99" w14:textId="4D7E6FD8" w:rsidR="007731E9" w:rsidRPr="000F3C94" w:rsidRDefault="007731E9" w:rsidP="007731E9">
            <w:pPr>
              <w:snapToGrid w:val="0"/>
              <w:spacing w:before="60" w:after="60"/>
              <w:jc w:val="left"/>
              <w:rPr>
                <w:rFonts w:eastAsia="Malgun Gothic"/>
                <w:sz w:val="16"/>
                <w:szCs w:val="16"/>
                <w:lang w:val="en-GB"/>
              </w:rPr>
            </w:pPr>
            <w:proofErr w:type="spellStart"/>
            <w:r w:rsidRPr="000F3C94">
              <w:rPr>
                <w:rFonts w:eastAsia="Malgun Gothic"/>
                <w:sz w:val="16"/>
                <w:szCs w:val="16"/>
                <w:lang w:val="en-GB"/>
              </w:rPr>
              <w:t>newDataset</w:t>
            </w:r>
            <w:proofErr w:type="spellEnd"/>
          </w:p>
        </w:tc>
        <w:tc>
          <w:tcPr>
            <w:tcW w:w="3402" w:type="dxa"/>
          </w:tcPr>
          <w:p w14:paraId="5A458FF9" w14:textId="701D9C6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Brand new dataset</w:t>
            </w:r>
          </w:p>
        </w:tc>
        <w:tc>
          <w:tcPr>
            <w:tcW w:w="850" w:type="dxa"/>
          </w:tcPr>
          <w:p w14:paraId="39B12EFB" w14:textId="3B05841E"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1</w:t>
            </w:r>
          </w:p>
        </w:tc>
        <w:tc>
          <w:tcPr>
            <w:tcW w:w="5670" w:type="dxa"/>
          </w:tcPr>
          <w:p w14:paraId="5D641FC2" w14:textId="5DAA3A01"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No data has previously been produced for this area</w:t>
            </w:r>
          </w:p>
        </w:tc>
      </w:tr>
      <w:tr w:rsidR="007731E9" w:rsidRPr="000F3C94" w14:paraId="41F5727E" w14:textId="77777777" w:rsidTr="009D1BE3">
        <w:trPr>
          <w:trHeight w:val="20"/>
        </w:trPr>
        <w:tc>
          <w:tcPr>
            <w:tcW w:w="1418" w:type="dxa"/>
          </w:tcPr>
          <w:p w14:paraId="1F656903" w14:textId="6FB938CD"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15841DF1" w14:textId="11811092" w:rsidR="007731E9" w:rsidRPr="000F3C94" w:rsidRDefault="007731E9" w:rsidP="007731E9">
            <w:pPr>
              <w:snapToGrid w:val="0"/>
              <w:spacing w:before="60" w:after="60"/>
              <w:jc w:val="left"/>
              <w:rPr>
                <w:sz w:val="16"/>
                <w:szCs w:val="16"/>
                <w:lang w:val="en-GB"/>
              </w:rPr>
            </w:pPr>
            <w:proofErr w:type="spellStart"/>
            <w:r w:rsidRPr="000F3C94">
              <w:rPr>
                <w:rFonts w:eastAsia="Malgun Gothic"/>
                <w:sz w:val="16"/>
                <w:szCs w:val="16"/>
                <w:lang w:val="en-GB"/>
              </w:rPr>
              <w:t>newEdition</w:t>
            </w:r>
            <w:proofErr w:type="spellEnd"/>
          </w:p>
        </w:tc>
        <w:tc>
          <w:tcPr>
            <w:tcW w:w="3402" w:type="dxa"/>
          </w:tcPr>
          <w:p w14:paraId="087D58D5" w14:textId="37BFE7E4"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 xml:space="preserve">New edition of the dataset or </w:t>
            </w:r>
            <w:r w:rsidR="002D179D" w:rsidRPr="000F3C94">
              <w:rPr>
                <w:rFonts w:eastAsia="Malgun Gothic"/>
                <w:sz w:val="16"/>
                <w:szCs w:val="16"/>
                <w:lang w:val="en-GB"/>
              </w:rPr>
              <w:t>C</w:t>
            </w:r>
            <w:r w:rsidRPr="000F3C94">
              <w:rPr>
                <w:rFonts w:eastAsia="Malgun Gothic"/>
                <w:sz w:val="16"/>
                <w:szCs w:val="16"/>
                <w:lang w:val="en-GB"/>
              </w:rPr>
              <w:t>atalogue</w:t>
            </w:r>
          </w:p>
        </w:tc>
        <w:tc>
          <w:tcPr>
            <w:tcW w:w="850" w:type="dxa"/>
          </w:tcPr>
          <w:p w14:paraId="4BC59249" w14:textId="19B5109A"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2</w:t>
            </w:r>
          </w:p>
        </w:tc>
        <w:tc>
          <w:tcPr>
            <w:tcW w:w="5670" w:type="dxa"/>
          </w:tcPr>
          <w:p w14:paraId="7589C91E" w14:textId="524AADC0" w:rsidR="007731E9" w:rsidRPr="000F3C94" w:rsidRDefault="007731E9" w:rsidP="007731E9">
            <w:pPr>
              <w:snapToGrid w:val="0"/>
              <w:spacing w:before="60" w:after="60"/>
              <w:jc w:val="left"/>
              <w:rPr>
                <w:sz w:val="16"/>
                <w:szCs w:val="16"/>
                <w:lang w:val="en-GB"/>
              </w:rPr>
            </w:pPr>
            <w:r w:rsidRPr="000F3C94">
              <w:rPr>
                <w:sz w:val="16"/>
                <w:szCs w:val="16"/>
                <w:lang w:val="en-GB"/>
              </w:rPr>
              <w:t>Includes new information which has not been previously distributed by updates</w:t>
            </w:r>
          </w:p>
        </w:tc>
      </w:tr>
      <w:tr w:rsidR="007731E9" w:rsidRPr="000F3C94" w14:paraId="2A9ED53C" w14:textId="77777777" w:rsidTr="009D1BE3">
        <w:trPr>
          <w:cantSplit/>
          <w:trHeight w:val="20"/>
        </w:trPr>
        <w:tc>
          <w:tcPr>
            <w:tcW w:w="1418" w:type="dxa"/>
          </w:tcPr>
          <w:p w14:paraId="4DBEF49A" w14:textId="2FC4F720"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0362983" w14:textId="1167803A"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u</w:t>
            </w:r>
            <w:r w:rsidR="007731E9" w:rsidRPr="000F3C94">
              <w:rPr>
                <w:rFonts w:eastAsia="Malgun Gothic"/>
                <w:sz w:val="16"/>
                <w:szCs w:val="16"/>
                <w:lang w:val="en-GB"/>
              </w:rPr>
              <w:t>pdate</w:t>
            </w:r>
          </w:p>
        </w:tc>
        <w:tc>
          <w:tcPr>
            <w:tcW w:w="3402" w:type="dxa"/>
          </w:tcPr>
          <w:p w14:paraId="38E342FC" w14:textId="77BB7016"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update</w:t>
            </w:r>
          </w:p>
        </w:tc>
        <w:tc>
          <w:tcPr>
            <w:tcW w:w="850" w:type="dxa"/>
          </w:tcPr>
          <w:p w14:paraId="018D8077" w14:textId="6CC7ED22"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2C85F899" w14:textId="4CE115FB" w:rsidR="007731E9" w:rsidRPr="000F3C94" w:rsidRDefault="007731E9" w:rsidP="007731E9">
            <w:pPr>
              <w:snapToGrid w:val="0"/>
              <w:spacing w:before="60" w:after="60"/>
              <w:jc w:val="left"/>
              <w:rPr>
                <w:sz w:val="16"/>
                <w:szCs w:val="16"/>
                <w:lang w:val="en-GB"/>
              </w:rPr>
            </w:pPr>
            <w:r w:rsidRPr="000F3C94">
              <w:rPr>
                <w:sz w:val="16"/>
                <w:szCs w:val="16"/>
                <w:lang w:val="en-GB"/>
              </w:rPr>
              <w:t>Changing some information in an existing dataset</w:t>
            </w:r>
          </w:p>
        </w:tc>
      </w:tr>
      <w:tr w:rsidR="007731E9" w:rsidRPr="000F3C94" w14:paraId="06DDC4D6" w14:textId="77777777" w:rsidTr="009D1BE3">
        <w:trPr>
          <w:cantSplit/>
          <w:trHeight w:val="20"/>
        </w:trPr>
        <w:tc>
          <w:tcPr>
            <w:tcW w:w="1418" w:type="dxa"/>
          </w:tcPr>
          <w:p w14:paraId="60948783" w14:textId="32495AC5"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lastRenderedPageBreak/>
              <w:t>Value</w:t>
            </w:r>
          </w:p>
        </w:tc>
        <w:tc>
          <w:tcPr>
            <w:tcW w:w="2977" w:type="dxa"/>
          </w:tcPr>
          <w:p w14:paraId="1FF53848" w14:textId="30EA8144"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r</w:t>
            </w:r>
            <w:r w:rsidR="007731E9" w:rsidRPr="000F3C94">
              <w:rPr>
                <w:rFonts w:eastAsia="Malgun Gothic"/>
                <w:sz w:val="16"/>
                <w:szCs w:val="16"/>
                <w:lang w:val="en-GB"/>
              </w:rPr>
              <w:t>eissue</w:t>
            </w:r>
          </w:p>
        </w:tc>
        <w:tc>
          <w:tcPr>
            <w:tcW w:w="3402" w:type="dxa"/>
          </w:tcPr>
          <w:p w14:paraId="1D7CF807" w14:textId="2DF6F379"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that has been re-issued</w:t>
            </w:r>
          </w:p>
        </w:tc>
        <w:tc>
          <w:tcPr>
            <w:tcW w:w="850" w:type="dxa"/>
          </w:tcPr>
          <w:p w14:paraId="5E43DE29" w14:textId="75E742CB"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4</w:t>
            </w:r>
          </w:p>
        </w:tc>
        <w:tc>
          <w:tcPr>
            <w:tcW w:w="5670" w:type="dxa"/>
          </w:tcPr>
          <w:p w14:paraId="6CAEBEE2" w14:textId="0E46A0D0" w:rsidR="007731E9" w:rsidRPr="000F3C94" w:rsidRDefault="007731E9" w:rsidP="007731E9">
            <w:pPr>
              <w:snapToGrid w:val="0"/>
              <w:spacing w:before="60" w:after="60"/>
              <w:jc w:val="left"/>
              <w:rPr>
                <w:sz w:val="16"/>
                <w:szCs w:val="16"/>
                <w:lang w:val="en-GB"/>
              </w:rPr>
            </w:pPr>
            <w:r w:rsidRPr="000F3C94">
              <w:rPr>
                <w:sz w:val="16"/>
                <w:szCs w:val="16"/>
                <w:lang w:val="en-GB"/>
              </w:rPr>
              <w:t>Includes all the updates applied to the original dataset up to the date of the re-issue. A re-issue does not contain any new information additional to that previously issued by updates</w:t>
            </w:r>
          </w:p>
        </w:tc>
      </w:tr>
      <w:tr w:rsidR="007731E9" w:rsidRPr="000F3C94" w14:paraId="180C2A00" w14:textId="77777777" w:rsidTr="009D1BE3">
        <w:trPr>
          <w:cantSplit/>
          <w:trHeight w:val="20"/>
        </w:trPr>
        <w:tc>
          <w:tcPr>
            <w:tcW w:w="1418" w:type="dxa"/>
          </w:tcPr>
          <w:p w14:paraId="3FB65DAB" w14:textId="432C10BB"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6F4DABAE" w14:textId="22731E0C"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c</w:t>
            </w:r>
            <w:r w:rsidR="007731E9" w:rsidRPr="000F3C94">
              <w:rPr>
                <w:rFonts w:eastAsia="Malgun Gothic"/>
                <w:sz w:val="16"/>
                <w:szCs w:val="16"/>
                <w:lang w:val="en-GB"/>
              </w:rPr>
              <w:t>ancellation</w:t>
            </w:r>
          </w:p>
        </w:tc>
        <w:tc>
          <w:tcPr>
            <w:tcW w:w="3402" w:type="dxa"/>
          </w:tcPr>
          <w:p w14:paraId="11C0260E" w14:textId="6E0AA95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or catalogue that has been cancelled</w:t>
            </w:r>
          </w:p>
        </w:tc>
        <w:tc>
          <w:tcPr>
            <w:tcW w:w="850" w:type="dxa"/>
          </w:tcPr>
          <w:p w14:paraId="138093AC" w14:textId="2A0EBF2D"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5</w:t>
            </w:r>
          </w:p>
        </w:tc>
        <w:tc>
          <w:tcPr>
            <w:tcW w:w="5670" w:type="dxa"/>
          </w:tcPr>
          <w:p w14:paraId="46ADE3E2" w14:textId="12C8FC17"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Indicates the dataset or catalogue should no longer be used and can be deleted</w:t>
            </w:r>
          </w:p>
        </w:tc>
      </w:tr>
      <w:tr w:rsidR="00AF7683" w:rsidRPr="000F3C94" w14:paraId="7B8F0E33" w14:textId="77777777" w:rsidTr="009D1BE3">
        <w:trPr>
          <w:cantSplit/>
          <w:trHeight w:val="20"/>
        </w:trPr>
        <w:tc>
          <w:tcPr>
            <w:tcW w:w="1418" w:type="dxa"/>
          </w:tcPr>
          <w:p w14:paraId="4452BF3C" w14:textId="1B07F996" w:rsidR="00AF7683" w:rsidRPr="000F3C94" w:rsidRDefault="00AF7683" w:rsidP="00AF7683">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B51F889" w14:textId="00FB50AD" w:rsidR="00AF7683" w:rsidRPr="000F3C94" w:rsidRDefault="00AF7683" w:rsidP="00AF7683">
            <w:pPr>
              <w:snapToGrid w:val="0"/>
              <w:spacing w:before="60" w:after="60"/>
              <w:jc w:val="left"/>
              <w:rPr>
                <w:rFonts w:eastAsia="Malgun Gothic"/>
                <w:sz w:val="16"/>
                <w:szCs w:val="16"/>
                <w:lang w:val="en-GB"/>
              </w:rPr>
            </w:pPr>
            <w:r w:rsidRPr="000F3C94">
              <w:rPr>
                <w:rFonts w:eastAsia="Malgun Gothic"/>
                <w:sz w:val="16"/>
                <w:szCs w:val="16"/>
                <w:lang w:val="en-GB"/>
              </w:rPr>
              <w:t>delta</w:t>
            </w:r>
          </w:p>
        </w:tc>
        <w:tc>
          <w:tcPr>
            <w:tcW w:w="3402" w:type="dxa"/>
          </w:tcPr>
          <w:p w14:paraId="12B8AC1D" w14:textId="7B312C3F"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Dataset difference</w:t>
            </w:r>
          </w:p>
        </w:tc>
        <w:tc>
          <w:tcPr>
            <w:tcW w:w="850" w:type="dxa"/>
          </w:tcPr>
          <w:p w14:paraId="51AF9041" w14:textId="287B65F9" w:rsidR="00AF7683" w:rsidRPr="000F3C94" w:rsidRDefault="00AF7683" w:rsidP="00AF7683">
            <w:pPr>
              <w:snapToGrid w:val="0"/>
              <w:spacing w:before="60" w:after="60"/>
              <w:jc w:val="center"/>
              <w:rPr>
                <w:rFonts w:eastAsia="Malgun Gothic"/>
                <w:sz w:val="16"/>
                <w:szCs w:val="16"/>
                <w:lang w:val="en-GB"/>
              </w:rPr>
            </w:pPr>
            <w:r w:rsidRPr="000F3C94">
              <w:rPr>
                <w:rFonts w:eastAsia="Malgun Gothic"/>
                <w:sz w:val="16"/>
                <w:szCs w:val="16"/>
                <w:lang w:val="en-GB"/>
              </w:rPr>
              <w:t>6</w:t>
            </w:r>
          </w:p>
        </w:tc>
        <w:tc>
          <w:tcPr>
            <w:tcW w:w="5670" w:type="dxa"/>
          </w:tcPr>
          <w:p w14:paraId="573DDE89" w14:textId="2103C951"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Reserved for future use</w:t>
            </w:r>
          </w:p>
        </w:tc>
      </w:tr>
    </w:tbl>
    <w:p w14:paraId="233AA116" w14:textId="77777777" w:rsidR="00355F16" w:rsidRPr="000F3C94" w:rsidRDefault="00355F16" w:rsidP="00355F16">
      <w:pPr>
        <w:spacing w:after="0"/>
        <w:rPr>
          <w:lang w:val="en-GB"/>
        </w:rPr>
      </w:pPr>
    </w:p>
    <w:p w14:paraId="35566B17" w14:textId="1CDE9D06" w:rsidR="00B92617" w:rsidRPr="000F3C94" w:rsidRDefault="00B92617" w:rsidP="00355F16">
      <w:pPr>
        <w:pStyle w:val="Heading4"/>
        <w:tabs>
          <w:tab w:val="clear" w:pos="940"/>
          <w:tab w:val="clear" w:pos="1140"/>
          <w:tab w:val="clear" w:pos="1360"/>
        </w:tabs>
        <w:rPr>
          <w:lang w:val="en-GB"/>
        </w:rPr>
      </w:pPr>
      <w:r w:rsidRPr="000F3C94">
        <w:rPr>
          <w:lang w:val="en-GB"/>
        </w:rPr>
        <w:t>S100_TemporalExtent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126"/>
        <w:gridCol w:w="3402"/>
      </w:tblGrid>
      <w:tr w:rsidR="00672546" w:rsidRPr="000F3C94" w14:paraId="3310FABB" w14:textId="77777777" w:rsidTr="00264BFF">
        <w:trPr>
          <w:trHeight w:val="277"/>
        </w:trPr>
        <w:tc>
          <w:tcPr>
            <w:tcW w:w="1418" w:type="dxa"/>
            <w:shd w:val="clear" w:color="auto" w:fill="E7E6E6"/>
          </w:tcPr>
          <w:p w14:paraId="1CC3C72D" w14:textId="22B7D31A" w:rsidR="00672546" w:rsidRPr="000F3C94" w:rsidRDefault="00672546" w:rsidP="00672546">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cPr>
          <w:p w14:paraId="5AEE7630" w14:textId="65E4F2D1" w:rsidR="00672546" w:rsidRPr="000F3C94" w:rsidRDefault="00672546" w:rsidP="00672546">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93903E1"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B568C8D" w14:textId="77777777" w:rsidR="00672546" w:rsidRPr="000F3C94" w:rsidRDefault="00672546" w:rsidP="00672546">
            <w:pPr>
              <w:snapToGrid w:val="0"/>
              <w:spacing w:before="60" w:after="60"/>
              <w:jc w:val="center"/>
              <w:rPr>
                <w:b/>
                <w:sz w:val="16"/>
                <w:szCs w:val="16"/>
                <w:lang w:val="en-GB"/>
              </w:rPr>
            </w:pPr>
            <w:r w:rsidRPr="000F3C94">
              <w:rPr>
                <w:b/>
                <w:sz w:val="16"/>
                <w:szCs w:val="16"/>
                <w:lang w:val="en-GB"/>
              </w:rPr>
              <w:t>Mult</w:t>
            </w:r>
          </w:p>
        </w:tc>
        <w:tc>
          <w:tcPr>
            <w:tcW w:w="2126" w:type="dxa"/>
            <w:shd w:val="clear" w:color="auto" w:fill="E7E6E6"/>
          </w:tcPr>
          <w:p w14:paraId="725AF7CD"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Type</w:t>
            </w:r>
          </w:p>
        </w:tc>
        <w:tc>
          <w:tcPr>
            <w:tcW w:w="3402" w:type="dxa"/>
            <w:shd w:val="clear" w:color="auto" w:fill="E7E6E6"/>
          </w:tcPr>
          <w:p w14:paraId="26E179F9"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Remarks</w:t>
            </w:r>
          </w:p>
        </w:tc>
      </w:tr>
      <w:tr w:rsidR="00EC0514" w:rsidRPr="000F3C94" w14:paraId="44DA8B4B" w14:textId="77777777" w:rsidTr="00264BFF">
        <w:trPr>
          <w:trHeight w:val="227"/>
        </w:trPr>
        <w:tc>
          <w:tcPr>
            <w:tcW w:w="1418" w:type="dxa"/>
          </w:tcPr>
          <w:p w14:paraId="00B925BC" w14:textId="012A55BB" w:rsidR="00EC0514" w:rsidRPr="000F3C94" w:rsidRDefault="00EC0514" w:rsidP="00EC0514">
            <w:pPr>
              <w:snapToGrid w:val="0"/>
              <w:spacing w:before="60" w:after="60"/>
              <w:jc w:val="left"/>
              <w:rPr>
                <w:sz w:val="16"/>
                <w:szCs w:val="16"/>
                <w:lang w:val="en-GB"/>
              </w:rPr>
            </w:pPr>
            <w:r w:rsidRPr="000F3C94">
              <w:rPr>
                <w:sz w:val="16"/>
                <w:szCs w:val="16"/>
                <w:lang w:val="en-GB"/>
              </w:rPr>
              <w:t>Class</w:t>
            </w:r>
          </w:p>
        </w:tc>
        <w:tc>
          <w:tcPr>
            <w:tcW w:w="2977" w:type="dxa"/>
          </w:tcPr>
          <w:p w14:paraId="2D6FB765" w14:textId="57A28ADC" w:rsidR="00EC0514" w:rsidRPr="000F3C94" w:rsidRDefault="00EC0514" w:rsidP="00EC0514">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TemporalExtent</w:t>
            </w:r>
          </w:p>
        </w:tc>
        <w:tc>
          <w:tcPr>
            <w:tcW w:w="3544" w:type="dxa"/>
          </w:tcPr>
          <w:p w14:paraId="31DB60E7" w14:textId="38200830" w:rsidR="00EC0514" w:rsidRPr="000F3C94" w:rsidRDefault="00EC0514" w:rsidP="00EC0514">
            <w:pPr>
              <w:snapToGrid w:val="0"/>
              <w:spacing w:before="60" w:after="60"/>
              <w:jc w:val="left"/>
              <w:rPr>
                <w:sz w:val="16"/>
                <w:szCs w:val="16"/>
                <w:lang w:val="en-GB"/>
              </w:rPr>
            </w:pPr>
            <w:r w:rsidRPr="000F3C94">
              <w:rPr>
                <w:sz w:val="16"/>
                <w:szCs w:val="16"/>
                <w:lang w:val="en-GB"/>
              </w:rPr>
              <w:t>Temporal extent</w:t>
            </w:r>
          </w:p>
        </w:tc>
        <w:tc>
          <w:tcPr>
            <w:tcW w:w="850" w:type="dxa"/>
          </w:tcPr>
          <w:p w14:paraId="48215522" w14:textId="3FE6F59A" w:rsidR="00EC0514" w:rsidRPr="000F3C94" w:rsidRDefault="00EC0514" w:rsidP="00EC0514">
            <w:pPr>
              <w:snapToGrid w:val="0"/>
              <w:spacing w:before="60" w:after="60"/>
              <w:jc w:val="center"/>
              <w:rPr>
                <w:sz w:val="16"/>
                <w:szCs w:val="16"/>
                <w:lang w:val="en-GB"/>
              </w:rPr>
            </w:pPr>
            <w:r w:rsidRPr="000F3C94">
              <w:rPr>
                <w:sz w:val="16"/>
                <w:szCs w:val="16"/>
                <w:lang w:val="en-GB"/>
              </w:rPr>
              <w:t>-</w:t>
            </w:r>
          </w:p>
        </w:tc>
        <w:tc>
          <w:tcPr>
            <w:tcW w:w="2126" w:type="dxa"/>
          </w:tcPr>
          <w:p w14:paraId="41CBE3AD" w14:textId="77777777" w:rsidR="00EC0514" w:rsidRPr="000F3C94" w:rsidRDefault="00EC0514" w:rsidP="00EC0514">
            <w:pPr>
              <w:snapToGrid w:val="0"/>
              <w:spacing w:before="60" w:after="60"/>
              <w:jc w:val="left"/>
              <w:rPr>
                <w:sz w:val="16"/>
                <w:szCs w:val="16"/>
                <w:lang w:val="en-GB"/>
              </w:rPr>
            </w:pPr>
          </w:p>
        </w:tc>
        <w:tc>
          <w:tcPr>
            <w:tcW w:w="3402" w:type="dxa"/>
          </w:tcPr>
          <w:p w14:paraId="45EA3405" w14:textId="71C959C6" w:rsidR="00EC0514" w:rsidRPr="000F3C94" w:rsidRDefault="00EC0514" w:rsidP="00EC0514">
            <w:pPr>
              <w:snapToGrid w:val="0"/>
              <w:spacing w:before="60" w:after="60"/>
              <w:jc w:val="left"/>
              <w:rPr>
                <w:spacing w:val="-12"/>
                <w:sz w:val="16"/>
                <w:szCs w:val="16"/>
                <w:lang w:val="en-GB"/>
              </w:rPr>
            </w:pPr>
            <w:r w:rsidRPr="000F3C94">
              <w:rPr>
                <w:sz w:val="16"/>
                <w:szCs w:val="16"/>
                <w:lang w:val="en-GB"/>
              </w:rPr>
              <w:t xml:space="preserve">At least one of the </w:t>
            </w:r>
            <w:proofErr w:type="spellStart"/>
            <w:r w:rsidRPr="000F3C94">
              <w:rPr>
                <w:sz w:val="16"/>
                <w:szCs w:val="16"/>
                <w:lang w:val="en-GB"/>
              </w:rPr>
              <w:t>timeInstantBegin</w:t>
            </w:r>
            <w:proofErr w:type="spellEnd"/>
            <w:r w:rsidRPr="000F3C94">
              <w:rPr>
                <w:sz w:val="16"/>
                <w:szCs w:val="16"/>
                <w:lang w:val="en-GB"/>
              </w:rPr>
              <w:t xml:space="preserve"> and </w:t>
            </w:r>
            <w:proofErr w:type="spellStart"/>
            <w:r w:rsidRPr="000F3C94">
              <w:rPr>
                <w:sz w:val="16"/>
                <w:szCs w:val="16"/>
                <w:lang w:val="en-GB"/>
              </w:rPr>
              <w:t>timeInstantEnd</w:t>
            </w:r>
            <w:proofErr w:type="spellEnd"/>
            <w:r w:rsidRPr="000F3C94">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EC0514" w:rsidRPr="000F3C94" w14:paraId="28BB9B60" w14:textId="77777777" w:rsidTr="00264BFF">
        <w:trPr>
          <w:trHeight w:val="227"/>
        </w:trPr>
        <w:tc>
          <w:tcPr>
            <w:tcW w:w="1418" w:type="dxa"/>
          </w:tcPr>
          <w:p w14:paraId="03AEF83D" w14:textId="50278CC6"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597E2FF2" w14:textId="63F98D8F" w:rsidR="00EC0514" w:rsidRPr="000F3C94" w:rsidRDefault="00EC0514" w:rsidP="00EC0514">
            <w:pPr>
              <w:snapToGrid w:val="0"/>
              <w:spacing w:before="60" w:after="60"/>
              <w:jc w:val="left"/>
              <w:rPr>
                <w:sz w:val="16"/>
                <w:szCs w:val="16"/>
                <w:lang w:val="en-GB"/>
              </w:rPr>
            </w:pPr>
            <w:proofErr w:type="spellStart"/>
            <w:r w:rsidRPr="000F3C94">
              <w:rPr>
                <w:rFonts w:eastAsia="Malgun Gothic"/>
                <w:sz w:val="16"/>
                <w:szCs w:val="16"/>
                <w:lang w:val="en-GB"/>
              </w:rPr>
              <w:t>timeInstantBegin</w:t>
            </w:r>
            <w:proofErr w:type="spellEnd"/>
          </w:p>
        </w:tc>
        <w:tc>
          <w:tcPr>
            <w:tcW w:w="3544" w:type="dxa"/>
          </w:tcPr>
          <w:p w14:paraId="59023EFD" w14:textId="41822A4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begins</w:t>
            </w:r>
          </w:p>
        </w:tc>
        <w:tc>
          <w:tcPr>
            <w:tcW w:w="850" w:type="dxa"/>
          </w:tcPr>
          <w:p w14:paraId="46375537" w14:textId="399C911A"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53CCE8A2" w14:textId="46776BD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77057DE4" w14:textId="77777777" w:rsidR="00EC0514" w:rsidRPr="000F3C94" w:rsidRDefault="00EC0514" w:rsidP="00EC0514">
            <w:pPr>
              <w:snapToGrid w:val="0"/>
              <w:spacing w:before="60" w:after="60"/>
              <w:jc w:val="left"/>
              <w:rPr>
                <w:sz w:val="16"/>
                <w:szCs w:val="16"/>
                <w:lang w:val="en-GB"/>
              </w:rPr>
            </w:pPr>
          </w:p>
        </w:tc>
      </w:tr>
      <w:tr w:rsidR="00EC0514" w:rsidRPr="000F3C94" w14:paraId="02A37F5A" w14:textId="77777777" w:rsidTr="00264BFF">
        <w:trPr>
          <w:trHeight w:val="227"/>
        </w:trPr>
        <w:tc>
          <w:tcPr>
            <w:tcW w:w="1418" w:type="dxa"/>
          </w:tcPr>
          <w:p w14:paraId="1C1468A5" w14:textId="1850575C"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2D64B454" w14:textId="5143D43A" w:rsidR="00EC0514" w:rsidRPr="000F3C94" w:rsidRDefault="00EC0514" w:rsidP="00EC0514">
            <w:pPr>
              <w:snapToGrid w:val="0"/>
              <w:spacing w:before="60" w:after="60"/>
              <w:jc w:val="left"/>
              <w:rPr>
                <w:sz w:val="16"/>
                <w:szCs w:val="16"/>
                <w:lang w:val="en-GB"/>
              </w:rPr>
            </w:pPr>
            <w:proofErr w:type="spellStart"/>
            <w:r w:rsidRPr="000F3C94">
              <w:rPr>
                <w:rFonts w:eastAsia="Malgun Gothic"/>
                <w:sz w:val="16"/>
                <w:szCs w:val="16"/>
                <w:lang w:val="en-GB"/>
              </w:rPr>
              <w:t>timeInstantEnd</w:t>
            </w:r>
            <w:proofErr w:type="spellEnd"/>
          </w:p>
        </w:tc>
        <w:tc>
          <w:tcPr>
            <w:tcW w:w="3544" w:type="dxa"/>
          </w:tcPr>
          <w:p w14:paraId="0B66C167" w14:textId="765AFBD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ends</w:t>
            </w:r>
          </w:p>
        </w:tc>
        <w:tc>
          <w:tcPr>
            <w:tcW w:w="850" w:type="dxa"/>
          </w:tcPr>
          <w:p w14:paraId="00163974" w14:textId="1B7C7FE3"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6FA6D0FC" w14:textId="1242E90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6DAC3614" w14:textId="77777777" w:rsidR="00EC0514" w:rsidRPr="000F3C94" w:rsidRDefault="00EC0514" w:rsidP="00EC0514">
            <w:pPr>
              <w:snapToGrid w:val="0"/>
              <w:spacing w:before="60" w:after="60"/>
              <w:jc w:val="left"/>
              <w:rPr>
                <w:sz w:val="16"/>
                <w:szCs w:val="16"/>
                <w:lang w:val="en-GB"/>
              </w:rPr>
            </w:pPr>
          </w:p>
        </w:tc>
      </w:tr>
    </w:tbl>
    <w:p w14:paraId="23376F34" w14:textId="77777777" w:rsidR="00DE48FB" w:rsidRPr="000F3C94" w:rsidRDefault="00DE48FB" w:rsidP="00790CFF">
      <w:pPr>
        <w:spacing w:after="0"/>
        <w:rPr>
          <w:lang w:val="en-GB"/>
        </w:rPr>
      </w:pPr>
    </w:p>
    <w:p w14:paraId="30553E66" w14:textId="573AD765" w:rsidR="00B92617" w:rsidRPr="000F3C94" w:rsidRDefault="00B92617" w:rsidP="00790CFF">
      <w:pPr>
        <w:pStyle w:val="Heading4"/>
        <w:tabs>
          <w:tab w:val="clear" w:pos="940"/>
          <w:tab w:val="clear" w:pos="1140"/>
          <w:tab w:val="clear" w:pos="1360"/>
        </w:tabs>
        <w:rPr>
          <w:lang w:val="en-GB"/>
        </w:rPr>
      </w:pPr>
      <w:bookmarkStart w:id="605" w:name="_Toc403560570"/>
      <w:bookmarkStart w:id="606" w:name="_Toc152232618"/>
      <w:bookmarkEnd w:id="603"/>
      <w:bookmarkEnd w:id="604"/>
      <w:r w:rsidRPr="000F3C94">
        <w:rPr>
          <w:lang w:val="en-GB"/>
        </w:rPr>
        <w:t>S100_EncodingFormat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802B39" w:rsidRPr="000F3C94" w14:paraId="5792F1BF" w14:textId="77777777" w:rsidTr="00E975E4">
        <w:trPr>
          <w:cantSplit/>
        </w:trPr>
        <w:tc>
          <w:tcPr>
            <w:tcW w:w="1418" w:type="dxa"/>
            <w:shd w:val="clear" w:color="auto" w:fill="E7E6E6"/>
          </w:tcPr>
          <w:p w14:paraId="571FC41D" w14:textId="585886D7" w:rsidR="00802B39" w:rsidRPr="000F3C94" w:rsidRDefault="00802B39" w:rsidP="00802B39">
            <w:pPr>
              <w:snapToGrid w:val="0"/>
              <w:spacing w:before="60" w:after="60"/>
              <w:jc w:val="left"/>
              <w:rPr>
                <w:b/>
                <w:sz w:val="16"/>
                <w:szCs w:val="16"/>
                <w:lang w:val="en-GB"/>
              </w:rPr>
            </w:pPr>
            <w:r w:rsidRPr="000F3C94">
              <w:rPr>
                <w:b/>
                <w:sz w:val="16"/>
                <w:szCs w:val="16"/>
                <w:lang w:val="en-GB" w:eastAsia="ar-SA"/>
              </w:rPr>
              <w:t>Item</w:t>
            </w:r>
          </w:p>
        </w:tc>
        <w:tc>
          <w:tcPr>
            <w:tcW w:w="2977" w:type="dxa"/>
            <w:shd w:val="clear" w:color="auto" w:fill="E7E6E6"/>
          </w:tcPr>
          <w:p w14:paraId="48D9B600" w14:textId="064318EC" w:rsidR="00802B39" w:rsidRPr="000F3C94" w:rsidRDefault="00802B39" w:rsidP="00802B39">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63280C25"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1266C1BC" w14:textId="77777777" w:rsidR="00802B39" w:rsidRPr="000F3C94" w:rsidRDefault="00802B39" w:rsidP="00802B3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0B22F80E"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Remarks</w:t>
            </w:r>
          </w:p>
        </w:tc>
      </w:tr>
      <w:tr w:rsidR="00802B39" w:rsidRPr="000F3C94" w14:paraId="00614DDB" w14:textId="77777777" w:rsidTr="00E975E4">
        <w:trPr>
          <w:cantSplit/>
        </w:trPr>
        <w:tc>
          <w:tcPr>
            <w:tcW w:w="1418" w:type="dxa"/>
          </w:tcPr>
          <w:p w14:paraId="1A45F891" w14:textId="5739BCDF" w:rsidR="00802B39" w:rsidRPr="000F3C94" w:rsidRDefault="00802B39" w:rsidP="00802B39">
            <w:pPr>
              <w:snapToGrid w:val="0"/>
              <w:spacing w:before="60" w:after="60"/>
              <w:jc w:val="left"/>
              <w:rPr>
                <w:sz w:val="16"/>
                <w:szCs w:val="16"/>
                <w:lang w:val="en-GB"/>
              </w:rPr>
            </w:pPr>
            <w:r w:rsidRPr="000F3C94">
              <w:rPr>
                <w:sz w:val="16"/>
                <w:szCs w:val="16"/>
                <w:lang w:val="en-GB" w:eastAsia="ar-SA"/>
              </w:rPr>
              <w:t>Enumeration</w:t>
            </w:r>
          </w:p>
        </w:tc>
        <w:tc>
          <w:tcPr>
            <w:tcW w:w="2977" w:type="dxa"/>
          </w:tcPr>
          <w:p w14:paraId="3B512339" w14:textId="5E3B0BF1" w:rsidR="00802B39" w:rsidRPr="000F3C94" w:rsidRDefault="00802B39" w:rsidP="00802B39">
            <w:pPr>
              <w:snapToGrid w:val="0"/>
              <w:spacing w:before="60" w:after="60"/>
              <w:jc w:val="left"/>
              <w:rPr>
                <w:sz w:val="16"/>
                <w:szCs w:val="16"/>
                <w:lang w:val="en-GB"/>
              </w:rPr>
            </w:pPr>
            <w:r w:rsidRPr="000F3C94">
              <w:rPr>
                <w:sz w:val="16"/>
                <w:szCs w:val="16"/>
                <w:lang w:val="en-GB"/>
              </w:rPr>
              <w:t>S100_DataFormat</w:t>
            </w:r>
          </w:p>
        </w:tc>
        <w:tc>
          <w:tcPr>
            <w:tcW w:w="3544" w:type="dxa"/>
          </w:tcPr>
          <w:p w14:paraId="32C11EB2" w14:textId="19F33790" w:rsidR="00802B39" w:rsidRPr="000F3C94" w:rsidRDefault="00802B39" w:rsidP="00802B39">
            <w:pPr>
              <w:snapToGrid w:val="0"/>
              <w:spacing w:before="60" w:after="60"/>
              <w:jc w:val="left"/>
              <w:rPr>
                <w:sz w:val="16"/>
                <w:szCs w:val="16"/>
                <w:lang w:val="en-GB"/>
              </w:rPr>
            </w:pPr>
            <w:r w:rsidRPr="000F3C94">
              <w:rPr>
                <w:sz w:val="16"/>
                <w:szCs w:val="16"/>
                <w:lang w:val="en-GB"/>
              </w:rPr>
              <w:t>The encoding format</w:t>
            </w:r>
          </w:p>
        </w:tc>
        <w:tc>
          <w:tcPr>
            <w:tcW w:w="850" w:type="dxa"/>
          </w:tcPr>
          <w:p w14:paraId="35C3561A" w14:textId="22A7530D" w:rsidR="00802B39" w:rsidRPr="000F3C94" w:rsidRDefault="00802B39" w:rsidP="00802B39">
            <w:pPr>
              <w:snapToGrid w:val="0"/>
              <w:spacing w:before="60" w:after="60"/>
              <w:jc w:val="center"/>
              <w:rPr>
                <w:sz w:val="16"/>
                <w:szCs w:val="16"/>
                <w:lang w:val="en-GB"/>
              </w:rPr>
            </w:pPr>
            <w:r w:rsidRPr="000F3C94">
              <w:rPr>
                <w:sz w:val="16"/>
                <w:szCs w:val="16"/>
                <w:lang w:val="en-GB"/>
              </w:rPr>
              <w:t>-</w:t>
            </w:r>
          </w:p>
        </w:tc>
        <w:tc>
          <w:tcPr>
            <w:tcW w:w="5528" w:type="dxa"/>
          </w:tcPr>
          <w:p w14:paraId="21CAE935" w14:textId="0829D4FF"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802B39" w:rsidRPr="000F3C94" w14:paraId="2E462F9C" w14:textId="77777777" w:rsidTr="00E975E4">
        <w:trPr>
          <w:cantSplit/>
        </w:trPr>
        <w:tc>
          <w:tcPr>
            <w:tcW w:w="1418" w:type="dxa"/>
          </w:tcPr>
          <w:p w14:paraId="584D180A" w14:textId="5D0F9DE3" w:rsidR="00802B39" w:rsidRPr="000F3C94" w:rsidRDefault="00802B39" w:rsidP="00802B39">
            <w:pPr>
              <w:snapToGrid w:val="0"/>
              <w:spacing w:before="60" w:after="60"/>
              <w:jc w:val="left"/>
              <w:rPr>
                <w:sz w:val="16"/>
                <w:szCs w:val="16"/>
                <w:lang w:val="en-GB"/>
              </w:rPr>
            </w:pPr>
            <w:r w:rsidRPr="000F3C94">
              <w:rPr>
                <w:sz w:val="16"/>
                <w:szCs w:val="16"/>
                <w:lang w:val="en-GB" w:eastAsia="ar-SA"/>
              </w:rPr>
              <w:t>Value</w:t>
            </w:r>
          </w:p>
        </w:tc>
        <w:tc>
          <w:tcPr>
            <w:tcW w:w="2977" w:type="dxa"/>
          </w:tcPr>
          <w:p w14:paraId="6C5724D9" w14:textId="261A416F" w:rsidR="00802B39" w:rsidRPr="000F3C94" w:rsidRDefault="00802B39" w:rsidP="00802B39">
            <w:pPr>
              <w:snapToGrid w:val="0"/>
              <w:spacing w:before="60" w:after="60"/>
              <w:jc w:val="left"/>
              <w:rPr>
                <w:sz w:val="16"/>
                <w:szCs w:val="16"/>
                <w:lang w:val="en-GB"/>
              </w:rPr>
            </w:pPr>
            <w:r w:rsidRPr="000F3C94">
              <w:rPr>
                <w:sz w:val="16"/>
                <w:szCs w:val="16"/>
                <w:lang w:val="en-GB"/>
              </w:rPr>
              <w:t>ISO/IEC 8211</w:t>
            </w:r>
          </w:p>
        </w:tc>
        <w:tc>
          <w:tcPr>
            <w:tcW w:w="3544" w:type="dxa"/>
          </w:tcPr>
          <w:p w14:paraId="662D8327" w14:textId="7FCD558B" w:rsidR="00802B39" w:rsidRPr="000F3C94" w:rsidRDefault="00802B39" w:rsidP="00802B39">
            <w:pPr>
              <w:snapToGrid w:val="0"/>
              <w:spacing w:before="60" w:after="60"/>
              <w:jc w:val="left"/>
              <w:rPr>
                <w:sz w:val="16"/>
                <w:szCs w:val="16"/>
                <w:lang w:val="en-GB"/>
              </w:rPr>
            </w:pPr>
            <w:r w:rsidRPr="000F3C94">
              <w:rPr>
                <w:sz w:val="16"/>
                <w:szCs w:val="16"/>
                <w:lang w:val="en-GB"/>
              </w:rPr>
              <w:t>The ISO/IEC 8211 data format as defined in Part 10a</w:t>
            </w:r>
          </w:p>
        </w:tc>
        <w:tc>
          <w:tcPr>
            <w:tcW w:w="850" w:type="dxa"/>
          </w:tcPr>
          <w:p w14:paraId="7B0D65C7" w14:textId="1B8A4F59" w:rsidR="00802B39" w:rsidRPr="000F3C94" w:rsidRDefault="00802B39" w:rsidP="00802B39">
            <w:pPr>
              <w:snapToGrid w:val="0"/>
              <w:spacing w:before="60" w:after="60"/>
              <w:jc w:val="center"/>
              <w:rPr>
                <w:sz w:val="16"/>
                <w:szCs w:val="16"/>
                <w:lang w:val="en-GB"/>
              </w:rPr>
            </w:pPr>
            <w:r w:rsidRPr="000F3C94">
              <w:rPr>
                <w:sz w:val="16"/>
                <w:szCs w:val="16"/>
                <w:lang w:val="en-GB"/>
              </w:rPr>
              <w:t>1</w:t>
            </w:r>
          </w:p>
        </w:tc>
        <w:tc>
          <w:tcPr>
            <w:tcW w:w="5528" w:type="dxa"/>
          </w:tcPr>
          <w:p w14:paraId="4C0671BD" w14:textId="553BD8B6"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7C620E" w:rsidRPr="000F3C94" w14:paraId="75CBD7E3" w14:textId="77777777" w:rsidTr="00E975E4">
        <w:trPr>
          <w:cantSplit/>
        </w:trPr>
        <w:tc>
          <w:tcPr>
            <w:tcW w:w="1418" w:type="dxa"/>
          </w:tcPr>
          <w:p w14:paraId="03392175" w14:textId="5A99B654"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4146FC0F" w14:textId="4F7CD661" w:rsidR="007C620E" w:rsidRPr="000F3C94" w:rsidRDefault="007C620E" w:rsidP="007C620E">
            <w:pPr>
              <w:snapToGrid w:val="0"/>
              <w:spacing w:before="60" w:after="60"/>
              <w:jc w:val="left"/>
              <w:rPr>
                <w:sz w:val="16"/>
                <w:szCs w:val="16"/>
                <w:lang w:val="en-GB"/>
              </w:rPr>
            </w:pPr>
            <w:r w:rsidRPr="000F3C94">
              <w:rPr>
                <w:sz w:val="16"/>
                <w:szCs w:val="16"/>
                <w:lang w:val="en-GB"/>
              </w:rPr>
              <w:t>GML</w:t>
            </w:r>
          </w:p>
        </w:tc>
        <w:tc>
          <w:tcPr>
            <w:tcW w:w="3544" w:type="dxa"/>
          </w:tcPr>
          <w:p w14:paraId="5B40ABE1" w14:textId="2E8E924A" w:rsidR="007C620E" w:rsidRPr="000F3C94" w:rsidRDefault="007C620E" w:rsidP="007C620E">
            <w:pPr>
              <w:snapToGrid w:val="0"/>
              <w:spacing w:before="60" w:after="60"/>
              <w:jc w:val="left"/>
              <w:rPr>
                <w:sz w:val="16"/>
                <w:szCs w:val="16"/>
                <w:lang w:val="en-GB"/>
              </w:rPr>
            </w:pPr>
            <w:r w:rsidRPr="000F3C94">
              <w:rPr>
                <w:sz w:val="16"/>
                <w:szCs w:val="16"/>
                <w:lang w:val="en-GB"/>
              </w:rPr>
              <w:t>The GML data format as defined in Part 10b</w:t>
            </w:r>
          </w:p>
        </w:tc>
        <w:tc>
          <w:tcPr>
            <w:tcW w:w="850" w:type="dxa"/>
          </w:tcPr>
          <w:p w14:paraId="5B0ECE2C" w14:textId="2412C68D" w:rsidR="007C620E" w:rsidRPr="000F3C94" w:rsidRDefault="007C620E" w:rsidP="007C620E">
            <w:pPr>
              <w:snapToGrid w:val="0"/>
              <w:spacing w:before="60" w:after="60"/>
              <w:jc w:val="center"/>
              <w:rPr>
                <w:sz w:val="16"/>
                <w:szCs w:val="16"/>
                <w:lang w:val="en-GB"/>
              </w:rPr>
            </w:pPr>
            <w:r w:rsidRPr="000F3C94">
              <w:rPr>
                <w:sz w:val="16"/>
                <w:szCs w:val="16"/>
                <w:lang w:val="en-GB"/>
              </w:rPr>
              <w:t>2</w:t>
            </w:r>
          </w:p>
        </w:tc>
        <w:tc>
          <w:tcPr>
            <w:tcW w:w="5528" w:type="dxa"/>
          </w:tcPr>
          <w:p w14:paraId="62085C5A" w14:textId="3EF31458"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434B4FA6" w14:textId="77777777" w:rsidTr="00E975E4">
        <w:trPr>
          <w:cantSplit/>
        </w:trPr>
        <w:tc>
          <w:tcPr>
            <w:tcW w:w="1418" w:type="dxa"/>
          </w:tcPr>
          <w:p w14:paraId="6F5E092A" w14:textId="271EF429"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5B0DFD51" w14:textId="4C1C2902" w:rsidR="007C620E" w:rsidRPr="000F3C94" w:rsidRDefault="007C620E" w:rsidP="007C620E">
            <w:pPr>
              <w:snapToGrid w:val="0"/>
              <w:spacing w:before="60" w:after="60"/>
              <w:jc w:val="left"/>
              <w:rPr>
                <w:sz w:val="16"/>
                <w:szCs w:val="16"/>
                <w:lang w:val="en-GB"/>
              </w:rPr>
            </w:pPr>
            <w:r w:rsidRPr="000F3C94">
              <w:rPr>
                <w:sz w:val="16"/>
                <w:szCs w:val="16"/>
                <w:lang w:val="en-GB"/>
              </w:rPr>
              <w:t>HDF5</w:t>
            </w:r>
          </w:p>
        </w:tc>
        <w:tc>
          <w:tcPr>
            <w:tcW w:w="3544" w:type="dxa"/>
          </w:tcPr>
          <w:p w14:paraId="42BBF9BF" w14:textId="1F005699" w:rsidR="007C620E" w:rsidRPr="000F3C94" w:rsidRDefault="007C620E" w:rsidP="007C620E">
            <w:pPr>
              <w:snapToGrid w:val="0"/>
              <w:spacing w:before="60" w:after="60"/>
              <w:jc w:val="left"/>
              <w:rPr>
                <w:sz w:val="16"/>
                <w:szCs w:val="16"/>
                <w:lang w:val="en-GB"/>
              </w:rPr>
            </w:pPr>
            <w:r w:rsidRPr="000F3C94">
              <w:rPr>
                <w:sz w:val="16"/>
                <w:szCs w:val="16"/>
                <w:lang w:val="en-GB"/>
              </w:rPr>
              <w:t>The HDF5 data format as defined in Part 10c</w:t>
            </w:r>
          </w:p>
        </w:tc>
        <w:tc>
          <w:tcPr>
            <w:tcW w:w="850" w:type="dxa"/>
          </w:tcPr>
          <w:p w14:paraId="4068EEC0" w14:textId="3F5BE403" w:rsidR="007C620E" w:rsidRPr="000F3C94" w:rsidRDefault="00027CA6" w:rsidP="007C620E">
            <w:pPr>
              <w:snapToGrid w:val="0"/>
              <w:spacing w:before="60" w:after="60"/>
              <w:jc w:val="center"/>
              <w:rPr>
                <w:sz w:val="16"/>
                <w:szCs w:val="16"/>
                <w:lang w:val="en-GB"/>
              </w:rPr>
            </w:pPr>
            <w:r w:rsidRPr="000F3C94">
              <w:rPr>
                <w:sz w:val="16"/>
                <w:szCs w:val="16"/>
                <w:lang w:val="en-GB"/>
              </w:rPr>
              <w:t>3</w:t>
            </w:r>
          </w:p>
        </w:tc>
        <w:tc>
          <w:tcPr>
            <w:tcW w:w="5528" w:type="dxa"/>
          </w:tcPr>
          <w:p w14:paraId="149C17D7" w14:textId="04F52E1A"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047455FE" w14:textId="77777777" w:rsidTr="00E975E4">
        <w:trPr>
          <w:cantSplit/>
        </w:trPr>
        <w:tc>
          <w:tcPr>
            <w:tcW w:w="1418" w:type="dxa"/>
          </w:tcPr>
          <w:p w14:paraId="3DD4FF0D" w14:textId="7673F5AB"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2FF4757E" w14:textId="670B76AF" w:rsidR="007C620E" w:rsidRPr="000F3C94" w:rsidRDefault="007C620E" w:rsidP="007C620E">
            <w:pPr>
              <w:snapToGrid w:val="0"/>
              <w:spacing w:before="60" w:after="60"/>
              <w:jc w:val="left"/>
              <w:rPr>
                <w:sz w:val="16"/>
                <w:szCs w:val="16"/>
                <w:lang w:val="en-GB"/>
              </w:rPr>
            </w:pPr>
            <w:r w:rsidRPr="000F3C94">
              <w:rPr>
                <w:sz w:val="16"/>
                <w:szCs w:val="16"/>
                <w:lang w:val="en-GB"/>
              </w:rPr>
              <w:t>undefined</w:t>
            </w:r>
          </w:p>
        </w:tc>
        <w:tc>
          <w:tcPr>
            <w:tcW w:w="3544" w:type="dxa"/>
          </w:tcPr>
          <w:p w14:paraId="504C3FAF" w14:textId="22946A82" w:rsidR="007C620E" w:rsidRPr="000F3C94" w:rsidRDefault="007C620E" w:rsidP="007C620E">
            <w:pPr>
              <w:snapToGrid w:val="0"/>
              <w:spacing w:before="60" w:after="60"/>
              <w:jc w:val="left"/>
              <w:rPr>
                <w:sz w:val="16"/>
                <w:szCs w:val="16"/>
                <w:lang w:val="en-GB"/>
              </w:rPr>
            </w:pPr>
            <w:r w:rsidRPr="000F3C94">
              <w:rPr>
                <w:sz w:val="16"/>
                <w:szCs w:val="16"/>
                <w:lang w:val="en-GB"/>
              </w:rPr>
              <w:t>The encoding is defined in the Product Specification</w:t>
            </w:r>
          </w:p>
        </w:tc>
        <w:tc>
          <w:tcPr>
            <w:tcW w:w="850" w:type="dxa"/>
          </w:tcPr>
          <w:p w14:paraId="18340DCB" w14:textId="6722642F" w:rsidR="007C620E" w:rsidRPr="000F3C94" w:rsidRDefault="007C620E" w:rsidP="007C620E">
            <w:pPr>
              <w:snapToGrid w:val="0"/>
              <w:spacing w:before="60" w:after="60"/>
              <w:jc w:val="center"/>
              <w:rPr>
                <w:sz w:val="16"/>
                <w:szCs w:val="16"/>
                <w:lang w:val="en-GB"/>
              </w:rPr>
            </w:pPr>
            <w:r w:rsidRPr="000F3C94">
              <w:rPr>
                <w:sz w:val="16"/>
                <w:szCs w:val="16"/>
                <w:lang w:val="en-GB"/>
              </w:rPr>
              <w:t>100</w:t>
            </w:r>
          </w:p>
        </w:tc>
        <w:tc>
          <w:tcPr>
            <w:tcW w:w="5528" w:type="dxa"/>
          </w:tcPr>
          <w:p w14:paraId="2001E9D5" w14:textId="5FF56540" w:rsidR="007C620E" w:rsidRPr="000F3C94" w:rsidRDefault="007C620E" w:rsidP="007C620E">
            <w:pPr>
              <w:snapToGrid w:val="0"/>
              <w:spacing w:before="60" w:after="60"/>
              <w:jc w:val="left"/>
              <w:rPr>
                <w:sz w:val="16"/>
                <w:szCs w:val="16"/>
                <w:lang w:val="en-GB"/>
              </w:rPr>
            </w:pPr>
            <w:r w:rsidRPr="000F3C94">
              <w:rPr>
                <w:sz w:val="16"/>
                <w:szCs w:val="16"/>
                <w:lang w:val="en-GB"/>
              </w:rPr>
              <w:t xml:space="preserve">Use </w:t>
            </w:r>
            <w:r w:rsidR="00341BA8" w:rsidRPr="000F3C94">
              <w:rPr>
                <w:sz w:val="16"/>
                <w:szCs w:val="16"/>
                <w:lang w:val="en-GB"/>
              </w:rPr>
              <w:t>P</w:t>
            </w:r>
            <w:r w:rsidRPr="000F3C94">
              <w:rPr>
                <w:sz w:val="16"/>
                <w:szCs w:val="16"/>
                <w:lang w:val="en-GB"/>
              </w:rPr>
              <w:t xml:space="preserve">roduct </w:t>
            </w:r>
            <w:r w:rsidR="00341BA8" w:rsidRPr="000F3C94">
              <w:rPr>
                <w:sz w:val="16"/>
                <w:szCs w:val="16"/>
                <w:lang w:val="en-GB"/>
              </w:rPr>
              <w:t>S</w:t>
            </w:r>
            <w:r w:rsidRPr="000F3C94">
              <w:rPr>
                <w:sz w:val="16"/>
                <w:szCs w:val="16"/>
                <w:lang w:val="en-GB"/>
              </w:rPr>
              <w:t xml:space="preserve">pecification specific encoding means the data product and </w:t>
            </w:r>
            <w:r w:rsidR="004F0FA2" w:rsidRPr="000F3C94">
              <w:rPr>
                <w:sz w:val="16"/>
                <w:szCs w:val="16"/>
                <w:lang w:val="en-GB"/>
              </w:rPr>
              <w:t>P</w:t>
            </w:r>
            <w:r w:rsidRPr="000F3C94">
              <w:rPr>
                <w:sz w:val="16"/>
                <w:szCs w:val="16"/>
                <w:lang w:val="en-GB"/>
              </w:rPr>
              <w:t xml:space="preserve">roduct </w:t>
            </w:r>
            <w:r w:rsidR="004F0FA2" w:rsidRPr="000F3C94">
              <w:rPr>
                <w:sz w:val="16"/>
                <w:szCs w:val="16"/>
                <w:lang w:val="en-GB"/>
              </w:rPr>
              <w:t>S</w:t>
            </w:r>
            <w:r w:rsidRPr="000F3C94">
              <w:rPr>
                <w:sz w:val="16"/>
                <w:szCs w:val="16"/>
                <w:lang w:val="en-GB"/>
              </w:rPr>
              <w:t>pecification is not intended for an IHO S-100 compliant system</w:t>
            </w:r>
          </w:p>
        </w:tc>
      </w:tr>
    </w:tbl>
    <w:p w14:paraId="4E0A5187" w14:textId="1608E772" w:rsidR="0045468E" w:rsidRPr="000F3C94" w:rsidRDefault="0045468E">
      <w:pPr>
        <w:spacing w:after="0"/>
        <w:jc w:val="left"/>
        <w:rPr>
          <w:rFonts w:eastAsia="Malgun Gothic"/>
          <w:lang w:val="en-GB"/>
        </w:rPr>
      </w:pPr>
    </w:p>
    <w:p w14:paraId="01FC308B" w14:textId="77777777" w:rsidR="004C1EB7" w:rsidRPr="000F3C94" w:rsidRDefault="004C1EB7" w:rsidP="00E77762">
      <w:pPr>
        <w:pStyle w:val="Heading4"/>
        <w:tabs>
          <w:tab w:val="clear" w:pos="940"/>
          <w:tab w:val="clear" w:pos="1140"/>
          <w:tab w:val="clear" w:pos="1360"/>
        </w:tabs>
        <w:rPr>
          <w:lang w:val="en-GB"/>
        </w:rPr>
      </w:pPr>
      <w:bookmarkStart w:id="607" w:name="_Toc152232620"/>
      <w:bookmarkEnd w:id="605"/>
      <w:bookmarkEnd w:id="606"/>
      <w:r w:rsidRPr="000F3C94">
        <w:rPr>
          <w:lang w:val="en-GB"/>
        </w:rPr>
        <w:lastRenderedPageBreak/>
        <w:t>S100_ProductSpecification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552"/>
        <w:gridCol w:w="2976"/>
      </w:tblGrid>
      <w:tr w:rsidR="001373D4" w:rsidRPr="000F3C94" w14:paraId="217BD088" w14:textId="77777777" w:rsidTr="00135D06">
        <w:trPr>
          <w:cantSplit/>
        </w:trPr>
        <w:tc>
          <w:tcPr>
            <w:tcW w:w="1418" w:type="dxa"/>
            <w:shd w:val="clear" w:color="auto" w:fill="E7E6E6" w:themeFill="background2"/>
          </w:tcPr>
          <w:p w14:paraId="59883CD5" w14:textId="08CD7721" w:rsidR="001373D4" w:rsidRPr="000F3C94" w:rsidRDefault="001373D4" w:rsidP="001373D4">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hemeFill="background2"/>
          </w:tcPr>
          <w:p w14:paraId="42DEF3B4" w14:textId="194079AA" w:rsidR="001373D4" w:rsidRPr="000F3C94" w:rsidRDefault="001373D4" w:rsidP="001373D4">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7E381B7F"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4983CAE7" w14:textId="77777777" w:rsidR="001373D4" w:rsidRPr="000F3C94" w:rsidRDefault="001373D4" w:rsidP="001373D4">
            <w:pPr>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hemeFill="background2"/>
          </w:tcPr>
          <w:p w14:paraId="600BCBD2"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Type</w:t>
            </w:r>
          </w:p>
        </w:tc>
        <w:tc>
          <w:tcPr>
            <w:tcW w:w="2976" w:type="dxa"/>
            <w:shd w:val="clear" w:color="auto" w:fill="E7E6E6" w:themeFill="background2"/>
          </w:tcPr>
          <w:p w14:paraId="3F971134"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Remarks</w:t>
            </w:r>
          </w:p>
        </w:tc>
      </w:tr>
      <w:tr w:rsidR="001373D4" w:rsidRPr="000F3C94" w14:paraId="542D712F" w14:textId="77777777" w:rsidTr="00135D06">
        <w:trPr>
          <w:cantSplit/>
        </w:trPr>
        <w:tc>
          <w:tcPr>
            <w:tcW w:w="1418" w:type="dxa"/>
          </w:tcPr>
          <w:p w14:paraId="34C90DAD" w14:textId="4D5FD034" w:rsidR="001373D4" w:rsidRPr="000F3C94" w:rsidRDefault="001373D4" w:rsidP="001373D4">
            <w:pPr>
              <w:snapToGrid w:val="0"/>
              <w:spacing w:before="60" w:after="60"/>
              <w:jc w:val="left"/>
              <w:rPr>
                <w:sz w:val="16"/>
                <w:szCs w:val="16"/>
                <w:lang w:val="en-GB"/>
              </w:rPr>
            </w:pPr>
            <w:r w:rsidRPr="000F3C94">
              <w:rPr>
                <w:sz w:val="16"/>
                <w:szCs w:val="16"/>
                <w:lang w:val="en-GB"/>
              </w:rPr>
              <w:t>Class</w:t>
            </w:r>
          </w:p>
        </w:tc>
        <w:tc>
          <w:tcPr>
            <w:tcW w:w="2977" w:type="dxa"/>
          </w:tcPr>
          <w:p w14:paraId="25FBC6AD" w14:textId="0ADBFEC2" w:rsidR="001373D4" w:rsidRPr="000F3C94" w:rsidRDefault="001373D4" w:rsidP="001373D4">
            <w:pPr>
              <w:snapToGrid w:val="0"/>
              <w:spacing w:before="60" w:after="60"/>
              <w:jc w:val="left"/>
              <w:rPr>
                <w:sz w:val="16"/>
                <w:szCs w:val="16"/>
                <w:lang w:val="en-GB"/>
              </w:rPr>
            </w:pPr>
            <w:r w:rsidRPr="000F3C94">
              <w:rPr>
                <w:sz w:val="16"/>
                <w:szCs w:val="16"/>
                <w:lang w:val="en-GB"/>
              </w:rPr>
              <w:t>S100_ProductSpecification</w:t>
            </w:r>
          </w:p>
        </w:tc>
        <w:tc>
          <w:tcPr>
            <w:tcW w:w="3544" w:type="dxa"/>
          </w:tcPr>
          <w:p w14:paraId="4701A973" w14:textId="77777777" w:rsidR="001373D4" w:rsidRPr="000F3C94" w:rsidRDefault="001373D4" w:rsidP="001373D4">
            <w:pPr>
              <w:snapToGrid w:val="0"/>
              <w:spacing w:before="60" w:after="60"/>
              <w:jc w:val="left"/>
              <w:rPr>
                <w:sz w:val="16"/>
                <w:szCs w:val="16"/>
                <w:lang w:val="en-GB"/>
              </w:rPr>
            </w:pPr>
            <w:r w:rsidRPr="000F3C94">
              <w:rPr>
                <w:sz w:val="16"/>
                <w:szCs w:val="16"/>
                <w:lang w:val="en-GB"/>
              </w:rPr>
              <w:t>The Product Specification contains the information needed to build the specified product</w:t>
            </w:r>
          </w:p>
        </w:tc>
        <w:tc>
          <w:tcPr>
            <w:tcW w:w="850" w:type="dxa"/>
          </w:tcPr>
          <w:p w14:paraId="25CE6903" w14:textId="77777777" w:rsidR="001373D4" w:rsidRPr="000F3C94" w:rsidRDefault="001373D4" w:rsidP="001373D4">
            <w:pPr>
              <w:snapToGrid w:val="0"/>
              <w:spacing w:before="60" w:after="60"/>
              <w:jc w:val="center"/>
              <w:rPr>
                <w:sz w:val="16"/>
                <w:szCs w:val="16"/>
                <w:lang w:val="en-GB"/>
              </w:rPr>
            </w:pPr>
            <w:r w:rsidRPr="000F3C94">
              <w:rPr>
                <w:sz w:val="16"/>
                <w:szCs w:val="16"/>
                <w:lang w:val="en-GB"/>
              </w:rPr>
              <w:t>-</w:t>
            </w:r>
          </w:p>
        </w:tc>
        <w:tc>
          <w:tcPr>
            <w:tcW w:w="2552" w:type="dxa"/>
          </w:tcPr>
          <w:p w14:paraId="7A9F4F75"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c>
          <w:tcPr>
            <w:tcW w:w="2976" w:type="dxa"/>
          </w:tcPr>
          <w:p w14:paraId="4CB8449F"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r>
      <w:tr w:rsidR="001373D4" w:rsidRPr="000F3C94" w14:paraId="34B920B1" w14:textId="77777777" w:rsidTr="00135D06">
        <w:trPr>
          <w:cantSplit/>
        </w:trPr>
        <w:tc>
          <w:tcPr>
            <w:tcW w:w="1418" w:type="dxa"/>
          </w:tcPr>
          <w:p w14:paraId="0D399664" w14:textId="6FC342F7"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6E5C07B7" w14:textId="05684C09" w:rsidR="001373D4" w:rsidRPr="000F3C94" w:rsidRDefault="001373D4" w:rsidP="001373D4">
            <w:pPr>
              <w:snapToGrid w:val="0"/>
              <w:spacing w:before="60" w:after="60"/>
              <w:jc w:val="left"/>
              <w:rPr>
                <w:sz w:val="16"/>
                <w:szCs w:val="16"/>
                <w:lang w:val="en-GB"/>
              </w:rPr>
            </w:pPr>
            <w:r w:rsidRPr="000F3C94">
              <w:rPr>
                <w:sz w:val="16"/>
                <w:szCs w:val="16"/>
                <w:lang w:val="en-GB"/>
              </w:rPr>
              <w:t>name</w:t>
            </w:r>
          </w:p>
        </w:tc>
        <w:tc>
          <w:tcPr>
            <w:tcW w:w="3544" w:type="dxa"/>
          </w:tcPr>
          <w:p w14:paraId="5BA0EA0B" w14:textId="2BE1FB6B"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name of the </w:t>
            </w:r>
            <w:r w:rsidR="00DE528B" w:rsidRPr="000F3C94">
              <w:rPr>
                <w:sz w:val="16"/>
                <w:szCs w:val="16"/>
                <w:lang w:val="en-GB"/>
              </w:rPr>
              <w:t>P</w:t>
            </w:r>
            <w:r w:rsidRPr="000F3C94">
              <w:rPr>
                <w:sz w:val="16"/>
                <w:szCs w:val="16"/>
                <w:lang w:val="en-GB"/>
              </w:rPr>
              <w:t xml:space="preserve">roduct </w:t>
            </w:r>
            <w:r w:rsidR="00DE528B" w:rsidRPr="000F3C94">
              <w:rPr>
                <w:sz w:val="16"/>
                <w:szCs w:val="16"/>
                <w:lang w:val="en-GB"/>
              </w:rPr>
              <w:t>S</w:t>
            </w:r>
            <w:r w:rsidRPr="000F3C94">
              <w:rPr>
                <w:sz w:val="16"/>
                <w:szCs w:val="16"/>
                <w:lang w:val="en-GB"/>
              </w:rPr>
              <w:t>pecification used to create the datasets</w:t>
            </w:r>
          </w:p>
        </w:tc>
        <w:tc>
          <w:tcPr>
            <w:tcW w:w="850" w:type="dxa"/>
          </w:tcPr>
          <w:p w14:paraId="473F9DDC"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6E97D00B" w14:textId="77777777" w:rsidR="001373D4" w:rsidRPr="000F3C94" w:rsidRDefault="001373D4" w:rsidP="001373D4">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2976" w:type="dxa"/>
          </w:tcPr>
          <w:p w14:paraId="51152F01"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name in the GI Registry should be used for this field.</w:t>
            </w:r>
          </w:p>
        </w:tc>
      </w:tr>
      <w:tr w:rsidR="001373D4" w:rsidRPr="000F3C94" w14:paraId="261B4421" w14:textId="77777777" w:rsidTr="00135D06">
        <w:trPr>
          <w:cantSplit/>
        </w:trPr>
        <w:tc>
          <w:tcPr>
            <w:tcW w:w="1418" w:type="dxa"/>
          </w:tcPr>
          <w:p w14:paraId="26BDCE3B" w14:textId="30ECE30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3D27EC49" w14:textId="0586FDA8" w:rsidR="001373D4" w:rsidRPr="000F3C94" w:rsidRDefault="001373D4" w:rsidP="001373D4">
            <w:pPr>
              <w:snapToGrid w:val="0"/>
              <w:spacing w:before="60" w:after="60"/>
              <w:jc w:val="left"/>
              <w:rPr>
                <w:sz w:val="16"/>
                <w:szCs w:val="16"/>
                <w:lang w:val="en-GB"/>
              </w:rPr>
            </w:pPr>
            <w:r w:rsidRPr="000F3C94">
              <w:rPr>
                <w:sz w:val="16"/>
                <w:szCs w:val="16"/>
                <w:lang w:val="en-GB"/>
              </w:rPr>
              <w:t>version</w:t>
            </w:r>
          </w:p>
        </w:tc>
        <w:tc>
          <w:tcPr>
            <w:tcW w:w="3544" w:type="dxa"/>
          </w:tcPr>
          <w:p w14:paraId="3FA07906" w14:textId="57DDBD89"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number of the </w:t>
            </w:r>
            <w:r w:rsidR="00DE528B"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0A4FA01E"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2BBE5692" w14:textId="77777777" w:rsidR="001373D4" w:rsidRPr="000F3C94" w:rsidRDefault="001373D4" w:rsidP="001373D4">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2976" w:type="dxa"/>
          </w:tcPr>
          <w:p w14:paraId="400BF74E"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TR 2/2007 specifies versioning of Product Specifications</w:t>
            </w:r>
          </w:p>
        </w:tc>
      </w:tr>
      <w:tr w:rsidR="001373D4" w:rsidRPr="000F3C94" w14:paraId="213C27AF" w14:textId="77777777" w:rsidTr="00135D06">
        <w:trPr>
          <w:cantSplit/>
        </w:trPr>
        <w:tc>
          <w:tcPr>
            <w:tcW w:w="1418" w:type="dxa"/>
          </w:tcPr>
          <w:p w14:paraId="602E2013" w14:textId="0ACE99ED"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7F1162D4" w14:textId="5B3D77EA"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3544" w:type="dxa"/>
          </w:tcPr>
          <w:p w14:paraId="59094BBC" w14:textId="6DA3FAC8"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date of the </w:t>
            </w:r>
            <w:r w:rsidR="001534F8"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54AB5AB7"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4CC3FC24" w14:textId="77777777"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2976" w:type="dxa"/>
          </w:tcPr>
          <w:p w14:paraId="15ACCCDE" w14:textId="77777777" w:rsidR="001373D4" w:rsidRPr="000F3C94" w:rsidRDefault="001373D4" w:rsidP="001373D4">
            <w:pPr>
              <w:snapToGrid w:val="0"/>
              <w:spacing w:before="60" w:after="60"/>
              <w:jc w:val="left"/>
              <w:rPr>
                <w:sz w:val="16"/>
                <w:szCs w:val="16"/>
                <w:lang w:val="en-GB"/>
              </w:rPr>
            </w:pPr>
          </w:p>
        </w:tc>
      </w:tr>
      <w:tr w:rsidR="001373D4" w:rsidRPr="000F3C94" w14:paraId="2BD2E7AF" w14:textId="77777777" w:rsidTr="00135D06">
        <w:trPr>
          <w:cantSplit/>
        </w:trPr>
        <w:tc>
          <w:tcPr>
            <w:tcW w:w="1418" w:type="dxa"/>
          </w:tcPr>
          <w:p w14:paraId="387ABC72" w14:textId="32F3E1C7"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1BCB1F8C" w14:textId="248C613A" w:rsidR="001373D4" w:rsidRPr="000F3C94" w:rsidRDefault="001373D4" w:rsidP="001373D4">
            <w:pPr>
              <w:snapToGrid w:val="0"/>
              <w:spacing w:before="60" w:after="60"/>
              <w:jc w:val="left"/>
              <w:rPr>
                <w:rFonts w:eastAsiaTheme="minorEastAsia"/>
                <w:sz w:val="16"/>
                <w:szCs w:val="16"/>
                <w:lang w:val="en-GB"/>
              </w:rPr>
            </w:pPr>
            <w:proofErr w:type="spellStart"/>
            <w:r w:rsidRPr="000F3C94">
              <w:rPr>
                <w:rFonts w:eastAsiaTheme="minorEastAsia"/>
                <w:sz w:val="16"/>
                <w:szCs w:val="16"/>
                <w:lang w:val="en-GB"/>
              </w:rPr>
              <w:t>productIdentifier</w:t>
            </w:r>
            <w:proofErr w:type="spellEnd"/>
          </w:p>
        </w:tc>
        <w:tc>
          <w:tcPr>
            <w:tcW w:w="3544" w:type="dxa"/>
          </w:tcPr>
          <w:p w14:paraId="5A85EF7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Machine readable unique identifier of a product type</w:t>
            </w:r>
          </w:p>
        </w:tc>
        <w:tc>
          <w:tcPr>
            <w:tcW w:w="850" w:type="dxa"/>
          </w:tcPr>
          <w:p w14:paraId="5F406525" w14:textId="77777777"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1</w:t>
            </w:r>
          </w:p>
        </w:tc>
        <w:tc>
          <w:tcPr>
            <w:tcW w:w="2552" w:type="dxa"/>
          </w:tcPr>
          <w:p w14:paraId="44CA32BC" w14:textId="77777777" w:rsidR="00522452" w:rsidRPr="000F3C94" w:rsidRDefault="001373D4" w:rsidP="00522452">
            <w:pPr>
              <w:snapToGrid w:val="0"/>
              <w:spacing w:before="60" w:after="60"/>
              <w:jc w:val="left"/>
              <w:rPr>
                <w:rFonts w:eastAsiaTheme="minorEastAsia"/>
                <w:sz w:val="16"/>
                <w:szCs w:val="16"/>
                <w:lang w:val="en-GB"/>
              </w:rPr>
            </w:pPr>
            <w:proofErr w:type="spellStart"/>
            <w:r w:rsidRPr="000F3C94">
              <w:rPr>
                <w:rFonts w:eastAsiaTheme="minorEastAsia"/>
                <w:sz w:val="16"/>
                <w:szCs w:val="16"/>
                <w:lang w:val="en-GB"/>
              </w:rPr>
              <w:t>CharacterString</w:t>
            </w:r>
            <w:proofErr w:type="spellEnd"/>
          </w:p>
          <w:p w14:paraId="44753021" w14:textId="38EF5367" w:rsidR="001373D4"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(Restricted to Product ID values from the IHO Product Specification Register, in the IHO Geospatial Information</w:t>
            </w:r>
            <w:r w:rsidR="006A32A8" w:rsidRPr="000F3C94">
              <w:rPr>
                <w:rFonts w:eastAsiaTheme="minorEastAsia"/>
                <w:sz w:val="16"/>
                <w:szCs w:val="16"/>
                <w:lang w:val="en-GB"/>
              </w:rPr>
              <w:t xml:space="preserve"> (GI)</w:t>
            </w:r>
            <w:r w:rsidRPr="000F3C94">
              <w:rPr>
                <w:rFonts w:eastAsiaTheme="minorEastAsia"/>
                <w:sz w:val="16"/>
                <w:szCs w:val="16"/>
                <w:lang w:val="en-GB"/>
              </w:rPr>
              <w:t xml:space="preserve"> Registry)</w:t>
            </w:r>
          </w:p>
        </w:tc>
        <w:tc>
          <w:tcPr>
            <w:tcW w:w="2976" w:type="dxa"/>
          </w:tcPr>
          <w:p w14:paraId="5EC44D3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For example, “S-101”</w:t>
            </w:r>
          </w:p>
        </w:tc>
      </w:tr>
      <w:tr w:rsidR="001373D4" w:rsidRPr="000F3C94" w14:paraId="12B437F6" w14:textId="77777777" w:rsidTr="00135D06">
        <w:trPr>
          <w:cantSplit/>
        </w:trPr>
        <w:tc>
          <w:tcPr>
            <w:tcW w:w="1418" w:type="dxa"/>
          </w:tcPr>
          <w:p w14:paraId="767F8B76" w14:textId="5129707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550F00F6" w14:textId="15303C21" w:rsidR="001373D4" w:rsidRPr="000F3C94" w:rsidRDefault="001373D4" w:rsidP="001373D4">
            <w:pPr>
              <w:snapToGrid w:val="0"/>
              <w:spacing w:before="60" w:after="60"/>
              <w:jc w:val="left"/>
              <w:rPr>
                <w:sz w:val="16"/>
                <w:szCs w:val="16"/>
                <w:lang w:val="en-GB"/>
              </w:rPr>
            </w:pPr>
            <w:r w:rsidRPr="000F3C94">
              <w:rPr>
                <w:sz w:val="16"/>
                <w:szCs w:val="16"/>
                <w:lang w:val="en-GB"/>
              </w:rPr>
              <w:t>number</w:t>
            </w:r>
          </w:p>
        </w:tc>
        <w:tc>
          <w:tcPr>
            <w:tcW w:w="3544" w:type="dxa"/>
          </w:tcPr>
          <w:p w14:paraId="3BA4B5C8" w14:textId="5A75B163"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number used to lookup the product in the </w:t>
            </w:r>
            <w:r w:rsidR="002E3248" w:rsidRPr="000F3C94">
              <w:rPr>
                <w:sz w:val="16"/>
                <w:szCs w:val="16"/>
                <w:lang w:val="en-GB"/>
              </w:rPr>
              <w:t>P</w:t>
            </w:r>
            <w:r w:rsidRPr="000F3C94">
              <w:rPr>
                <w:sz w:val="16"/>
                <w:szCs w:val="16"/>
                <w:lang w:val="en-GB"/>
              </w:rPr>
              <w:t xml:space="preserve">roduct </w:t>
            </w:r>
            <w:r w:rsidR="002E3248" w:rsidRPr="000F3C94">
              <w:rPr>
                <w:sz w:val="16"/>
                <w:szCs w:val="16"/>
                <w:lang w:val="en-GB"/>
              </w:rPr>
              <w:t>S</w:t>
            </w:r>
            <w:r w:rsidRPr="000F3C94">
              <w:rPr>
                <w:sz w:val="16"/>
                <w:szCs w:val="16"/>
                <w:lang w:val="en-GB"/>
              </w:rPr>
              <w:t xml:space="preserve">pecification </w:t>
            </w:r>
            <w:r w:rsidR="002E3248" w:rsidRPr="000F3C94">
              <w:rPr>
                <w:sz w:val="16"/>
                <w:szCs w:val="16"/>
                <w:lang w:val="en-GB"/>
              </w:rPr>
              <w:t xml:space="preserve">Register of the IHO </w:t>
            </w:r>
            <w:r w:rsidRPr="000F3C94">
              <w:rPr>
                <w:sz w:val="16"/>
                <w:szCs w:val="16"/>
                <w:lang w:val="en-GB"/>
              </w:rPr>
              <w:t xml:space="preserve">GI </w:t>
            </w:r>
            <w:r w:rsidR="002E3248" w:rsidRPr="000F3C94">
              <w:rPr>
                <w:sz w:val="16"/>
                <w:szCs w:val="16"/>
                <w:lang w:val="en-GB"/>
              </w:rPr>
              <w:t>R</w:t>
            </w:r>
            <w:r w:rsidRPr="000F3C94">
              <w:rPr>
                <w:sz w:val="16"/>
                <w:szCs w:val="16"/>
                <w:lang w:val="en-GB"/>
              </w:rPr>
              <w:t>egistry</w:t>
            </w:r>
          </w:p>
        </w:tc>
        <w:tc>
          <w:tcPr>
            <w:tcW w:w="850" w:type="dxa"/>
          </w:tcPr>
          <w:p w14:paraId="38DEA062" w14:textId="77777777" w:rsidR="001373D4" w:rsidRPr="000F3C94" w:rsidRDefault="001373D4" w:rsidP="001373D4">
            <w:pPr>
              <w:snapToGrid w:val="0"/>
              <w:spacing w:before="60" w:after="60"/>
              <w:jc w:val="center"/>
              <w:rPr>
                <w:sz w:val="16"/>
                <w:szCs w:val="16"/>
                <w:lang w:val="en-GB"/>
              </w:rPr>
            </w:pPr>
            <w:r w:rsidRPr="000F3C94">
              <w:rPr>
                <w:sz w:val="16"/>
                <w:szCs w:val="16"/>
                <w:lang w:val="en-GB"/>
              </w:rPr>
              <w:t>1</w:t>
            </w:r>
          </w:p>
        </w:tc>
        <w:tc>
          <w:tcPr>
            <w:tcW w:w="2552" w:type="dxa"/>
          </w:tcPr>
          <w:p w14:paraId="4FBBAA90" w14:textId="77777777" w:rsidR="001373D4" w:rsidRPr="000F3C94" w:rsidRDefault="001373D4" w:rsidP="001373D4">
            <w:pPr>
              <w:snapToGrid w:val="0"/>
              <w:spacing w:before="60" w:after="60"/>
              <w:jc w:val="left"/>
              <w:rPr>
                <w:sz w:val="16"/>
                <w:szCs w:val="16"/>
                <w:lang w:val="en-GB"/>
              </w:rPr>
            </w:pPr>
            <w:r w:rsidRPr="000F3C94">
              <w:rPr>
                <w:sz w:val="16"/>
                <w:szCs w:val="16"/>
                <w:lang w:val="en-GB"/>
              </w:rPr>
              <w:t>Integer</w:t>
            </w:r>
          </w:p>
        </w:tc>
        <w:tc>
          <w:tcPr>
            <w:tcW w:w="2976" w:type="dxa"/>
          </w:tcPr>
          <w:p w14:paraId="6D8B43C8" w14:textId="202B6E90" w:rsidR="001373D4" w:rsidRPr="000F3C94" w:rsidRDefault="00135D06" w:rsidP="001D602F">
            <w:pPr>
              <w:pStyle w:val="Default"/>
              <w:spacing w:before="60" w:after="60"/>
              <w:rPr>
                <w:sz w:val="16"/>
                <w:szCs w:val="16"/>
                <w:lang w:val="en-GB"/>
              </w:rPr>
            </w:pPr>
            <w:r w:rsidRPr="000F3C94">
              <w:rPr>
                <w:sz w:val="16"/>
                <w:szCs w:val="16"/>
                <w:lang w:val="en-GB"/>
              </w:rPr>
              <w:t xml:space="preserve">For IHO Product Specifications these should be taken from the IHO Product Specification Register in the IHO Geospatial Information (GI) Registry </w:t>
            </w:r>
          </w:p>
        </w:tc>
      </w:tr>
      <w:tr w:rsidR="001373D4" w:rsidRPr="000F3C94" w14:paraId="6EC22375" w14:textId="77777777" w:rsidTr="00135D06">
        <w:trPr>
          <w:cantSplit/>
        </w:trPr>
        <w:tc>
          <w:tcPr>
            <w:tcW w:w="1418" w:type="dxa"/>
          </w:tcPr>
          <w:p w14:paraId="21B128C9" w14:textId="5EBC7A9B"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26D385DA" w14:textId="48D80128" w:rsidR="001373D4" w:rsidRPr="000F3C94" w:rsidRDefault="001373D4" w:rsidP="001373D4">
            <w:pPr>
              <w:snapToGrid w:val="0"/>
              <w:spacing w:before="60" w:after="60"/>
              <w:jc w:val="left"/>
              <w:rPr>
                <w:rFonts w:eastAsiaTheme="minorEastAsia"/>
                <w:sz w:val="16"/>
                <w:szCs w:val="16"/>
                <w:lang w:val="en-GB"/>
              </w:rPr>
            </w:pPr>
            <w:proofErr w:type="spellStart"/>
            <w:r w:rsidRPr="000F3C94">
              <w:rPr>
                <w:rFonts w:eastAsiaTheme="minorEastAsia"/>
                <w:sz w:val="16"/>
                <w:szCs w:val="16"/>
                <w:lang w:val="en-GB"/>
              </w:rPr>
              <w:t>compliancyCategory</w:t>
            </w:r>
            <w:proofErr w:type="spellEnd"/>
          </w:p>
        </w:tc>
        <w:tc>
          <w:tcPr>
            <w:tcW w:w="3544" w:type="dxa"/>
          </w:tcPr>
          <w:p w14:paraId="1BC2B97D" w14:textId="2C9F3AB3"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level of compliance of the Product Specification to S-100</w:t>
            </w:r>
          </w:p>
        </w:tc>
        <w:tc>
          <w:tcPr>
            <w:tcW w:w="850" w:type="dxa"/>
          </w:tcPr>
          <w:p w14:paraId="1852BA38" w14:textId="739BB220"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0..1</w:t>
            </w:r>
          </w:p>
        </w:tc>
        <w:tc>
          <w:tcPr>
            <w:tcW w:w="2552" w:type="dxa"/>
          </w:tcPr>
          <w:p w14:paraId="38BEA699" w14:textId="370D724E"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S100_CompliancyCategory</w:t>
            </w:r>
          </w:p>
        </w:tc>
        <w:tc>
          <w:tcPr>
            <w:tcW w:w="2976" w:type="dxa"/>
          </w:tcPr>
          <w:p w14:paraId="3E1E7FCB" w14:textId="1933A153" w:rsidR="001D602F" w:rsidRPr="000F3C94" w:rsidRDefault="001D602F" w:rsidP="001D602F">
            <w:pPr>
              <w:pStyle w:val="Default"/>
              <w:spacing w:before="60" w:after="60"/>
              <w:rPr>
                <w:sz w:val="16"/>
                <w:szCs w:val="16"/>
                <w:lang w:val="en-GB"/>
              </w:rPr>
            </w:pPr>
            <w:r w:rsidRPr="000F3C94">
              <w:rPr>
                <w:sz w:val="16"/>
                <w:szCs w:val="16"/>
                <w:lang w:val="en-GB"/>
              </w:rPr>
              <w:t xml:space="preserve">See S-100 Part 4a, clause 4a-5.5 </w:t>
            </w:r>
          </w:p>
          <w:p w14:paraId="050A1487" w14:textId="77777777" w:rsidR="001373D4" w:rsidRPr="000F3C94" w:rsidRDefault="001373D4" w:rsidP="001D602F">
            <w:pPr>
              <w:snapToGrid w:val="0"/>
              <w:spacing w:before="60" w:after="60"/>
              <w:jc w:val="left"/>
              <w:rPr>
                <w:rFonts w:eastAsiaTheme="minorEastAsia"/>
                <w:sz w:val="16"/>
                <w:szCs w:val="16"/>
                <w:lang w:val="en-GB"/>
              </w:rPr>
            </w:pPr>
          </w:p>
        </w:tc>
      </w:tr>
    </w:tbl>
    <w:p w14:paraId="4ACC1692" w14:textId="77777777" w:rsidR="004C1EB7" w:rsidRPr="000F3C94" w:rsidRDefault="004C1EB7" w:rsidP="00A663C5">
      <w:pPr>
        <w:spacing w:after="0"/>
        <w:rPr>
          <w:lang w:val="en-GB"/>
        </w:rPr>
      </w:pPr>
    </w:p>
    <w:p w14:paraId="5FA57015" w14:textId="77777777" w:rsidR="004C1EB7" w:rsidRPr="000F3C94" w:rsidRDefault="004C1EB7" w:rsidP="001D24A5">
      <w:pPr>
        <w:pStyle w:val="Heading4"/>
        <w:tabs>
          <w:tab w:val="clear" w:pos="940"/>
          <w:tab w:val="clear" w:pos="1140"/>
          <w:tab w:val="clear" w:pos="1360"/>
        </w:tabs>
        <w:rPr>
          <w:lang w:val="en-GB"/>
        </w:rPr>
      </w:pPr>
      <w:r w:rsidRPr="000F3C94">
        <w:rPr>
          <w:lang w:val="en-GB"/>
        </w:rPr>
        <w:t>S100_CompliancyCategory</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153A11" w:rsidRPr="000F3C94" w14:paraId="65CBAF48" w14:textId="77777777" w:rsidTr="00F72661">
        <w:trPr>
          <w:cantSplit/>
        </w:trPr>
        <w:tc>
          <w:tcPr>
            <w:tcW w:w="1418" w:type="dxa"/>
            <w:shd w:val="clear" w:color="auto" w:fill="E7E6E6" w:themeFill="background2"/>
          </w:tcPr>
          <w:p w14:paraId="2A59E128" w14:textId="5B078799" w:rsidR="00153A11" w:rsidRPr="000F3C94" w:rsidRDefault="00153A11" w:rsidP="00153A11">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hemeFill="background2"/>
          </w:tcPr>
          <w:p w14:paraId="68C9B443" w14:textId="50E2DD8A" w:rsidR="00153A11" w:rsidRPr="000F3C94" w:rsidRDefault="00153A11" w:rsidP="00153A11">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1D1557FE"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56DD6318" w14:textId="77777777" w:rsidR="00153A11" w:rsidRPr="000F3C94" w:rsidRDefault="00153A11" w:rsidP="00153A1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hemeFill="background2"/>
          </w:tcPr>
          <w:p w14:paraId="062F75ED"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Remarks</w:t>
            </w:r>
          </w:p>
        </w:tc>
      </w:tr>
      <w:tr w:rsidR="00153A11" w:rsidRPr="000F3C94" w14:paraId="6BE360B2" w14:textId="77777777" w:rsidTr="00F72661">
        <w:trPr>
          <w:cantSplit/>
        </w:trPr>
        <w:tc>
          <w:tcPr>
            <w:tcW w:w="1418" w:type="dxa"/>
          </w:tcPr>
          <w:p w14:paraId="6211D0AF" w14:textId="4AE9D87D" w:rsidR="00153A11" w:rsidRPr="000F3C94" w:rsidRDefault="00153A11" w:rsidP="00153A11">
            <w:pPr>
              <w:snapToGrid w:val="0"/>
              <w:spacing w:before="60" w:after="60"/>
              <w:jc w:val="left"/>
              <w:rPr>
                <w:sz w:val="16"/>
                <w:szCs w:val="16"/>
                <w:lang w:val="en-GB"/>
              </w:rPr>
            </w:pPr>
            <w:r w:rsidRPr="000F3C94">
              <w:rPr>
                <w:sz w:val="16"/>
                <w:szCs w:val="16"/>
                <w:lang w:val="en-GB"/>
              </w:rPr>
              <w:t>Enumeration</w:t>
            </w:r>
          </w:p>
        </w:tc>
        <w:tc>
          <w:tcPr>
            <w:tcW w:w="2977" w:type="dxa"/>
          </w:tcPr>
          <w:p w14:paraId="5210411C" w14:textId="06CF8444" w:rsidR="00153A11" w:rsidRPr="000F3C94" w:rsidRDefault="00153A11" w:rsidP="00153A11">
            <w:pPr>
              <w:snapToGrid w:val="0"/>
              <w:spacing w:before="60" w:after="60"/>
              <w:jc w:val="left"/>
              <w:rPr>
                <w:sz w:val="16"/>
                <w:szCs w:val="16"/>
                <w:lang w:val="en-GB"/>
              </w:rPr>
            </w:pPr>
            <w:r w:rsidRPr="000F3C94">
              <w:rPr>
                <w:sz w:val="16"/>
                <w:szCs w:val="16"/>
                <w:lang w:val="en-GB"/>
              </w:rPr>
              <w:t>S100_CompliancyCategory</w:t>
            </w:r>
          </w:p>
        </w:tc>
        <w:tc>
          <w:tcPr>
            <w:tcW w:w="3544" w:type="dxa"/>
          </w:tcPr>
          <w:p w14:paraId="549EB4D9" w14:textId="77777777" w:rsidR="00153A11" w:rsidRPr="000F3C94" w:rsidRDefault="00153A11" w:rsidP="00153A11">
            <w:pPr>
              <w:snapToGrid w:val="0"/>
              <w:spacing w:before="60" w:after="60"/>
              <w:jc w:val="left"/>
              <w:rPr>
                <w:sz w:val="16"/>
                <w:szCs w:val="16"/>
                <w:lang w:val="en-GB"/>
              </w:rPr>
            </w:pPr>
          </w:p>
        </w:tc>
        <w:tc>
          <w:tcPr>
            <w:tcW w:w="850" w:type="dxa"/>
          </w:tcPr>
          <w:p w14:paraId="678CD553" w14:textId="77777777" w:rsidR="00153A11" w:rsidRPr="000F3C94" w:rsidRDefault="00153A11" w:rsidP="00153A11">
            <w:pPr>
              <w:snapToGrid w:val="0"/>
              <w:spacing w:before="60" w:after="60"/>
              <w:jc w:val="center"/>
              <w:rPr>
                <w:sz w:val="16"/>
                <w:szCs w:val="16"/>
                <w:lang w:val="en-GB"/>
              </w:rPr>
            </w:pPr>
            <w:r w:rsidRPr="000F3C94">
              <w:rPr>
                <w:sz w:val="16"/>
                <w:szCs w:val="16"/>
                <w:lang w:val="en-GB"/>
              </w:rPr>
              <w:t>-</w:t>
            </w:r>
          </w:p>
        </w:tc>
        <w:tc>
          <w:tcPr>
            <w:tcW w:w="5528" w:type="dxa"/>
          </w:tcPr>
          <w:p w14:paraId="20E0D1F5" w14:textId="77777777" w:rsidR="00153A11" w:rsidRPr="000F3C94" w:rsidRDefault="00153A11" w:rsidP="00153A11">
            <w:pPr>
              <w:snapToGrid w:val="0"/>
              <w:spacing w:before="60" w:after="60"/>
              <w:jc w:val="left"/>
              <w:rPr>
                <w:sz w:val="16"/>
                <w:szCs w:val="16"/>
                <w:lang w:val="en-GB"/>
              </w:rPr>
            </w:pPr>
            <w:r w:rsidRPr="000F3C94">
              <w:rPr>
                <w:sz w:val="16"/>
                <w:szCs w:val="16"/>
                <w:lang w:val="en-GB"/>
              </w:rPr>
              <w:t>-</w:t>
            </w:r>
          </w:p>
        </w:tc>
      </w:tr>
      <w:tr w:rsidR="00153A11" w:rsidRPr="000F3C94" w14:paraId="301ABB93" w14:textId="77777777" w:rsidTr="00F72661">
        <w:trPr>
          <w:cantSplit/>
        </w:trPr>
        <w:tc>
          <w:tcPr>
            <w:tcW w:w="1418" w:type="dxa"/>
          </w:tcPr>
          <w:p w14:paraId="34CC2D5B" w14:textId="0823206F"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D016B74" w14:textId="374D25A3"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ategory1</w:t>
            </w:r>
          </w:p>
        </w:tc>
        <w:tc>
          <w:tcPr>
            <w:tcW w:w="3544" w:type="dxa"/>
          </w:tcPr>
          <w:p w14:paraId="0A83EC14" w14:textId="77777777" w:rsidR="00153A11" w:rsidRPr="000F3C94" w:rsidRDefault="00153A11" w:rsidP="00153A11">
            <w:pPr>
              <w:snapToGrid w:val="0"/>
              <w:spacing w:before="60" w:after="60"/>
              <w:jc w:val="left"/>
              <w:rPr>
                <w:sz w:val="16"/>
                <w:szCs w:val="16"/>
                <w:lang w:val="en-GB"/>
              </w:rPr>
            </w:pPr>
            <w:r w:rsidRPr="000F3C94">
              <w:rPr>
                <w:sz w:val="16"/>
                <w:szCs w:val="16"/>
                <w:lang w:val="en-GB"/>
              </w:rPr>
              <w:t>IHO S-100 object model compliant</w:t>
            </w:r>
          </w:p>
        </w:tc>
        <w:tc>
          <w:tcPr>
            <w:tcW w:w="850" w:type="dxa"/>
          </w:tcPr>
          <w:p w14:paraId="020471D1" w14:textId="573C54D1" w:rsidR="00153A11" w:rsidRPr="000F3C94" w:rsidRDefault="00D33C3B" w:rsidP="00153A11">
            <w:pPr>
              <w:snapToGrid w:val="0"/>
              <w:spacing w:before="60" w:after="60"/>
              <w:jc w:val="center"/>
              <w:rPr>
                <w:sz w:val="16"/>
                <w:szCs w:val="16"/>
                <w:lang w:val="en-GB"/>
              </w:rPr>
            </w:pPr>
            <w:r w:rsidRPr="000F3C94">
              <w:rPr>
                <w:sz w:val="16"/>
                <w:szCs w:val="16"/>
                <w:lang w:val="en-GB"/>
              </w:rPr>
              <w:t>1</w:t>
            </w:r>
          </w:p>
        </w:tc>
        <w:tc>
          <w:tcPr>
            <w:tcW w:w="5528" w:type="dxa"/>
          </w:tcPr>
          <w:p w14:paraId="7F8F1B64" w14:textId="77777777" w:rsidR="00153A11" w:rsidRPr="000F3C94" w:rsidRDefault="00153A11" w:rsidP="00153A11">
            <w:pPr>
              <w:snapToGrid w:val="0"/>
              <w:spacing w:before="60" w:after="60"/>
              <w:jc w:val="left"/>
              <w:rPr>
                <w:sz w:val="16"/>
                <w:szCs w:val="16"/>
                <w:lang w:val="en-GB"/>
              </w:rPr>
            </w:pPr>
          </w:p>
        </w:tc>
      </w:tr>
      <w:tr w:rsidR="00153A11" w:rsidRPr="000F3C94" w14:paraId="2E7FB47E" w14:textId="77777777" w:rsidTr="00F72661">
        <w:trPr>
          <w:cantSplit/>
        </w:trPr>
        <w:tc>
          <w:tcPr>
            <w:tcW w:w="1418" w:type="dxa"/>
          </w:tcPr>
          <w:p w14:paraId="5F5EC592" w14:textId="46A000D0"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C9AC4B5" w14:textId="7C1AB657"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ategory2</w:t>
            </w:r>
          </w:p>
        </w:tc>
        <w:tc>
          <w:tcPr>
            <w:tcW w:w="3544" w:type="dxa"/>
          </w:tcPr>
          <w:p w14:paraId="2879001D"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non-standard encoding</w:t>
            </w:r>
          </w:p>
        </w:tc>
        <w:tc>
          <w:tcPr>
            <w:tcW w:w="850" w:type="dxa"/>
          </w:tcPr>
          <w:p w14:paraId="45062064" w14:textId="408EC498" w:rsidR="00153A11" w:rsidRPr="000F3C94" w:rsidRDefault="00D33C3B" w:rsidP="00153A11">
            <w:pPr>
              <w:snapToGrid w:val="0"/>
              <w:spacing w:before="60" w:after="60"/>
              <w:jc w:val="center"/>
              <w:rPr>
                <w:sz w:val="16"/>
                <w:szCs w:val="16"/>
                <w:lang w:val="en-GB"/>
              </w:rPr>
            </w:pPr>
            <w:r w:rsidRPr="000F3C94">
              <w:rPr>
                <w:sz w:val="16"/>
                <w:szCs w:val="16"/>
                <w:lang w:val="en-GB"/>
              </w:rPr>
              <w:t>2</w:t>
            </w:r>
          </w:p>
        </w:tc>
        <w:tc>
          <w:tcPr>
            <w:tcW w:w="5528" w:type="dxa"/>
          </w:tcPr>
          <w:p w14:paraId="17157D96" w14:textId="77777777" w:rsidR="00153A11" w:rsidRPr="000F3C94" w:rsidRDefault="00153A11" w:rsidP="00153A11">
            <w:pPr>
              <w:snapToGrid w:val="0"/>
              <w:spacing w:before="60" w:after="60"/>
              <w:jc w:val="left"/>
              <w:rPr>
                <w:sz w:val="16"/>
                <w:szCs w:val="16"/>
                <w:lang w:val="en-GB"/>
              </w:rPr>
            </w:pPr>
          </w:p>
        </w:tc>
      </w:tr>
      <w:tr w:rsidR="00153A11" w:rsidRPr="000F3C94" w14:paraId="0C923BA1" w14:textId="77777777" w:rsidTr="00F72661">
        <w:trPr>
          <w:cantSplit/>
        </w:trPr>
        <w:tc>
          <w:tcPr>
            <w:tcW w:w="1418" w:type="dxa"/>
          </w:tcPr>
          <w:p w14:paraId="04A3C3E2" w14:textId="5459B80C"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743C06CF" w14:textId="4270D76A"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ategory3</w:t>
            </w:r>
          </w:p>
        </w:tc>
        <w:tc>
          <w:tcPr>
            <w:tcW w:w="3544" w:type="dxa"/>
          </w:tcPr>
          <w:p w14:paraId="3DDE2684"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standard encoding</w:t>
            </w:r>
          </w:p>
        </w:tc>
        <w:tc>
          <w:tcPr>
            <w:tcW w:w="850" w:type="dxa"/>
          </w:tcPr>
          <w:p w14:paraId="0E785E6A" w14:textId="4018DFEC" w:rsidR="00153A11" w:rsidRPr="000F3C94" w:rsidRDefault="00D33C3B" w:rsidP="00153A11">
            <w:pPr>
              <w:snapToGrid w:val="0"/>
              <w:spacing w:before="60" w:after="60"/>
              <w:jc w:val="center"/>
              <w:rPr>
                <w:sz w:val="16"/>
                <w:szCs w:val="16"/>
                <w:lang w:val="en-GB"/>
              </w:rPr>
            </w:pPr>
            <w:r w:rsidRPr="000F3C94">
              <w:rPr>
                <w:sz w:val="16"/>
                <w:szCs w:val="16"/>
                <w:lang w:val="en-GB"/>
              </w:rPr>
              <w:t>3</w:t>
            </w:r>
          </w:p>
        </w:tc>
        <w:tc>
          <w:tcPr>
            <w:tcW w:w="5528" w:type="dxa"/>
          </w:tcPr>
          <w:p w14:paraId="3ACAAE6C" w14:textId="77777777" w:rsidR="00153A11" w:rsidRPr="000F3C94" w:rsidRDefault="00153A11" w:rsidP="00153A11">
            <w:pPr>
              <w:snapToGrid w:val="0"/>
              <w:spacing w:before="60" w:after="60"/>
              <w:jc w:val="left"/>
              <w:rPr>
                <w:sz w:val="16"/>
                <w:szCs w:val="16"/>
                <w:lang w:val="en-GB"/>
              </w:rPr>
            </w:pPr>
          </w:p>
        </w:tc>
      </w:tr>
      <w:tr w:rsidR="00153A11" w:rsidRPr="000F3C94" w14:paraId="169C47E7" w14:textId="77777777" w:rsidTr="00F72661">
        <w:trPr>
          <w:cantSplit/>
        </w:trPr>
        <w:tc>
          <w:tcPr>
            <w:tcW w:w="1418" w:type="dxa"/>
          </w:tcPr>
          <w:p w14:paraId="661568F1" w14:textId="10F69188"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61065385" w14:textId="1AC922E1"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ategory4</w:t>
            </w:r>
          </w:p>
        </w:tc>
        <w:tc>
          <w:tcPr>
            <w:tcW w:w="3544" w:type="dxa"/>
          </w:tcPr>
          <w:p w14:paraId="4ABF12D2"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and IMO harmonized display compliant</w:t>
            </w:r>
          </w:p>
        </w:tc>
        <w:tc>
          <w:tcPr>
            <w:tcW w:w="850" w:type="dxa"/>
          </w:tcPr>
          <w:p w14:paraId="1F41E5A5" w14:textId="15533F5F" w:rsidR="00153A11" w:rsidRPr="000F3C94" w:rsidRDefault="00D33C3B" w:rsidP="00153A11">
            <w:pPr>
              <w:snapToGrid w:val="0"/>
              <w:spacing w:before="60" w:after="60"/>
              <w:jc w:val="center"/>
              <w:rPr>
                <w:sz w:val="16"/>
                <w:szCs w:val="16"/>
                <w:lang w:val="en-GB"/>
              </w:rPr>
            </w:pPr>
            <w:r w:rsidRPr="000F3C94">
              <w:rPr>
                <w:sz w:val="16"/>
                <w:szCs w:val="16"/>
                <w:lang w:val="en-GB"/>
              </w:rPr>
              <w:t>4</w:t>
            </w:r>
          </w:p>
        </w:tc>
        <w:tc>
          <w:tcPr>
            <w:tcW w:w="5528" w:type="dxa"/>
          </w:tcPr>
          <w:p w14:paraId="3E13BF3C" w14:textId="77777777" w:rsidR="00153A11" w:rsidRPr="000F3C94" w:rsidRDefault="00153A11" w:rsidP="00153A11">
            <w:pPr>
              <w:snapToGrid w:val="0"/>
              <w:spacing w:before="60" w:after="60"/>
              <w:jc w:val="left"/>
              <w:rPr>
                <w:sz w:val="16"/>
                <w:szCs w:val="16"/>
                <w:lang w:val="en-GB"/>
              </w:rPr>
            </w:pPr>
          </w:p>
        </w:tc>
      </w:tr>
    </w:tbl>
    <w:p w14:paraId="567E0135" w14:textId="77777777" w:rsidR="004C1EB7" w:rsidRPr="000F3C94" w:rsidRDefault="004C1EB7" w:rsidP="007A1915">
      <w:pPr>
        <w:spacing w:after="0"/>
        <w:rPr>
          <w:lang w:val="en-GB"/>
        </w:rPr>
      </w:pPr>
    </w:p>
    <w:p w14:paraId="79D97BC8" w14:textId="3C3D7C86" w:rsidR="000D187A" w:rsidRPr="000F3C94" w:rsidRDefault="000D187A" w:rsidP="007A1915">
      <w:pPr>
        <w:pStyle w:val="Heading4"/>
        <w:tabs>
          <w:tab w:val="clear" w:pos="940"/>
          <w:tab w:val="clear" w:pos="1140"/>
          <w:tab w:val="clear" w:pos="1360"/>
        </w:tabs>
        <w:rPr>
          <w:lang w:val="en-GB"/>
        </w:rPr>
      </w:pPr>
      <w:r w:rsidRPr="000F3C94">
        <w:rPr>
          <w:lang w:val="en-GB"/>
        </w:rPr>
        <w:lastRenderedPageBreak/>
        <w:t>S100_ProtectionScheme</w:t>
      </w:r>
      <w:bookmarkEnd w:id="607"/>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7A3B50" w:rsidRPr="000F3C94" w14:paraId="553F9DA7" w14:textId="77777777" w:rsidTr="00A12ABC">
        <w:trPr>
          <w:cantSplit/>
        </w:trPr>
        <w:tc>
          <w:tcPr>
            <w:tcW w:w="1418" w:type="dxa"/>
            <w:shd w:val="clear" w:color="auto" w:fill="E7E6E6"/>
          </w:tcPr>
          <w:p w14:paraId="22D28797" w14:textId="38B67604" w:rsidR="007A3B50" w:rsidRPr="000F3C94" w:rsidRDefault="007A3B50" w:rsidP="007A3B50">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F1BF26" w14:textId="3172F94B" w:rsidR="007A3B50" w:rsidRPr="000F3C94" w:rsidRDefault="007A3B50" w:rsidP="007A3B50">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3D3ECBA7"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D179E03" w14:textId="503D91C1" w:rsidR="007A3B50" w:rsidRPr="000F3C94" w:rsidRDefault="007A3B50" w:rsidP="007A3B50">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1CA17E22"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Remarks</w:t>
            </w:r>
          </w:p>
        </w:tc>
      </w:tr>
      <w:tr w:rsidR="007A3B50" w:rsidRPr="000F3C94" w14:paraId="555B2DCC" w14:textId="77777777" w:rsidTr="00A12ABC">
        <w:trPr>
          <w:cantSplit/>
        </w:trPr>
        <w:tc>
          <w:tcPr>
            <w:tcW w:w="1418" w:type="dxa"/>
          </w:tcPr>
          <w:p w14:paraId="54A317FB" w14:textId="4ADA3784" w:rsidR="007A3B50" w:rsidRPr="000F3C94" w:rsidRDefault="007A3B50" w:rsidP="007A3B50">
            <w:pPr>
              <w:snapToGrid w:val="0"/>
              <w:spacing w:before="60" w:after="60"/>
              <w:jc w:val="left"/>
              <w:rPr>
                <w:sz w:val="16"/>
                <w:szCs w:val="16"/>
                <w:lang w:val="en-GB"/>
              </w:rPr>
            </w:pPr>
            <w:r w:rsidRPr="000F3C94">
              <w:rPr>
                <w:sz w:val="16"/>
                <w:szCs w:val="16"/>
                <w:lang w:val="en-GB"/>
              </w:rPr>
              <w:t>Enumeration</w:t>
            </w:r>
          </w:p>
        </w:tc>
        <w:tc>
          <w:tcPr>
            <w:tcW w:w="2977" w:type="dxa"/>
          </w:tcPr>
          <w:p w14:paraId="4E7CE252" w14:textId="39FA5BDE" w:rsidR="007A3B50" w:rsidRPr="000F3C94" w:rsidRDefault="007A3B50" w:rsidP="007A3B50">
            <w:pPr>
              <w:snapToGrid w:val="0"/>
              <w:spacing w:before="60" w:after="60"/>
              <w:jc w:val="left"/>
              <w:rPr>
                <w:sz w:val="16"/>
                <w:szCs w:val="16"/>
                <w:lang w:val="en-GB"/>
              </w:rPr>
            </w:pPr>
            <w:r w:rsidRPr="000F3C94">
              <w:rPr>
                <w:sz w:val="16"/>
                <w:szCs w:val="16"/>
                <w:lang w:val="en-GB"/>
              </w:rPr>
              <w:t>S100_ProtectionScheme</w:t>
            </w:r>
          </w:p>
        </w:tc>
        <w:tc>
          <w:tcPr>
            <w:tcW w:w="3544" w:type="dxa"/>
          </w:tcPr>
          <w:p w14:paraId="2803481F" w14:textId="033FD67B" w:rsidR="007A3B50" w:rsidRPr="000F3C94" w:rsidRDefault="007A3B50" w:rsidP="007A3B50">
            <w:pPr>
              <w:snapToGrid w:val="0"/>
              <w:spacing w:before="60" w:after="60"/>
              <w:jc w:val="left"/>
              <w:rPr>
                <w:sz w:val="16"/>
                <w:szCs w:val="16"/>
                <w:lang w:val="en-GB"/>
              </w:rPr>
            </w:pPr>
            <w:r w:rsidRPr="000F3C94">
              <w:rPr>
                <w:sz w:val="16"/>
                <w:szCs w:val="16"/>
                <w:lang w:val="en-GB"/>
              </w:rPr>
              <w:t>Data protection schemes</w:t>
            </w:r>
          </w:p>
        </w:tc>
        <w:tc>
          <w:tcPr>
            <w:tcW w:w="850" w:type="dxa"/>
          </w:tcPr>
          <w:p w14:paraId="20F2890F" w14:textId="69D0D5FE" w:rsidR="007A3B50" w:rsidRPr="000F3C94" w:rsidRDefault="007A3B50" w:rsidP="007A3B50">
            <w:pPr>
              <w:snapToGrid w:val="0"/>
              <w:spacing w:before="60" w:after="60"/>
              <w:jc w:val="center"/>
              <w:rPr>
                <w:sz w:val="16"/>
                <w:szCs w:val="16"/>
                <w:lang w:val="en-GB"/>
              </w:rPr>
            </w:pPr>
            <w:r w:rsidRPr="000F3C94">
              <w:rPr>
                <w:sz w:val="16"/>
                <w:szCs w:val="16"/>
                <w:lang w:val="en-GB"/>
              </w:rPr>
              <w:t>-</w:t>
            </w:r>
          </w:p>
        </w:tc>
        <w:tc>
          <w:tcPr>
            <w:tcW w:w="5528" w:type="dxa"/>
          </w:tcPr>
          <w:p w14:paraId="4BD21422" w14:textId="0FB142F3" w:rsidR="007A3B50" w:rsidRPr="000F3C94" w:rsidRDefault="007A3B50" w:rsidP="007A3B50">
            <w:pPr>
              <w:snapToGrid w:val="0"/>
              <w:spacing w:before="60" w:after="60"/>
              <w:jc w:val="left"/>
              <w:rPr>
                <w:sz w:val="16"/>
                <w:szCs w:val="16"/>
                <w:lang w:val="en-GB"/>
              </w:rPr>
            </w:pPr>
            <w:r w:rsidRPr="000F3C94">
              <w:rPr>
                <w:sz w:val="16"/>
                <w:szCs w:val="16"/>
                <w:lang w:val="en-GB"/>
              </w:rPr>
              <w:t>-</w:t>
            </w:r>
          </w:p>
        </w:tc>
      </w:tr>
      <w:tr w:rsidR="007A3B50" w:rsidRPr="000F3C94" w14:paraId="782411BA" w14:textId="77777777" w:rsidTr="00A12ABC">
        <w:trPr>
          <w:cantSplit/>
        </w:trPr>
        <w:tc>
          <w:tcPr>
            <w:tcW w:w="1418" w:type="dxa"/>
          </w:tcPr>
          <w:p w14:paraId="18A849DA" w14:textId="41798FA8" w:rsidR="007A3B50" w:rsidRPr="000F3C94" w:rsidRDefault="007A3B50" w:rsidP="007A3B50">
            <w:pPr>
              <w:snapToGrid w:val="0"/>
              <w:spacing w:before="60" w:after="60"/>
              <w:jc w:val="left"/>
              <w:rPr>
                <w:sz w:val="16"/>
                <w:szCs w:val="16"/>
                <w:lang w:val="en-GB"/>
              </w:rPr>
            </w:pPr>
            <w:r w:rsidRPr="000F3C94">
              <w:rPr>
                <w:sz w:val="16"/>
                <w:szCs w:val="16"/>
                <w:lang w:val="en-GB"/>
              </w:rPr>
              <w:t>Value</w:t>
            </w:r>
          </w:p>
        </w:tc>
        <w:tc>
          <w:tcPr>
            <w:tcW w:w="2977" w:type="dxa"/>
          </w:tcPr>
          <w:p w14:paraId="25F8D5F6" w14:textId="205FDCDA" w:rsidR="007A3B50" w:rsidRPr="000F3C94" w:rsidRDefault="007A3B50" w:rsidP="007A3B50">
            <w:pPr>
              <w:snapToGrid w:val="0"/>
              <w:spacing w:before="60" w:after="60"/>
              <w:jc w:val="left"/>
              <w:rPr>
                <w:sz w:val="16"/>
                <w:szCs w:val="16"/>
                <w:lang w:val="en-GB"/>
              </w:rPr>
            </w:pPr>
            <w:r w:rsidRPr="000F3C94">
              <w:rPr>
                <w:sz w:val="16"/>
                <w:szCs w:val="16"/>
                <w:lang w:val="en-GB"/>
              </w:rPr>
              <w:t>S100p15</w:t>
            </w:r>
          </w:p>
        </w:tc>
        <w:tc>
          <w:tcPr>
            <w:tcW w:w="3544" w:type="dxa"/>
          </w:tcPr>
          <w:p w14:paraId="5634F297" w14:textId="157A9069" w:rsidR="007A3B50" w:rsidRPr="000F3C94" w:rsidRDefault="007A3B50" w:rsidP="007A3B50">
            <w:pPr>
              <w:snapToGrid w:val="0"/>
              <w:spacing w:before="60" w:after="60"/>
              <w:jc w:val="left"/>
              <w:rPr>
                <w:sz w:val="16"/>
                <w:szCs w:val="16"/>
                <w:lang w:val="en-GB"/>
              </w:rPr>
            </w:pPr>
            <w:r w:rsidRPr="000F3C94">
              <w:rPr>
                <w:sz w:val="16"/>
                <w:szCs w:val="16"/>
                <w:lang w:val="en-GB"/>
              </w:rPr>
              <w:t>IHO S-100 Part 15</w:t>
            </w:r>
          </w:p>
        </w:tc>
        <w:tc>
          <w:tcPr>
            <w:tcW w:w="850" w:type="dxa"/>
          </w:tcPr>
          <w:p w14:paraId="484B7BD9" w14:textId="12B164BF" w:rsidR="007A3B50" w:rsidRPr="000F3C94" w:rsidRDefault="006F72C0" w:rsidP="007A3B50">
            <w:pPr>
              <w:snapToGrid w:val="0"/>
              <w:spacing w:before="60" w:after="60"/>
              <w:jc w:val="center"/>
              <w:rPr>
                <w:sz w:val="16"/>
                <w:szCs w:val="16"/>
                <w:lang w:val="en-GB"/>
              </w:rPr>
            </w:pPr>
            <w:r w:rsidRPr="000F3C94">
              <w:rPr>
                <w:sz w:val="16"/>
                <w:szCs w:val="16"/>
                <w:lang w:val="en-GB"/>
              </w:rPr>
              <w:t>1</w:t>
            </w:r>
          </w:p>
        </w:tc>
        <w:tc>
          <w:tcPr>
            <w:tcW w:w="5528" w:type="dxa"/>
          </w:tcPr>
          <w:p w14:paraId="7829D6D8" w14:textId="00B48C0C" w:rsidR="007A3B50" w:rsidRPr="000F3C94" w:rsidRDefault="007A3B50" w:rsidP="007A3B50">
            <w:pPr>
              <w:snapToGrid w:val="0"/>
              <w:spacing w:before="60" w:after="60"/>
              <w:jc w:val="left"/>
              <w:rPr>
                <w:sz w:val="16"/>
                <w:szCs w:val="16"/>
                <w:lang w:val="en-GB"/>
              </w:rPr>
            </w:pPr>
            <w:r w:rsidRPr="000F3C94">
              <w:rPr>
                <w:sz w:val="16"/>
                <w:szCs w:val="16"/>
                <w:lang w:val="en-GB"/>
              </w:rPr>
              <w:t xml:space="preserve">See </w:t>
            </w:r>
            <w:r w:rsidR="006F72C0" w:rsidRPr="000F3C94">
              <w:rPr>
                <w:sz w:val="16"/>
                <w:szCs w:val="16"/>
                <w:lang w:val="en-GB"/>
              </w:rPr>
              <w:t xml:space="preserve">S-100 </w:t>
            </w:r>
            <w:r w:rsidRPr="000F3C94">
              <w:rPr>
                <w:sz w:val="16"/>
                <w:szCs w:val="16"/>
                <w:lang w:val="en-GB"/>
              </w:rPr>
              <w:t>Part 15</w:t>
            </w:r>
          </w:p>
        </w:tc>
      </w:tr>
    </w:tbl>
    <w:p w14:paraId="5AA44C7A" w14:textId="77777777" w:rsidR="00CC1F95" w:rsidRPr="000F3C94" w:rsidRDefault="00CC1F95" w:rsidP="00CC1F95">
      <w:pPr>
        <w:spacing w:after="0"/>
        <w:rPr>
          <w:lang w:val="en-GB"/>
        </w:rPr>
      </w:pPr>
      <w:bookmarkStart w:id="608" w:name="_Toc158923654"/>
      <w:bookmarkStart w:id="609" w:name="_Toc158923785"/>
      <w:bookmarkStart w:id="610" w:name="_Toc158985725"/>
      <w:bookmarkStart w:id="611" w:name="_Toc158985856"/>
      <w:bookmarkStart w:id="612" w:name="_Toc158988991"/>
      <w:bookmarkStart w:id="613" w:name="_Toc162544342"/>
      <w:bookmarkStart w:id="614" w:name="_Toc170717312"/>
      <w:bookmarkStart w:id="615" w:name="_Toc403560573"/>
      <w:bookmarkStart w:id="616" w:name="_Ref148212900"/>
      <w:bookmarkStart w:id="617" w:name="_Toc152232621"/>
      <w:bookmarkEnd w:id="608"/>
      <w:bookmarkEnd w:id="609"/>
      <w:bookmarkEnd w:id="610"/>
      <w:bookmarkEnd w:id="611"/>
      <w:bookmarkEnd w:id="612"/>
      <w:bookmarkEnd w:id="613"/>
      <w:bookmarkEnd w:id="614"/>
    </w:p>
    <w:p w14:paraId="0C223E9E" w14:textId="4B92D28D" w:rsidR="00B413FE" w:rsidRPr="000F3C94" w:rsidRDefault="00B413FE" w:rsidP="00CC1F95">
      <w:pPr>
        <w:pStyle w:val="Heading3"/>
        <w:tabs>
          <w:tab w:val="clear" w:pos="660"/>
        </w:tabs>
        <w:rPr>
          <w:lang w:val="en-GB"/>
        </w:rPr>
      </w:pPr>
      <w:bookmarkStart w:id="618" w:name="_Toc194500038"/>
      <w:r w:rsidRPr="000F3C94">
        <w:rPr>
          <w:lang w:val="en-GB"/>
        </w:rPr>
        <w:t>S100_SupportFileDiscoveryMetadata</w:t>
      </w:r>
      <w:bookmarkEnd w:id="615"/>
      <w:bookmarkEnd w:id="616"/>
      <w:bookmarkEnd w:id="617"/>
      <w:bookmarkEnd w:id="618"/>
      <w:r w:rsidRPr="000F3C94">
        <w:rPr>
          <w:lang w:val="en-GB"/>
        </w:rPr>
        <w:t xml:space="preserve">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758"/>
        <w:gridCol w:w="804"/>
        <w:gridCol w:w="2436"/>
        <w:gridCol w:w="4342"/>
      </w:tblGrid>
      <w:tr w:rsidR="007767D1" w:rsidRPr="000F3C94" w14:paraId="097D3526" w14:textId="77777777" w:rsidTr="00B52C23">
        <w:trPr>
          <w:trHeight w:val="176"/>
        </w:trPr>
        <w:tc>
          <w:tcPr>
            <w:tcW w:w="2977" w:type="dxa"/>
            <w:shd w:val="clear" w:color="auto" w:fill="D9D9D9"/>
          </w:tcPr>
          <w:p w14:paraId="18C8EF32"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Name</w:t>
            </w:r>
          </w:p>
        </w:tc>
        <w:tc>
          <w:tcPr>
            <w:tcW w:w="3758" w:type="dxa"/>
            <w:shd w:val="clear" w:color="auto" w:fill="D9D9D9"/>
          </w:tcPr>
          <w:p w14:paraId="6F8D02B0"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0FAD1C9E" w14:textId="77777777" w:rsidR="00B413FE" w:rsidRPr="000F3C94" w:rsidRDefault="00B413FE" w:rsidP="000E212A">
            <w:pPr>
              <w:snapToGrid w:val="0"/>
              <w:spacing w:before="60" w:after="60"/>
              <w:jc w:val="center"/>
              <w:rPr>
                <w:b/>
                <w:sz w:val="16"/>
                <w:szCs w:val="16"/>
                <w:lang w:val="en-GB"/>
              </w:rPr>
            </w:pPr>
            <w:r w:rsidRPr="000F3C94">
              <w:rPr>
                <w:b/>
                <w:sz w:val="16"/>
                <w:szCs w:val="16"/>
                <w:lang w:val="en-GB"/>
              </w:rPr>
              <w:t>Mult</w:t>
            </w:r>
          </w:p>
        </w:tc>
        <w:tc>
          <w:tcPr>
            <w:tcW w:w="2436" w:type="dxa"/>
            <w:shd w:val="clear" w:color="auto" w:fill="D9D9D9"/>
          </w:tcPr>
          <w:p w14:paraId="7F2F847B"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Type</w:t>
            </w:r>
          </w:p>
        </w:tc>
        <w:tc>
          <w:tcPr>
            <w:tcW w:w="4342" w:type="dxa"/>
            <w:shd w:val="clear" w:color="auto" w:fill="D9D9D9"/>
          </w:tcPr>
          <w:p w14:paraId="5CFA4D88"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Remarks</w:t>
            </w:r>
          </w:p>
        </w:tc>
      </w:tr>
      <w:tr w:rsidR="00984B3B" w:rsidRPr="000F3C94" w14:paraId="71346B40" w14:textId="77777777" w:rsidTr="00B52C23">
        <w:trPr>
          <w:trHeight w:val="335"/>
        </w:trPr>
        <w:tc>
          <w:tcPr>
            <w:tcW w:w="2977" w:type="dxa"/>
          </w:tcPr>
          <w:p w14:paraId="236CA502" w14:textId="6F41B67D" w:rsidR="00984B3B" w:rsidRPr="000F3C94" w:rsidRDefault="00984B3B" w:rsidP="00984B3B">
            <w:pPr>
              <w:snapToGrid w:val="0"/>
              <w:spacing w:before="60" w:after="60"/>
              <w:jc w:val="left"/>
              <w:rPr>
                <w:spacing w:val="-8"/>
                <w:sz w:val="16"/>
                <w:szCs w:val="16"/>
                <w:lang w:val="en-GB"/>
              </w:rPr>
            </w:pPr>
            <w:r w:rsidRPr="000F3C94">
              <w:rPr>
                <w:sz w:val="16"/>
                <w:szCs w:val="16"/>
                <w:lang w:val="en-GB"/>
              </w:rPr>
              <w:t>S100_SupportFileDiscoveryMetadata</w:t>
            </w:r>
          </w:p>
        </w:tc>
        <w:tc>
          <w:tcPr>
            <w:tcW w:w="3758" w:type="dxa"/>
          </w:tcPr>
          <w:p w14:paraId="1A030C07" w14:textId="77777777" w:rsidR="00984B3B" w:rsidRPr="000F3C94" w:rsidRDefault="00984B3B" w:rsidP="00984B3B">
            <w:pPr>
              <w:snapToGrid w:val="0"/>
              <w:spacing w:before="60" w:after="60"/>
              <w:jc w:val="left"/>
              <w:rPr>
                <w:sz w:val="16"/>
                <w:szCs w:val="16"/>
                <w:lang w:val="en-GB"/>
              </w:rPr>
            </w:pPr>
            <w:r w:rsidRPr="000F3C94">
              <w:rPr>
                <w:sz w:val="16"/>
                <w:szCs w:val="16"/>
                <w:lang w:val="en-GB"/>
              </w:rPr>
              <w:t>Metadata about the individual support files in the exchange catalogue</w:t>
            </w:r>
          </w:p>
        </w:tc>
        <w:tc>
          <w:tcPr>
            <w:tcW w:w="804" w:type="dxa"/>
          </w:tcPr>
          <w:p w14:paraId="01F13B45" w14:textId="77777777" w:rsidR="00984B3B" w:rsidRPr="000F3C94" w:rsidRDefault="00984B3B" w:rsidP="00984B3B">
            <w:pPr>
              <w:snapToGrid w:val="0"/>
              <w:spacing w:before="60" w:after="60"/>
              <w:jc w:val="center"/>
              <w:rPr>
                <w:sz w:val="16"/>
                <w:szCs w:val="16"/>
                <w:lang w:val="en-GB"/>
              </w:rPr>
            </w:pPr>
            <w:r w:rsidRPr="000F3C94">
              <w:rPr>
                <w:sz w:val="16"/>
                <w:szCs w:val="16"/>
                <w:lang w:val="en-GB"/>
              </w:rPr>
              <w:t>-</w:t>
            </w:r>
          </w:p>
        </w:tc>
        <w:tc>
          <w:tcPr>
            <w:tcW w:w="2436" w:type="dxa"/>
          </w:tcPr>
          <w:p w14:paraId="1E7B6790"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c>
          <w:tcPr>
            <w:tcW w:w="4342" w:type="dxa"/>
          </w:tcPr>
          <w:p w14:paraId="7F40BA34"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r>
      <w:tr w:rsidR="00B413FE" w:rsidRPr="000F3C94" w14:paraId="666F5095" w14:textId="77777777" w:rsidTr="00B52C23">
        <w:trPr>
          <w:trHeight w:val="335"/>
        </w:trPr>
        <w:tc>
          <w:tcPr>
            <w:tcW w:w="2977" w:type="dxa"/>
          </w:tcPr>
          <w:p w14:paraId="03037AF4"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fileName</w:t>
            </w:r>
            <w:proofErr w:type="spellEnd"/>
          </w:p>
        </w:tc>
        <w:tc>
          <w:tcPr>
            <w:tcW w:w="3758" w:type="dxa"/>
          </w:tcPr>
          <w:p w14:paraId="37908A21" w14:textId="77777777" w:rsidR="00B413FE" w:rsidRPr="000F3C94" w:rsidRDefault="00B413FE" w:rsidP="000E212A">
            <w:pPr>
              <w:snapToGrid w:val="0"/>
              <w:spacing w:before="60" w:after="60"/>
              <w:jc w:val="left"/>
              <w:rPr>
                <w:sz w:val="16"/>
                <w:szCs w:val="16"/>
                <w:lang w:val="en-GB"/>
              </w:rPr>
            </w:pPr>
            <w:r w:rsidRPr="000F3C94">
              <w:rPr>
                <w:sz w:val="16"/>
                <w:szCs w:val="16"/>
                <w:lang w:val="en-GB"/>
              </w:rPr>
              <w:t>Name of the support file</w:t>
            </w:r>
          </w:p>
        </w:tc>
        <w:tc>
          <w:tcPr>
            <w:tcW w:w="804" w:type="dxa"/>
          </w:tcPr>
          <w:p w14:paraId="3F0FE344"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5F8E78EC" w14:textId="568A2DED" w:rsidR="00B413FE" w:rsidRPr="000F3C94" w:rsidRDefault="00B92617" w:rsidP="000E212A">
            <w:pPr>
              <w:snapToGrid w:val="0"/>
              <w:spacing w:before="60" w:after="60"/>
              <w:jc w:val="left"/>
              <w:rPr>
                <w:sz w:val="16"/>
                <w:szCs w:val="16"/>
                <w:lang w:val="en-GB"/>
              </w:rPr>
            </w:pPr>
            <w:r w:rsidRPr="000F3C94">
              <w:rPr>
                <w:rFonts w:eastAsia="Malgun Gothic"/>
                <w:sz w:val="16"/>
                <w:szCs w:val="16"/>
                <w:lang w:val="en-GB"/>
              </w:rPr>
              <w:t xml:space="preserve">URI </w:t>
            </w:r>
          </w:p>
        </w:tc>
        <w:tc>
          <w:tcPr>
            <w:tcW w:w="4342" w:type="dxa"/>
          </w:tcPr>
          <w:p w14:paraId="77C1F20A" w14:textId="001139D4" w:rsidR="00B413FE" w:rsidRPr="000F3C94" w:rsidRDefault="00584E45" w:rsidP="000E212A">
            <w:pPr>
              <w:snapToGrid w:val="0"/>
              <w:spacing w:before="60" w:after="60"/>
              <w:jc w:val="left"/>
              <w:rPr>
                <w:sz w:val="16"/>
                <w:szCs w:val="16"/>
                <w:lang w:val="en-GB"/>
              </w:rPr>
            </w:pPr>
            <w:r w:rsidRPr="000F3C94">
              <w:rPr>
                <w:sz w:val="16"/>
                <w:szCs w:val="16"/>
                <w:lang w:val="en-GB"/>
              </w:rPr>
              <w:t xml:space="preserve">See </w:t>
            </w:r>
            <w:r w:rsidR="005636E1" w:rsidRPr="000F3C94">
              <w:rPr>
                <w:sz w:val="16"/>
                <w:szCs w:val="16"/>
                <w:lang w:val="en-GB"/>
              </w:rPr>
              <w:t xml:space="preserve">S-100 </w:t>
            </w:r>
            <w:r w:rsidRPr="000F3C94">
              <w:rPr>
                <w:sz w:val="16"/>
                <w:szCs w:val="16"/>
                <w:lang w:val="en-GB"/>
              </w:rPr>
              <w:t>Part</w:t>
            </w:r>
            <w:r w:rsidR="005636E1" w:rsidRPr="000F3C94">
              <w:rPr>
                <w:sz w:val="16"/>
                <w:szCs w:val="16"/>
                <w:lang w:val="en-GB"/>
              </w:rPr>
              <w:t xml:space="preserve"> </w:t>
            </w:r>
            <w:r w:rsidRPr="000F3C94">
              <w:rPr>
                <w:sz w:val="16"/>
                <w:szCs w:val="16"/>
                <w:lang w:val="en-GB"/>
              </w:rPr>
              <w:t>1, clause 1-4.6</w:t>
            </w:r>
          </w:p>
        </w:tc>
      </w:tr>
      <w:tr w:rsidR="00584E45" w:rsidRPr="000F3C94" w14:paraId="3725FCCF" w14:textId="77777777" w:rsidTr="00B52C23">
        <w:trPr>
          <w:trHeight w:val="335"/>
        </w:trPr>
        <w:tc>
          <w:tcPr>
            <w:tcW w:w="2977" w:type="dxa"/>
          </w:tcPr>
          <w:p w14:paraId="26D50D16" w14:textId="5F76909C" w:rsidR="00584E45" w:rsidRPr="000F3C94" w:rsidRDefault="00584E45" w:rsidP="000E212A">
            <w:pPr>
              <w:snapToGrid w:val="0"/>
              <w:spacing w:before="60" w:after="60"/>
              <w:jc w:val="left"/>
              <w:rPr>
                <w:sz w:val="16"/>
                <w:szCs w:val="16"/>
                <w:lang w:val="en-GB"/>
              </w:rPr>
            </w:pPr>
            <w:proofErr w:type="spellStart"/>
            <w:r w:rsidRPr="000F3C94">
              <w:rPr>
                <w:sz w:val="16"/>
                <w:szCs w:val="16"/>
                <w:lang w:val="en-GB"/>
              </w:rPr>
              <w:t>revisionStatus</w:t>
            </w:r>
            <w:proofErr w:type="spellEnd"/>
          </w:p>
        </w:tc>
        <w:tc>
          <w:tcPr>
            <w:tcW w:w="3758" w:type="dxa"/>
          </w:tcPr>
          <w:p w14:paraId="5663CAF9" w14:textId="1A02AD48" w:rsidR="00584E45" w:rsidRPr="000F3C94" w:rsidRDefault="00584E45" w:rsidP="000E212A">
            <w:pPr>
              <w:snapToGrid w:val="0"/>
              <w:spacing w:before="60" w:after="60"/>
              <w:jc w:val="left"/>
              <w:rPr>
                <w:sz w:val="16"/>
                <w:szCs w:val="16"/>
                <w:lang w:val="en-GB"/>
              </w:rPr>
            </w:pPr>
            <w:r w:rsidRPr="000F3C94">
              <w:rPr>
                <w:sz w:val="16"/>
                <w:szCs w:val="16"/>
                <w:lang w:val="en-GB"/>
              </w:rPr>
              <w:t xml:space="preserve">The purpose for </w:t>
            </w:r>
            <w:r w:rsidR="00A41992" w:rsidRPr="000F3C94">
              <w:rPr>
                <w:sz w:val="16"/>
                <w:szCs w:val="16"/>
                <w:lang w:val="en-GB"/>
              </w:rPr>
              <w:t>which</w:t>
            </w:r>
            <w:r w:rsidRPr="000F3C94">
              <w:rPr>
                <w:sz w:val="16"/>
                <w:szCs w:val="16"/>
                <w:lang w:val="en-GB"/>
              </w:rPr>
              <w:t xml:space="preserve"> the support file has been issued</w:t>
            </w:r>
          </w:p>
        </w:tc>
        <w:tc>
          <w:tcPr>
            <w:tcW w:w="804" w:type="dxa"/>
          </w:tcPr>
          <w:p w14:paraId="4D6EA552" w14:textId="157732A3" w:rsidR="00584E45" w:rsidRPr="000F3C94" w:rsidRDefault="00584E45" w:rsidP="000E212A">
            <w:pPr>
              <w:snapToGrid w:val="0"/>
              <w:spacing w:before="60" w:after="60"/>
              <w:jc w:val="center"/>
              <w:rPr>
                <w:sz w:val="16"/>
                <w:szCs w:val="16"/>
                <w:lang w:val="en-GB"/>
              </w:rPr>
            </w:pPr>
            <w:r w:rsidRPr="000F3C94">
              <w:rPr>
                <w:rFonts w:eastAsia="Malgun Gothic"/>
                <w:sz w:val="16"/>
                <w:szCs w:val="16"/>
                <w:lang w:val="en-GB"/>
              </w:rPr>
              <w:t>1</w:t>
            </w:r>
          </w:p>
        </w:tc>
        <w:tc>
          <w:tcPr>
            <w:tcW w:w="2436" w:type="dxa"/>
          </w:tcPr>
          <w:p w14:paraId="28C92617" w14:textId="5C740A2E" w:rsidR="00584E45" w:rsidRPr="000F3C94" w:rsidRDefault="00584E45" w:rsidP="000E212A">
            <w:pPr>
              <w:snapToGrid w:val="0"/>
              <w:spacing w:before="60" w:after="60"/>
              <w:jc w:val="left"/>
              <w:rPr>
                <w:sz w:val="16"/>
                <w:szCs w:val="16"/>
                <w:lang w:val="en-GB"/>
              </w:rPr>
            </w:pPr>
            <w:r w:rsidRPr="000F3C94">
              <w:rPr>
                <w:sz w:val="16"/>
                <w:szCs w:val="16"/>
                <w:lang w:val="en-GB"/>
              </w:rPr>
              <w:t>S100_SuppoirtFileRevisionStatus</w:t>
            </w:r>
          </w:p>
        </w:tc>
        <w:tc>
          <w:tcPr>
            <w:tcW w:w="4342" w:type="dxa"/>
          </w:tcPr>
          <w:p w14:paraId="47C6F807" w14:textId="6A80332B" w:rsidR="00584E45" w:rsidRPr="000F3C94" w:rsidRDefault="00584E45" w:rsidP="000E212A">
            <w:pPr>
              <w:snapToGrid w:val="0"/>
              <w:spacing w:before="60" w:after="60"/>
              <w:jc w:val="left"/>
              <w:rPr>
                <w:sz w:val="16"/>
                <w:szCs w:val="16"/>
                <w:lang w:val="en-GB"/>
              </w:rPr>
            </w:pPr>
            <w:r w:rsidRPr="000F3C94">
              <w:rPr>
                <w:sz w:val="16"/>
                <w:szCs w:val="16"/>
                <w:lang w:val="en-GB"/>
              </w:rPr>
              <w:t xml:space="preserve">For </w:t>
            </w:r>
            <w:proofErr w:type="gramStart"/>
            <w:r w:rsidRPr="000F3C94">
              <w:rPr>
                <w:sz w:val="16"/>
                <w:szCs w:val="16"/>
                <w:lang w:val="en-GB"/>
              </w:rPr>
              <w:t>example</w:t>
            </w:r>
            <w:proofErr w:type="gramEnd"/>
            <w:r w:rsidRPr="000F3C94">
              <w:rPr>
                <w:sz w:val="16"/>
                <w:szCs w:val="16"/>
                <w:lang w:val="en-GB"/>
              </w:rPr>
              <w:t xml:space="preserve"> new, replacement, etc</w:t>
            </w:r>
          </w:p>
        </w:tc>
      </w:tr>
      <w:tr w:rsidR="00B413FE" w:rsidRPr="000F3C94" w14:paraId="24C8458A" w14:textId="77777777" w:rsidTr="00B52C23">
        <w:trPr>
          <w:trHeight w:val="737"/>
        </w:trPr>
        <w:tc>
          <w:tcPr>
            <w:tcW w:w="2977" w:type="dxa"/>
          </w:tcPr>
          <w:p w14:paraId="4CDFAB63"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editionNumber</w:t>
            </w:r>
            <w:proofErr w:type="spellEnd"/>
          </w:p>
        </w:tc>
        <w:tc>
          <w:tcPr>
            <w:tcW w:w="3758" w:type="dxa"/>
          </w:tcPr>
          <w:p w14:paraId="3BBEDE2A" w14:textId="6CBD0098" w:rsidR="00B413FE" w:rsidRPr="000F3C94" w:rsidRDefault="00B413FE" w:rsidP="000E212A">
            <w:pPr>
              <w:snapToGrid w:val="0"/>
              <w:spacing w:before="60" w:after="60"/>
              <w:jc w:val="left"/>
              <w:rPr>
                <w:sz w:val="16"/>
                <w:szCs w:val="16"/>
                <w:lang w:val="en-GB"/>
              </w:rPr>
            </w:pPr>
            <w:r w:rsidRPr="000F3C94">
              <w:rPr>
                <w:sz w:val="16"/>
                <w:szCs w:val="16"/>
                <w:lang w:val="en-GB"/>
              </w:rPr>
              <w:t xml:space="preserve">The </w:t>
            </w:r>
            <w:r w:rsidR="00A41992" w:rsidRPr="000F3C94">
              <w:rPr>
                <w:sz w:val="16"/>
                <w:szCs w:val="16"/>
                <w:lang w:val="en-GB"/>
              </w:rPr>
              <w:t>E</w:t>
            </w:r>
            <w:r w:rsidRPr="000F3C94">
              <w:rPr>
                <w:sz w:val="16"/>
                <w:szCs w:val="16"/>
                <w:lang w:val="en-GB"/>
              </w:rPr>
              <w:t xml:space="preserve">dition number of the </w:t>
            </w:r>
            <w:r w:rsidR="00AD7BB1" w:rsidRPr="000F3C94">
              <w:rPr>
                <w:sz w:val="16"/>
                <w:szCs w:val="16"/>
                <w:lang w:val="en-GB"/>
              </w:rPr>
              <w:t>support file</w:t>
            </w:r>
          </w:p>
        </w:tc>
        <w:tc>
          <w:tcPr>
            <w:tcW w:w="804" w:type="dxa"/>
          </w:tcPr>
          <w:p w14:paraId="245DCBFF"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3D67CE34" w14:textId="31462BE2" w:rsidR="00B413FE" w:rsidRPr="000F3C94" w:rsidRDefault="00AD7BB1" w:rsidP="000E212A">
            <w:pPr>
              <w:snapToGrid w:val="0"/>
              <w:spacing w:before="60" w:after="60"/>
              <w:jc w:val="left"/>
              <w:rPr>
                <w:sz w:val="16"/>
                <w:szCs w:val="16"/>
                <w:lang w:val="en-GB"/>
              </w:rPr>
            </w:pPr>
            <w:r w:rsidRPr="000F3C94">
              <w:rPr>
                <w:sz w:val="16"/>
                <w:szCs w:val="16"/>
                <w:lang w:val="en-GB"/>
              </w:rPr>
              <w:t>Integer</w:t>
            </w:r>
          </w:p>
        </w:tc>
        <w:tc>
          <w:tcPr>
            <w:tcW w:w="4342" w:type="dxa"/>
          </w:tcPr>
          <w:p w14:paraId="0BDC7D86" w14:textId="2335721A" w:rsidR="00B413FE" w:rsidRPr="000F3C94" w:rsidRDefault="00D55317" w:rsidP="000E212A">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1 is assigned to it.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is increased by 1 at each new </w:t>
            </w:r>
            <w:r w:rsidR="00DE06C8" w:rsidRPr="000F3C94">
              <w:rPr>
                <w:rFonts w:eastAsia="Times New Roman"/>
                <w:sz w:val="16"/>
                <w:szCs w:val="16"/>
                <w:lang w:val="en-GB"/>
              </w:rPr>
              <w:t>E</w:t>
            </w:r>
            <w:r w:rsidR="00B413FE" w:rsidRPr="000F3C94">
              <w:rPr>
                <w:rFonts w:eastAsia="Times New Roman"/>
                <w:sz w:val="16"/>
                <w:szCs w:val="16"/>
                <w:lang w:val="en-GB"/>
              </w:rPr>
              <w:t>dition. Edition number remains</w:t>
            </w:r>
            <w:r w:rsidRPr="000F3C94">
              <w:rPr>
                <w:rFonts w:eastAsia="Times New Roman"/>
                <w:sz w:val="16"/>
                <w:szCs w:val="16"/>
                <w:lang w:val="en-GB"/>
              </w:rPr>
              <w:t xml:space="preserve"> the same for a re-issue</w:t>
            </w:r>
          </w:p>
        </w:tc>
      </w:tr>
      <w:tr w:rsidR="00AD7BB1" w:rsidRPr="000F3C94" w14:paraId="1B247F2B" w14:textId="77777777" w:rsidTr="00B52C23">
        <w:trPr>
          <w:trHeight w:val="335"/>
        </w:trPr>
        <w:tc>
          <w:tcPr>
            <w:tcW w:w="2977" w:type="dxa"/>
          </w:tcPr>
          <w:p w14:paraId="32207A07" w14:textId="77777777" w:rsidR="00AD7BB1" w:rsidRPr="000F3C94" w:rsidRDefault="00AD7BB1" w:rsidP="000E212A">
            <w:pPr>
              <w:snapToGrid w:val="0"/>
              <w:spacing w:before="60" w:after="60"/>
              <w:jc w:val="left"/>
              <w:rPr>
                <w:sz w:val="16"/>
                <w:szCs w:val="16"/>
                <w:lang w:val="en-GB"/>
              </w:rPr>
            </w:pPr>
            <w:proofErr w:type="spellStart"/>
            <w:r w:rsidRPr="000F3C94">
              <w:rPr>
                <w:sz w:val="16"/>
                <w:szCs w:val="16"/>
                <w:lang w:val="en-GB"/>
              </w:rPr>
              <w:t>issueDate</w:t>
            </w:r>
            <w:proofErr w:type="spellEnd"/>
          </w:p>
        </w:tc>
        <w:tc>
          <w:tcPr>
            <w:tcW w:w="3758" w:type="dxa"/>
          </w:tcPr>
          <w:p w14:paraId="22F62F8B" w14:textId="1845DBB5" w:rsidR="00AD7BB1" w:rsidRPr="000F3C94" w:rsidRDefault="00AD7BB1" w:rsidP="000E212A">
            <w:pPr>
              <w:snapToGrid w:val="0"/>
              <w:spacing w:before="60" w:after="60"/>
              <w:jc w:val="left"/>
              <w:rPr>
                <w:sz w:val="16"/>
                <w:szCs w:val="16"/>
                <w:lang w:val="en-GB"/>
              </w:rPr>
            </w:pPr>
            <w:r w:rsidRPr="000F3C94">
              <w:rPr>
                <w:sz w:val="16"/>
                <w:szCs w:val="16"/>
                <w:lang w:val="en-GB"/>
              </w:rPr>
              <w:t xml:space="preserve">Date on which the data was made available by the </w:t>
            </w:r>
            <w:r w:rsidR="00DE06C8" w:rsidRPr="000F3C94">
              <w:rPr>
                <w:sz w:val="16"/>
                <w:szCs w:val="16"/>
                <w:lang w:val="en-GB"/>
              </w:rPr>
              <w:t>D</w:t>
            </w:r>
            <w:r w:rsidRPr="000F3C94">
              <w:rPr>
                <w:sz w:val="16"/>
                <w:szCs w:val="16"/>
                <w:lang w:val="en-GB"/>
              </w:rPr>
              <w:t xml:space="preserve">ata </w:t>
            </w:r>
            <w:r w:rsidR="00DE06C8" w:rsidRPr="000F3C94">
              <w:rPr>
                <w:sz w:val="16"/>
                <w:szCs w:val="16"/>
                <w:lang w:val="en-GB"/>
              </w:rPr>
              <w:t>P</w:t>
            </w:r>
            <w:r w:rsidRPr="000F3C94">
              <w:rPr>
                <w:sz w:val="16"/>
                <w:szCs w:val="16"/>
                <w:lang w:val="en-GB"/>
              </w:rPr>
              <w:t>roducer</w:t>
            </w:r>
          </w:p>
        </w:tc>
        <w:tc>
          <w:tcPr>
            <w:tcW w:w="804" w:type="dxa"/>
          </w:tcPr>
          <w:p w14:paraId="598AA888" w14:textId="6C0E579D" w:rsidR="00AD7BB1" w:rsidRPr="000F3C94" w:rsidRDefault="00AD7BB1" w:rsidP="000E212A">
            <w:pPr>
              <w:snapToGrid w:val="0"/>
              <w:spacing w:before="60" w:after="60"/>
              <w:jc w:val="center"/>
              <w:rPr>
                <w:sz w:val="16"/>
                <w:szCs w:val="16"/>
                <w:lang w:val="en-GB"/>
              </w:rPr>
            </w:pPr>
            <w:r w:rsidRPr="000F3C94">
              <w:rPr>
                <w:sz w:val="16"/>
                <w:szCs w:val="16"/>
                <w:lang w:val="en-GB"/>
              </w:rPr>
              <w:t>0..1</w:t>
            </w:r>
          </w:p>
        </w:tc>
        <w:tc>
          <w:tcPr>
            <w:tcW w:w="2436" w:type="dxa"/>
          </w:tcPr>
          <w:p w14:paraId="37705CB9" w14:textId="77777777" w:rsidR="00AD7BB1" w:rsidRPr="000F3C94" w:rsidRDefault="00AD7BB1" w:rsidP="000E212A">
            <w:pPr>
              <w:snapToGrid w:val="0"/>
              <w:spacing w:before="60" w:after="60"/>
              <w:jc w:val="left"/>
              <w:rPr>
                <w:sz w:val="16"/>
                <w:szCs w:val="16"/>
                <w:lang w:val="en-GB"/>
              </w:rPr>
            </w:pPr>
            <w:r w:rsidRPr="000F3C94">
              <w:rPr>
                <w:sz w:val="16"/>
                <w:szCs w:val="16"/>
                <w:lang w:val="en-GB"/>
              </w:rPr>
              <w:t>Date</w:t>
            </w:r>
          </w:p>
        </w:tc>
        <w:tc>
          <w:tcPr>
            <w:tcW w:w="4342" w:type="dxa"/>
          </w:tcPr>
          <w:p w14:paraId="6CA1ED96" w14:textId="77777777" w:rsidR="00AD7BB1" w:rsidRPr="000F3C94" w:rsidRDefault="00AD7BB1" w:rsidP="000E212A">
            <w:pPr>
              <w:snapToGrid w:val="0"/>
              <w:spacing w:before="60" w:after="60"/>
              <w:jc w:val="left"/>
              <w:rPr>
                <w:sz w:val="16"/>
                <w:szCs w:val="16"/>
                <w:lang w:val="en-GB"/>
              </w:rPr>
            </w:pPr>
          </w:p>
        </w:tc>
      </w:tr>
      <w:tr w:rsidR="00B97755" w:rsidRPr="000F3C94" w14:paraId="2A166D08" w14:textId="77777777" w:rsidTr="00B52C23">
        <w:trPr>
          <w:trHeight w:val="335"/>
        </w:trPr>
        <w:tc>
          <w:tcPr>
            <w:tcW w:w="2977" w:type="dxa"/>
          </w:tcPr>
          <w:p w14:paraId="622F48D8" w14:textId="658DB57A" w:rsidR="00B97755" w:rsidRPr="000F3C94" w:rsidRDefault="00B97755" w:rsidP="00B97755">
            <w:pPr>
              <w:snapToGrid w:val="0"/>
              <w:spacing w:before="60" w:after="60"/>
              <w:jc w:val="left"/>
              <w:rPr>
                <w:sz w:val="16"/>
                <w:szCs w:val="16"/>
                <w:lang w:val="en-GB"/>
              </w:rPr>
            </w:pPr>
            <w:proofErr w:type="spellStart"/>
            <w:r w:rsidRPr="000F3C94">
              <w:rPr>
                <w:sz w:val="16"/>
                <w:szCs w:val="16"/>
                <w:lang w:val="en-GB"/>
              </w:rPr>
              <w:t>supportFileSpecification</w:t>
            </w:r>
            <w:proofErr w:type="spellEnd"/>
          </w:p>
        </w:tc>
        <w:tc>
          <w:tcPr>
            <w:tcW w:w="3758" w:type="dxa"/>
          </w:tcPr>
          <w:p w14:paraId="4B0A7776" w14:textId="087800C2" w:rsidR="00B97755" w:rsidRPr="000F3C94" w:rsidRDefault="00B97755" w:rsidP="00B97755">
            <w:pPr>
              <w:snapToGrid w:val="0"/>
              <w:spacing w:before="60" w:after="60"/>
              <w:jc w:val="left"/>
              <w:rPr>
                <w:sz w:val="16"/>
                <w:szCs w:val="16"/>
                <w:lang w:val="en-GB"/>
              </w:rPr>
            </w:pPr>
            <w:r w:rsidRPr="000F3C94">
              <w:rPr>
                <w:sz w:val="16"/>
                <w:szCs w:val="16"/>
                <w:lang w:val="en-GB"/>
              </w:rPr>
              <w:t>The specification used to create this file</w:t>
            </w:r>
          </w:p>
        </w:tc>
        <w:tc>
          <w:tcPr>
            <w:tcW w:w="804" w:type="dxa"/>
          </w:tcPr>
          <w:p w14:paraId="6B95C068" w14:textId="7D440C0E" w:rsidR="00B97755" w:rsidRPr="000F3C94" w:rsidRDefault="00B97755" w:rsidP="00B97755">
            <w:pPr>
              <w:snapToGrid w:val="0"/>
              <w:spacing w:before="60" w:after="60"/>
              <w:jc w:val="center"/>
              <w:rPr>
                <w:sz w:val="16"/>
                <w:szCs w:val="16"/>
                <w:lang w:val="en-GB"/>
              </w:rPr>
            </w:pPr>
            <w:r w:rsidRPr="000F3C94">
              <w:rPr>
                <w:sz w:val="16"/>
                <w:szCs w:val="16"/>
                <w:lang w:val="en-GB"/>
              </w:rPr>
              <w:t>0..1</w:t>
            </w:r>
          </w:p>
        </w:tc>
        <w:tc>
          <w:tcPr>
            <w:tcW w:w="2436" w:type="dxa"/>
          </w:tcPr>
          <w:p w14:paraId="6B034E1D" w14:textId="60A4E673" w:rsidR="00B97755" w:rsidRPr="000F3C94" w:rsidRDefault="00B97755" w:rsidP="00B97755">
            <w:pPr>
              <w:snapToGrid w:val="0"/>
              <w:spacing w:before="60" w:after="60"/>
              <w:jc w:val="left"/>
              <w:rPr>
                <w:spacing w:val="-12"/>
                <w:sz w:val="16"/>
                <w:szCs w:val="16"/>
                <w:lang w:val="en-GB"/>
              </w:rPr>
            </w:pPr>
            <w:r w:rsidRPr="000F3C94">
              <w:rPr>
                <w:sz w:val="16"/>
                <w:szCs w:val="16"/>
                <w:lang w:val="en-GB"/>
              </w:rPr>
              <w:t>S100_SupportFileSpecification</w:t>
            </w:r>
          </w:p>
        </w:tc>
        <w:tc>
          <w:tcPr>
            <w:tcW w:w="4342" w:type="dxa"/>
          </w:tcPr>
          <w:p w14:paraId="78D8A3F2" w14:textId="77777777" w:rsidR="00B97755" w:rsidRPr="000F3C94" w:rsidRDefault="00B97755" w:rsidP="00B97755">
            <w:pPr>
              <w:snapToGrid w:val="0"/>
              <w:spacing w:before="60" w:after="60"/>
              <w:jc w:val="left"/>
              <w:rPr>
                <w:sz w:val="16"/>
                <w:szCs w:val="16"/>
                <w:lang w:val="en-GB"/>
              </w:rPr>
            </w:pPr>
          </w:p>
        </w:tc>
      </w:tr>
      <w:tr w:rsidR="00B413FE" w:rsidRPr="000F3C94" w14:paraId="3E12FDEF" w14:textId="77777777" w:rsidTr="00B52C23">
        <w:trPr>
          <w:trHeight w:val="160"/>
        </w:trPr>
        <w:tc>
          <w:tcPr>
            <w:tcW w:w="2977" w:type="dxa"/>
          </w:tcPr>
          <w:p w14:paraId="396197F6"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dataType</w:t>
            </w:r>
            <w:proofErr w:type="spellEnd"/>
          </w:p>
        </w:tc>
        <w:tc>
          <w:tcPr>
            <w:tcW w:w="3758" w:type="dxa"/>
          </w:tcPr>
          <w:p w14:paraId="700F79DA" w14:textId="6DE78FE0" w:rsidR="00B413FE" w:rsidRPr="000F3C94" w:rsidRDefault="00A8118A" w:rsidP="000E212A">
            <w:pPr>
              <w:snapToGrid w:val="0"/>
              <w:spacing w:before="60" w:after="60"/>
              <w:jc w:val="left"/>
              <w:rPr>
                <w:sz w:val="16"/>
                <w:szCs w:val="16"/>
                <w:lang w:val="en-GB"/>
              </w:rPr>
            </w:pPr>
            <w:r w:rsidRPr="000F3C94">
              <w:rPr>
                <w:sz w:val="16"/>
                <w:szCs w:val="16"/>
                <w:lang w:val="en-GB"/>
              </w:rPr>
              <w:t>The format of the support file</w:t>
            </w:r>
          </w:p>
        </w:tc>
        <w:tc>
          <w:tcPr>
            <w:tcW w:w="804" w:type="dxa"/>
          </w:tcPr>
          <w:p w14:paraId="1CC296F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70260B18" w14:textId="77777777" w:rsidR="00B413FE" w:rsidRPr="000F3C94" w:rsidRDefault="00B413FE" w:rsidP="000E212A">
            <w:pPr>
              <w:snapToGrid w:val="0"/>
              <w:spacing w:before="60" w:after="60"/>
              <w:jc w:val="left"/>
              <w:rPr>
                <w:sz w:val="16"/>
                <w:szCs w:val="16"/>
                <w:lang w:val="en-GB"/>
              </w:rPr>
            </w:pPr>
            <w:r w:rsidRPr="000F3C94">
              <w:rPr>
                <w:sz w:val="16"/>
                <w:szCs w:val="16"/>
                <w:lang w:val="en-GB"/>
              </w:rPr>
              <w:t>S100_SupportFileFormat</w:t>
            </w:r>
          </w:p>
        </w:tc>
        <w:tc>
          <w:tcPr>
            <w:tcW w:w="4342" w:type="dxa"/>
          </w:tcPr>
          <w:p w14:paraId="7E848C9A" w14:textId="77777777" w:rsidR="00B413FE" w:rsidRPr="000F3C94" w:rsidRDefault="00B413FE" w:rsidP="000E212A">
            <w:pPr>
              <w:snapToGrid w:val="0"/>
              <w:spacing w:before="60" w:after="60"/>
              <w:jc w:val="left"/>
              <w:rPr>
                <w:sz w:val="16"/>
                <w:szCs w:val="16"/>
                <w:lang w:val="en-GB"/>
              </w:rPr>
            </w:pPr>
          </w:p>
        </w:tc>
      </w:tr>
      <w:tr w:rsidR="009063C9" w:rsidRPr="000F3C94" w14:paraId="70725BB0" w14:textId="77777777" w:rsidTr="00B52C23">
        <w:trPr>
          <w:cantSplit/>
          <w:trHeight w:val="176"/>
        </w:trPr>
        <w:tc>
          <w:tcPr>
            <w:tcW w:w="2977" w:type="dxa"/>
          </w:tcPr>
          <w:p w14:paraId="79A49BC1"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otherDataTypeDescription</w:t>
            </w:r>
            <w:proofErr w:type="spellEnd"/>
          </w:p>
        </w:tc>
        <w:tc>
          <w:tcPr>
            <w:tcW w:w="3758" w:type="dxa"/>
          </w:tcPr>
          <w:p w14:paraId="3AF82477" w14:textId="6787737E" w:rsidR="00B413FE" w:rsidRPr="000F3C94" w:rsidRDefault="00A8118A" w:rsidP="000E212A">
            <w:pPr>
              <w:snapToGrid w:val="0"/>
              <w:spacing w:before="60" w:after="60"/>
              <w:jc w:val="left"/>
              <w:rPr>
                <w:sz w:val="16"/>
                <w:szCs w:val="16"/>
                <w:lang w:val="en-GB"/>
              </w:rPr>
            </w:pPr>
            <w:r w:rsidRPr="000F3C94">
              <w:rPr>
                <w:sz w:val="16"/>
                <w:szCs w:val="16"/>
                <w:lang w:val="en-GB"/>
              </w:rPr>
              <w:t>Support file format other than those listed</w:t>
            </w:r>
          </w:p>
        </w:tc>
        <w:tc>
          <w:tcPr>
            <w:tcW w:w="804" w:type="dxa"/>
          </w:tcPr>
          <w:p w14:paraId="5C9BABB1"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5B16838F"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42" w:type="dxa"/>
          </w:tcPr>
          <w:p w14:paraId="09C1F220" w14:textId="77777777" w:rsidR="00B413FE" w:rsidRPr="000F3C94" w:rsidRDefault="00B413FE" w:rsidP="000E212A">
            <w:pPr>
              <w:snapToGrid w:val="0"/>
              <w:spacing w:before="60" w:after="60"/>
              <w:jc w:val="left"/>
              <w:rPr>
                <w:sz w:val="16"/>
                <w:szCs w:val="16"/>
                <w:lang w:val="en-GB"/>
              </w:rPr>
            </w:pPr>
          </w:p>
        </w:tc>
      </w:tr>
      <w:tr w:rsidR="00B413FE" w:rsidRPr="000F3C94" w14:paraId="189BA4DC" w14:textId="77777777" w:rsidTr="00B52C23">
        <w:trPr>
          <w:trHeight w:val="160"/>
        </w:trPr>
        <w:tc>
          <w:tcPr>
            <w:tcW w:w="2977" w:type="dxa"/>
          </w:tcPr>
          <w:p w14:paraId="485FD75C" w14:textId="77777777" w:rsidR="00B413FE" w:rsidRPr="000F3C94" w:rsidRDefault="00B413FE" w:rsidP="000E212A">
            <w:pPr>
              <w:snapToGrid w:val="0"/>
              <w:spacing w:before="60" w:after="60"/>
              <w:jc w:val="left"/>
              <w:rPr>
                <w:sz w:val="16"/>
                <w:szCs w:val="16"/>
                <w:lang w:val="en-GB"/>
              </w:rPr>
            </w:pPr>
            <w:r w:rsidRPr="000F3C94">
              <w:rPr>
                <w:sz w:val="16"/>
                <w:szCs w:val="16"/>
                <w:lang w:val="en-GB"/>
              </w:rPr>
              <w:t>comment</w:t>
            </w:r>
          </w:p>
        </w:tc>
        <w:tc>
          <w:tcPr>
            <w:tcW w:w="3758" w:type="dxa"/>
          </w:tcPr>
          <w:p w14:paraId="1FD5C36F" w14:textId="6663BD9C" w:rsidR="00B413FE" w:rsidRPr="000F3C94" w:rsidRDefault="00AD7BB1" w:rsidP="000E212A">
            <w:pPr>
              <w:autoSpaceDE w:val="0"/>
              <w:snapToGrid w:val="0"/>
              <w:spacing w:before="60" w:after="60"/>
              <w:jc w:val="left"/>
              <w:rPr>
                <w:sz w:val="16"/>
                <w:szCs w:val="16"/>
                <w:lang w:val="en-GB"/>
              </w:rPr>
            </w:pPr>
            <w:r w:rsidRPr="000F3C94">
              <w:rPr>
                <w:sz w:val="16"/>
                <w:szCs w:val="16"/>
                <w:lang w:val="en-GB"/>
              </w:rPr>
              <w:t>Optional comment</w:t>
            </w:r>
          </w:p>
        </w:tc>
        <w:tc>
          <w:tcPr>
            <w:tcW w:w="804" w:type="dxa"/>
          </w:tcPr>
          <w:p w14:paraId="66B7391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1E15F0F0" w14:textId="77777777" w:rsidR="00B413FE" w:rsidRPr="000F3C94" w:rsidRDefault="00B413FE" w:rsidP="000E212A">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42" w:type="dxa"/>
          </w:tcPr>
          <w:p w14:paraId="4AC8E8E6" w14:textId="77777777" w:rsidR="00B413FE" w:rsidRPr="000F3C94" w:rsidRDefault="00B413FE" w:rsidP="000E212A">
            <w:pPr>
              <w:snapToGrid w:val="0"/>
              <w:spacing w:before="60" w:after="60"/>
              <w:jc w:val="left"/>
              <w:rPr>
                <w:sz w:val="16"/>
                <w:szCs w:val="16"/>
                <w:lang w:val="en-GB"/>
              </w:rPr>
            </w:pPr>
          </w:p>
        </w:tc>
      </w:tr>
      <w:tr w:rsidR="00061407" w:rsidRPr="000F3C94" w14:paraId="0F8F8681" w14:textId="77777777" w:rsidTr="00B52C23">
        <w:trPr>
          <w:trHeight w:val="160"/>
        </w:trPr>
        <w:tc>
          <w:tcPr>
            <w:tcW w:w="2977" w:type="dxa"/>
          </w:tcPr>
          <w:p w14:paraId="7CC749AF" w14:textId="31A6E223" w:rsidR="00061407" w:rsidRPr="000F3C94" w:rsidRDefault="00061407" w:rsidP="00061407">
            <w:pPr>
              <w:snapToGrid w:val="0"/>
              <w:spacing w:before="60" w:after="60"/>
              <w:jc w:val="left"/>
              <w:rPr>
                <w:sz w:val="16"/>
                <w:szCs w:val="16"/>
                <w:lang w:val="en-GB"/>
              </w:rPr>
            </w:pPr>
            <w:proofErr w:type="spellStart"/>
            <w:r w:rsidRPr="000F3C94">
              <w:rPr>
                <w:rFonts w:eastAsiaTheme="minorEastAsia"/>
                <w:sz w:val="16"/>
                <w:szCs w:val="16"/>
                <w:lang w:val="en-GB"/>
              </w:rPr>
              <w:t>compressionFlag</w:t>
            </w:r>
            <w:proofErr w:type="spellEnd"/>
          </w:p>
        </w:tc>
        <w:tc>
          <w:tcPr>
            <w:tcW w:w="3758" w:type="dxa"/>
          </w:tcPr>
          <w:p w14:paraId="0462A83A" w14:textId="6A3E2703" w:rsidR="00061407" w:rsidRPr="000F3C94" w:rsidRDefault="00061407" w:rsidP="00061407">
            <w:pPr>
              <w:autoSpaceDE w:val="0"/>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804" w:type="dxa"/>
          </w:tcPr>
          <w:p w14:paraId="57DC710A" w14:textId="6D6B972C" w:rsidR="00061407" w:rsidRPr="000F3C94" w:rsidRDefault="00061407" w:rsidP="00061407">
            <w:pPr>
              <w:snapToGrid w:val="0"/>
              <w:spacing w:before="60" w:after="60"/>
              <w:jc w:val="center"/>
              <w:rPr>
                <w:sz w:val="16"/>
                <w:szCs w:val="16"/>
                <w:lang w:val="en-GB"/>
              </w:rPr>
            </w:pPr>
            <w:r w:rsidRPr="000F3C94">
              <w:rPr>
                <w:rFonts w:eastAsiaTheme="minorEastAsia"/>
                <w:sz w:val="16"/>
                <w:szCs w:val="16"/>
                <w:lang w:val="en-GB"/>
              </w:rPr>
              <w:t>1</w:t>
            </w:r>
          </w:p>
        </w:tc>
        <w:tc>
          <w:tcPr>
            <w:tcW w:w="2436" w:type="dxa"/>
          </w:tcPr>
          <w:p w14:paraId="3EE980C6" w14:textId="53936134"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Boolean</w:t>
            </w:r>
          </w:p>
        </w:tc>
        <w:tc>
          <w:tcPr>
            <w:tcW w:w="4342" w:type="dxa"/>
          </w:tcPr>
          <w:p w14:paraId="2984C392" w14:textId="77777777" w:rsidR="00061407" w:rsidRPr="000F3C94" w:rsidRDefault="00061407" w:rsidP="00061407">
            <w:pPr>
              <w:snapToGrid w:val="0"/>
              <w:spacing w:before="60" w:after="60"/>
              <w:jc w:val="left"/>
              <w:rPr>
                <w:sz w:val="16"/>
                <w:szCs w:val="16"/>
                <w:lang w:val="en-GB"/>
              </w:rPr>
            </w:pPr>
            <w:r w:rsidRPr="000F3C94">
              <w:rPr>
                <w:i/>
                <w:sz w:val="16"/>
                <w:szCs w:val="16"/>
                <w:lang w:val="en-GB"/>
              </w:rPr>
              <w:t>True</w:t>
            </w:r>
            <w:r w:rsidRPr="000F3C94">
              <w:rPr>
                <w:sz w:val="16"/>
                <w:szCs w:val="16"/>
                <w:lang w:val="en-GB"/>
              </w:rPr>
              <w:t xml:space="preserve"> indicates a compressed resource</w:t>
            </w:r>
          </w:p>
          <w:p w14:paraId="1EFDF43D" w14:textId="654F8B48" w:rsidR="00061407" w:rsidRPr="000F3C94" w:rsidRDefault="00061407" w:rsidP="00061407">
            <w:pPr>
              <w:snapToGrid w:val="0"/>
              <w:spacing w:before="60" w:after="60"/>
              <w:jc w:val="left"/>
              <w:rPr>
                <w:sz w:val="16"/>
                <w:szCs w:val="16"/>
                <w:lang w:val="en-GB"/>
              </w:rPr>
            </w:pPr>
            <w:r w:rsidRPr="000F3C94">
              <w:rPr>
                <w:i/>
                <w:sz w:val="16"/>
                <w:szCs w:val="16"/>
                <w:lang w:val="en-GB"/>
              </w:rPr>
              <w:t>False</w:t>
            </w:r>
            <w:r w:rsidRPr="000F3C94">
              <w:rPr>
                <w:sz w:val="16"/>
                <w:szCs w:val="16"/>
                <w:lang w:val="en-GB"/>
              </w:rPr>
              <w:t xml:space="preserve"> indicates an uncompressed resource</w:t>
            </w:r>
          </w:p>
        </w:tc>
      </w:tr>
      <w:tr w:rsidR="00AC657D" w:rsidRPr="000F3C94" w14:paraId="3C86EABE" w14:textId="77777777" w:rsidTr="00B52C23">
        <w:trPr>
          <w:trHeight w:val="351"/>
        </w:trPr>
        <w:tc>
          <w:tcPr>
            <w:tcW w:w="2977" w:type="dxa"/>
          </w:tcPr>
          <w:p w14:paraId="26105594" w14:textId="77777777"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t>digitalSignatureReference</w:t>
            </w:r>
            <w:proofErr w:type="spellEnd"/>
          </w:p>
        </w:tc>
        <w:tc>
          <w:tcPr>
            <w:tcW w:w="3758" w:type="dxa"/>
          </w:tcPr>
          <w:p w14:paraId="5BAFD772" w14:textId="38B5E814" w:rsidR="00AC657D" w:rsidRPr="000F3C94" w:rsidRDefault="00AC657D" w:rsidP="000E212A">
            <w:pPr>
              <w:snapToGrid w:val="0"/>
              <w:spacing w:before="60" w:after="60"/>
              <w:jc w:val="left"/>
              <w:rPr>
                <w:sz w:val="16"/>
                <w:szCs w:val="16"/>
                <w:lang w:val="en-GB"/>
              </w:rPr>
            </w:pPr>
            <w:r w:rsidRPr="000F3C94">
              <w:rPr>
                <w:sz w:val="16"/>
                <w:szCs w:val="16"/>
                <w:lang w:val="en-GB"/>
              </w:rPr>
              <w:t xml:space="preserve">Specifies the algorithm used to compute </w:t>
            </w:r>
            <w:proofErr w:type="spellStart"/>
            <w:r w:rsidRPr="000F3C94">
              <w:rPr>
                <w:sz w:val="16"/>
                <w:szCs w:val="16"/>
                <w:lang w:val="en-GB"/>
              </w:rPr>
              <w:t>digitalSignatureValue</w:t>
            </w:r>
            <w:proofErr w:type="spellEnd"/>
          </w:p>
        </w:tc>
        <w:tc>
          <w:tcPr>
            <w:tcW w:w="804" w:type="dxa"/>
          </w:tcPr>
          <w:p w14:paraId="03E9119A" w14:textId="35951C89"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tcPr>
          <w:p w14:paraId="1F54E49D" w14:textId="7E868312" w:rsidR="00AC657D" w:rsidRPr="000F3C94" w:rsidRDefault="00AC657D" w:rsidP="000E212A">
            <w:pPr>
              <w:snapToGrid w:val="0"/>
              <w:spacing w:before="60" w:after="60"/>
              <w:jc w:val="left"/>
              <w:rPr>
                <w:sz w:val="16"/>
                <w:szCs w:val="16"/>
                <w:lang w:val="en-GB"/>
              </w:rPr>
            </w:pPr>
            <w:r w:rsidRPr="000F3C94">
              <w:rPr>
                <w:sz w:val="16"/>
                <w:szCs w:val="16"/>
                <w:lang w:val="en-GB"/>
              </w:rPr>
              <w:t>S100_</w:t>
            </w:r>
            <w:r w:rsidR="00607F8F" w:rsidRPr="000F3C94">
              <w:rPr>
                <w:sz w:val="16"/>
                <w:szCs w:val="16"/>
                <w:lang w:val="en-GB"/>
              </w:rPr>
              <w:t>SE_</w:t>
            </w:r>
            <w:r w:rsidRPr="000F3C94">
              <w:rPr>
                <w:sz w:val="16"/>
                <w:szCs w:val="16"/>
                <w:lang w:val="en-GB"/>
              </w:rPr>
              <w:t>DigitalSignatureReference</w:t>
            </w:r>
            <w:r w:rsidR="00607F8F" w:rsidRPr="000F3C94">
              <w:rPr>
                <w:sz w:val="16"/>
                <w:szCs w:val="16"/>
                <w:lang w:val="en-GB"/>
              </w:rPr>
              <w:t xml:space="preserve"> (</w:t>
            </w:r>
            <w:r w:rsidR="00983CF2" w:rsidRPr="000F3C94">
              <w:rPr>
                <w:sz w:val="16"/>
                <w:szCs w:val="16"/>
                <w:lang w:val="en-GB"/>
              </w:rPr>
              <w:t>see S-100 Part 15)</w:t>
            </w:r>
          </w:p>
        </w:tc>
        <w:tc>
          <w:tcPr>
            <w:tcW w:w="4342" w:type="dxa"/>
          </w:tcPr>
          <w:p w14:paraId="16D32032" w14:textId="77777777" w:rsidR="00AC657D" w:rsidRPr="000F3C94" w:rsidRDefault="00AC657D" w:rsidP="000E212A">
            <w:pPr>
              <w:snapToGrid w:val="0"/>
              <w:spacing w:before="60" w:after="60"/>
              <w:jc w:val="left"/>
              <w:rPr>
                <w:sz w:val="16"/>
                <w:szCs w:val="16"/>
                <w:lang w:val="en-GB"/>
              </w:rPr>
            </w:pPr>
            <w:r w:rsidRPr="000F3C94">
              <w:rPr>
                <w:sz w:val="16"/>
                <w:szCs w:val="16"/>
                <w:lang w:val="en-GB"/>
              </w:rPr>
              <w:t>Reference to the appropriate digital signature algorithm</w:t>
            </w:r>
          </w:p>
        </w:tc>
      </w:tr>
      <w:tr w:rsidR="00AC657D" w:rsidRPr="000F3C94" w14:paraId="49AE3501" w14:textId="77777777" w:rsidTr="00B52C23">
        <w:trPr>
          <w:trHeight w:val="351"/>
        </w:trPr>
        <w:tc>
          <w:tcPr>
            <w:tcW w:w="2977" w:type="dxa"/>
            <w:shd w:val="clear" w:color="auto" w:fill="auto"/>
          </w:tcPr>
          <w:p w14:paraId="1EE846EE" w14:textId="77777777"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t>digitalSignatureValue</w:t>
            </w:r>
            <w:proofErr w:type="spellEnd"/>
          </w:p>
        </w:tc>
        <w:tc>
          <w:tcPr>
            <w:tcW w:w="3758" w:type="dxa"/>
            <w:shd w:val="clear" w:color="auto" w:fill="auto"/>
          </w:tcPr>
          <w:p w14:paraId="4FF5CC03" w14:textId="77777777" w:rsidR="00AC657D" w:rsidRPr="000F3C94" w:rsidRDefault="00AC657D" w:rsidP="000E212A">
            <w:pPr>
              <w:snapToGrid w:val="0"/>
              <w:spacing w:before="60" w:after="60"/>
              <w:jc w:val="left"/>
              <w:rPr>
                <w:sz w:val="16"/>
                <w:szCs w:val="16"/>
                <w:lang w:val="en-GB"/>
              </w:rPr>
            </w:pPr>
            <w:r w:rsidRPr="000F3C94">
              <w:rPr>
                <w:sz w:val="16"/>
                <w:szCs w:val="16"/>
                <w:lang w:val="en-GB"/>
              </w:rPr>
              <w:t>Value derived from the digital signature</w:t>
            </w:r>
          </w:p>
        </w:tc>
        <w:tc>
          <w:tcPr>
            <w:tcW w:w="804" w:type="dxa"/>
            <w:shd w:val="clear" w:color="auto" w:fill="auto"/>
          </w:tcPr>
          <w:p w14:paraId="23A067BB" w14:textId="74BA3EBD" w:rsidR="00AC657D" w:rsidRPr="000F3C94" w:rsidRDefault="00AC657D" w:rsidP="000E212A">
            <w:pPr>
              <w:snapToGrid w:val="0"/>
              <w:spacing w:before="60" w:after="60"/>
              <w:jc w:val="center"/>
              <w:rPr>
                <w:sz w:val="16"/>
                <w:szCs w:val="16"/>
                <w:lang w:val="en-GB"/>
              </w:rPr>
            </w:pPr>
            <w:proofErr w:type="gramStart"/>
            <w:r w:rsidRPr="000F3C94">
              <w:rPr>
                <w:sz w:val="16"/>
                <w:szCs w:val="16"/>
                <w:lang w:val="en-GB"/>
              </w:rPr>
              <w:t>1..*</w:t>
            </w:r>
            <w:proofErr w:type="gramEnd"/>
          </w:p>
        </w:tc>
        <w:tc>
          <w:tcPr>
            <w:tcW w:w="2436" w:type="dxa"/>
            <w:shd w:val="clear" w:color="auto" w:fill="auto"/>
          </w:tcPr>
          <w:p w14:paraId="5BB84633" w14:textId="2EDCBD6A" w:rsidR="00AC657D" w:rsidRPr="000F3C94" w:rsidRDefault="00AC657D" w:rsidP="000E212A">
            <w:pPr>
              <w:snapToGrid w:val="0"/>
              <w:spacing w:before="60" w:after="60"/>
              <w:jc w:val="left"/>
              <w:rPr>
                <w:sz w:val="16"/>
                <w:szCs w:val="16"/>
                <w:lang w:val="en-GB"/>
              </w:rPr>
            </w:pPr>
            <w:r w:rsidRPr="000F3C94">
              <w:rPr>
                <w:sz w:val="16"/>
                <w:szCs w:val="16"/>
                <w:lang w:val="en-GB"/>
              </w:rPr>
              <w:t>S100_DigitalSignature</w:t>
            </w:r>
            <w:r w:rsidR="00966FFB" w:rsidRPr="000F3C94">
              <w:rPr>
                <w:sz w:val="16"/>
                <w:szCs w:val="16"/>
                <w:lang w:val="en-GB"/>
              </w:rPr>
              <w:t xml:space="preserve"> (see S-100 Part 15)</w:t>
            </w:r>
          </w:p>
        </w:tc>
        <w:tc>
          <w:tcPr>
            <w:tcW w:w="4342" w:type="dxa"/>
            <w:shd w:val="clear" w:color="auto" w:fill="auto"/>
          </w:tcPr>
          <w:p w14:paraId="62C14244" w14:textId="77777777" w:rsidR="00645287" w:rsidRPr="000F3C94" w:rsidRDefault="00AC657D" w:rsidP="000E212A">
            <w:pPr>
              <w:snapToGrid w:val="0"/>
              <w:spacing w:before="60" w:after="60"/>
              <w:jc w:val="left"/>
              <w:rPr>
                <w:sz w:val="16"/>
                <w:szCs w:val="16"/>
                <w:lang w:val="en-GB"/>
              </w:rPr>
            </w:pPr>
            <w:r w:rsidRPr="000F3C94">
              <w:rPr>
                <w:sz w:val="16"/>
                <w:szCs w:val="16"/>
                <w:lang w:val="en-GB"/>
              </w:rPr>
              <w:t xml:space="preserve">The value resulting from application of </w:t>
            </w:r>
            <w:proofErr w:type="spellStart"/>
            <w:r w:rsidRPr="000F3C94">
              <w:rPr>
                <w:sz w:val="16"/>
                <w:szCs w:val="16"/>
                <w:lang w:val="en-GB"/>
              </w:rPr>
              <w:t>digitalSignatureReference</w:t>
            </w:r>
            <w:proofErr w:type="spellEnd"/>
          </w:p>
          <w:p w14:paraId="476A077E" w14:textId="4A5EF7B8" w:rsidR="00AC657D" w:rsidRPr="000F3C94" w:rsidRDefault="00AC657D" w:rsidP="000E212A">
            <w:pPr>
              <w:snapToGrid w:val="0"/>
              <w:spacing w:before="60" w:after="60"/>
              <w:jc w:val="left"/>
              <w:rPr>
                <w:sz w:val="16"/>
                <w:szCs w:val="16"/>
                <w:lang w:val="en-GB"/>
              </w:rPr>
            </w:pPr>
            <w:r w:rsidRPr="000F3C94">
              <w:rPr>
                <w:sz w:val="16"/>
                <w:szCs w:val="16"/>
                <w:lang w:val="en-GB"/>
              </w:rPr>
              <w:t xml:space="preserve">Implemented as the digital signature format specified in </w:t>
            </w:r>
            <w:r w:rsidR="00645287" w:rsidRPr="000F3C94">
              <w:rPr>
                <w:sz w:val="16"/>
                <w:szCs w:val="16"/>
                <w:lang w:val="en-GB"/>
              </w:rPr>
              <w:t xml:space="preserve">S-100 </w:t>
            </w:r>
            <w:r w:rsidRPr="000F3C94">
              <w:rPr>
                <w:sz w:val="16"/>
                <w:szCs w:val="16"/>
                <w:lang w:val="en-GB"/>
              </w:rPr>
              <w:t>Part 15</w:t>
            </w:r>
          </w:p>
        </w:tc>
      </w:tr>
      <w:tr w:rsidR="00AC657D" w:rsidRPr="000F3C94" w14:paraId="46BC1948" w14:textId="77777777" w:rsidTr="00B52C23">
        <w:trPr>
          <w:trHeight w:val="351"/>
        </w:trPr>
        <w:tc>
          <w:tcPr>
            <w:tcW w:w="2977" w:type="dxa"/>
            <w:shd w:val="clear" w:color="auto" w:fill="auto"/>
          </w:tcPr>
          <w:p w14:paraId="3B344519" w14:textId="43D579E0"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lastRenderedPageBreak/>
              <w:t>defaultLocale</w:t>
            </w:r>
            <w:proofErr w:type="spellEnd"/>
          </w:p>
        </w:tc>
        <w:tc>
          <w:tcPr>
            <w:tcW w:w="3758" w:type="dxa"/>
            <w:shd w:val="clear" w:color="auto" w:fill="auto"/>
          </w:tcPr>
          <w:p w14:paraId="5F4BB2D6" w14:textId="29A4440C" w:rsidR="00AC657D" w:rsidRPr="000F3C94" w:rsidRDefault="00AC657D" w:rsidP="000E212A">
            <w:pPr>
              <w:snapToGrid w:val="0"/>
              <w:spacing w:before="60" w:after="60"/>
              <w:jc w:val="left"/>
              <w:rPr>
                <w:sz w:val="16"/>
                <w:szCs w:val="16"/>
                <w:lang w:val="en-GB"/>
              </w:rPr>
            </w:pPr>
            <w:r w:rsidRPr="000F3C94">
              <w:rPr>
                <w:sz w:val="16"/>
                <w:szCs w:val="16"/>
                <w:lang w:val="en-GB"/>
              </w:rPr>
              <w:t xml:space="preserve">Default language and character set used in the </w:t>
            </w:r>
            <w:r w:rsidR="0080166D" w:rsidRPr="000F3C94">
              <w:rPr>
                <w:sz w:val="16"/>
                <w:szCs w:val="16"/>
                <w:lang w:val="en-GB"/>
              </w:rPr>
              <w:t>support file</w:t>
            </w:r>
          </w:p>
        </w:tc>
        <w:tc>
          <w:tcPr>
            <w:tcW w:w="804" w:type="dxa"/>
            <w:shd w:val="clear" w:color="auto" w:fill="auto"/>
          </w:tcPr>
          <w:p w14:paraId="7618A503" w14:textId="04DB979A" w:rsidR="00AC657D" w:rsidRPr="000F3C94" w:rsidRDefault="00AC657D" w:rsidP="000E212A">
            <w:pPr>
              <w:snapToGrid w:val="0"/>
              <w:spacing w:before="60" w:after="60"/>
              <w:jc w:val="center"/>
              <w:rPr>
                <w:sz w:val="16"/>
                <w:szCs w:val="16"/>
                <w:lang w:val="en-GB"/>
              </w:rPr>
            </w:pPr>
            <w:r w:rsidRPr="000F3C94">
              <w:rPr>
                <w:sz w:val="16"/>
                <w:szCs w:val="16"/>
                <w:lang w:val="en-GB"/>
              </w:rPr>
              <w:t>0..1</w:t>
            </w:r>
          </w:p>
        </w:tc>
        <w:tc>
          <w:tcPr>
            <w:tcW w:w="2436" w:type="dxa"/>
            <w:shd w:val="clear" w:color="auto" w:fill="auto"/>
          </w:tcPr>
          <w:p w14:paraId="2A7F6C29" w14:textId="7753A2B8" w:rsidR="00AC657D" w:rsidRPr="000F3C94" w:rsidRDefault="00AC657D" w:rsidP="000E212A">
            <w:pPr>
              <w:snapToGrid w:val="0"/>
              <w:spacing w:before="60" w:after="60"/>
              <w:jc w:val="left"/>
              <w:rPr>
                <w:sz w:val="16"/>
                <w:szCs w:val="16"/>
                <w:lang w:val="en-GB"/>
              </w:rPr>
            </w:pPr>
            <w:proofErr w:type="spellStart"/>
            <w:r w:rsidRPr="000F3C94">
              <w:rPr>
                <w:sz w:val="16"/>
                <w:szCs w:val="16"/>
                <w:lang w:val="en-GB"/>
              </w:rPr>
              <w:t>PT_Locale</w:t>
            </w:r>
            <w:proofErr w:type="spellEnd"/>
          </w:p>
        </w:tc>
        <w:tc>
          <w:tcPr>
            <w:tcW w:w="4342" w:type="dxa"/>
            <w:shd w:val="clear" w:color="auto" w:fill="auto"/>
          </w:tcPr>
          <w:p w14:paraId="75653556" w14:textId="63A4D459" w:rsidR="00AC657D" w:rsidRPr="000F3C94" w:rsidRDefault="00AC657D" w:rsidP="000E212A">
            <w:pPr>
              <w:snapToGrid w:val="0"/>
              <w:spacing w:before="60" w:after="60"/>
              <w:jc w:val="left"/>
              <w:rPr>
                <w:sz w:val="16"/>
                <w:szCs w:val="16"/>
                <w:lang w:val="en-GB"/>
              </w:rPr>
            </w:pPr>
            <w:r w:rsidRPr="000F3C94">
              <w:rPr>
                <w:sz w:val="16"/>
                <w:szCs w:val="16"/>
                <w:lang w:val="en-GB"/>
              </w:rPr>
              <w:t xml:space="preserve">In absence of </w:t>
            </w:r>
            <w:proofErr w:type="spellStart"/>
            <w:r w:rsidRPr="000F3C94">
              <w:rPr>
                <w:sz w:val="16"/>
                <w:szCs w:val="16"/>
                <w:lang w:val="en-GB"/>
              </w:rPr>
              <w:t>defaultLocale</w:t>
            </w:r>
            <w:proofErr w:type="spellEnd"/>
            <w:r w:rsidRPr="000F3C94">
              <w:rPr>
                <w:sz w:val="16"/>
                <w:szCs w:val="16"/>
                <w:lang w:val="en-GB"/>
              </w:rPr>
              <w:t xml:space="preserve"> the language is English in UTF-8</w:t>
            </w:r>
            <w:r w:rsidRPr="000F3C94">
              <w:rPr>
                <w:sz w:val="16"/>
                <w:szCs w:val="16"/>
                <w:lang w:val="en-GB"/>
              </w:rPr>
              <w:br/>
              <w:t>A support file is expected to use only one as locale, Additional support files can be created for other locales</w:t>
            </w:r>
          </w:p>
        </w:tc>
      </w:tr>
      <w:tr w:rsidR="00AC657D" w:rsidRPr="000F3C94" w14:paraId="683C3E09" w14:textId="77777777" w:rsidTr="00B52C23">
        <w:trPr>
          <w:trHeight w:val="351"/>
        </w:trPr>
        <w:tc>
          <w:tcPr>
            <w:tcW w:w="2977" w:type="dxa"/>
            <w:shd w:val="clear" w:color="auto" w:fill="auto"/>
          </w:tcPr>
          <w:p w14:paraId="6B51497E" w14:textId="36A3BF0A" w:rsidR="00AC657D" w:rsidRPr="000F3C94" w:rsidRDefault="00AC657D" w:rsidP="000E212A">
            <w:pPr>
              <w:snapToGrid w:val="0"/>
              <w:spacing w:before="60" w:after="60"/>
              <w:jc w:val="left"/>
              <w:rPr>
                <w:sz w:val="16"/>
                <w:szCs w:val="16"/>
                <w:lang w:val="en-GB"/>
              </w:rPr>
            </w:pPr>
            <w:proofErr w:type="spellStart"/>
            <w:r w:rsidRPr="000F3C94">
              <w:rPr>
                <w:rFonts w:eastAsiaTheme="minorEastAsia"/>
                <w:sz w:val="16"/>
                <w:szCs w:val="16"/>
                <w:lang w:val="en-GB"/>
              </w:rPr>
              <w:t>supportedResource</w:t>
            </w:r>
            <w:proofErr w:type="spellEnd"/>
          </w:p>
        </w:tc>
        <w:tc>
          <w:tcPr>
            <w:tcW w:w="3758" w:type="dxa"/>
            <w:shd w:val="clear" w:color="auto" w:fill="auto"/>
          </w:tcPr>
          <w:p w14:paraId="287D56F1" w14:textId="42E4C3F7"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Identifier of the resource supported by this support file</w:t>
            </w:r>
          </w:p>
        </w:tc>
        <w:tc>
          <w:tcPr>
            <w:tcW w:w="804" w:type="dxa"/>
            <w:shd w:val="clear" w:color="auto" w:fill="auto"/>
          </w:tcPr>
          <w:p w14:paraId="6B7D323E" w14:textId="5D3EB2B2" w:rsidR="00AC657D" w:rsidRPr="000F3C94" w:rsidRDefault="00AC657D" w:rsidP="000E212A">
            <w:pPr>
              <w:snapToGrid w:val="0"/>
              <w:spacing w:before="60" w:after="60"/>
              <w:jc w:val="center"/>
              <w:rPr>
                <w:sz w:val="16"/>
                <w:szCs w:val="16"/>
                <w:lang w:val="en-GB"/>
              </w:rPr>
            </w:pPr>
            <w:proofErr w:type="gramStart"/>
            <w:r w:rsidRPr="000F3C94">
              <w:rPr>
                <w:rFonts w:eastAsiaTheme="minorEastAsia"/>
                <w:sz w:val="16"/>
                <w:szCs w:val="16"/>
                <w:lang w:val="en-GB"/>
              </w:rPr>
              <w:t>0..*</w:t>
            </w:r>
            <w:proofErr w:type="gramEnd"/>
          </w:p>
        </w:tc>
        <w:tc>
          <w:tcPr>
            <w:tcW w:w="2436" w:type="dxa"/>
            <w:shd w:val="clear" w:color="auto" w:fill="auto"/>
          </w:tcPr>
          <w:p w14:paraId="3CFD546F" w14:textId="495A39F2" w:rsidR="00AC657D" w:rsidRPr="000F3C94" w:rsidRDefault="00AC657D" w:rsidP="000E212A">
            <w:pPr>
              <w:snapToGrid w:val="0"/>
              <w:spacing w:before="60" w:after="60"/>
              <w:jc w:val="left"/>
              <w:rPr>
                <w:sz w:val="16"/>
                <w:szCs w:val="16"/>
                <w:lang w:val="en-GB"/>
              </w:rPr>
            </w:pPr>
            <w:proofErr w:type="spellStart"/>
            <w:r w:rsidRPr="000F3C94">
              <w:rPr>
                <w:rFonts w:eastAsiaTheme="minorEastAsia"/>
                <w:sz w:val="16"/>
                <w:szCs w:val="16"/>
                <w:lang w:val="en-GB"/>
              </w:rPr>
              <w:t>CharacterString</w:t>
            </w:r>
            <w:proofErr w:type="spellEnd"/>
          </w:p>
        </w:tc>
        <w:tc>
          <w:tcPr>
            <w:tcW w:w="4342" w:type="dxa"/>
            <w:shd w:val="clear" w:color="auto" w:fill="auto"/>
          </w:tcPr>
          <w:p w14:paraId="5D9CECFB" w14:textId="1A181CE3" w:rsidR="00AC657D" w:rsidRPr="000F3C94" w:rsidRDefault="00576A52" w:rsidP="000E212A">
            <w:pPr>
              <w:snapToGrid w:val="0"/>
              <w:spacing w:before="60" w:after="60"/>
              <w:jc w:val="left"/>
              <w:rPr>
                <w:sz w:val="16"/>
                <w:szCs w:val="16"/>
                <w:lang w:val="en-GB"/>
              </w:rPr>
            </w:pPr>
            <w:r w:rsidRPr="000F3C94">
              <w:rPr>
                <w:sz w:val="16"/>
                <w:szCs w:val="16"/>
                <w:lang w:val="en-GB"/>
              </w:rPr>
              <w:t>Conventions for identifiers are detailed in S-100 Part 15. S-100 allows file URI, digital signature or cryptographic hash checksums to be used</w:t>
            </w:r>
          </w:p>
        </w:tc>
      </w:tr>
      <w:tr w:rsidR="0045681D" w:rsidRPr="000F3C94" w14:paraId="3F17C5A7" w14:textId="77777777" w:rsidTr="00B52C23">
        <w:trPr>
          <w:trHeight w:val="351"/>
        </w:trPr>
        <w:tc>
          <w:tcPr>
            <w:tcW w:w="2977" w:type="dxa"/>
            <w:shd w:val="clear" w:color="auto" w:fill="auto"/>
          </w:tcPr>
          <w:p w14:paraId="1D37CEB9" w14:textId="7F5AFD61" w:rsidR="0045681D" w:rsidRPr="000F3C94" w:rsidRDefault="0045681D" w:rsidP="0045681D">
            <w:pPr>
              <w:snapToGrid w:val="0"/>
              <w:spacing w:before="60" w:after="60"/>
              <w:jc w:val="left"/>
              <w:rPr>
                <w:sz w:val="16"/>
                <w:szCs w:val="16"/>
                <w:lang w:val="en-GB"/>
              </w:rPr>
            </w:pPr>
            <w:proofErr w:type="spellStart"/>
            <w:r w:rsidRPr="000F3C94">
              <w:rPr>
                <w:rFonts w:eastAsiaTheme="minorEastAsia"/>
                <w:sz w:val="16"/>
                <w:szCs w:val="16"/>
                <w:lang w:val="en-GB"/>
              </w:rPr>
              <w:t>resourcePurpose</w:t>
            </w:r>
            <w:proofErr w:type="spellEnd"/>
          </w:p>
        </w:tc>
        <w:tc>
          <w:tcPr>
            <w:tcW w:w="3758" w:type="dxa"/>
            <w:shd w:val="clear" w:color="auto" w:fill="auto"/>
          </w:tcPr>
          <w:p w14:paraId="010261EF" w14:textId="60B76FAB"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The purpose of the supporting resource</w:t>
            </w:r>
          </w:p>
        </w:tc>
        <w:tc>
          <w:tcPr>
            <w:tcW w:w="804" w:type="dxa"/>
            <w:shd w:val="clear" w:color="auto" w:fill="auto"/>
          </w:tcPr>
          <w:p w14:paraId="5373AF51" w14:textId="7843CFA8" w:rsidR="0045681D" w:rsidRPr="000F3C94" w:rsidRDefault="0045681D" w:rsidP="0045681D">
            <w:pPr>
              <w:snapToGrid w:val="0"/>
              <w:spacing w:before="60" w:after="60"/>
              <w:jc w:val="center"/>
              <w:rPr>
                <w:sz w:val="16"/>
                <w:szCs w:val="16"/>
                <w:lang w:val="en-GB"/>
              </w:rPr>
            </w:pPr>
            <w:r w:rsidRPr="000F3C94">
              <w:rPr>
                <w:rFonts w:eastAsiaTheme="minorEastAsia"/>
                <w:sz w:val="16"/>
                <w:szCs w:val="16"/>
                <w:lang w:val="en-GB"/>
              </w:rPr>
              <w:t>0..1</w:t>
            </w:r>
          </w:p>
        </w:tc>
        <w:tc>
          <w:tcPr>
            <w:tcW w:w="2436" w:type="dxa"/>
            <w:shd w:val="clear" w:color="auto" w:fill="auto"/>
          </w:tcPr>
          <w:p w14:paraId="181997B0" w14:textId="5C824662"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S100_ResourcePurpose</w:t>
            </w:r>
          </w:p>
        </w:tc>
        <w:tc>
          <w:tcPr>
            <w:tcW w:w="4342" w:type="dxa"/>
            <w:shd w:val="clear" w:color="auto" w:fill="auto"/>
          </w:tcPr>
          <w:p w14:paraId="28DCF10A" w14:textId="0729EDDC" w:rsidR="0045681D" w:rsidRPr="000F3C94" w:rsidRDefault="0045681D" w:rsidP="0045681D">
            <w:pPr>
              <w:snapToGrid w:val="0"/>
              <w:spacing w:before="60" w:after="60"/>
              <w:jc w:val="left"/>
              <w:rPr>
                <w:spacing w:val="-12"/>
                <w:sz w:val="16"/>
                <w:szCs w:val="16"/>
                <w:lang w:val="en-GB"/>
              </w:rPr>
            </w:pPr>
            <w:r w:rsidRPr="000F3C94">
              <w:rPr>
                <w:sz w:val="16"/>
                <w:szCs w:val="16"/>
                <w:lang w:val="en-GB"/>
              </w:rPr>
              <w:t>Identifies how the supporting resource is used</w:t>
            </w:r>
          </w:p>
        </w:tc>
      </w:tr>
    </w:tbl>
    <w:p w14:paraId="468E89D7" w14:textId="77777777" w:rsidR="004C1EB7" w:rsidRPr="000F3C94" w:rsidRDefault="004C1EB7" w:rsidP="00FF1F3A">
      <w:pPr>
        <w:spacing w:after="0"/>
        <w:rPr>
          <w:lang w:val="en-GB"/>
        </w:rPr>
      </w:pPr>
      <w:bookmarkStart w:id="619" w:name="_Toc403560574"/>
      <w:bookmarkStart w:id="620" w:name="_Toc152232622"/>
    </w:p>
    <w:p w14:paraId="028D726B" w14:textId="77777777" w:rsidR="00B413FE" w:rsidRPr="000F3C94" w:rsidRDefault="00B413FE" w:rsidP="00FF1F3A">
      <w:pPr>
        <w:pStyle w:val="Heading4"/>
        <w:tabs>
          <w:tab w:val="clear" w:pos="940"/>
          <w:tab w:val="clear" w:pos="1140"/>
          <w:tab w:val="clear" w:pos="1360"/>
        </w:tabs>
        <w:rPr>
          <w:lang w:val="en-GB"/>
        </w:rPr>
      </w:pPr>
      <w:r w:rsidRPr="000F3C94">
        <w:rPr>
          <w:lang w:val="en-GB"/>
        </w:rPr>
        <w:t>S100_SupportFileFormat</w:t>
      </w:r>
      <w:bookmarkEnd w:id="619"/>
      <w:bookmarkEnd w:id="62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E7189A" w:rsidRPr="000F3C94" w14:paraId="3CB0EB8D" w14:textId="77777777" w:rsidTr="000408D5">
        <w:trPr>
          <w:cantSplit/>
        </w:trPr>
        <w:tc>
          <w:tcPr>
            <w:tcW w:w="1276" w:type="dxa"/>
            <w:shd w:val="clear" w:color="auto" w:fill="E7E6E6"/>
          </w:tcPr>
          <w:p w14:paraId="1540BF25" w14:textId="02D352E4" w:rsidR="00E7189A" w:rsidRPr="000F3C94" w:rsidRDefault="00E7189A" w:rsidP="00E7189A">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076B2766" w14:textId="379CCBBC" w:rsidR="00E7189A" w:rsidRPr="000F3C94" w:rsidRDefault="00E7189A" w:rsidP="00E7189A">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4D33432"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5863F38" w14:textId="5E965A63" w:rsidR="00E7189A" w:rsidRPr="000F3C94" w:rsidRDefault="00E7189A" w:rsidP="00E7189A">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2850BEB5"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Remarks</w:t>
            </w:r>
          </w:p>
        </w:tc>
      </w:tr>
      <w:tr w:rsidR="00E7189A" w:rsidRPr="000F3C94" w14:paraId="39E12075" w14:textId="77777777" w:rsidTr="000408D5">
        <w:trPr>
          <w:cantSplit/>
        </w:trPr>
        <w:tc>
          <w:tcPr>
            <w:tcW w:w="1276" w:type="dxa"/>
          </w:tcPr>
          <w:p w14:paraId="7525E79F" w14:textId="001FAB9B" w:rsidR="00E7189A" w:rsidRPr="000F3C94" w:rsidRDefault="00E7189A" w:rsidP="00E7189A">
            <w:pPr>
              <w:snapToGrid w:val="0"/>
              <w:spacing w:before="60" w:after="60"/>
              <w:jc w:val="left"/>
              <w:rPr>
                <w:sz w:val="16"/>
                <w:szCs w:val="16"/>
                <w:lang w:val="en-GB"/>
              </w:rPr>
            </w:pPr>
            <w:r w:rsidRPr="000F3C94">
              <w:rPr>
                <w:sz w:val="16"/>
                <w:szCs w:val="16"/>
                <w:lang w:val="en-GB" w:eastAsia="ar-SA"/>
              </w:rPr>
              <w:t>Enumeration</w:t>
            </w:r>
          </w:p>
        </w:tc>
        <w:tc>
          <w:tcPr>
            <w:tcW w:w="2835" w:type="dxa"/>
          </w:tcPr>
          <w:p w14:paraId="6A494E7C" w14:textId="72745D22" w:rsidR="00E7189A" w:rsidRPr="000F3C94" w:rsidRDefault="00E7189A" w:rsidP="00E7189A">
            <w:pPr>
              <w:snapToGrid w:val="0"/>
              <w:spacing w:before="60" w:after="60"/>
              <w:jc w:val="left"/>
              <w:rPr>
                <w:sz w:val="16"/>
                <w:szCs w:val="16"/>
                <w:lang w:val="en-GB"/>
              </w:rPr>
            </w:pPr>
            <w:r w:rsidRPr="000F3C94">
              <w:rPr>
                <w:sz w:val="16"/>
                <w:szCs w:val="16"/>
                <w:lang w:val="en-GB"/>
              </w:rPr>
              <w:t>S100_SupportFileFormat</w:t>
            </w:r>
          </w:p>
        </w:tc>
        <w:tc>
          <w:tcPr>
            <w:tcW w:w="3828" w:type="dxa"/>
          </w:tcPr>
          <w:p w14:paraId="1954CD81" w14:textId="7DEEC842" w:rsidR="00E7189A" w:rsidRPr="000F3C94" w:rsidRDefault="00E7189A" w:rsidP="00E7189A">
            <w:pPr>
              <w:snapToGrid w:val="0"/>
              <w:spacing w:before="60" w:after="60"/>
              <w:jc w:val="left"/>
              <w:rPr>
                <w:sz w:val="16"/>
                <w:szCs w:val="16"/>
                <w:lang w:val="en-GB"/>
              </w:rPr>
            </w:pPr>
            <w:r w:rsidRPr="000F3C94">
              <w:rPr>
                <w:sz w:val="16"/>
                <w:szCs w:val="16"/>
                <w:lang w:val="en-GB"/>
              </w:rPr>
              <w:t>The format used for the support file</w:t>
            </w:r>
          </w:p>
        </w:tc>
        <w:tc>
          <w:tcPr>
            <w:tcW w:w="850" w:type="dxa"/>
          </w:tcPr>
          <w:p w14:paraId="655C9B43" w14:textId="77777777" w:rsidR="00E7189A" w:rsidRPr="000F3C94" w:rsidRDefault="00E7189A" w:rsidP="00E7189A">
            <w:pPr>
              <w:snapToGrid w:val="0"/>
              <w:spacing w:before="60" w:after="60"/>
              <w:jc w:val="center"/>
              <w:rPr>
                <w:sz w:val="16"/>
                <w:szCs w:val="16"/>
                <w:lang w:val="en-GB"/>
              </w:rPr>
            </w:pPr>
            <w:r w:rsidRPr="000F3C94">
              <w:rPr>
                <w:sz w:val="16"/>
                <w:szCs w:val="16"/>
                <w:lang w:val="en-GB"/>
              </w:rPr>
              <w:t>-</w:t>
            </w:r>
          </w:p>
        </w:tc>
        <w:tc>
          <w:tcPr>
            <w:tcW w:w="5528" w:type="dxa"/>
          </w:tcPr>
          <w:p w14:paraId="75077359" w14:textId="77777777" w:rsidR="00E7189A" w:rsidRPr="000F3C94" w:rsidRDefault="00E7189A" w:rsidP="00E7189A">
            <w:pPr>
              <w:snapToGrid w:val="0"/>
              <w:spacing w:before="60" w:after="60"/>
              <w:jc w:val="left"/>
              <w:rPr>
                <w:sz w:val="16"/>
                <w:szCs w:val="16"/>
                <w:lang w:val="en-GB"/>
              </w:rPr>
            </w:pPr>
            <w:r w:rsidRPr="000F3C94">
              <w:rPr>
                <w:sz w:val="16"/>
                <w:szCs w:val="16"/>
                <w:lang w:val="en-GB"/>
              </w:rPr>
              <w:t>-</w:t>
            </w:r>
          </w:p>
        </w:tc>
      </w:tr>
      <w:tr w:rsidR="00E7189A" w:rsidRPr="000F3C94" w14:paraId="7E3A5038" w14:textId="77777777" w:rsidTr="000408D5">
        <w:trPr>
          <w:cantSplit/>
        </w:trPr>
        <w:tc>
          <w:tcPr>
            <w:tcW w:w="1276" w:type="dxa"/>
          </w:tcPr>
          <w:p w14:paraId="51EC2468" w14:textId="5A070452"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CA6FD8D" w14:textId="5353D3AB" w:rsidR="00E7189A" w:rsidRPr="000F3C94" w:rsidRDefault="00E7189A" w:rsidP="00E7189A">
            <w:pPr>
              <w:snapToGrid w:val="0"/>
              <w:spacing w:before="60" w:after="60"/>
              <w:jc w:val="left"/>
              <w:rPr>
                <w:sz w:val="16"/>
                <w:szCs w:val="16"/>
                <w:lang w:val="en-GB"/>
              </w:rPr>
            </w:pPr>
            <w:r w:rsidRPr="000F3C94">
              <w:rPr>
                <w:sz w:val="16"/>
                <w:szCs w:val="16"/>
                <w:lang w:val="en-GB"/>
              </w:rPr>
              <w:t>ASCII</w:t>
            </w:r>
          </w:p>
        </w:tc>
        <w:tc>
          <w:tcPr>
            <w:tcW w:w="3828" w:type="dxa"/>
          </w:tcPr>
          <w:p w14:paraId="7D59C3EA" w14:textId="4FD80E3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UTF-8 text excluding control codes</w:t>
            </w:r>
          </w:p>
        </w:tc>
        <w:tc>
          <w:tcPr>
            <w:tcW w:w="850" w:type="dxa"/>
          </w:tcPr>
          <w:p w14:paraId="77BDE2F6" w14:textId="6E7BB990" w:rsidR="00E7189A" w:rsidRPr="000F3C94" w:rsidRDefault="00E7189A" w:rsidP="00E7189A">
            <w:pPr>
              <w:snapToGrid w:val="0"/>
              <w:spacing w:before="60" w:after="60"/>
              <w:jc w:val="center"/>
              <w:rPr>
                <w:sz w:val="16"/>
                <w:szCs w:val="16"/>
                <w:lang w:val="en-GB"/>
              </w:rPr>
            </w:pPr>
            <w:r w:rsidRPr="000F3C94">
              <w:rPr>
                <w:sz w:val="16"/>
                <w:szCs w:val="16"/>
                <w:lang w:val="en-GB"/>
              </w:rPr>
              <w:t>1</w:t>
            </w:r>
          </w:p>
        </w:tc>
        <w:tc>
          <w:tcPr>
            <w:tcW w:w="5528" w:type="dxa"/>
          </w:tcPr>
          <w:p w14:paraId="356BA8DF" w14:textId="77777777" w:rsidR="00E7189A" w:rsidRPr="000F3C94" w:rsidRDefault="00E7189A" w:rsidP="00E7189A">
            <w:pPr>
              <w:snapToGrid w:val="0"/>
              <w:spacing w:before="60" w:after="60"/>
              <w:jc w:val="left"/>
              <w:rPr>
                <w:sz w:val="16"/>
                <w:szCs w:val="16"/>
                <w:lang w:val="en-GB"/>
              </w:rPr>
            </w:pPr>
          </w:p>
        </w:tc>
      </w:tr>
      <w:tr w:rsidR="00E7189A" w:rsidRPr="000F3C94" w14:paraId="090DFB83" w14:textId="77777777" w:rsidTr="000408D5">
        <w:trPr>
          <w:cantSplit/>
        </w:trPr>
        <w:tc>
          <w:tcPr>
            <w:tcW w:w="1276" w:type="dxa"/>
          </w:tcPr>
          <w:p w14:paraId="5E07C460" w14:textId="5A3D924D"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E24730D" w14:textId="340279CF" w:rsidR="00E7189A" w:rsidRPr="000F3C94" w:rsidRDefault="00E7189A" w:rsidP="00E7189A">
            <w:pPr>
              <w:snapToGrid w:val="0"/>
              <w:spacing w:before="60" w:after="60"/>
              <w:jc w:val="left"/>
              <w:rPr>
                <w:sz w:val="16"/>
                <w:szCs w:val="16"/>
                <w:lang w:val="en-GB"/>
              </w:rPr>
            </w:pPr>
            <w:r w:rsidRPr="000F3C94">
              <w:rPr>
                <w:sz w:val="16"/>
                <w:szCs w:val="16"/>
                <w:lang w:val="en-GB"/>
              </w:rPr>
              <w:t>JPEG2000</w:t>
            </w:r>
          </w:p>
        </w:tc>
        <w:tc>
          <w:tcPr>
            <w:tcW w:w="3828" w:type="dxa"/>
          </w:tcPr>
          <w:p w14:paraId="775E7331" w14:textId="64722605"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JPEG2000 format</w:t>
            </w:r>
          </w:p>
        </w:tc>
        <w:tc>
          <w:tcPr>
            <w:tcW w:w="850" w:type="dxa"/>
          </w:tcPr>
          <w:p w14:paraId="7D7604DA" w14:textId="1B8AB30A" w:rsidR="00E7189A" w:rsidRPr="000F3C94" w:rsidRDefault="00E7189A" w:rsidP="00E7189A">
            <w:pPr>
              <w:snapToGrid w:val="0"/>
              <w:spacing w:before="60" w:after="60"/>
              <w:jc w:val="center"/>
              <w:rPr>
                <w:sz w:val="16"/>
                <w:szCs w:val="16"/>
                <w:lang w:val="en-GB"/>
              </w:rPr>
            </w:pPr>
            <w:r w:rsidRPr="000F3C94">
              <w:rPr>
                <w:sz w:val="16"/>
                <w:szCs w:val="16"/>
                <w:lang w:val="en-GB"/>
              </w:rPr>
              <w:t>2</w:t>
            </w:r>
          </w:p>
        </w:tc>
        <w:tc>
          <w:tcPr>
            <w:tcW w:w="5528" w:type="dxa"/>
          </w:tcPr>
          <w:p w14:paraId="5D3D05A2" w14:textId="297CED4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ISO 15444</w:t>
            </w:r>
          </w:p>
        </w:tc>
      </w:tr>
      <w:tr w:rsidR="00E7189A" w:rsidRPr="000F3C94" w14:paraId="696930A7" w14:textId="77777777" w:rsidTr="000408D5">
        <w:trPr>
          <w:cantSplit/>
        </w:trPr>
        <w:tc>
          <w:tcPr>
            <w:tcW w:w="1276" w:type="dxa"/>
          </w:tcPr>
          <w:p w14:paraId="17F89CBF" w14:textId="3B27EBFE"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78767407" w14:textId="54ECB56B" w:rsidR="00E7189A" w:rsidRPr="000F3C94" w:rsidRDefault="00E7189A" w:rsidP="00E7189A">
            <w:pPr>
              <w:snapToGrid w:val="0"/>
              <w:spacing w:before="60" w:after="60"/>
              <w:jc w:val="left"/>
              <w:rPr>
                <w:sz w:val="16"/>
                <w:szCs w:val="16"/>
                <w:lang w:val="en-GB"/>
              </w:rPr>
            </w:pPr>
            <w:r w:rsidRPr="000F3C94">
              <w:rPr>
                <w:sz w:val="16"/>
                <w:szCs w:val="16"/>
                <w:lang w:val="en-GB"/>
              </w:rPr>
              <w:t>HTML</w:t>
            </w:r>
          </w:p>
        </w:tc>
        <w:tc>
          <w:tcPr>
            <w:tcW w:w="3828" w:type="dxa"/>
          </w:tcPr>
          <w:p w14:paraId="734E2D85" w14:textId="5F65A938"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Hype</w:t>
            </w:r>
            <w:r w:rsidR="0089688E" w:rsidRPr="000F3C94">
              <w:rPr>
                <w:rFonts w:eastAsiaTheme="minorEastAsia"/>
                <w:sz w:val="16"/>
                <w:szCs w:val="16"/>
                <w:lang w:val="en-GB"/>
              </w:rPr>
              <w:t>r</w:t>
            </w:r>
            <w:r w:rsidRPr="000F3C94">
              <w:rPr>
                <w:rFonts w:eastAsiaTheme="minorEastAsia"/>
                <w:sz w:val="16"/>
                <w:szCs w:val="16"/>
                <w:lang w:val="en-GB"/>
              </w:rPr>
              <w:t>text Markup Language</w:t>
            </w:r>
          </w:p>
        </w:tc>
        <w:tc>
          <w:tcPr>
            <w:tcW w:w="850" w:type="dxa"/>
          </w:tcPr>
          <w:p w14:paraId="1935469F" w14:textId="33034580" w:rsidR="00E7189A" w:rsidRPr="000F3C94" w:rsidRDefault="00E7189A" w:rsidP="00E7189A">
            <w:pPr>
              <w:snapToGrid w:val="0"/>
              <w:spacing w:before="60" w:after="60"/>
              <w:jc w:val="center"/>
              <w:rPr>
                <w:sz w:val="16"/>
                <w:szCs w:val="16"/>
                <w:lang w:val="en-GB"/>
              </w:rPr>
            </w:pPr>
            <w:r w:rsidRPr="000F3C94">
              <w:rPr>
                <w:sz w:val="16"/>
                <w:szCs w:val="16"/>
                <w:lang w:val="en-GB"/>
              </w:rPr>
              <w:t>3</w:t>
            </w:r>
          </w:p>
        </w:tc>
        <w:tc>
          <w:tcPr>
            <w:tcW w:w="5528" w:type="dxa"/>
          </w:tcPr>
          <w:p w14:paraId="4067CE7C" w14:textId="77777777" w:rsidR="00E7189A" w:rsidRPr="000F3C94" w:rsidRDefault="00E7189A" w:rsidP="00E7189A">
            <w:pPr>
              <w:snapToGrid w:val="0"/>
              <w:spacing w:before="60" w:after="60"/>
              <w:jc w:val="left"/>
              <w:rPr>
                <w:sz w:val="16"/>
                <w:szCs w:val="16"/>
                <w:lang w:val="en-GB"/>
              </w:rPr>
            </w:pPr>
          </w:p>
        </w:tc>
      </w:tr>
      <w:tr w:rsidR="00E7189A" w:rsidRPr="000F3C94" w14:paraId="5D1F88B5" w14:textId="77777777" w:rsidTr="000408D5">
        <w:trPr>
          <w:cantSplit/>
        </w:trPr>
        <w:tc>
          <w:tcPr>
            <w:tcW w:w="1276" w:type="dxa"/>
          </w:tcPr>
          <w:p w14:paraId="3581F2F8" w14:textId="05953A9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37C6D0F" w14:textId="52377B4C" w:rsidR="00E7189A" w:rsidRPr="000F3C94" w:rsidRDefault="00E7189A" w:rsidP="00E7189A">
            <w:pPr>
              <w:snapToGrid w:val="0"/>
              <w:spacing w:before="60" w:after="60"/>
              <w:jc w:val="left"/>
              <w:rPr>
                <w:sz w:val="16"/>
                <w:szCs w:val="16"/>
                <w:lang w:val="en-GB"/>
              </w:rPr>
            </w:pPr>
            <w:r w:rsidRPr="000F3C94">
              <w:rPr>
                <w:sz w:val="16"/>
                <w:szCs w:val="16"/>
                <w:lang w:val="en-GB"/>
              </w:rPr>
              <w:t>XML</w:t>
            </w:r>
          </w:p>
        </w:tc>
        <w:tc>
          <w:tcPr>
            <w:tcW w:w="3828" w:type="dxa"/>
          </w:tcPr>
          <w:p w14:paraId="57708BA0" w14:textId="454A0E6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Markup Language</w:t>
            </w:r>
          </w:p>
        </w:tc>
        <w:tc>
          <w:tcPr>
            <w:tcW w:w="850" w:type="dxa"/>
          </w:tcPr>
          <w:p w14:paraId="13A9554A" w14:textId="1F8E0230" w:rsidR="00E7189A" w:rsidRPr="000F3C94" w:rsidRDefault="00E7189A" w:rsidP="00E7189A">
            <w:pPr>
              <w:snapToGrid w:val="0"/>
              <w:spacing w:before="60" w:after="60"/>
              <w:jc w:val="center"/>
              <w:rPr>
                <w:sz w:val="16"/>
                <w:szCs w:val="16"/>
                <w:lang w:val="en-GB"/>
              </w:rPr>
            </w:pPr>
            <w:r w:rsidRPr="000F3C94">
              <w:rPr>
                <w:sz w:val="16"/>
                <w:szCs w:val="16"/>
                <w:lang w:val="en-GB"/>
              </w:rPr>
              <w:t>4</w:t>
            </w:r>
          </w:p>
        </w:tc>
        <w:tc>
          <w:tcPr>
            <w:tcW w:w="5528" w:type="dxa"/>
          </w:tcPr>
          <w:p w14:paraId="5BD6DE6B" w14:textId="77777777" w:rsidR="00E7189A" w:rsidRPr="000F3C94" w:rsidRDefault="00E7189A" w:rsidP="00E7189A">
            <w:pPr>
              <w:snapToGrid w:val="0"/>
              <w:spacing w:before="60" w:after="60"/>
              <w:jc w:val="left"/>
              <w:rPr>
                <w:sz w:val="16"/>
                <w:szCs w:val="16"/>
                <w:lang w:val="en-GB"/>
              </w:rPr>
            </w:pPr>
          </w:p>
        </w:tc>
      </w:tr>
      <w:tr w:rsidR="00E7189A" w:rsidRPr="000F3C94" w14:paraId="71894D7B" w14:textId="77777777" w:rsidTr="000408D5">
        <w:trPr>
          <w:cantSplit/>
        </w:trPr>
        <w:tc>
          <w:tcPr>
            <w:tcW w:w="1276" w:type="dxa"/>
          </w:tcPr>
          <w:p w14:paraId="2F03883C" w14:textId="37DD571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DCC7FCB" w14:textId="7ABC9094" w:rsidR="00E7189A" w:rsidRPr="000F3C94" w:rsidRDefault="00E7189A" w:rsidP="00E7189A">
            <w:pPr>
              <w:snapToGrid w:val="0"/>
              <w:spacing w:before="60" w:after="60"/>
              <w:jc w:val="left"/>
              <w:rPr>
                <w:sz w:val="16"/>
                <w:szCs w:val="16"/>
                <w:lang w:val="en-GB"/>
              </w:rPr>
            </w:pPr>
            <w:r w:rsidRPr="000F3C94">
              <w:rPr>
                <w:sz w:val="16"/>
                <w:szCs w:val="16"/>
                <w:lang w:val="en-GB"/>
              </w:rPr>
              <w:t>XSLT</w:t>
            </w:r>
          </w:p>
        </w:tc>
        <w:tc>
          <w:tcPr>
            <w:tcW w:w="3828" w:type="dxa"/>
          </w:tcPr>
          <w:p w14:paraId="494F41C6" w14:textId="0876F183"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Stylesheet Language Transformations</w:t>
            </w:r>
          </w:p>
        </w:tc>
        <w:tc>
          <w:tcPr>
            <w:tcW w:w="850" w:type="dxa"/>
          </w:tcPr>
          <w:p w14:paraId="009B1729" w14:textId="25F6B83E" w:rsidR="00E7189A" w:rsidRPr="000F3C94" w:rsidRDefault="00E7189A" w:rsidP="00E7189A">
            <w:pPr>
              <w:snapToGrid w:val="0"/>
              <w:spacing w:before="60" w:after="60"/>
              <w:jc w:val="center"/>
              <w:rPr>
                <w:sz w:val="16"/>
                <w:szCs w:val="16"/>
                <w:lang w:val="en-GB"/>
              </w:rPr>
            </w:pPr>
            <w:r w:rsidRPr="000F3C94">
              <w:rPr>
                <w:sz w:val="16"/>
                <w:szCs w:val="16"/>
                <w:lang w:val="en-GB"/>
              </w:rPr>
              <w:t>5</w:t>
            </w:r>
          </w:p>
        </w:tc>
        <w:tc>
          <w:tcPr>
            <w:tcW w:w="5528" w:type="dxa"/>
          </w:tcPr>
          <w:p w14:paraId="5DA72D7F" w14:textId="77777777" w:rsidR="00E7189A" w:rsidRPr="000F3C94" w:rsidRDefault="00E7189A" w:rsidP="00E7189A">
            <w:pPr>
              <w:snapToGrid w:val="0"/>
              <w:spacing w:before="60" w:after="60"/>
              <w:jc w:val="left"/>
              <w:rPr>
                <w:sz w:val="16"/>
                <w:szCs w:val="16"/>
                <w:lang w:val="en-GB"/>
              </w:rPr>
            </w:pPr>
          </w:p>
        </w:tc>
      </w:tr>
      <w:tr w:rsidR="00E7189A" w:rsidRPr="000F3C94" w14:paraId="65AD282D" w14:textId="77777777" w:rsidTr="000408D5">
        <w:trPr>
          <w:cantSplit/>
        </w:trPr>
        <w:tc>
          <w:tcPr>
            <w:tcW w:w="1276" w:type="dxa"/>
          </w:tcPr>
          <w:p w14:paraId="70F02FB7" w14:textId="41635B5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B6E5A8D" w14:textId="32E75D39" w:rsidR="00E7189A" w:rsidRPr="000F3C94" w:rsidRDefault="00E7189A" w:rsidP="00E7189A">
            <w:pPr>
              <w:snapToGrid w:val="0"/>
              <w:spacing w:before="60" w:after="60"/>
              <w:jc w:val="left"/>
              <w:rPr>
                <w:sz w:val="16"/>
                <w:szCs w:val="16"/>
                <w:lang w:val="en-GB"/>
              </w:rPr>
            </w:pPr>
            <w:r w:rsidRPr="000F3C94">
              <w:rPr>
                <w:sz w:val="16"/>
                <w:szCs w:val="16"/>
                <w:lang w:val="en-GB"/>
              </w:rPr>
              <w:t>VIDEO</w:t>
            </w:r>
          </w:p>
        </w:tc>
        <w:tc>
          <w:tcPr>
            <w:tcW w:w="3828" w:type="dxa"/>
          </w:tcPr>
          <w:p w14:paraId="1394983C" w14:textId="3C7B5B8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Representation of moving images in unspecified format</w:t>
            </w:r>
          </w:p>
        </w:tc>
        <w:tc>
          <w:tcPr>
            <w:tcW w:w="850" w:type="dxa"/>
          </w:tcPr>
          <w:p w14:paraId="46A0F470" w14:textId="0506DCF9" w:rsidR="00E7189A" w:rsidRPr="000F3C94" w:rsidRDefault="00E7189A" w:rsidP="00E7189A">
            <w:pPr>
              <w:snapToGrid w:val="0"/>
              <w:spacing w:before="60" w:after="60"/>
              <w:jc w:val="center"/>
              <w:rPr>
                <w:sz w:val="16"/>
                <w:szCs w:val="16"/>
                <w:lang w:val="en-GB"/>
              </w:rPr>
            </w:pPr>
            <w:r w:rsidRPr="000F3C94">
              <w:rPr>
                <w:sz w:val="16"/>
                <w:szCs w:val="16"/>
                <w:lang w:val="en-GB"/>
              </w:rPr>
              <w:t>6</w:t>
            </w:r>
          </w:p>
        </w:tc>
        <w:tc>
          <w:tcPr>
            <w:tcW w:w="5528" w:type="dxa"/>
          </w:tcPr>
          <w:p w14:paraId="2E9A048C" w14:textId="77777777" w:rsidR="00E7189A" w:rsidRPr="000F3C94" w:rsidRDefault="00E7189A" w:rsidP="00E7189A">
            <w:pPr>
              <w:snapToGrid w:val="0"/>
              <w:spacing w:before="60" w:after="60"/>
              <w:jc w:val="left"/>
              <w:rPr>
                <w:sz w:val="16"/>
                <w:szCs w:val="16"/>
                <w:lang w:val="en-GB"/>
              </w:rPr>
            </w:pPr>
          </w:p>
        </w:tc>
      </w:tr>
      <w:tr w:rsidR="00E7189A" w:rsidRPr="000F3C94" w14:paraId="24A4AE90" w14:textId="77777777" w:rsidTr="000408D5">
        <w:trPr>
          <w:cantSplit/>
        </w:trPr>
        <w:tc>
          <w:tcPr>
            <w:tcW w:w="1276" w:type="dxa"/>
          </w:tcPr>
          <w:p w14:paraId="3CBBA196" w14:textId="461B368F"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EEB44D4" w14:textId="287F7516" w:rsidR="00E7189A" w:rsidRPr="000F3C94" w:rsidRDefault="00E7189A" w:rsidP="00E7189A">
            <w:pPr>
              <w:snapToGrid w:val="0"/>
              <w:spacing w:before="60" w:after="60"/>
              <w:jc w:val="left"/>
              <w:rPr>
                <w:sz w:val="16"/>
                <w:szCs w:val="16"/>
                <w:lang w:val="en-GB"/>
              </w:rPr>
            </w:pPr>
            <w:r w:rsidRPr="000F3C94">
              <w:rPr>
                <w:sz w:val="16"/>
                <w:szCs w:val="16"/>
                <w:lang w:val="en-GB"/>
              </w:rPr>
              <w:t>TIFF</w:t>
            </w:r>
          </w:p>
        </w:tc>
        <w:tc>
          <w:tcPr>
            <w:tcW w:w="3828" w:type="dxa"/>
          </w:tcPr>
          <w:p w14:paraId="62BC43DE" w14:textId="474A5E20"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Tagged Image File Format</w:t>
            </w:r>
          </w:p>
        </w:tc>
        <w:tc>
          <w:tcPr>
            <w:tcW w:w="850" w:type="dxa"/>
          </w:tcPr>
          <w:p w14:paraId="6B848718" w14:textId="7357E3A4" w:rsidR="00E7189A" w:rsidRPr="000F3C94" w:rsidRDefault="00E7189A" w:rsidP="00E7189A">
            <w:pPr>
              <w:snapToGrid w:val="0"/>
              <w:spacing w:before="60" w:after="60"/>
              <w:jc w:val="center"/>
              <w:rPr>
                <w:sz w:val="16"/>
                <w:szCs w:val="16"/>
                <w:lang w:val="en-GB"/>
              </w:rPr>
            </w:pPr>
            <w:r w:rsidRPr="000F3C94">
              <w:rPr>
                <w:sz w:val="16"/>
                <w:szCs w:val="16"/>
                <w:lang w:val="en-GB"/>
              </w:rPr>
              <w:t>7</w:t>
            </w:r>
          </w:p>
        </w:tc>
        <w:tc>
          <w:tcPr>
            <w:tcW w:w="5528" w:type="dxa"/>
          </w:tcPr>
          <w:p w14:paraId="5F784966" w14:textId="77777777" w:rsidR="00E7189A" w:rsidRPr="000F3C94" w:rsidRDefault="00E7189A" w:rsidP="00E7189A">
            <w:pPr>
              <w:snapToGrid w:val="0"/>
              <w:spacing w:before="60" w:after="60"/>
              <w:jc w:val="left"/>
              <w:rPr>
                <w:sz w:val="16"/>
                <w:szCs w:val="16"/>
                <w:lang w:val="en-GB"/>
              </w:rPr>
            </w:pPr>
          </w:p>
        </w:tc>
      </w:tr>
      <w:tr w:rsidR="00E7189A" w:rsidRPr="000F3C94" w14:paraId="08814B6F" w14:textId="77777777" w:rsidTr="000408D5">
        <w:trPr>
          <w:cantSplit/>
        </w:trPr>
        <w:tc>
          <w:tcPr>
            <w:tcW w:w="1276" w:type="dxa"/>
          </w:tcPr>
          <w:p w14:paraId="22CC51C4" w14:textId="1D08F59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5CC9A25A" w14:textId="01F89379" w:rsidR="00E7189A" w:rsidRPr="000F3C94" w:rsidRDefault="00E7189A" w:rsidP="00E7189A">
            <w:pPr>
              <w:snapToGrid w:val="0"/>
              <w:spacing w:before="60" w:after="60"/>
              <w:jc w:val="left"/>
              <w:rPr>
                <w:sz w:val="16"/>
                <w:szCs w:val="16"/>
                <w:lang w:val="en-GB"/>
              </w:rPr>
            </w:pPr>
            <w:r w:rsidRPr="000F3C94">
              <w:rPr>
                <w:sz w:val="16"/>
                <w:szCs w:val="16"/>
                <w:lang w:val="en-GB"/>
              </w:rPr>
              <w:t>PDF/</w:t>
            </w:r>
            <w:proofErr w:type="spellStart"/>
            <w:r w:rsidRPr="000F3C94">
              <w:rPr>
                <w:sz w:val="16"/>
                <w:szCs w:val="16"/>
                <w:lang w:val="en-GB"/>
              </w:rPr>
              <w:t>AorUA</w:t>
            </w:r>
            <w:proofErr w:type="spellEnd"/>
          </w:p>
        </w:tc>
        <w:tc>
          <w:tcPr>
            <w:tcW w:w="3828" w:type="dxa"/>
          </w:tcPr>
          <w:p w14:paraId="3E6640F2" w14:textId="082F7652"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Portable Document Format</w:t>
            </w:r>
          </w:p>
        </w:tc>
        <w:tc>
          <w:tcPr>
            <w:tcW w:w="850" w:type="dxa"/>
          </w:tcPr>
          <w:p w14:paraId="73D64D1E" w14:textId="0DC50AB5" w:rsidR="00E7189A" w:rsidRPr="000F3C94" w:rsidRDefault="00E7189A" w:rsidP="00E7189A">
            <w:pPr>
              <w:snapToGrid w:val="0"/>
              <w:spacing w:before="60" w:after="60"/>
              <w:jc w:val="center"/>
              <w:rPr>
                <w:sz w:val="16"/>
                <w:szCs w:val="16"/>
                <w:lang w:val="en-GB"/>
              </w:rPr>
            </w:pPr>
            <w:r w:rsidRPr="000F3C94">
              <w:rPr>
                <w:sz w:val="16"/>
                <w:szCs w:val="16"/>
                <w:lang w:val="en-GB"/>
              </w:rPr>
              <w:t>8</w:t>
            </w:r>
          </w:p>
        </w:tc>
        <w:tc>
          <w:tcPr>
            <w:tcW w:w="5528" w:type="dxa"/>
          </w:tcPr>
          <w:p w14:paraId="49D5A735"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ISO 19005, ISO 32000 </w:t>
            </w:r>
          </w:p>
          <w:p w14:paraId="536FA38C"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Product Specification developers should take careful consideration in using PDF as a support file format. It is recommended that PDF never be used in products that will be used on a navigation system as it may impair night vision </w:t>
            </w:r>
          </w:p>
          <w:p w14:paraId="234AD2AF" w14:textId="247C665C" w:rsidR="00E7189A" w:rsidRPr="000F3C94" w:rsidRDefault="00E7189A" w:rsidP="00E7189A">
            <w:pPr>
              <w:snapToGrid w:val="0"/>
              <w:spacing w:before="60" w:after="60"/>
              <w:jc w:val="left"/>
              <w:rPr>
                <w:sz w:val="16"/>
                <w:szCs w:val="16"/>
                <w:lang w:val="en-GB"/>
              </w:rPr>
            </w:pPr>
            <w:r w:rsidRPr="000F3C94">
              <w:rPr>
                <w:sz w:val="16"/>
                <w:szCs w:val="16"/>
                <w:lang w:val="en-GB"/>
              </w:rPr>
              <w:t>Must be PDF/A or UA</w:t>
            </w:r>
          </w:p>
        </w:tc>
      </w:tr>
      <w:tr w:rsidR="00E7189A" w:rsidRPr="000F3C94" w14:paraId="7CDCDD79" w14:textId="77777777" w:rsidTr="000408D5">
        <w:trPr>
          <w:cantSplit/>
        </w:trPr>
        <w:tc>
          <w:tcPr>
            <w:tcW w:w="1276" w:type="dxa"/>
          </w:tcPr>
          <w:p w14:paraId="16789289" w14:textId="2DB15400"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76829A0" w14:textId="3F074F43" w:rsidR="00E7189A" w:rsidRPr="000F3C94" w:rsidRDefault="00E7189A" w:rsidP="00E7189A">
            <w:pPr>
              <w:snapToGrid w:val="0"/>
              <w:spacing w:before="60" w:after="60"/>
              <w:jc w:val="left"/>
              <w:rPr>
                <w:sz w:val="16"/>
                <w:szCs w:val="16"/>
                <w:lang w:val="en-GB"/>
              </w:rPr>
            </w:pPr>
            <w:r w:rsidRPr="000F3C94">
              <w:rPr>
                <w:sz w:val="16"/>
                <w:szCs w:val="16"/>
                <w:lang w:val="en-GB"/>
              </w:rPr>
              <w:t>LUA</w:t>
            </w:r>
          </w:p>
        </w:tc>
        <w:tc>
          <w:tcPr>
            <w:tcW w:w="3828" w:type="dxa"/>
          </w:tcPr>
          <w:p w14:paraId="1211AE07" w14:textId="6237737B" w:rsidR="00E7189A" w:rsidRPr="000F3C94" w:rsidRDefault="00E7189A" w:rsidP="00E7189A">
            <w:pPr>
              <w:snapToGrid w:val="0"/>
              <w:spacing w:before="60" w:after="60"/>
              <w:jc w:val="left"/>
              <w:rPr>
                <w:sz w:val="16"/>
                <w:szCs w:val="16"/>
                <w:lang w:val="en-GB"/>
              </w:rPr>
            </w:pPr>
            <w:r w:rsidRPr="000F3C94">
              <w:rPr>
                <w:sz w:val="16"/>
                <w:szCs w:val="16"/>
                <w:lang w:val="en-GB"/>
              </w:rPr>
              <w:t>Lua programming language</w:t>
            </w:r>
          </w:p>
        </w:tc>
        <w:tc>
          <w:tcPr>
            <w:tcW w:w="850" w:type="dxa"/>
          </w:tcPr>
          <w:p w14:paraId="4B4E0049" w14:textId="5B388C9B" w:rsidR="00E7189A" w:rsidRPr="000F3C94" w:rsidRDefault="00E7189A" w:rsidP="00E7189A">
            <w:pPr>
              <w:snapToGrid w:val="0"/>
              <w:spacing w:before="60" w:after="60"/>
              <w:jc w:val="center"/>
              <w:rPr>
                <w:sz w:val="16"/>
                <w:szCs w:val="16"/>
                <w:lang w:val="en-GB"/>
              </w:rPr>
            </w:pPr>
            <w:r w:rsidRPr="000F3C94">
              <w:rPr>
                <w:sz w:val="16"/>
                <w:szCs w:val="16"/>
                <w:lang w:val="en-GB"/>
              </w:rPr>
              <w:t>9</w:t>
            </w:r>
          </w:p>
        </w:tc>
        <w:tc>
          <w:tcPr>
            <w:tcW w:w="5528" w:type="dxa"/>
          </w:tcPr>
          <w:p w14:paraId="2F1612D2" w14:textId="77777777" w:rsidR="00E7189A" w:rsidRPr="000F3C94" w:rsidRDefault="00E7189A" w:rsidP="00E7189A">
            <w:pPr>
              <w:snapToGrid w:val="0"/>
              <w:spacing w:before="60" w:after="60"/>
              <w:jc w:val="left"/>
              <w:rPr>
                <w:sz w:val="16"/>
                <w:szCs w:val="16"/>
                <w:lang w:val="en-GB"/>
              </w:rPr>
            </w:pPr>
          </w:p>
        </w:tc>
      </w:tr>
      <w:tr w:rsidR="00E7189A" w:rsidRPr="000F3C94" w14:paraId="38FC0266" w14:textId="77777777" w:rsidTr="000408D5">
        <w:trPr>
          <w:cantSplit/>
        </w:trPr>
        <w:tc>
          <w:tcPr>
            <w:tcW w:w="1276" w:type="dxa"/>
          </w:tcPr>
          <w:p w14:paraId="2F671487" w14:textId="06F044E4"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63379C37" w14:textId="7312B2ED" w:rsidR="00E7189A" w:rsidRPr="000F3C94" w:rsidRDefault="00E7189A" w:rsidP="00E7189A">
            <w:pPr>
              <w:snapToGrid w:val="0"/>
              <w:spacing w:before="60" w:after="60"/>
              <w:jc w:val="left"/>
              <w:rPr>
                <w:sz w:val="16"/>
                <w:szCs w:val="16"/>
                <w:lang w:val="en-GB"/>
              </w:rPr>
            </w:pPr>
            <w:r w:rsidRPr="000F3C94">
              <w:rPr>
                <w:sz w:val="16"/>
                <w:szCs w:val="16"/>
                <w:lang w:val="en-GB"/>
              </w:rPr>
              <w:t>other</w:t>
            </w:r>
          </w:p>
        </w:tc>
        <w:tc>
          <w:tcPr>
            <w:tcW w:w="3828" w:type="dxa"/>
          </w:tcPr>
          <w:p w14:paraId="6770E157" w14:textId="09BD1386" w:rsidR="00E7189A" w:rsidRPr="000F3C94" w:rsidRDefault="00E7189A" w:rsidP="00E7189A">
            <w:pPr>
              <w:snapToGrid w:val="0"/>
              <w:spacing w:before="60" w:after="60"/>
              <w:jc w:val="left"/>
              <w:rPr>
                <w:sz w:val="16"/>
                <w:szCs w:val="16"/>
                <w:lang w:val="en-GB"/>
              </w:rPr>
            </w:pPr>
            <w:proofErr w:type="gramStart"/>
            <w:r w:rsidRPr="000F3C94">
              <w:rPr>
                <w:rFonts w:eastAsiaTheme="minorEastAsia"/>
                <w:sz w:val="16"/>
                <w:szCs w:val="16"/>
                <w:lang w:val="en-GB"/>
              </w:rPr>
              <w:t>Other</w:t>
            </w:r>
            <w:proofErr w:type="gramEnd"/>
            <w:r w:rsidRPr="000F3C94">
              <w:rPr>
                <w:rFonts w:eastAsiaTheme="minorEastAsia"/>
                <w:sz w:val="16"/>
                <w:szCs w:val="16"/>
                <w:lang w:val="en-GB"/>
              </w:rPr>
              <w:t xml:space="preserve"> format</w:t>
            </w:r>
          </w:p>
        </w:tc>
        <w:tc>
          <w:tcPr>
            <w:tcW w:w="850" w:type="dxa"/>
          </w:tcPr>
          <w:p w14:paraId="7081AE01" w14:textId="237701C2" w:rsidR="00E7189A" w:rsidRPr="000F3C94" w:rsidRDefault="00E7189A" w:rsidP="00E7189A">
            <w:pPr>
              <w:snapToGrid w:val="0"/>
              <w:spacing w:before="60" w:after="60"/>
              <w:jc w:val="center"/>
              <w:rPr>
                <w:sz w:val="16"/>
                <w:szCs w:val="16"/>
                <w:lang w:val="en-GB"/>
              </w:rPr>
            </w:pPr>
            <w:r w:rsidRPr="000F3C94">
              <w:rPr>
                <w:sz w:val="16"/>
                <w:szCs w:val="16"/>
                <w:lang w:val="en-GB"/>
              </w:rPr>
              <w:t>100</w:t>
            </w:r>
          </w:p>
        </w:tc>
        <w:tc>
          <w:tcPr>
            <w:tcW w:w="5528" w:type="dxa"/>
          </w:tcPr>
          <w:p w14:paraId="45E68EAB" w14:textId="77777777" w:rsidR="00E7189A" w:rsidRPr="000F3C94" w:rsidRDefault="00E7189A" w:rsidP="00E7189A">
            <w:pPr>
              <w:snapToGrid w:val="0"/>
              <w:spacing w:before="60" w:after="60"/>
              <w:jc w:val="left"/>
              <w:rPr>
                <w:sz w:val="16"/>
                <w:szCs w:val="16"/>
                <w:lang w:val="en-GB"/>
              </w:rPr>
            </w:pPr>
          </w:p>
        </w:tc>
      </w:tr>
    </w:tbl>
    <w:p w14:paraId="36F4D973" w14:textId="6DD44DDD" w:rsidR="00B413FE" w:rsidRPr="000F3C94" w:rsidRDefault="00B413FE" w:rsidP="00245B09">
      <w:pPr>
        <w:pStyle w:val="AppendixD2"/>
      </w:pPr>
      <w:bookmarkStart w:id="621" w:name="_Toc403560575"/>
    </w:p>
    <w:p w14:paraId="55772A76" w14:textId="77777777" w:rsidR="00DE48FB" w:rsidRPr="000F3C94" w:rsidRDefault="00DE48FB" w:rsidP="00302A97">
      <w:pPr>
        <w:pStyle w:val="Heading4"/>
        <w:keepLines/>
        <w:tabs>
          <w:tab w:val="clear" w:pos="940"/>
          <w:tab w:val="clear" w:pos="1140"/>
          <w:tab w:val="clear" w:pos="1360"/>
        </w:tabs>
        <w:rPr>
          <w:lang w:val="en-GB"/>
        </w:rPr>
      </w:pPr>
      <w:bookmarkStart w:id="622" w:name="_Toc152232623"/>
      <w:r w:rsidRPr="000F3C94">
        <w:rPr>
          <w:lang w:val="en-GB"/>
        </w:rPr>
        <w:lastRenderedPageBreak/>
        <w:t>S100_SupportFileRevisionStatus</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7F55C1" w:rsidRPr="000F3C94" w14:paraId="3895FA8A" w14:textId="77777777" w:rsidTr="00550C63">
        <w:trPr>
          <w:cantSplit/>
        </w:trPr>
        <w:tc>
          <w:tcPr>
            <w:tcW w:w="1276" w:type="dxa"/>
            <w:shd w:val="clear" w:color="auto" w:fill="D9D9D9" w:themeFill="background1" w:themeFillShade="D9"/>
          </w:tcPr>
          <w:p w14:paraId="50CC74AE" w14:textId="2EC5CD11"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D9D9D9" w:themeFill="background1" w:themeFillShade="D9"/>
          </w:tcPr>
          <w:p w14:paraId="57A4E215" w14:textId="7BC85E09"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Name</w:t>
            </w:r>
          </w:p>
        </w:tc>
        <w:tc>
          <w:tcPr>
            <w:tcW w:w="3828" w:type="dxa"/>
            <w:shd w:val="clear" w:color="auto" w:fill="D9D9D9" w:themeFill="background1" w:themeFillShade="D9"/>
          </w:tcPr>
          <w:p w14:paraId="6B822B13"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hemeFill="background1" w:themeFillShade="D9"/>
          </w:tcPr>
          <w:p w14:paraId="7BBB63DF" w14:textId="77777777" w:rsidR="007F55C1" w:rsidRPr="000F3C94" w:rsidRDefault="007F55C1" w:rsidP="007F55C1">
            <w:pPr>
              <w:keepNext/>
              <w:keepLines/>
              <w:snapToGrid w:val="0"/>
              <w:spacing w:before="60" w:after="60"/>
              <w:jc w:val="center"/>
              <w:rPr>
                <w:b/>
                <w:sz w:val="16"/>
                <w:szCs w:val="16"/>
                <w:lang w:val="en-GB"/>
              </w:rPr>
            </w:pPr>
            <w:r w:rsidRPr="000F3C94">
              <w:rPr>
                <w:b/>
                <w:sz w:val="16"/>
                <w:szCs w:val="16"/>
                <w:lang w:val="en-GB"/>
              </w:rPr>
              <w:t>Code</w:t>
            </w:r>
          </w:p>
        </w:tc>
        <w:tc>
          <w:tcPr>
            <w:tcW w:w="5528" w:type="dxa"/>
            <w:shd w:val="clear" w:color="auto" w:fill="D9D9D9" w:themeFill="background1" w:themeFillShade="D9"/>
          </w:tcPr>
          <w:p w14:paraId="5EF35879"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Remarks</w:t>
            </w:r>
          </w:p>
        </w:tc>
      </w:tr>
      <w:tr w:rsidR="007F55C1" w:rsidRPr="000F3C94" w14:paraId="421A6856" w14:textId="77777777" w:rsidTr="00550C63">
        <w:trPr>
          <w:cantSplit/>
        </w:trPr>
        <w:tc>
          <w:tcPr>
            <w:tcW w:w="1276" w:type="dxa"/>
          </w:tcPr>
          <w:p w14:paraId="2B053A8D" w14:textId="7558E408" w:rsidR="007F55C1" w:rsidRPr="000F3C94" w:rsidRDefault="007F55C1" w:rsidP="007F55C1">
            <w:pPr>
              <w:snapToGrid w:val="0"/>
              <w:spacing w:before="60" w:after="60"/>
              <w:jc w:val="left"/>
              <w:rPr>
                <w:sz w:val="16"/>
                <w:szCs w:val="16"/>
                <w:lang w:val="en-GB"/>
              </w:rPr>
            </w:pPr>
            <w:r w:rsidRPr="000F3C94">
              <w:rPr>
                <w:sz w:val="16"/>
                <w:szCs w:val="16"/>
                <w:lang w:val="en-GB" w:eastAsia="ar-SA"/>
              </w:rPr>
              <w:t>Enumeration</w:t>
            </w:r>
          </w:p>
        </w:tc>
        <w:tc>
          <w:tcPr>
            <w:tcW w:w="2835" w:type="dxa"/>
          </w:tcPr>
          <w:p w14:paraId="6CB95F24" w14:textId="7DD68DA7" w:rsidR="007F55C1" w:rsidRPr="000F3C94" w:rsidRDefault="007F55C1" w:rsidP="007F55C1">
            <w:pPr>
              <w:snapToGrid w:val="0"/>
              <w:spacing w:before="60" w:after="60"/>
              <w:jc w:val="left"/>
              <w:rPr>
                <w:sz w:val="16"/>
                <w:szCs w:val="16"/>
                <w:lang w:val="en-GB"/>
              </w:rPr>
            </w:pPr>
            <w:r w:rsidRPr="000F3C94">
              <w:rPr>
                <w:sz w:val="16"/>
                <w:szCs w:val="16"/>
                <w:lang w:val="en-GB"/>
              </w:rPr>
              <w:t xml:space="preserve">S100_ </w:t>
            </w:r>
            <w:proofErr w:type="spellStart"/>
            <w:r w:rsidRPr="000F3C94">
              <w:rPr>
                <w:sz w:val="16"/>
                <w:szCs w:val="16"/>
                <w:lang w:val="en-GB"/>
              </w:rPr>
              <w:t>SupportFileRevisionStatus</w:t>
            </w:r>
            <w:proofErr w:type="spellEnd"/>
          </w:p>
        </w:tc>
        <w:tc>
          <w:tcPr>
            <w:tcW w:w="3828" w:type="dxa"/>
          </w:tcPr>
          <w:p w14:paraId="1E83CE35" w14:textId="6F2EFEC5" w:rsidR="007F55C1" w:rsidRPr="000F3C94" w:rsidRDefault="007F55C1" w:rsidP="007F55C1">
            <w:pPr>
              <w:snapToGrid w:val="0"/>
              <w:spacing w:before="60" w:after="60"/>
              <w:jc w:val="left"/>
              <w:rPr>
                <w:sz w:val="16"/>
                <w:szCs w:val="16"/>
                <w:lang w:val="en-GB"/>
              </w:rPr>
            </w:pPr>
            <w:r w:rsidRPr="000F3C94">
              <w:rPr>
                <w:sz w:val="16"/>
                <w:szCs w:val="16"/>
                <w:lang w:val="en-GB"/>
              </w:rPr>
              <w:t xml:space="preserve">The reason for inclusion of the support file in this </w:t>
            </w:r>
            <w:r w:rsidR="00550C63" w:rsidRPr="000F3C94">
              <w:rPr>
                <w:sz w:val="16"/>
                <w:szCs w:val="16"/>
                <w:lang w:val="en-GB"/>
              </w:rPr>
              <w:t>E</w:t>
            </w:r>
            <w:r w:rsidRPr="000F3C94">
              <w:rPr>
                <w:sz w:val="16"/>
                <w:szCs w:val="16"/>
                <w:lang w:val="en-GB"/>
              </w:rPr>
              <w:t xml:space="preserve">xchange </w:t>
            </w:r>
            <w:r w:rsidR="00550C63" w:rsidRPr="000F3C94">
              <w:rPr>
                <w:sz w:val="16"/>
                <w:szCs w:val="16"/>
                <w:lang w:val="en-GB"/>
              </w:rPr>
              <w:t>S</w:t>
            </w:r>
            <w:r w:rsidRPr="000F3C94">
              <w:rPr>
                <w:sz w:val="16"/>
                <w:szCs w:val="16"/>
                <w:lang w:val="en-GB"/>
              </w:rPr>
              <w:t>et</w:t>
            </w:r>
          </w:p>
        </w:tc>
        <w:tc>
          <w:tcPr>
            <w:tcW w:w="850" w:type="dxa"/>
          </w:tcPr>
          <w:p w14:paraId="418A90E9" w14:textId="77777777" w:rsidR="007F55C1" w:rsidRPr="000F3C94" w:rsidRDefault="007F55C1" w:rsidP="007F55C1">
            <w:pPr>
              <w:snapToGrid w:val="0"/>
              <w:spacing w:before="60" w:after="60"/>
              <w:jc w:val="center"/>
              <w:rPr>
                <w:sz w:val="16"/>
                <w:szCs w:val="16"/>
                <w:lang w:val="en-GB"/>
              </w:rPr>
            </w:pPr>
            <w:r w:rsidRPr="000F3C94">
              <w:rPr>
                <w:sz w:val="16"/>
                <w:szCs w:val="16"/>
                <w:lang w:val="en-GB"/>
              </w:rPr>
              <w:t>-</w:t>
            </w:r>
          </w:p>
        </w:tc>
        <w:tc>
          <w:tcPr>
            <w:tcW w:w="5528" w:type="dxa"/>
          </w:tcPr>
          <w:p w14:paraId="7BE60352" w14:textId="77777777" w:rsidR="007F55C1" w:rsidRPr="000F3C94" w:rsidRDefault="007F55C1" w:rsidP="007F55C1">
            <w:pPr>
              <w:snapToGrid w:val="0"/>
              <w:spacing w:before="60" w:after="60"/>
              <w:jc w:val="left"/>
              <w:rPr>
                <w:sz w:val="16"/>
                <w:szCs w:val="16"/>
                <w:lang w:val="en-GB"/>
              </w:rPr>
            </w:pPr>
            <w:r w:rsidRPr="000F3C94">
              <w:rPr>
                <w:sz w:val="16"/>
                <w:szCs w:val="16"/>
                <w:lang w:val="en-GB"/>
              </w:rPr>
              <w:t>-</w:t>
            </w:r>
          </w:p>
        </w:tc>
      </w:tr>
      <w:tr w:rsidR="007F55C1" w:rsidRPr="000F3C94" w14:paraId="176CBC5B" w14:textId="77777777" w:rsidTr="00550C63">
        <w:trPr>
          <w:cantSplit/>
        </w:trPr>
        <w:tc>
          <w:tcPr>
            <w:tcW w:w="1276" w:type="dxa"/>
          </w:tcPr>
          <w:p w14:paraId="5914888F" w14:textId="6E310575"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0A21755A" w14:textId="75D0748F" w:rsidR="007F55C1" w:rsidRPr="000F3C94" w:rsidRDefault="007F55C1" w:rsidP="007F55C1">
            <w:pPr>
              <w:snapToGrid w:val="0"/>
              <w:spacing w:before="60" w:after="60"/>
              <w:jc w:val="left"/>
              <w:rPr>
                <w:sz w:val="16"/>
                <w:szCs w:val="16"/>
                <w:lang w:val="en-GB"/>
              </w:rPr>
            </w:pPr>
            <w:r w:rsidRPr="000F3C94">
              <w:rPr>
                <w:sz w:val="16"/>
                <w:szCs w:val="16"/>
                <w:lang w:val="en-GB"/>
              </w:rPr>
              <w:t>new</w:t>
            </w:r>
          </w:p>
        </w:tc>
        <w:tc>
          <w:tcPr>
            <w:tcW w:w="3828" w:type="dxa"/>
          </w:tcPr>
          <w:p w14:paraId="409FA376"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is new</w:t>
            </w:r>
          </w:p>
        </w:tc>
        <w:tc>
          <w:tcPr>
            <w:tcW w:w="850" w:type="dxa"/>
          </w:tcPr>
          <w:p w14:paraId="474EAE53" w14:textId="77777777" w:rsidR="007F55C1" w:rsidRPr="000F3C94" w:rsidRDefault="007F55C1" w:rsidP="007F55C1">
            <w:pPr>
              <w:snapToGrid w:val="0"/>
              <w:spacing w:before="60" w:after="60"/>
              <w:jc w:val="center"/>
              <w:rPr>
                <w:sz w:val="16"/>
                <w:szCs w:val="16"/>
                <w:lang w:val="en-GB"/>
              </w:rPr>
            </w:pPr>
            <w:r w:rsidRPr="000F3C94">
              <w:rPr>
                <w:sz w:val="16"/>
                <w:szCs w:val="16"/>
                <w:lang w:val="en-GB"/>
              </w:rPr>
              <w:t>1</w:t>
            </w:r>
          </w:p>
        </w:tc>
        <w:tc>
          <w:tcPr>
            <w:tcW w:w="5528" w:type="dxa"/>
          </w:tcPr>
          <w:p w14:paraId="3082726E"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new file</w:t>
            </w:r>
          </w:p>
        </w:tc>
      </w:tr>
      <w:tr w:rsidR="007F55C1" w:rsidRPr="000F3C94" w14:paraId="51DA0C18" w14:textId="77777777" w:rsidTr="00550C63">
        <w:trPr>
          <w:cantSplit/>
        </w:trPr>
        <w:tc>
          <w:tcPr>
            <w:tcW w:w="1276" w:type="dxa"/>
          </w:tcPr>
          <w:p w14:paraId="542DF282" w14:textId="69AB51C3"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4182B318" w14:textId="3805DE4D" w:rsidR="007F55C1" w:rsidRPr="000F3C94" w:rsidRDefault="007F55C1" w:rsidP="007F55C1">
            <w:pPr>
              <w:snapToGrid w:val="0"/>
              <w:spacing w:before="60" w:after="60"/>
              <w:jc w:val="left"/>
              <w:rPr>
                <w:sz w:val="16"/>
                <w:szCs w:val="16"/>
                <w:lang w:val="en-GB"/>
              </w:rPr>
            </w:pPr>
            <w:r w:rsidRPr="000F3C94">
              <w:rPr>
                <w:sz w:val="16"/>
                <w:szCs w:val="16"/>
                <w:lang w:val="en-GB"/>
              </w:rPr>
              <w:t>replacement</w:t>
            </w:r>
          </w:p>
        </w:tc>
        <w:tc>
          <w:tcPr>
            <w:tcW w:w="3828" w:type="dxa"/>
          </w:tcPr>
          <w:p w14:paraId="4E1D76DC"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replaces an existing file</w:t>
            </w:r>
          </w:p>
        </w:tc>
        <w:tc>
          <w:tcPr>
            <w:tcW w:w="850" w:type="dxa"/>
          </w:tcPr>
          <w:p w14:paraId="5B65B94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2</w:t>
            </w:r>
          </w:p>
        </w:tc>
        <w:tc>
          <w:tcPr>
            <w:tcW w:w="5528" w:type="dxa"/>
          </w:tcPr>
          <w:p w14:paraId="6881AD16"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replacement for a file of the same name</w:t>
            </w:r>
          </w:p>
        </w:tc>
      </w:tr>
      <w:tr w:rsidR="007F55C1" w:rsidRPr="000F3C94" w14:paraId="13CB8EA4" w14:textId="77777777" w:rsidTr="00550C63">
        <w:trPr>
          <w:cantSplit/>
        </w:trPr>
        <w:tc>
          <w:tcPr>
            <w:tcW w:w="1276" w:type="dxa"/>
          </w:tcPr>
          <w:p w14:paraId="747774C1" w14:textId="64A99704"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350ECC29" w14:textId="47787D9B" w:rsidR="007F55C1" w:rsidRPr="000F3C94" w:rsidRDefault="007F55C1" w:rsidP="007F55C1">
            <w:pPr>
              <w:snapToGrid w:val="0"/>
              <w:spacing w:before="60" w:after="60"/>
              <w:jc w:val="left"/>
              <w:rPr>
                <w:sz w:val="16"/>
                <w:szCs w:val="16"/>
                <w:lang w:val="en-GB"/>
              </w:rPr>
            </w:pPr>
            <w:r w:rsidRPr="000F3C94">
              <w:rPr>
                <w:sz w:val="16"/>
                <w:szCs w:val="16"/>
                <w:lang w:val="en-GB"/>
              </w:rPr>
              <w:t>deletion</w:t>
            </w:r>
          </w:p>
        </w:tc>
        <w:tc>
          <w:tcPr>
            <w:tcW w:w="3828" w:type="dxa"/>
          </w:tcPr>
          <w:p w14:paraId="13BB19C3" w14:textId="77777777" w:rsidR="007F55C1" w:rsidRPr="000F3C94" w:rsidRDefault="007F55C1" w:rsidP="007F55C1">
            <w:pPr>
              <w:snapToGrid w:val="0"/>
              <w:spacing w:before="60" w:after="60"/>
              <w:jc w:val="left"/>
              <w:rPr>
                <w:sz w:val="16"/>
                <w:szCs w:val="16"/>
                <w:lang w:val="en-GB"/>
              </w:rPr>
            </w:pPr>
            <w:r w:rsidRPr="000F3C94">
              <w:rPr>
                <w:sz w:val="16"/>
                <w:szCs w:val="16"/>
                <w:lang w:val="en-GB"/>
              </w:rPr>
              <w:t>Deletes an existing file</w:t>
            </w:r>
          </w:p>
        </w:tc>
        <w:tc>
          <w:tcPr>
            <w:tcW w:w="850" w:type="dxa"/>
          </w:tcPr>
          <w:p w14:paraId="0BD811A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3</w:t>
            </w:r>
          </w:p>
        </w:tc>
        <w:tc>
          <w:tcPr>
            <w:tcW w:w="5528" w:type="dxa"/>
          </w:tcPr>
          <w:p w14:paraId="7B29F5E7"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deletion of a file of that name</w:t>
            </w:r>
          </w:p>
        </w:tc>
      </w:tr>
    </w:tbl>
    <w:p w14:paraId="27254579" w14:textId="77777777" w:rsidR="00DE48FB" w:rsidRPr="000F3C94" w:rsidRDefault="00DE48FB" w:rsidP="00076077">
      <w:pPr>
        <w:spacing w:after="0"/>
        <w:rPr>
          <w:lang w:val="en-GB"/>
        </w:rPr>
      </w:pPr>
    </w:p>
    <w:p w14:paraId="1EB6FD82" w14:textId="6DAB3B09" w:rsidR="004C1EB7" w:rsidRPr="000F3C94" w:rsidRDefault="004C1EB7" w:rsidP="00076077">
      <w:pPr>
        <w:pStyle w:val="Heading4"/>
        <w:tabs>
          <w:tab w:val="clear" w:pos="940"/>
          <w:tab w:val="clear" w:pos="1140"/>
          <w:tab w:val="clear" w:pos="1360"/>
        </w:tabs>
        <w:rPr>
          <w:lang w:val="en-GB"/>
        </w:rPr>
      </w:pPr>
      <w:r w:rsidRPr="000F3C94">
        <w:rPr>
          <w:lang w:val="en-GB"/>
        </w:rPr>
        <w:t>S100_</w:t>
      </w:r>
      <w:r w:rsidR="00E634B6" w:rsidRPr="000F3C94">
        <w:rPr>
          <w:lang w:val="en-GB"/>
        </w:rPr>
        <w:t>Resource</w:t>
      </w:r>
      <w:r w:rsidRPr="000F3C94">
        <w:rPr>
          <w:lang w:val="en-GB"/>
        </w:rPr>
        <w:t>Purpose</w:t>
      </w:r>
      <w:bookmarkEnd w:id="622"/>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C34621" w:rsidRPr="000F3C94" w14:paraId="120E1A47" w14:textId="77777777" w:rsidTr="00C34621">
        <w:trPr>
          <w:cantSplit/>
        </w:trPr>
        <w:tc>
          <w:tcPr>
            <w:tcW w:w="1276" w:type="dxa"/>
            <w:shd w:val="clear" w:color="auto" w:fill="E7E6E6"/>
          </w:tcPr>
          <w:p w14:paraId="59EB587B" w14:textId="6C10193C" w:rsidR="00C34621" w:rsidRPr="000F3C94" w:rsidRDefault="00C34621" w:rsidP="00C34621">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6D282C61" w14:textId="012A96E4" w:rsidR="00C34621" w:rsidRPr="000F3C94" w:rsidRDefault="00C34621" w:rsidP="00C34621">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93B825F"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3B05372D" w14:textId="77777777" w:rsidR="00C34621" w:rsidRPr="000F3C94" w:rsidRDefault="00C34621" w:rsidP="00C3462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522289D2"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Remarks</w:t>
            </w:r>
          </w:p>
        </w:tc>
      </w:tr>
      <w:tr w:rsidR="00C34621" w:rsidRPr="000F3C94" w14:paraId="679894A0" w14:textId="77777777" w:rsidTr="00C34621">
        <w:trPr>
          <w:cantSplit/>
        </w:trPr>
        <w:tc>
          <w:tcPr>
            <w:tcW w:w="1276" w:type="dxa"/>
          </w:tcPr>
          <w:p w14:paraId="52686DD4" w14:textId="40A4F5ED" w:rsidR="00C34621" w:rsidRPr="000F3C94" w:rsidRDefault="00C34621" w:rsidP="00C34621">
            <w:pPr>
              <w:snapToGrid w:val="0"/>
              <w:spacing w:before="60" w:after="60"/>
              <w:jc w:val="left"/>
              <w:rPr>
                <w:sz w:val="16"/>
                <w:szCs w:val="16"/>
                <w:lang w:val="en-GB"/>
              </w:rPr>
            </w:pPr>
            <w:r w:rsidRPr="000F3C94">
              <w:rPr>
                <w:sz w:val="16"/>
                <w:szCs w:val="16"/>
                <w:lang w:val="en-GB" w:eastAsia="ar-SA"/>
              </w:rPr>
              <w:t>Enumeration</w:t>
            </w:r>
          </w:p>
        </w:tc>
        <w:tc>
          <w:tcPr>
            <w:tcW w:w="2835" w:type="dxa"/>
          </w:tcPr>
          <w:p w14:paraId="4212D93B" w14:textId="0DB0CB00" w:rsidR="00C34621" w:rsidRPr="000F3C94" w:rsidRDefault="00C34621" w:rsidP="00C34621">
            <w:pPr>
              <w:snapToGrid w:val="0"/>
              <w:spacing w:before="60" w:after="60"/>
              <w:jc w:val="left"/>
              <w:rPr>
                <w:sz w:val="16"/>
                <w:szCs w:val="16"/>
                <w:lang w:val="en-GB"/>
              </w:rPr>
            </w:pPr>
            <w:r w:rsidRPr="000F3C94">
              <w:rPr>
                <w:sz w:val="16"/>
                <w:szCs w:val="16"/>
                <w:lang w:val="en-GB"/>
              </w:rPr>
              <w:t>S100_ResourcePurpose</w:t>
            </w:r>
          </w:p>
        </w:tc>
        <w:tc>
          <w:tcPr>
            <w:tcW w:w="3828" w:type="dxa"/>
          </w:tcPr>
          <w:p w14:paraId="68247231" w14:textId="5E7FDAF3" w:rsidR="00C34621" w:rsidRPr="000F3C94" w:rsidRDefault="00C34621" w:rsidP="00C34621">
            <w:pPr>
              <w:snapToGrid w:val="0"/>
              <w:spacing w:before="60" w:after="60"/>
              <w:jc w:val="left"/>
              <w:rPr>
                <w:sz w:val="16"/>
                <w:szCs w:val="16"/>
                <w:lang w:val="en-GB"/>
              </w:rPr>
            </w:pPr>
            <w:r w:rsidRPr="000F3C94">
              <w:rPr>
                <w:rFonts w:eastAsia="Times New Roman"/>
                <w:sz w:val="16"/>
                <w:szCs w:val="16"/>
                <w:lang w:val="en-GB"/>
              </w:rPr>
              <w:t>Defines the purpose of the supporting resource</w:t>
            </w:r>
          </w:p>
        </w:tc>
        <w:tc>
          <w:tcPr>
            <w:tcW w:w="850" w:type="dxa"/>
          </w:tcPr>
          <w:p w14:paraId="593D9FC2" w14:textId="0CDE1AF9" w:rsidR="00C34621" w:rsidRPr="000F3C94" w:rsidRDefault="00C34621" w:rsidP="00C34621">
            <w:pPr>
              <w:snapToGrid w:val="0"/>
              <w:spacing w:before="60" w:after="60"/>
              <w:jc w:val="center"/>
              <w:rPr>
                <w:sz w:val="16"/>
                <w:szCs w:val="16"/>
                <w:lang w:val="en-GB"/>
              </w:rPr>
            </w:pPr>
            <w:r w:rsidRPr="000F3C94">
              <w:rPr>
                <w:sz w:val="16"/>
                <w:szCs w:val="16"/>
                <w:lang w:val="en-GB"/>
              </w:rPr>
              <w:t>-</w:t>
            </w:r>
          </w:p>
        </w:tc>
        <w:tc>
          <w:tcPr>
            <w:tcW w:w="5528" w:type="dxa"/>
          </w:tcPr>
          <w:p w14:paraId="2C26CD23" w14:textId="631CFB17" w:rsidR="00C34621" w:rsidRPr="000F3C94" w:rsidRDefault="00C34621" w:rsidP="00C34621">
            <w:pPr>
              <w:snapToGrid w:val="0"/>
              <w:spacing w:before="60" w:after="60"/>
              <w:jc w:val="left"/>
              <w:rPr>
                <w:sz w:val="16"/>
                <w:szCs w:val="16"/>
                <w:lang w:val="en-GB"/>
              </w:rPr>
            </w:pPr>
            <w:r w:rsidRPr="000F3C94">
              <w:rPr>
                <w:sz w:val="16"/>
                <w:szCs w:val="16"/>
                <w:lang w:val="en-GB"/>
              </w:rPr>
              <w:t>-</w:t>
            </w:r>
          </w:p>
        </w:tc>
      </w:tr>
      <w:tr w:rsidR="00C34621" w:rsidRPr="000F3C94" w14:paraId="6563B4A1" w14:textId="77777777" w:rsidTr="00C34621">
        <w:trPr>
          <w:cantSplit/>
        </w:trPr>
        <w:tc>
          <w:tcPr>
            <w:tcW w:w="1276" w:type="dxa"/>
          </w:tcPr>
          <w:p w14:paraId="4EF4B16C" w14:textId="137B6AE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638AA0F4" w14:textId="51B95B69"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supportFile</w:t>
            </w:r>
            <w:proofErr w:type="spellEnd"/>
          </w:p>
        </w:tc>
        <w:tc>
          <w:tcPr>
            <w:tcW w:w="3828" w:type="dxa"/>
          </w:tcPr>
          <w:p w14:paraId="584DA0E2" w14:textId="57609E72" w:rsidR="00C34621" w:rsidRPr="000F3C94" w:rsidRDefault="00C34621" w:rsidP="00C34621">
            <w:pPr>
              <w:snapToGrid w:val="0"/>
              <w:spacing w:before="60" w:after="60"/>
              <w:jc w:val="left"/>
              <w:rPr>
                <w:sz w:val="16"/>
                <w:szCs w:val="16"/>
                <w:lang w:val="en-GB"/>
              </w:rPr>
            </w:pPr>
            <w:r w:rsidRPr="000F3C94">
              <w:rPr>
                <w:sz w:val="16"/>
                <w:szCs w:val="16"/>
                <w:lang w:val="en-GB"/>
              </w:rPr>
              <w:t>A support file</w:t>
            </w:r>
          </w:p>
        </w:tc>
        <w:tc>
          <w:tcPr>
            <w:tcW w:w="850" w:type="dxa"/>
          </w:tcPr>
          <w:p w14:paraId="3521DBB0" w14:textId="3BC6A430" w:rsidR="00C34621" w:rsidRPr="000F3C94" w:rsidRDefault="00C34621" w:rsidP="00C34621">
            <w:pPr>
              <w:snapToGrid w:val="0"/>
              <w:spacing w:before="60" w:after="60"/>
              <w:jc w:val="center"/>
              <w:rPr>
                <w:sz w:val="16"/>
                <w:szCs w:val="16"/>
                <w:lang w:val="en-GB"/>
              </w:rPr>
            </w:pPr>
            <w:r w:rsidRPr="000F3C94">
              <w:rPr>
                <w:sz w:val="16"/>
                <w:szCs w:val="16"/>
                <w:lang w:val="en-GB"/>
              </w:rPr>
              <w:t>1</w:t>
            </w:r>
          </w:p>
        </w:tc>
        <w:tc>
          <w:tcPr>
            <w:tcW w:w="5528" w:type="dxa"/>
          </w:tcPr>
          <w:p w14:paraId="6EF5C3C1" w14:textId="3EA57DA2" w:rsidR="00C34621" w:rsidRPr="000F3C94" w:rsidRDefault="00C34621" w:rsidP="00C34621">
            <w:pPr>
              <w:snapToGrid w:val="0"/>
              <w:spacing w:before="60" w:after="60"/>
              <w:jc w:val="left"/>
              <w:rPr>
                <w:sz w:val="16"/>
                <w:szCs w:val="16"/>
                <w:lang w:val="en-GB"/>
              </w:rPr>
            </w:pPr>
          </w:p>
        </w:tc>
      </w:tr>
      <w:tr w:rsidR="00C34621" w:rsidRPr="000F3C94" w14:paraId="688DC0A5" w14:textId="77777777" w:rsidTr="00C34621">
        <w:trPr>
          <w:cantSplit/>
        </w:trPr>
        <w:tc>
          <w:tcPr>
            <w:tcW w:w="1276" w:type="dxa"/>
          </w:tcPr>
          <w:p w14:paraId="0E3C0BD7" w14:textId="00C1DA2C"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D156585" w14:textId="7109562E"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ISOMetadata</w:t>
            </w:r>
            <w:proofErr w:type="spellEnd"/>
          </w:p>
        </w:tc>
        <w:tc>
          <w:tcPr>
            <w:tcW w:w="3828" w:type="dxa"/>
          </w:tcPr>
          <w:p w14:paraId="78E481C5" w14:textId="21FABD47" w:rsidR="00C34621" w:rsidRPr="00194C6D" w:rsidRDefault="00C34621" w:rsidP="00C34621">
            <w:pPr>
              <w:snapToGrid w:val="0"/>
              <w:spacing w:before="60" w:after="60"/>
              <w:jc w:val="left"/>
              <w:rPr>
                <w:sz w:val="16"/>
                <w:szCs w:val="16"/>
                <w:lang w:val="sv-SE"/>
              </w:rPr>
            </w:pPr>
            <w:proofErr w:type="spellStart"/>
            <w:r w:rsidRPr="00194C6D">
              <w:rPr>
                <w:sz w:val="16"/>
                <w:szCs w:val="16"/>
                <w:lang w:val="sv-SE"/>
              </w:rPr>
              <w:t>Dataset</w:t>
            </w:r>
            <w:proofErr w:type="spellEnd"/>
            <w:r w:rsidRPr="00194C6D">
              <w:rPr>
                <w:sz w:val="16"/>
                <w:szCs w:val="16"/>
                <w:lang w:val="sv-SE"/>
              </w:rPr>
              <w:t xml:space="preserve"> metadata in ISO format</w:t>
            </w:r>
          </w:p>
        </w:tc>
        <w:tc>
          <w:tcPr>
            <w:tcW w:w="850" w:type="dxa"/>
          </w:tcPr>
          <w:p w14:paraId="71535654" w14:textId="3CAE9FE7" w:rsidR="00C34621" w:rsidRPr="000F3C94" w:rsidRDefault="00C34621" w:rsidP="00C34621">
            <w:pPr>
              <w:snapToGrid w:val="0"/>
              <w:spacing w:before="60" w:after="60"/>
              <w:jc w:val="center"/>
              <w:rPr>
                <w:sz w:val="16"/>
                <w:szCs w:val="16"/>
                <w:lang w:val="en-GB"/>
              </w:rPr>
            </w:pPr>
            <w:r w:rsidRPr="000F3C94">
              <w:rPr>
                <w:sz w:val="16"/>
                <w:szCs w:val="16"/>
                <w:lang w:val="en-GB"/>
              </w:rPr>
              <w:t>2</w:t>
            </w:r>
          </w:p>
        </w:tc>
        <w:tc>
          <w:tcPr>
            <w:tcW w:w="5528" w:type="dxa"/>
          </w:tcPr>
          <w:p w14:paraId="2523C6C9" w14:textId="6DD18FC2" w:rsidR="00C34621" w:rsidRPr="000F3C94" w:rsidRDefault="00C34621" w:rsidP="00C34621">
            <w:pPr>
              <w:snapToGrid w:val="0"/>
              <w:spacing w:before="60" w:after="60"/>
              <w:jc w:val="left"/>
              <w:rPr>
                <w:sz w:val="16"/>
                <w:szCs w:val="16"/>
                <w:lang w:val="en-GB"/>
              </w:rPr>
            </w:pPr>
          </w:p>
        </w:tc>
      </w:tr>
      <w:tr w:rsidR="00C34621" w:rsidRPr="000F3C94" w14:paraId="6812F464" w14:textId="77777777" w:rsidTr="00C34621">
        <w:trPr>
          <w:cantSplit/>
        </w:trPr>
        <w:tc>
          <w:tcPr>
            <w:tcW w:w="1276" w:type="dxa"/>
          </w:tcPr>
          <w:p w14:paraId="3D82284A" w14:textId="27DB75D2"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2124598D" w14:textId="4DF4A59C"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languagePack</w:t>
            </w:r>
            <w:proofErr w:type="spellEnd"/>
          </w:p>
        </w:tc>
        <w:tc>
          <w:tcPr>
            <w:tcW w:w="3828" w:type="dxa"/>
          </w:tcPr>
          <w:p w14:paraId="0A8C4760" w14:textId="633400C7" w:rsidR="00C34621" w:rsidRPr="000F3C94" w:rsidRDefault="00C34621" w:rsidP="00C34621">
            <w:pPr>
              <w:snapToGrid w:val="0"/>
              <w:spacing w:before="60" w:after="60"/>
              <w:jc w:val="left"/>
              <w:rPr>
                <w:sz w:val="16"/>
                <w:szCs w:val="16"/>
                <w:lang w:val="en-GB"/>
              </w:rPr>
            </w:pPr>
            <w:r w:rsidRPr="000F3C94">
              <w:rPr>
                <w:sz w:val="16"/>
                <w:szCs w:val="16"/>
                <w:lang w:val="en-GB"/>
              </w:rPr>
              <w:t>A Language pack</w:t>
            </w:r>
          </w:p>
        </w:tc>
        <w:tc>
          <w:tcPr>
            <w:tcW w:w="850" w:type="dxa"/>
          </w:tcPr>
          <w:p w14:paraId="429AD67C" w14:textId="1C2709E4" w:rsidR="00C34621" w:rsidRPr="000F3C94" w:rsidRDefault="00C34621" w:rsidP="00C34621">
            <w:pPr>
              <w:snapToGrid w:val="0"/>
              <w:spacing w:before="60" w:after="60"/>
              <w:jc w:val="center"/>
              <w:rPr>
                <w:sz w:val="16"/>
                <w:szCs w:val="16"/>
                <w:lang w:val="en-GB"/>
              </w:rPr>
            </w:pPr>
            <w:r w:rsidRPr="000F3C94">
              <w:rPr>
                <w:sz w:val="16"/>
                <w:szCs w:val="16"/>
                <w:lang w:val="en-GB"/>
              </w:rPr>
              <w:t>3</w:t>
            </w:r>
          </w:p>
        </w:tc>
        <w:tc>
          <w:tcPr>
            <w:tcW w:w="5528" w:type="dxa"/>
          </w:tcPr>
          <w:p w14:paraId="49233E1F" w14:textId="1B84F280" w:rsidR="00C34621" w:rsidRPr="000F3C94" w:rsidRDefault="00C34621" w:rsidP="00C34621">
            <w:pPr>
              <w:snapToGrid w:val="0"/>
              <w:spacing w:before="60" w:after="60"/>
              <w:jc w:val="left"/>
              <w:rPr>
                <w:sz w:val="16"/>
                <w:szCs w:val="16"/>
                <w:lang w:val="en-GB"/>
              </w:rPr>
            </w:pPr>
          </w:p>
        </w:tc>
      </w:tr>
      <w:tr w:rsidR="00C34621" w:rsidRPr="000F3C94" w14:paraId="1FEAA35A" w14:textId="77777777" w:rsidTr="00C34621">
        <w:trPr>
          <w:cantSplit/>
        </w:trPr>
        <w:tc>
          <w:tcPr>
            <w:tcW w:w="1276" w:type="dxa"/>
          </w:tcPr>
          <w:p w14:paraId="13F75CC9" w14:textId="10DEFC4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1D117082" w14:textId="2EDDF471" w:rsidR="00C34621" w:rsidRPr="000F3C94" w:rsidRDefault="00C34621" w:rsidP="00C34621">
            <w:pPr>
              <w:snapToGrid w:val="0"/>
              <w:spacing w:before="60" w:after="60"/>
              <w:jc w:val="left"/>
              <w:rPr>
                <w:sz w:val="16"/>
                <w:szCs w:val="16"/>
                <w:lang w:val="en-GB"/>
              </w:rPr>
            </w:pPr>
            <w:proofErr w:type="spellStart"/>
            <w:r w:rsidRPr="000F3C94">
              <w:rPr>
                <w:sz w:val="16"/>
                <w:szCs w:val="16"/>
                <w:lang w:val="en-GB"/>
              </w:rPr>
              <w:t>GMLSchema</w:t>
            </w:r>
            <w:proofErr w:type="spellEnd"/>
          </w:p>
        </w:tc>
        <w:tc>
          <w:tcPr>
            <w:tcW w:w="3828" w:type="dxa"/>
          </w:tcPr>
          <w:p w14:paraId="4115EFC9" w14:textId="4FF7B70A" w:rsidR="00C34621" w:rsidRPr="000F3C94" w:rsidRDefault="00C34621" w:rsidP="00C34621">
            <w:pPr>
              <w:snapToGrid w:val="0"/>
              <w:spacing w:before="60" w:after="60"/>
              <w:jc w:val="left"/>
              <w:rPr>
                <w:sz w:val="16"/>
                <w:szCs w:val="16"/>
                <w:lang w:val="en-GB"/>
              </w:rPr>
            </w:pPr>
            <w:r w:rsidRPr="000F3C94">
              <w:rPr>
                <w:sz w:val="16"/>
                <w:szCs w:val="16"/>
                <w:lang w:val="en-GB"/>
              </w:rPr>
              <w:t>GML Application Schema</w:t>
            </w:r>
          </w:p>
        </w:tc>
        <w:tc>
          <w:tcPr>
            <w:tcW w:w="850" w:type="dxa"/>
          </w:tcPr>
          <w:p w14:paraId="019CD395" w14:textId="6D35CFF9" w:rsidR="00C34621" w:rsidRPr="000F3C94" w:rsidRDefault="00C34621" w:rsidP="00C34621">
            <w:pPr>
              <w:snapToGrid w:val="0"/>
              <w:spacing w:before="60" w:after="60"/>
              <w:jc w:val="center"/>
              <w:rPr>
                <w:sz w:val="16"/>
                <w:szCs w:val="16"/>
                <w:lang w:val="en-GB"/>
              </w:rPr>
            </w:pPr>
            <w:r w:rsidRPr="000F3C94">
              <w:rPr>
                <w:sz w:val="16"/>
                <w:szCs w:val="16"/>
                <w:lang w:val="en-GB"/>
              </w:rPr>
              <w:t>4</w:t>
            </w:r>
          </w:p>
        </w:tc>
        <w:tc>
          <w:tcPr>
            <w:tcW w:w="5528" w:type="dxa"/>
          </w:tcPr>
          <w:p w14:paraId="786D9B45" w14:textId="5657D710" w:rsidR="00C34621" w:rsidRPr="000F3C94" w:rsidRDefault="00C34621" w:rsidP="00C34621">
            <w:pPr>
              <w:snapToGrid w:val="0"/>
              <w:spacing w:before="60" w:after="60"/>
              <w:jc w:val="left"/>
              <w:rPr>
                <w:sz w:val="16"/>
                <w:szCs w:val="16"/>
                <w:lang w:val="en-GB"/>
              </w:rPr>
            </w:pPr>
          </w:p>
        </w:tc>
      </w:tr>
      <w:tr w:rsidR="00C34621" w:rsidRPr="000F3C94" w14:paraId="00D3E2E6" w14:textId="77777777" w:rsidTr="00C34621">
        <w:trPr>
          <w:cantSplit/>
        </w:trPr>
        <w:tc>
          <w:tcPr>
            <w:tcW w:w="1276" w:type="dxa"/>
          </w:tcPr>
          <w:p w14:paraId="578F1081" w14:textId="558201D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8C5EC5C" w14:textId="31E92076" w:rsidR="00C34621" w:rsidRPr="000F3C94" w:rsidRDefault="00C34621" w:rsidP="00C34621">
            <w:pPr>
              <w:snapToGrid w:val="0"/>
              <w:spacing w:before="60" w:after="60"/>
              <w:jc w:val="left"/>
              <w:rPr>
                <w:sz w:val="16"/>
                <w:szCs w:val="16"/>
                <w:lang w:val="en-GB"/>
              </w:rPr>
            </w:pPr>
            <w:r w:rsidRPr="000F3C94">
              <w:rPr>
                <w:sz w:val="16"/>
                <w:szCs w:val="16"/>
                <w:lang w:val="en-GB"/>
              </w:rPr>
              <w:t>other</w:t>
            </w:r>
          </w:p>
        </w:tc>
        <w:tc>
          <w:tcPr>
            <w:tcW w:w="3828" w:type="dxa"/>
          </w:tcPr>
          <w:p w14:paraId="1C094EA1" w14:textId="5DBBE396" w:rsidR="00C34621" w:rsidRPr="000F3C94" w:rsidRDefault="00C34621" w:rsidP="00C34621">
            <w:pPr>
              <w:snapToGrid w:val="0"/>
              <w:spacing w:before="60" w:after="60"/>
              <w:jc w:val="left"/>
              <w:rPr>
                <w:sz w:val="16"/>
                <w:szCs w:val="16"/>
                <w:lang w:val="en-GB"/>
              </w:rPr>
            </w:pPr>
            <w:r w:rsidRPr="000F3C94">
              <w:rPr>
                <w:sz w:val="16"/>
                <w:szCs w:val="16"/>
                <w:lang w:val="en-GB"/>
              </w:rPr>
              <w:t>A type of resource not otherwise described</w:t>
            </w:r>
          </w:p>
        </w:tc>
        <w:tc>
          <w:tcPr>
            <w:tcW w:w="850" w:type="dxa"/>
          </w:tcPr>
          <w:p w14:paraId="2C1A3BB9" w14:textId="0C16DD8B" w:rsidR="00C34621" w:rsidRPr="000F3C94" w:rsidRDefault="00C34621" w:rsidP="00C34621">
            <w:pPr>
              <w:snapToGrid w:val="0"/>
              <w:spacing w:before="60" w:after="60"/>
              <w:jc w:val="center"/>
              <w:rPr>
                <w:sz w:val="16"/>
                <w:szCs w:val="16"/>
                <w:lang w:val="en-GB"/>
              </w:rPr>
            </w:pPr>
            <w:r w:rsidRPr="000F3C94">
              <w:rPr>
                <w:sz w:val="16"/>
                <w:szCs w:val="16"/>
                <w:lang w:val="en-GB"/>
              </w:rPr>
              <w:t>100</w:t>
            </w:r>
          </w:p>
        </w:tc>
        <w:tc>
          <w:tcPr>
            <w:tcW w:w="5528" w:type="dxa"/>
          </w:tcPr>
          <w:p w14:paraId="0571FBC2" w14:textId="02E2745B" w:rsidR="00C34621" w:rsidRPr="000F3C94" w:rsidRDefault="00C34621" w:rsidP="00C34621">
            <w:pPr>
              <w:snapToGrid w:val="0"/>
              <w:spacing w:before="60" w:after="60"/>
              <w:jc w:val="left"/>
              <w:rPr>
                <w:sz w:val="16"/>
                <w:szCs w:val="16"/>
                <w:lang w:val="en-GB"/>
              </w:rPr>
            </w:pPr>
          </w:p>
        </w:tc>
      </w:tr>
    </w:tbl>
    <w:p w14:paraId="61D3C234" w14:textId="77777777" w:rsidR="00D963CF" w:rsidRPr="000F3C94" w:rsidRDefault="00D963CF" w:rsidP="00C34621">
      <w:pPr>
        <w:spacing w:after="0"/>
        <w:rPr>
          <w:lang w:val="en-GB"/>
        </w:rPr>
      </w:pPr>
    </w:p>
    <w:p w14:paraId="640583E0" w14:textId="3A98F335" w:rsidR="00152A33" w:rsidRPr="000F3C94" w:rsidRDefault="00152A33" w:rsidP="00C34621">
      <w:pPr>
        <w:pStyle w:val="Heading4"/>
        <w:tabs>
          <w:tab w:val="clear" w:pos="940"/>
          <w:tab w:val="clear" w:pos="1140"/>
          <w:tab w:val="clear" w:pos="1360"/>
        </w:tabs>
        <w:rPr>
          <w:lang w:val="en-GB"/>
        </w:rPr>
      </w:pPr>
      <w:bookmarkStart w:id="623" w:name="_Toc152232624"/>
      <w:bookmarkEnd w:id="621"/>
      <w:r w:rsidRPr="000F3C94">
        <w:rPr>
          <w:lang w:val="en-GB"/>
        </w:rPr>
        <w:t>S100_SupportFileSpecification</w:t>
      </w:r>
      <w:bookmarkEnd w:id="62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410"/>
        <w:gridCol w:w="3402"/>
        <w:gridCol w:w="851"/>
        <w:gridCol w:w="1984"/>
        <w:gridCol w:w="4394"/>
      </w:tblGrid>
      <w:tr w:rsidR="007D2E77" w:rsidRPr="000F3C94" w14:paraId="58743A33" w14:textId="77777777" w:rsidTr="00CA67CB">
        <w:trPr>
          <w:cantSplit/>
          <w:trHeight w:val="457"/>
        </w:trPr>
        <w:tc>
          <w:tcPr>
            <w:tcW w:w="1276" w:type="dxa"/>
            <w:shd w:val="clear" w:color="auto" w:fill="E7E6E6"/>
          </w:tcPr>
          <w:p w14:paraId="1536F45C" w14:textId="403FC5FC" w:rsidR="007D2E77" w:rsidRPr="000F3C94" w:rsidRDefault="007D2E77" w:rsidP="007D2E77">
            <w:pPr>
              <w:snapToGrid w:val="0"/>
              <w:spacing w:before="60" w:after="60"/>
              <w:jc w:val="left"/>
              <w:rPr>
                <w:b/>
                <w:sz w:val="16"/>
                <w:szCs w:val="16"/>
                <w:lang w:val="en-GB"/>
              </w:rPr>
            </w:pPr>
            <w:r w:rsidRPr="000F3C94">
              <w:rPr>
                <w:b/>
                <w:sz w:val="16"/>
                <w:szCs w:val="16"/>
                <w:lang w:val="en-GB"/>
              </w:rPr>
              <w:t>Role Name</w:t>
            </w:r>
          </w:p>
        </w:tc>
        <w:tc>
          <w:tcPr>
            <w:tcW w:w="2410" w:type="dxa"/>
            <w:shd w:val="clear" w:color="auto" w:fill="E7E6E6"/>
          </w:tcPr>
          <w:p w14:paraId="2D4280F0" w14:textId="3554E737" w:rsidR="007D2E77" w:rsidRPr="000F3C94" w:rsidRDefault="007D2E77" w:rsidP="007D2E77">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B595093"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E7E6E6"/>
          </w:tcPr>
          <w:p w14:paraId="5C750BFD" w14:textId="13BF10C5" w:rsidR="007D2E77" w:rsidRPr="000F3C94" w:rsidRDefault="007D2E77" w:rsidP="007D2E77">
            <w:pPr>
              <w:snapToGrid w:val="0"/>
              <w:spacing w:before="60" w:after="60"/>
              <w:jc w:val="center"/>
              <w:rPr>
                <w:b/>
                <w:sz w:val="16"/>
                <w:szCs w:val="16"/>
                <w:lang w:val="en-GB"/>
              </w:rPr>
            </w:pPr>
            <w:r w:rsidRPr="000F3C94">
              <w:rPr>
                <w:b/>
                <w:sz w:val="16"/>
                <w:szCs w:val="16"/>
                <w:lang w:val="en-GB"/>
              </w:rPr>
              <w:t>Mult</w:t>
            </w:r>
          </w:p>
        </w:tc>
        <w:tc>
          <w:tcPr>
            <w:tcW w:w="1984" w:type="dxa"/>
            <w:shd w:val="clear" w:color="auto" w:fill="E7E6E6"/>
          </w:tcPr>
          <w:p w14:paraId="1159DB07"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Type</w:t>
            </w:r>
          </w:p>
        </w:tc>
        <w:tc>
          <w:tcPr>
            <w:tcW w:w="4394" w:type="dxa"/>
            <w:shd w:val="clear" w:color="auto" w:fill="E7E6E6"/>
          </w:tcPr>
          <w:p w14:paraId="3F346785"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Remarks</w:t>
            </w:r>
          </w:p>
        </w:tc>
      </w:tr>
      <w:tr w:rsidR="007D2E77" w:rsidRPr="000F3C94" w14:paraId="616F65DF" w14:textId="77777777" w:rsidTr="00CA67CB">
        <w:trPr>
          <w:cantSplit/>
        </w:trPr>
        <w:tc>
          <w:tcPr>
            <w:tcW w:w="1276" w:type="dxa"/>
          </w:tcPr>
          <w:p w14:paraId="085DBBEE" w14:textId="699B2817" w:rsidR="007D2E77" w:rsidRPr="000F3C94" w:rsidRDefault="007D2E77" w:rsidP="007D2E77">
            <w:pPr>
              <w:snapToGrid w:val="0"/>
              <w:spacing w:before="60" w:after="60"/>
              <w:jc w:val="left"/>
              <w:rPr>
                <w:sz w:val="16"/>
                <w:szCs w:val="16"/>
                <w:lang w:val="en-GB"/>
              </w:rPr>
            </w:pPr>
            <w:r w:rsidRPr="000F3C94">
              <w:rPr>
                <w:sz w:val="16"/>
                <w:szCs w:val="16"/>
                <w:lang w:val="en-GB"/>
              </w:rPr>
              <w:t>Class</w:t>
            </w:r>
          </w:p>
        </w:tc>
        <w:tc>
          <w:tcPr>
            <w:tcW w:w="2410" w:type="dxa"/>
          </w:tcPr>
          <w:p w14:paraId="7DE98B0B" w14:textId="6901E291" w:rsidR="007D2E77" w:rsidRPr="000F3C94" w:rsidRDefault="007D2E77" w:rsidP="007D2E77">
            <w:pPr>
              <w:snapToGrid w:val="0"/>
              <w:spacing w:before="60" w:after="60"/>
              <w:jc w:val="left"/>
              <w:rPr>
                <w:sz w:val="16"/>
                <w:szCs w:val="16"/>
                <w:lang w:val="en-GB"/>
              </w:rPr>
            </w:pPr>
            <w:r w:rsidRPr="000F3C94">
              <w:rPr>
                <w:sz w:val="16"/>
                <w:szCs w:val="16"/>
                <w:lang w:val="en-GB"/>
              </w:rPr>
              <w:t>S100_SupportFileSpecification</w:t>
            </w:r>
          </w:p>
        </w:tc>
        <w:tc>
          <w:tcPr>
            <w:tcW w:w="3402" w:type="dxa"/>
          </w:tcPr>
          <w:p w14:paraId="03882102" w14:textId="75D86556" w:rsidR="007D2E77" w:rsidRPr="000F3C94" w:rsidRDefault="007D2E77" w:rsidP="007D2E77">
            <w:pPr>
              <w:snapToGrid w:val="0"/>
              <w:spacing w:before="60" w:after="60"/>
              <w:jc w:val="left"/>
              <w:rPr>
                <w:sz w:val="16"/>
                <w:szCs w:val="16"/>
                <w:lang w:val="en-GB"/>
              </w:rPr>
            </w:pPr>
            <w:r w:rsidRPr="000F3C94">
              <w:rPr>
                <w:sz w:val="16"/>
                <w:szCs w:val="16"/>
                <w:lang w:val="en-GB"/>
              </w:rPr>
              <w:t>The standard or specification to which a support file conforms</w:t>
            </w:r>
          </w:p>
        </w:tc>
        <w:tc>
          <w:tcPr>
            <w:tcW w:w="851" w:type="dxa"/>
          </w:tcPr>
          <w:p w14:paraId="1866EE85" w14:textId="6CE9AB07" w:rsidR="007D2E77" w:rsidRPr="000F3C94" w:rsidRDefault="007D2E77" w:rsidP="007D2E77">
            <w:pPr>
              <w:snapToGrid w:val="0"/>
              <w:spacing w:before="60" w:after="60"/>
              <w:jc w:val="center"/>
              <w:rPr>
                <w:sz w:val="16"/>
                <w:szCs w:val="16"/>
                <w:lang w:val="en-GB"/>
              </w:rPr>
            </w:pPr>
            <w:r w:rsidRPr="000F3C94">
              <w:rPr>
                <w:sz w:val="16"/>
                <w:szCs w:val="16"/>
                <w:lang w:val="en-GB"/>
              </w:rPr>
              <w:t>-</w:t>
            </w:r>
          </w:p>
        </w:tc>
        <w:tc>
          <w:tcPr>
            <w:tcW w:w="1984" w:type="dxa"/>
          </w:tcPr>
          <w:p w14:paraId="3FD91EE9" w14:textId="1E01CFE5" w:rsidR="007D2E77" w:rsidRPr="000F3C94" w:rsidRDefault="007D2E77" w:rsidP="007D2E77">
            <w:pPr>
              <w:snapToGrid w:val="0"/>
              <w:spacing w:before="60" w:after="60"/>
              <w:jc w:val="left"/>
              <w:rPr>
                <w:sz w:val="16"/>
                <w:szCs w:val="16"/>
                <w:lang w:val="en-GB"/>
              </w:rPr>
            </w:pPr>
            <w:r w:rsidRPr="000F3C94">
              <w:rPr>
                <w:sz w:val="16"/>
                <w:szCs w:val="16"/>
                <w:lang w:val="en-GB"/>
              </w:rPr>
              <w:t>-</w:t>
            </w:r>
          </w:p>
        </w:tc>
        <w:tc>
          <w:tcPr>
            <w:tcW w:w="4394" w:type="dxa"/>
          </w:tcPr>
          <w:p w14:paraId="0783AC23" w14:textId="4FEB606F" w:rsidR="007D2E77" w:rsidRPr="000F3C94" w:rsidRDefault="007D2E77" w:rsidP="007D2E77">
            <w:pPr>
              <w:snapToGrid w:val="0"/>
              <w:spacing w:before="60" w:after="60"/>
              <w:jc w:val="left"/>
              <w:rPr>
                <w:sz w:val="16"/>
                <w:szCs w:val="16"/>
                <w:lang w:val="en-GB"/>
              </w:rPr>
            </w:pPr>
            <w:r w:rsidRPr="000F3C94">
              <w:rPr>
                <w:sz w:val="16"/>
                <w:szCs w:val="16"/>
                <w:lang w:val="en-GB"/>
              </w:rPr>
              <w:t>-</w:t>
            </w:r>
          </w:p>
        </w:tc>
      </w:tr>
      <w:tr w:rsidR="007D2E77" w:rsidRPr="000F3C94" w14:paraId="14FB93A6" w14:textId="77777777" w:rsidTr="00CA67CB">
        <w:trPr>
          <w:cantSplit/>
        </w:trPr>
        <w:tc>
          <w:tcPr>
            <w:tcW w:w="1276" w:type="dxa"/>
          </w:tcPr>
          <w:p w14:paraId="3AFD7B97" w14:textId="005DE881" w:rsidR="007D2E77" w:rsidRPr="000F3C94" w:rsidRDefault="007D2E77" w:rsidP="007D2E77">
            <w:pPr>
              <w:snapToGrid w:val="0"/>
              <w:spacing w:before="60" w:after="60"/>
              <w:jc w:val="left"/>
              <w:rPr>
                <w:sz w:val="16"/>
                <w:szCs w:val="16"/>
                <w:lang w:val="en-GB"/>
              </w:rPr>
            </w:pPr>
            <w:r w:rsidRPr="000F3C94">
              <w:rPr>
                <w:sz w:val="16"/>
                <w:szCs w:val="16"/>
                <w:lang w:val="en-GB"/>
              </w:rPr>
              <w:t>Attribute</w:t>
            </w:r>
          </w:p>
        </w:tc>
        <w:tc>
          <w:tcPr>
            <w:tcW w:w="2410" w:type="dxa"/>
          </w:tcPr>
          <w:p w14:paraId="09A40DD5" w14:textId="0580D87A" w:rsidR="007D2E77" w:rsidRPr="000F3C94" w:rsidRDefault="007D2E77" w:rsidP="007D2E77">
            <w:pPr>
              <w:snapToGrid w:val="0"/>
              <w:spacing w:before="60" w:after="60"/>
              <w:jc w:val="left"/>
              <w:rPr>
                <w:sz w:val="16"/>
                <w:szCs w:val="16"/>
                <w:lang w:val="en-GB"/>
              </w:rPr>
            </w:pPr>
            <w:r w:rsidRPr="000F3C94">
              <w:rPr>
                <w:sz w:val="16"/>
                <w:szCs w:val="16"/>
                <w:lang w:val="en-GB"/>
              </w:rPr>
              <w:t>name</w:t>
            </w:r>
          </w:p>
        </w:tc>
        <w:tc>
          <w:tcPr>
            <w:tcW w:w="3402" w:type="dxa"/>
          </w:tcPr>
          <w:p w14:paraId="75B3547B" w14:textId="18EBB760" w:rsidR="007D2E77" w:rsidRPr="000F3C94" w:rsidRDefault="007D2E77" w:rsidP="007D2E77">
            <w:pPr>
              <w:snapToGrid w:val="0"/>
              <w:spacing w:before="60" w:after="60"/>
              <w:jc w:val="left"/>
              <w:rPr>
                <w:sz w:val="16"/>
                <w:szCs w:val="16"/>
                <w:lang w:val="en-GB"/>
              </w:rPr>
            </w:pPr>
            <w:r w:rsidRPr="000F3C94">
              <w:rPr>
                <w:sz w:val="16"/>
                <w:szCs w:val="16"/>
                <w:lang w:val="en-GB"/>
              </w:rPr>
              <w:t>The name of the specification used to create the support file</w:t>
            </w:r>
          </w:p>
        </w:tc>
        <w:tc>
          <w:tcPr>
            <w:tcW w:w="851" w:type="dxa"/>
          </w:tcPr>
          <w:p w14:paraId="7BBCE40C" w14:textId="1B1507D7" w:rsidR="007D2E77" w:rsidRPr="000F3C94" w:rsidRDefault="007D2E77" w:rsidP="007D2E77">
            <w:pPr>
              <w:snapToGrid w:val="0"/>
              <w:spacing w:before="60" w:after="60"/>
              <w:jc w:val="center"/>
              <w:rPr>
                <w:sz w:val="16"/>
                <w:szCs w:val="16"/>
                <w:lang w:val="en-GB"/>
              </w:rPr>
            </w:pPr>
            <w:r w:rsidRPr="000F3C94">
              <w:rPr>
                <w:sz w:val="16"/>
                <w:szCs w:val="16"/>
                <w:lang w:val="en-GB"/>
              </w:rPr>
              <w:t>1</w:t>
            </w:r>
          </w:p>
        </w:tc>
        <w:tc>
          <w:tcPr>
            <w:tcW w:w="1984" w:type="dxa"/>
          </w:tcPr>
          <w:p w14:paraId="188599D2" w14:textId="2C6DB0FA" w:rsidR="007D2E77" w:rsidRPr="000F3C94" w:rsidRDefault="007D2E77" w:rsidP="007D2E77">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94" w:type="dxa"/>
          </w:tcPr>
          <w:p w14:paraId="586AD1B3" w14:textId="072B37E6" w:rsidR="007D2E77" w:rsidRPr="000F3C94" w:rsidRDefault="007D2E77" w:rsidP="007D2E77">
            <w:pPr>
              <w:snapToGrid w:val="0"/>
              <w:spacing w:before="60" w:after="60"/>
              <w:jc w:val="left"/>
              <w:rPr>
                <w:sz w:val="16"/>
                <w:szCs w:val="16"/>
                <w:lang w:val="en-GB"/>
              </w:rPr>
            </w:pPr>
          </w:p>
        </w:tc>
      </w:tr>
      <w:tr w:rsidR="00D601F9" w:rsidRPr="000F3C94" w14:paraId="044E6BDF" w14:textId="77777777" w:rsidTr="00CA67CB">
        <w:trPr>
          <w:cantSplit/>
        </w:trPr>
        <w:tc>
          <w:tcPr>
            <w:tcW w:w="1276" w:type="dxa"/>
          </w:tcPr>
          <w:p w14:paraId="73AE6A9E" w14:textId="5EB9FD1D"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125C160F" w14:textId="57BC73AC" w:rsidR="00D601F9" w:rsidRPr="000F3C94" w:rsidRDefault="00D601F9" w:rsidP="00D601F9">
            <w:pPr>
              <w:snapToGrid w:val="0"/>
              <w:spacing w:before="60" w:after="60"/>
              <w:jc w:val="left"/>
              <w:rPr>
                <w:sz w:val="16"/>
                <w:szCs w:val="16"/>
                <w:lang w:val="en-GB"/>
              </w:rPr>
            </w:pPr>
            <w:r w:rsidRPr="000F3C94">
              <w:rPr>
                <w:sz w:val="16"/>
                <w:szCs w:val="16"/>
                <w:lang w:val="en-GB"/>
              </w:rPr>
              <w:t>version</w:t>
            </w:r>
          </w:p>
        </w:tc>
        <w:tc>
          <w:tcPr>
            <w:tcW w:w="3402" w:type="dxa"/>
          </w:tcPr>
          <w:p w14:paraId="71C6ED40" w14:textId="1BC5A980" w:rsidR="00D601F9" w:rsidRPr="000F3C94" w:rsidRDefault="00D601F9" w:rsidP="00D601F9">
            <w:pPr>
              <w:snapToGrid w:val="0"/>
              <w:spacing w:before="60" w:after="60"/>
              <w:jc w:val="left"/>
              <w:rPr>
                <w:sz w:val="16"/>
                <w:szCs w:val="16"/>
                <w:lang w:val="en-GB"/>
              </w:rPr>
            </w:pPr>
            <w:r w:rsidRPr="000F3C94">
              <w:rPr>
                <w:sz w:val="16"/>
                <w:szCs w:val="16"/>
                <w:lang w:val="en-GB"/>
              </w:rPr>
              <w:t>The version number of the specification</w:t>
            </w:r>
          </w:p>
        </w:tc>
        <w:tc>
          <w:tcPr>
            <w:tcW w:w="851" w:type="dxa"/>
          </w:tcPr>
          <w:p w14:paraId="7788AC1A" w14:textId="06EC966C"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513F6B63" w14:textId="44B1A0C5" w:rsidR="00D601F9" w:rsidRPr="000F3C94" w:rsidRDefault="00D601F9" w:rsidP="00D601F9">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4394" w:type="dxa"/>
          </w:tcPr>
          <w:p w14:paraId="09079E3E" w14:textId="6D717A4F" w:rsidR="00D601F9" w:rsidRPr="000F3C94" w:rsidRDefault="00D601F9" w:rsidP="00D601F9">
            <w:pPr>
              <w:snapToGrid w:val="0"/>
              <w:spacing w:before="60" w:after="60"/>
              <w:jc w:val="left"/>
              <w:rPr>
                <w:sz w:val="16"/>
                <w:szCs w:val="16"/>
                <w:lang w:val="en-GB"/>
              </w:rPr>
            </w:pPr>
          </w:p>
        </w:tc>
      </w:tr>
      <w:tr w:rsidR="00D601F9" w:rsidRPr="000F3C94" w14:paraId="2686E63A" w14:textId="77777777" w:rsidTr="00CA67CB">
        <w:trPr>
          <w:cantSplit/>
        </w:trPr>
        <w:tc>
          <w:tcPr>
            <w:tcW w:w="1276" w:type="dxa"/>
          </w:tcPr>
          <w:p w14:paraId="195AE67B" w14:textId="14C1722C"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4F8CF818" w14:textId="77DAA0E2"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3402" w:type="dxa"/>
          </w:tcPr>
          <w:p w14:paraId="6E167F64" w14:textId="1F13C94C" w:rsidR="00D601F9" w:rsidRPr="000F3C94" w:rsidRDefault="00D601F9" w:rsidP="00D601F9">
            <w:pPr>
              <w:snapToGrid w:val="0"/>
              <w:spacing w:before="60" w:after="60"/>
              <w:jc w:val="left"/>
              <w:rPr>
                <w:sz w:val="16"/>
                <w:szCs w:val="16"/>
                <w:lang w:val="en-GB"/>
              </w:rPr>
            </w:pPr>
            <w:r w:rsidRPr="000F3C94">
              <w:rPr>
                <w:sz w:val="16"/>
                <w:szCs w:val="16"/>
                <w:lang w:val="en-GB"/>
              </w:rPr>
              <w:t>The version date of the specification</w:t>
            </w:r>
          </w:p>
        </w:tc>
        <w:tc>
          <w:tcPr>
            <w:tcW w:w="851" w:type="dxa"/>
          </w:tcPr>
          <w:p w14:paraId="702214E3" w14:textId="00339DA4"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66884884" w14:textId="66901AE3"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4394" w:type="dxa"/>
          </w:tcPr>
          <w:p w14:paraId="1552DA21" w14:textId="4164625D" w:rsidR="00D601F9" w:rsidRPr="000F3C94" w:rsidRDefault="00D601F9" w:rsidP="00D601F9">
            <w:pPr>
              <w:snapToGrid w:val="0"/>
              <w:spacing w:before="60" w:after="60"/>
              <w:jc w:val="left"/>
              <w:rPr>
                <w:sz w:val="16"/>
                <w:szCs w:val="16"/>
                <w:lang w:val="en-GB"/>
              </w:rPr>
            </w:pPr>
          </w:p>
        </w:tc>
      </w:tr>
    </w:tbl>
    <w:p w14:paraId="542FA6AB" w14:textId="2C8FCB3C" w:rsidR="0045468E" w:rsidRPr="000F3C94" w:rsidRDefault="0045468E">
      <w:pPr>
        <w:spacing w:after="0"/>
        <w:jc w:val="left"/>
        <w:rPr>
          <w:rFonts w:eastAsiaTheme="minorEastAsia"/>
          <w:szCs w:val="20"/>
          <w:lang w:val="en-GB"/>
        </w:rPr>
      </w:pPr>
    </w:p>
    <w:p w14:paraId="7F4B6E54" w14:textId="624C5C18" w:rsidR="00B413FE" w:rsidRPr="000F3C94" w:rsidRDefault="00B413FE" w:rsidP="00643F8B">
      <w:pPr>
        <w:pStyle w:val="Heading3"/>
        <w:tabs>
          <w:tab w:val="clear" w:pos="660"/>
        </w:tabs>
        <w:rPr>
          <w:lang w:val="en-GB"/>
        </w:rPr>
      </w:pPr>
      <w:bookmarkStart w:id="624" w:name="_Toc403560576"/>
      <w:bookmarkStart w:id="625" w:name="_Toc152232625"/>
      <w:bookmarkStart w:id="626" w:name="_Toc194500039"/>
      <w:r w:rsidRPr="000F3C94">
        <w:rPr>
          <w:lang w:val="en-GB"/>
        </w:rPr>
        <w:lastRenderedPageBreak/>
        <w:t>S100_Catalogue</w:t>
      </w:r>
      <w:bookmarkEnd w:id="624"/>
      <w:r w:rsidR="00D963CF" w:rsidRPr="000F3C94">
        <w:rPr>
          <w:lang w:val="en-GB"/>
        </w:rPr>
        <w:t>Discovery</w:t>
      </w:r>
      <w:r w:rsidRPr="000F3C94">
        <w:rPr>
          <w:lang w:val="en-GB"/>
        </w:rPr>
        <w:t>Metadata</w:t>
      </w:r>
      <w:bookmarkEnd w:id="625"/>
      <w:bookmarkEnd w:id="62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686"/>
        <w:gridCol w:w="709"/>
        <w:gridCol w:w="2976"/>
        <w:gridCol w:w="3969"/>
      </w:tblGrid>
      <w:tr w:rsidR="007767D1" w:rsidRPr="000F3C94" w14:paraId="25A637AD" w14:textId="77777777" w:rsidTr="00A06BEE">
        <w:trPr>
          <w:cantSplit/>
        </w:trPr>
        <w:tc>
          <w:tcPr>
            <w:tcW w:w="2977" w:type="dxa"/>
            <w:shd w:val="clear" w:color="auto" w:fill="D9D9D9"/>
          </w:tcPr>
          <w:p w14:paraId="0BD491E4"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Name</w:t>
            </w:r>
          </w:p>
        </w:tc>
        <w:tc>
          <w:tcPr>
            <w:tcW w:w="3686" w:type="dxa"/>
            <w:shd w:val="clear" w:color="auto" w:fill="D9D9D9"/>
          </w:tcPr>
          <w:p w14:paraId="74ED9797"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D9D9D9"/>
          </w:tcPr>
          <w:p w14:paraId="59DD6BCC" w14:textId="77777777" w:rsidR="00B413FE" w:rsidRPr="000F3C94" w:rsidRDefault="00B413FE" w:rsidP="00741539">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7D5956"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Type</w:t>
            </w:r>
          </w:p>
        </w:tc>
        <w:tc>
          <w:tcPr>
            <w:tcW w:w="3969" w:type="dxa"/>
            <w:shd w:val="clear" w:color="auto" w:fill="D9D9D9"/>
          </w:tcPr>
          <w:p w14:paraId="49D9051E"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Remarks</w:t>
            </w:r>
          </w:p>
        </w:tc>
      </w:tr>
      <w:tr w:rsidR="00B413FE" w:rsidRPr="000F3C94" w14:paraId="168798A3" w14:textId="77777777" w:rsidTr="00A06BEE">
        <w:trPr>
          <w:cantSplit/>
        </w:trPr>
        <w:tc>
          <w:tcPr>
            <w:tcW w:w="2977" w:type="dxa"/>
          </w:tcPr>
          <w:p w14:paraId="74B2B146" w14:textId="64F1B21D" w:rsidR="00B413FE" w:rsidRPr="000F3C94" w:rsidRDefault="00B413FE" w:rsidP="00741539">
            <w:pPr>
              <w:snapToGrid w:val="0"/>
              <w:spacing w:before="60" w:after="60"/>
              <w:jc w:val="left"/>
              <w:rPr>
                <w:sz w:val="16"/>
                <w:szCs w:val="16"/>
                <w:lang w:val="en-GB"/>
              </w:rPr>
            </w:pPr>
            <w:r w:rsidRPr="000F3C94">
              <w:rPr>
                <w:sz w:val="16"/>
                <w:szCs w:val="16"/>
                <w:lang w:val="en-GB"/>
              </w:rPr>
              <w:t>S100_Catalogue</w:t>
            </w:r>
            <w:r w:rsidR="003D0F80" w:rsidRPr="000F3C94">
              <w:rPr>
                <w:sz w:val="16"/>
                <w:szCs w:val="16"/>
                <w:lang w:val="en-GB"/>
              </w:rPr>
              <w:t>Metadata</w:t>
            </w:r>
          </w:p>
        </w:tc>
        <w:tc>
          <w:tcPr>
            <w:tcW w:w="3686" w:type="dxa"/>
          </w:tcPr>
          <w:p w14:paraId="0647CAF0" w14:textId="77CEBA79" w:rsidR="00B413FE" w:rsidRPr="000F3C94" w:rsidRDefault="003D0F80" w:rsidP="00741539">
            <w:pPr>
              <w:snapToGrid w:val="0"/>
              <w:spacing w:before="60" w:after="60"/>
              <w:jc w:val="left"/>
              <w:rPr>
                <w:sz w:val="16"/>
                <w:szCs w:val="16"/>
                <w:lang w:val="en-GB"/>
              </w:rPr>
            </w:pPr>
            <w:r w:rsidRPr="000F3C94">
              <w:rPr>
                <w:sz w:val="16"/>
                <w:szCs w:val="16"/>
                <w:lang w:val="en-GB"/>
              </w:rPr>
              <w:t xml:space="preserve">Class for S-100 </w:t>
            </w:r>
            <w:r w:rsidR="00D41D2C" w:rsidRPr="000F3C94">
              <w:rPr>
                <w:sz w:val="16"/>
                <w:szCs w:val="16"/>
                <w:lang w:val="en-GB"/>
              </w:rPr>
              <w:t>C</w:t>
            </w:r>
            <w:r w:rsidR="008B07C6" w:rsidRPr="000F3C94">
              <w:rPr>
                <w:sz w:val="16"/>
                <w:szCs w:val="16"/>
                <w:lang w:val="en-GB"/>
              </w:rPr>
              <w:t>a</w:t>
            </w:r>
            <w:r w:rsidRPr="000F3C94">
              <w:rPr>
                <w:sz w:val="16"/>
                <w:szCs w:val="16"/>
                <w:lang w:val="en-GB"/>
              </w:rPr>
              <w:t>talogue metadata</w:t>
            </w:r>
          </w:p>
        </w:tc>
        <w:tc>
          <w:tcPr>
            <w:tcW w:w="709" w:type="dxa"/>
          </w:tcPr>
          <w:p w14:paraId="0B40FA16" w14:textId="77777777" w:rsidR="00B413FE" w:rsidRPr="000F3C94" w:rsidRDefault="00B413FE" w:rsidP="00741539">
            <w:pPr>
              <w:snapToGrid w:val="0"/>
              <w:spacing w:before="60" w:after="60"/>
              <w:jc w:val="center"/>
              <w:rPr>
                <w:sz w:val="16"/>
                <w:szCs w:val="16"/>
                <w:lang w:val="en-GB"/>
              </w:rPr>
            </w:pPr>
            <w:r w:rsidRPr="000F3C94">
              <w:rPr>
                <w:sz w:val="16"/>
                <w:szCs w:val="16"/>
                <w:lang w:val="en-GB"/>
              </w:rPr>
              <w:t>-</w:t>
            </w:r>
          </w:p>
        </w:tc>
        <w:tc>
          <w:tcPr>
            <w:tcW w:w="2976" w:type="dxa"/>
          </w:tcPr>
          <w:p w14:paraId="56C6C780"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c>
          <w:tcPr>
            <w:tcW w:w="3969" w:type="dxa"/>
          </w:tcPr>
          <w:p w14:paraId="22E06B78"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r>
      <w:tr w:rsidR="00B413FE" w:rsidRPr="000F3C94" w14:paraId="7AE4BDED" w14:textId="77777777" w:rsidTr="00A06BEE">
        <w:trPr>
          <w:cantSplit/>
        </w:trPr>
        <w:tc>
          <w:tcPr>
            <w:tcW w:w="2977" w:type="dxa"/>
          </w:tcPr>
          <w:p w14:paraId="6AF767F9" w14:textId="77777777" w:rsidR="00B413FE" w:rsidRPr="000F3C94" w:rsidRDefault="00B413FE" w:rsidP="00741539">
            <w:pPr>
              <w:snapToGrid w:val="0"/>
              <w:spacing w:before="60" w:after="60"/>
              <w:jc w:val="left"/>
              <w:rPr>
                <w:sz w:val="16"/>
                <w:szCs w:val="16"/>
                <w:lang w:val="en-GB"/>
              </w:rPr>
            </w:pPr>
            <w:r w:rsidRPr="000F3C94">
              <w:rPr>
                <w:sz w:val="16"/>
                <w:szCs w:val="16"/>
                <w:lang w:val="en-GB"/>
              </w:rPr>
              <w:t>filename</w:t>
            </w:r>
          </w:p>
        </w:tc>
        <w:tc>
          <w:tcPr>
            <w:tcW w:w="3686" w:type="dxa"/>
          </w:tcPr>
          <w:p w14:paraId="305CB597" w14:textId="0A07E68B" w:rsidR="00B413FE" w:rsidRPr="000F3C94" w:rsidRDefault="00B413FE" w:rsidP="00741539">
            <w:pPr>
              <w:snapToGrid w:val="0"/>
              <w:spacing w:before="60" w:after="60"/>
              <w:jc w:val="left"/>
              <w:rPr>
                <w:sz w:val="16"/>
                <w:szCs w:val="16"/>
                <w:lang w:val="en-GB"/>
              </w:rPr>
            </w:pPr>
            <w:r w:rsidRPr="000F3C94">
              <w:rPr>
                <w:sz w:val="16"/>
                <w:szCs w:val="16"/>
                <w:lang w:val="en-GB"/>
              </w:rPr>
              <w:t xml:space="preserve">The name for the </w:t>
            </w:r>
            <w:r w:rsidR="008B07C6" w:rsidRPr="000F3C94">
              <w:rPr>
                <w:sz w:val="16"/>
                <w:szCs w:val="16"/>
                <w:lang w:val="en-GB"/>
              </w:rPr>
              <w:t>C</w:t>
            </w:r>
            <w:r w:rsidRPr="000F3C94">
              <w:rPr>
                <w:sz w:val="16"/>
                <w:szCs w:val="16"/>
                <w:lang w:val="en-GB"/>
              </w:rPr>
              <w:t>atalogue</w:t>
            </w:r>
          </w:p>
        </w:tc>
        <w:tc>
          <w:tcPr>
            <w:tcW w:w="709" w:type="dxa"/>
          </w:tcPr>
          <w:p w14:paraId="6FAF3EB0" w14:textId="6C2417FE" w:rsidR="00B413FE" w:rsidRPr="000F3C94" w:rsidRDefault="00B413FE" w:rsidP="00741539">
            <w:pPr>
              <w:snapToGrid w:val="0"/>
              <w:spacing w:before="60" w:after="60"/>
              <w:jc w:val="center"/>
              <w:rPr>
                <w:sz w:val="16"/>
                <w:szCs w:val="16"/>
                <w:lang w:val="en-GB"/>
              </w:rPr>
            </w:pPr>
            <w:r w:rsidRPr="000F3C94">
              <w:rPr>
                <w:sz w:val="16"/>
                <w:szCs w:val="16"/>
                <w:lang w:val="en-GB"/>
              </w:rPr>
              <w:t>1</w:t>
            </w:r>
          </w:p>
        </w:tc>
        <w:tc>
          <w:tcPr>
            <w:tcW w:w="2976" w:type="dxa"/>
          </w:tcPr>
          <w:p w14:paraId="3104E82A" w14:textId="2737EC64" w:rsidR="00B413FE" w:rsidRPr="000F3C94" w:rsidRDefault="008E4CD9" w:rsidP="00741539">
            <w:pPr>
              <w:snapToGrid w:val="0"/>
              <w:spacing w:before="60" w:after="60"/>
              <w:jc w:val="left"/>
              <w:rPr>
                <w:sz w:val="16"/>
                <w:szCs w:val="16"/>
                <w:lang w:val="en-GB"/>
              </w:rPr>
            </w:pPr>
            <w:r w:rsidRPr="000F3C94">
              <w:rPr>
                <w:sz w:val="16"/>
                <w:szCs w:val="16"/>
                <w:lang w:val="en-GB"/>
              </w:rPr>
              <w:t>URI</w:t>
            </w:r>
          </w:p>
        </w:tc>
        <w:tc>
          <w:tcPr>
            <w:tcW w:w="3969" w:type="dxa"/>
          </w:tcPr>
          <w:p w14:paraId="244B6169" w14:textId="77777777" w:rsidR="00B413FE" w:rsidRPr="000F3C94" w:rsidRDefault="00B413FE" w:rsidP="00741539">
            <w:pPr>
              <w:snapToGrid w:val="0"/>
              <w:spacing w:before="60" w:after="60"/>
              <w:jc w:val="left"/>
              <w:rPr>
                <w:sz w:val="16"/>
                <w:szCs w:val="16"/>
                <w:lang w:val="en-GB"/>
              </w:rPr>
            </w:pPr>
          </w:p>
        </w:tc>
      </w:tr>
      <w:tr w:rsidR="009C5E3F" w:rsidRPr="000F3C94" w14:paraId="7208EE1E" w14:textId="77777777" w:rsidTr="00A06BEE">
        <w:trPr>
          <w:cantSplit/>
        </w:trPr>
        <w:tc>
          <w:tcPr>
            <w:tcW w:w="2977" w:type="dxa"/>
          </w:tcPr>
          <w:p w14:paraId="26A76B14" w14:textId="7BB2F77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purpose</w:t>
            </w:r>
          </w:p>
        </w:tc>
        <w:tc>
          <w:tcPr>
            <w:tcW w:w="3686" w:type="dxa"/>
          </w:tcPr>
          <w:p w14:paraId="7FC39782" w14:textId="1BCD3AA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purpose for which the Catalogue has been issued</w:t>
            </w:r>
          </w:p>
        </w:tc>
        <w:tc>
          <w:tcPr>
            <w:tcW w:w="709" w:type="dxa"/>
          </w:tcPr>
          <w:p w14:paraId="0D984DBE" w14:textId="2B509E3F"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0..1</w:t>
            </w:r>
          </w:p>
        </w:tc>
        <w:tc>
          <w:tcPr>
            <w:tcW w:w="2976" w:type="dxa"/>
          </w:tcPr>
          <w:p w14:paraId="08443BAB" w14:textId="77777777" w:rsidR="003C637C"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 xml:space="preserve">S100_Purpose </w:t>
            </w:r>
          </w:p>
          <w:p w14:paraId="26EB1AB6" w14:textId="5BE200C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w:t>
            </w:r>
            <w:proofErr w:type="spellStart"/>
            <w:r w:rsidRPr="000F3C94">
              <w:rPr>
                <w:rFonts w:eastAsiaTheme="minorEastAsia"/>
                <w:sz w:val="16"/>
                <w:szCs w:val="16"/>
                <w:lang w:val="en-GB"/>
              </w:rPr>
              <w:t>codelist</w:t>
            </w:r>
            <w:proofErr w:type="spellEnd"/>
            <w:r w:rsidRPr="000F3C94">
              <w:rPr>
                <w:rFonts w:eastAsiaTheme="minorEastAsia"/>
                <w:sz w:val="16"/>
                <w:szCs w:val="16"/>
                <w:lang w:val="en-GB"/>
              </w:rPr>
              <w:t>)</w:t>
            </w:r>
          </w:p>
        </w:tc>
        <w:tc>
          <w:tcPr>
            <w:tcW w:w="3969" w:type="dxa"/>
          </w:tcPr>
          <w:p w14:paraId="63579197" w14:textId="77777777" w:rsidR="005A38BE"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The values must be on of the following:</w:t>
            </w:r>
            <w:r w:rsidRPr="000F3C94">
              <w:rPr>
                <w:rFonts w:eastAsiaTheme="minorEastAsia"/>
                <w:sz w:val="16"/>
                <w:szCs w:val="16"/>
                <w:lang w:val="en-GB"/>
              </w:rPr>
              <w:br/>
              <w:t>2 new edition</w:t>
            </w:r>
            <w:r w:rsidRPr="000F3C94">
              <w:rPr>
                <w:rFonts w:eastAsiaTheme="minorEastAsia"/>
                <w:sz w:val="16"/>
                <w:szCs w:val="16"/>
                <w:lang w:val="en-GB"/>
              </w:rPr>
              <w:br/>
              <w:t>5 cancellation</w:t>
            </w:r>
          </w:p>
          <w:p w14:paraId="246C83CC" w14:textId="3179352F"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Default is new edition</w:t>
            </w:r>
          </w:p>
        </w:tc>
      </w:tr>
      <w:tr w:rsidR="009C5E3F" w:rsidRPr="000F3C94" w14:paraId="0AED3CF7" w14:textId="77777777" w:rsidTr="00A06BEE">
        <w:trPr>
          <w:cantSplit/>
        </w:trPr>
        <w:tc>
          <w:tcPr>
            <w:tcW w:w="2977" w:type="dxa"/>
          </w:tcPr>
          <w:p w14:paraId="3D5B1CD8" w14:textId="249698E2" w:rsidR="009C5E3F" w:rsidRPr="000F3C94" w:rsidRDefault="009C5E3F" w:rsidP="00741539">
            <w:pPr>
              <w:snapToGrid w:val="0"/>
              <w:spacing w:before="60" w:after="60"/>
              <w:jc w:val="left"/>
              <w:rPr>
                <w:sz w:val="16"/>
                <w:szCs w:val="16"/>
                <w:lang w:val="en-GB"/>
              </w:rPr>
            </w:pPr>
            <w:proofErr w:type="spellStart"/>
            <w:r w:rsidRPr="000F3C94">
              <w:rPr>
                <w:rFonts w:eastAsia="Malgun Gothic"/>
                <w:sz w:val="16"/>
                <w:szCs w:val="16"/>
                <w:lang w:val="en-GB"/>
              </w:rPr>
              <w:t>editionNumber</w:t>
            </w:r>
            <w:proofErr w:type="spellEnd"/>
          </w:p>
        </w:tc>
        <w:tc>
          <w:tcPr>
            <w:tcW w:w="3686" w:type="dxa"/>
          </w:tcPr>
          <w:p w14:paraId="6B6E5AF0" w14:textId="4073D29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Edition number of the Catalogue</w:t>
            </w:r>
          </w:p>
        </w:tc>
        <w:tc>
          <w:tcPr>
            <w:tcW w:w="709" w:type="dxa"/>
          </w:tcPr>
          <w:p w14:paraId="03A3AC8A" w14:textId="3661F4EB"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91EEDA5" w14:textId="66FDB8F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Integer</w:t>
            </w:r>
          </w:p>
        </w:tc>
        <w:tc>
          <w:tcPr>
            <w:tcW w:w="3969" w:type="dxa"/>
          </w:tcPr>
          <w:p w14:paraId="6EB94B27" w14:textId="77777777" w:rsidR="007632F3" w:rsidRPr="000F3C94" w:rsidRDefault="009C5E3F" w:rsidP="00741539">
            <w:pPr>
              <w:snapToGrid w:val="0"/>
              <w:spacing w:before="60" w:after="60"/>
              <w:jc w:val="left"/>
              <w:rPr>
                <w:spacing w:val="-6"/>
                <w:sz w:val="16"/>
                <w:szCs w:val="16"/>
                <w:lang w:val="en-GB"/>
              </w:rPr>
            </w:pPr>
            <w:r w:rsidRPr="000F3C94">
              <w:rPr>
                <w:spacing w:val="-6"/>
                <w:sz w:val="16"/>
                <w:szCs w:val="16"/>
                <w:lang w:val="en-GB"/>
              </w:rPr>
              <w:t xml:space="preserve">Initially set to 1 for a given </w:t>
            </w:r>
            <w:proofErr w:type="spellStart"/>
            <w:r w:rsidRPr="000F3C94">
              <w:rPr>
                <w:spacing w:val="-6"/>
                <w:sz w:val="16"/>
                <w:szCs w:val="16"/>
                <w:lang w:val="en-GB"/>
              </w:rPr>
              <w:t>productSpecification.number</w:t>
            </w:r>
            <w:proofErr w:type="spellEnd"/>
            <w:r w:rsidRPr="000F3C94">
              <w:rPr>
                <w:spacing w:val="-6"/>
                <w:sz w:val="16"/>
                <w:szCs w:val="16"/>
                <w:lang w:val="en-GB"/>
              </w:rPr>
              <w:t xml:space="preserve"> </w:t>
            </w:r>
          </w:p>
          <w:p w14:paraId="12781B92" w14:textId="24C67726" w:rsidR="00903FFC" w:rsidRPr="000F3C94" w:rsidRDefault="00903FFC" w:rsidP="00741539">
            <w:pPr>
              <w:snapToGrid w:val="0"/>
              <w:spacing w:before="60" w:after="60"/>
              <w:jc w:val="left"/>
              <w:rPr>
                <w:spacing w:val="-6"/>
                <w:sz w:val="16"/>
                <w:szCs w:val="16"/>
                <w:lang w:val="en-GB"/>
              </w:rPr>
            </w:pPr>
            <w:r w:rsidRPr="000F3C94">
              <w:rPr>
                <w:spacing w:val="-6"/>
                <w:sz w:val="16"/>
                <w:szCs w:val="16"/>
                <w:lang w:val="en-GB"/>
              </w:rPr>
              <w:t>I</w:t>
            </w:r>
            <w:r w:rsidR="009C5E3F" w:rsidRPr="000F3C94">
              <w:rPr>
                <w:spacing w:val="-6"/>
                <w:sz w:val="16"/>
                <w:szCs w:val="16"/>
                <w:lang w:val="en-GB"/>
              </w:rPr>
              <w:t xml:space="preserve">ncreased by 1 for each subsequent new Edition </w:t>
            </w:r>
          </w:p>
          <w:p w14:paraId="728F9FAA" w14:textId="69A5A356" w:rsidR="009C5E3F" w:rsidRPr="000F3C94" w:rsidRDefault="009C5E3F" w:rsidP="00741539">
            <w:pPr>
              <w:snapToGrid w:val="0"/>
              <w:spacing w:before="60" w:after="60"/>
              <w:jc w:val="left"/>
              <w:rPr>
                <w:sz w:val="16"/>
                <w:szCs w:val="16"/>
                <w:lang w:val="en-GB"/>
              </w:rPr>
            </w:pPr>
            <w:r w:rsidRPr="000F3C94">
              <w:rPr>
                <w:spacing w:val="-6"/>
                <w:sz w:val="16"/>
                <w:szCs w:val="16"/>
                <w:lang w:val="en-GB"/>
              </w:rPr>
              <w:t>Uniquely identifies the version of the Catalogue</w:t>
            </w:r>
          </w:p>
        </w:tc>
      </w:tr>
      <w:tr w:rsidR="009C5E3F" w:rsidRPr="000F3C94" w14:paraId="41D5D43E" w14:textId="77777777" w:rsidTr="00A06BEE">
        <w:trPr>
          <w:cantSplit/>
        </w:trPr>
        <w:tc>
          <w:tcPr>
            <w:tcW w:w="2977" w:type="dxa"/>
          </w:tcPr>
          <w:p w14:paraId="4A02B398" w14:textId="77777777" w:rsidR="009C5E3F" w:rsidRPr="000F3C94" w:rsidRDefault="009C5E3F" w:rsidP="00741539">
            <w:pPr>
              <w:snapToGrid w:val="0"/>
              <w:spacing w:before="60" w:after="60"/>
              <w:jc w:val="left"/>
              <w:rPr>
                <w:sz w:val="16"/>
                <w:szCs w:val="16"/>
                <w:lang w:val="en-GB"/>
              </w:rPr>
            </w:pPr>
            <w:r w:rsidRPr="000F3C94">
              <w:rPr>
                <w:sz w:val="16"/>
                <w:szCs w:val="16"/>
                <w:lang w:val="en-GB"/>
              </w:rPr>
              <w:t>scope</w:t>
            </w:r>
          </w:p>
        </w:tc>
        <w:tc>
          <w:tcPr>
            <w:tcW w:w="3686" w:type="dxa"/>
          </w:tcPr>
          <w:p w14:paraId="64B097DF" w14:textId="156A54C1" w:rsidR="009C5E3F" w:rsidRPr="000F3C94" w:rsidRDefault="009C5E3F" w:rsidP="00741539">
            <w:pPr>
              <w:snapToGrid w:val="0"/>
              <w:spacing w:before="60" w:after="60"/>
              <w:jc w:val="left"/>
              <w:rPr>
                <w:sz w:val="16"/>
                <w:szCs w:val="16"/>
                <w:lang w:val="en-GB"/>
              </w:rPr>
            </w:pPr>
            <w:r w:rsidRPr="000F3C94">
              <w:rPr>
                <w:sz w:val="16"/>
                <w:szCs w:val="16"/>
                <w:lang w:val="en-GB"/>
              </w:rPr>
              <w:t xml:space="preserve">Subject domain of the </w:t>
            </w:r>
            <w:r w:rsidR="004E3ADB" w:rsidRPr="000F3C94">
              <w:rPr>
                <w:sz w:val="16"/>
                <w:szCs w:val="16"/>
                <w:lang w:val="en-GB"/>
              </w:rPr>
              <w:t>C</w:t>
            </w:r>
            <w:r w:rsidRPr="000F3C94">
              <w:rPr>
                <w:sz w:val="16"/>
                <w:szCs w:val="16"/>
                <w:lang w:val="en-GB"/>
              </w:rPr>
              <w:t>atalogue</w:t>
            </w:r>
          </w:p>
        </w:tc>
        <w:tc>
          <w:tcPr>
            <w:tcW w:w="709" w:type="dxa"/>
          </w:tcPr>
          <w:p w14:paraId="65BF350E" w14:textId="7F375A88"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3633B44"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S100_CatalogueScope</w:t>
            </w:r>
          </w:p>
        </w:tc>
        <w:tc>
          <w:tcPr>
            <w:tcW w:w="3969" w:type="dxa"/>
          </w:tcPr>
          <w:p w14:paraId="40E59019" w14:textId="77777777" w:rsidR="009C5E3F" w:rsidRPr="000F3C94" w:rsidRDefault="009C5E3F" w:rsidP="00741539">
            <w:pPr>
              <w:snapToGrid w:val="0"/>
              <w:spacing w:before="60" w:after="60"/>
              <w:jc w:val="left"/>
              <w:rPr>
                <w:sz w:val="16"/>
                <w:szCs w:val="16"/>
                <w:lang w:val="en-GB"/>
              </w:rPr>
            </w:pPr>
          </w:p>
        </w:tc>
      </w:tr>
      <w:tr w:rsidR="009C5E3F" w:rsidRPr="000F3C94" w14:paraId="47335CD0" w14:textId="77777777" w:rsidTr="00A06BEE">
        <w:trPr>
          <w:cantSplit/>
        </w:trPr>
        <w:tc>
          <w:tcPr>
            <w:tcW w:w="2977" w:type="dxa"/>
          </w:tcPr>
          <w:p w14:paraId="433C1B1A"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versionNumber</w:t>
            </w:r>
            <w:proofErr w:type="spellEnd"/>
          </w:p>
        </w:tc>
        <w:tc>
          <w:tcPr>
            <w:tcW w:w="3686" w:type="dxa"/>
          </w:tcPr>
          <w:p w14:paraId="73E88058" w14:textId="2395A6F1"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version identifier of the </w:t>
            </w:r>
            <w:r w:rsidR="004E3ADB" w:rsidRPr="000F3C94">
              <w:rPr>
                <w:sz w:val="16"/>
                <w:szCs w:val="16"/>
                <w:lang w:val="en-GB"/>
              </w:rPr>
              <w:t>C</w:t>
            </w:r>
            <w:r w:rsidRPr="000F3C94">
              <w:rPr>
                <w:sz w:val="16"/>
                <w:szCs w:val="16"/>
                <w:lang w:val="en-GB"/>
              </w:rPr>
              <w:t>atalogue</w:t>
            </w:r>
          </w:p>
        </w:tc>
        <w:tc>
          <w:tcPr>
            <w:tcW w:w="709" w:type="dxa"/>
          </w:tcPr>
          <w:p w14:paraId="3990B03F" w14:textId="4F7E25D5"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EC63986"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CharacterString</w:t>
            </w:r>
            <w:proofErr w:type="spellEnd"/>
          </w:p>
        </w:tc>
        <w:tc>
          <w:tcPr>
            <w:tcW w:w="3969" w:type="dxa"/>
          </w:tcPr>
          <w:p w14:paraId="1599C550" w14:textId="0A8B84A6"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Human readable version identifier</w:t>
            </w:r>
          </w:p>
        </w:tc>
      </w:tr>
      <w:tr w:rsidR="009C5E3F" w:rsidRPr="000F3C94" w14:paraId="4B4AA6D1" w14:textId="77777777" w:rsidTr="00A06BEE">
        <w:trPr>
          <w:cantSplit/>
        </w:trPr>
        <w:tc>
          <w:tcPr>
            <w:tcW w:w="2977" w:type="dxa"/>
          </w:tcPr>
          <w:p w14:paraId="187C6DBC"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issueDate</w:t>
            </w:r>
            <w:proofErr w:type="spellEnd"/>
          </w:p>
        </w:tc>
        <w:tc>
          <w:tcPr>
            <w:tcW w:w="3686" w:type="dxa"/>
          </w:tcPr>
          <w:p w14:paraId="788A746C" w14:textId="6C2D8D43"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issue date of the </w:t>
            </w:r>
            <w:r w:rsidR="008D29EB" w:rsidRPr="000F3C94">
              <w:rPr>
                <w:sz w:val="16"/>
                <w:szCs w:val="16"/>
                <w:lang w:val="en-GB"/>
              </w:rPr>
              <w:t>C</w:t>
            </w:r>
            <w:r w:rsidRPr="000F3C94">
              <w:rPr>
                <w:sz w:val="16"/>
                <w:szCs w:val="16"/>
                <w:lang w:val="en-GB"/>
              </w:rPr>
              <w:t>atalogue</w:t>
            </w:r>
          </w:p>
        </w:tc>
        <w:tc>
          <w:tcPr>
            <w:tcW w:w="709" w:type="dxa"/>
          </w:tcPr>
          <w:p w14:paraId="72A15D1A" w14:textId="48B8D412"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37D90AD" w14:textId="77777777" w:rsidR="009C5E3F" w:rsidRPr="000F3C94" w:rsidRDefault="009C5E3F" w:rsidP="00741539">
            <w:pPr>
              <w:snapToGrid w:val="0"/>
              <w:spacing w:before="60" w:after="60"/>
              <w:jc w:val="left"/>
              <w:rPr>
                <w:sz w:val="16"/>
                <w:szCs w:val="16"/>
                <w:lang w:val="en-GB"/>
              </w:rPr>
            </w:pPr>
            <w:r w:rsidRPr="000F3C94">
              <w:rPr>
                <w:sz w:val="16"/>
                <w:szCs w:val="16"/>
                <w:lang w:val="en-GB"/>
              </w:rPr>
              <w:t>Date</w:t>
            </w:r>
          </w:p>
        </w:tc>
        <w:tc>
          <w:tcPr>
            <w:tcW w:w="3969" w:type="dxa"/>
          </w:tcPr>
          <w:p w14:paraId="73241BC7" w14:textId="77777777" w:rsidR="009C5E3F" w:rsidRPr="000F3C94" w:rsidRDefault="009C5E3F" w:rsidP="00741539">
            <w:pPr>
              <w:snapToGrid w:val="0"/>
              <w:spacing w:before="60" w:after="60"/>
              <w:jc w:val="left"/>
              <w:rPr>
                <w:sz w:val="16"/>
                <w:szCs w:val="16"/>
                <w:lang w:val="en-GB"/>
              </w:rPr>
            </w:pPr>
          </w:p>
        </w:tc>
      </w:tr>
      <w:tr w:rsidR="009C5E3F" w:rsidRPr="000F3C94" w14:paraId="77DCCE6D" w14:textId="77777777" w:rsidTr="00A06BEE">
        <w:trPr>
          <w:cantSplit/>
        </w:trPr>
        <w:tc>
          <w:tcPr>
            <w:tcW w:w="2977" w:type="dxa"/>
          </w:tcPr>
          <w:p w14:paraId="09EE6DC8"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productSpecification</w:t>
            </w:r>
            <w:proofErr w:type="spellEnd"/>
          </w:p>
        </w:tc>
        <w:tc>
          <w:tcPr>
            <w:tcW w:w="3686" w:type="dxa"/>
          </w:tcPr>
          <w:p w14:paraId="1AF63A92" w14:textId="682D27A7"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w:t>
            </w:r>
            <w:r w:rsidR="008D29EB" w:rsidRPr="000F3C94">
              <w:rPr>
                <w:sz w:val="16"/>
                <w:szCs w:val="16"/>
                <w:lang w:val="en-GB"/>
              </w:rPr>
              <w:t>P</w:t>
            </w:r>
            <w:r w:rsidRPr="000F3C94">
              <w:rPr>
                <w:sz w:val="16"/>
                <w:szCs w:val="16"/>
                <w:lang w:val="en-GB"/>
              </w:rPr>
              <w:t xml:space="preserve">roduct </w:t>
            </w:r>
            <w:r w:rsidR="008D29EB" w:rsidRPr="000F3C94">
              <w:rPr>
                <w:sz w:val="16"/>
                <w:szCs w:val="16"/>
                <w:lang w:val="en-GB"/>
              </w:rPr>
              <w:t>S</w:t>
            </w:r>
            <w:r w:rsidRPr="000F3C94">
              <w:rPr>
                <w:sz w:val="16"/>
                <w:szCs w:val="16"/>
                <w:lang w:val="en-GB"/>
              </w:rPr>
              <w:t>pecification used to create this file</w:t>
            </w:r>
          </w:p>
        </w:tc>
        <w:tc>
          <w:tcPr>
            <w:tcW w:w="709" w:type="dxa"/>
          </w:tcPr>
          <w:p w14:paraId="7331AD41" w14:textId="669E47B2"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53D09BFC"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S100_ProductSpecification</w:t>
            </w:r>
          </w:p>
        </w:tc>
        <w:tc>
          <w:tcPr>
            <w:tcW w:w="3969" w:type="dxa"/>
          </w:tcPr>
          <w:p w14:paraId="04FCF8AE" w14:textId="77777777" w:rsidR="009C5E3F" w:rsidRPr="000F3C94" w:rsidRDefault="009C5E3F" w:rsidP="00741539">
            <w:pPr>
              <w:snapToGrid w:val="0"/>
              <w:spacing w:before="60" w:after="60"/>
              <w:jc w:val="left"/>
              <w:rPr>
                <w:sz w:val="16"/>
                <w:szCs w:val="16"/>
                <w:lang w:val="en-GB"/>
              </w:rPr>
            </w:pPr>
          </w:p>
        </w:tc>
      </w:tr>
      <w:tr w:rsidR="003A2A67" w:rsidRPr="000F3C94" w14:paraId="7C1A0D7C" w14:textId="77777777" w:rsidTr="00A06BEE">
        <w:trPr>
          <w:cantSplit/>
        </w:trPr>
        <w:tc>
          <w:tcPr>
            <w:tcW w:w="2977" w:type="dxa"/>
          </w:tcPr>
          <w:p w14:paraId="6CE813AC" w14:textId="77777777" w:rsidR="003A2A67" w:rsidRPr="000F3C94" w:rsidRDefault="003A2A67" w:rsidP="003A2A67">
            <w:pPr>
              <w:snapToGrid w:val="0"/>
              <w:spacing w:before="60" w:after="60"/>
              <w:jc w:val="left"/>
              <w:rPr>
                <w:sz w:val="16"/>
                <w:szCs w:val="16"/>
                <w:lang w:val="en-GB"/>
              </w:rPr>
            </w:pPr>
            <w:proofErr w:type="spellStart"/>
            <w:r w:rsidRPr="000F3C94">
              <w:rPr>
                <w:sz w:val="16"/>
                <w:szCs w:val="16"/>
                <w:lang w:val="en-GB"/>
              </w:rPr>
              <w:t>digitalSignatureReference</w:t>
            </w:r>
            <w:proofErr w:type="spellEnd"/>
          </w:p>
        </w:tc>
        <w:tc>
          <w:tcPr>
            <w:tcW w:w="3686" w:type="dxa"/>
          </w:tcPr>
          <w:p w14:paraId="1E4792DD" w14:textId="6BA568FD" w:rsidR="003A2A67" w:rsidRPr="000F3C94" w:rsidRDefault="003A2A67" w:rsidP="003A2A67">
            <w:pPr>
              <w:snapToGrid w:val="0"/>
              <w:spacing w:before="60" w:after="60"/>
              <w:jc w:val="left"/>
              <w:rPr>
                <w:sz w:val="16"/>
                <w:szCs w:val="16"/>
                <w:lang w:val="en-GB"/>
              </w:rPr>
            </w:pPr>
            <w:r w:rsidRPr="000F3C94">
              <w:rPr>
                <w:sz w:val="16"/>
                <w:szCs w:val="16"/>
                <w:lang w:val="en-GB"/>
              </w:rPr>
              <w:t xml:space="preserve">Specifies the algorithm used to compute </w:t>
            </w:r>
            <w:proofErr w:type="spellStart"/>
            <w:r w:rsidRPr="000F3C94">
              <w:rPr>
                <w:sz w:val="16"/>
                <w:szCs w:val="16"/>
                <w:lang w:val="en-GB"/>
              </w:rPr>
              <w:t>digitalSignatureValue</w:t>
            </w:r>
            <w:proofErr w:type="spellEnd"/>
          </w:p>
        </w:tc>
        <w:tc>
          <w:tcPr>
            <w:tcW w:w="709" w:type="dxa"/>
          </w:tcPr>
          <w:p w14:paraId="3AD9F8FC" w14:textId="77777777" w:rsidR="003A2A67" w:rsidRPr="000F3C94" w:rsidRDefault="003A2A67" w:rsidP="003A2A67">
            <w:pPr>
              <w:snapToGrid w:val="0"/>
              <w:spacing w:before="60" w:after="60"/>
              <w:jc w:val="center"/>
              <w:rPr>
                <w:sz w:val="16"/>
                <w:szCs w:val="16"/>
                <w:lang w:val="en-GB"/>
              </w:rPr>
            </w:pPr>
            <w:r w:rsidRPr="000F3C94">
              <w:rPr>
                <w:sz w:val="16"/>
                <w:szCs w:val="16"/>
                <w:lang w:val="en-GB"/>
              </w:rPr>
              <w:t>1</w:t>
            </w:r>
          </w:p>
        </w:tc>
        <w:tc>
          <w:tcPr>
            <w:tcW w:w="2976" w:type="dxa"/>
          </w:tcPr>
          <w:p w14:paraId="5731A713" w14:textId="0D6033BF" w:rsidR="003A2A67" w:rsidRPr="000F3C94" w:rsidRDefault="003A2A67" w:rsidP="003A2A67">
            <w:pPr>
              <w:snapToGrid w:val="0"/>
              <w:spacing w:before="60" w:after="60"/>
              <w:jc w:val="left"/>
              <w:rPr>
                <w:sz w:val="16"/>
                <w:szCs w:val="16"/>
                <w:lang w:val="en-GB"/>
              </w:rPr>
            </w:pPr>
            <w:r w:rsidRPr="000F3C94">
              <w:rPr>
                <w:sz w:val="16"/>
                <w:szCs w:val="16"/>
                <w:lang w:val="en-GB"/>
              </w:rPr>
              <w:t>S100_</w:t>
            </w:r>
            <w:r w:rsidR="00434F0E" w:rsidRPr="000F3C94">
              <w:rPr>
                <w:sz w:val="16"/>
                <w:szCs w:val="16"/>
                <w:lang w:val="en-GB"/>
              </w:rPr>
              <w:t>SE_</w:t>
            </w:r>
            <w:r w:rsidRPr="000F3C94">
              <w:rPr>
                <w:sz w:val="16"/>
                <w:szCs w:val="16"/>
                <w:lang w:val="en-GB"/>
              </w:rPr>
              <w:t>DigitalSignature</w:t>
            </w:r>
            <w:r w:rsidR="00434F0E" w:rsidRPr="000F3C94">
              <w:rPr>
                <w:sz w:val="16"/>
                <w:szCs w:val="16"/>
                <w:lang w:val="en-GB"/>
              </w:rPr>
              <w:t>Reference (see S-100 Part 15)</w:t>
            </w:r>
          </w:p>
        </w:tc>
        <w:tc>
          <w:tcPr>
            <w:tcW w:w="3969" w:type="dxa"/>
          </w:tcPr>
          <w:p w14:paraId="26E36157" w14:textId="77777777" w:rsidR="003A2A67" w:rsidRPr="000F3C94" w:rsidRDefault="003A2A67" w:rsidP="003A2A67">
            <w:pPr>
              <w:snapToGrid w:val="0"/>
              <w:spacing w:before="60" w:after="60"/>
              <w:jc w:val="left"/>
              <w:rPr>
                <w:sz w:val="16"/>
                <w:szCs w:val="16"/>
                <w:lang w:val="en-GB"/>
              </w:rPr>
            </w:pPr>
            <w:r w:rsidRPr="000F3C94">
              <w:rPr>
                <w:sz w:val="16"/>
                <w:szCs w:val="16"/>
                <w:lang w:val="en-GB"/>
              </w:rPr>
              <w:t>Reference to the appropriate digital signature algorithm</w:t>
            </w:r>
          </w:p>
        </w:tc>
      </w:tr>
      <w:tr w:rsidR="009C5E3F" w:rsidRPr="000F3C94" w14:paraId="1B18A38B" w14:textId="77777777" w:rsidTr="00A06BEE">
        <w:trPr>
          <w:cantSplit/>
        </w:trPr>
        <w:tc>
          <w:tcPr>
            <w:tcW w:w="2977" w:type="dxa"/>
          </w:tcPr>
          <w:p w14:paraId="0E8447CF" w14:textId="7777777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digitalSignatureValue</w:t>
            </w:r>
            <w:proofErr w:type="spellEnd"/>
          </w:p>
        </w:tc>
        <w:tc>
          <w:tcPr>
            <w:tcW w:w="3686" w:type="dxa"/>
          </w:tcPr>
          <w:p w14:paraId="03C38A1F" w14:textId="77777777" w:rsidR="009C5E3F" w:rsidRPr="000F3C94" w:rsidRDefault="009C5E3F" w:rsidP="00741539">
            <w:pPr>
              <w:snapToGrid w:val="0"/>
              <w:spacing w:before="60" w:after="60"/>
              <w:jc w:val="left"/>
              <w:rPr>
                <w:sz w:val="16"/>
                <w:szCs w:val="16"/>
                <w:lang w:val="en-GB"/>
              </w:rPr>
            </w:pPr>
            <w:r w:rsidRPr="000F3C94">
              <w:rPr>
                <w:sz w:val="16"/>
                <w:szCs w:val="16"/>
                <w:lang w:val="en-GB"/>
              </w:rPr>
              <w:t>Value derived from the digital signature</w:t>
            </w:r>
          </w:p>
        </w:tc>
        <w:tc>
          <w:tcPr>
            <w:tcW w:w="709" w:type="dxa"/>
          </w:tcPr>
          <w:p w14:paraId="7F968A65" w14:textId="75ACA1D5" w:rsidR="009C5E3F" w:rsidRPr="000F3C94" w:rsidRDefault="009C5E3F" w:rsidP="00741539">
            <w:pPr>
              <w:snapToGrid w:val="0"/>
              <w:spacing w:before="60" w:after="60"/>
              <w:jc w:val="center"/>
              <w:rPr>
                <w:sz w:val="16"/>
                <w:szCs w:val="16"/>
                <w:lang w:val="en-GB"/>
              </w:rPr>
            </w:pPr>
            <w:proofErr w:type="gramStart"/>
            <w:r w:rsidRPr="000F3C94">
              <w:rPr>
                <w:sz w:val="16"/>
                <w:szCs w:val="16"/>
                <w:lang w:val="en-GB"/>
              </w:rPr>
              <w:t>1..*</w:t>
            </w:r>
            <w:proofErr w:type="gramEnd"/>
          </w:p>
        </w:tc>
        <w:tc>
          <w:tcPr>
            <w:tcW w:w="2976" w:type="dxa"/>
          </w:tcPr>
          <w:p w14:paraId="4D483B4D" w14:textId="314BC774" w:rsidR="009C5E3F" w:rsidRPr="000F3C94" w:rsidRDefault="009C5E3F" w:rsidP="00741539">
            <w:pPr>
              <w:snapToGrid w:val="0"/>
              <w:spacing w:before="60" w:after="60"/>
              <w:jc w:val="left"/>
              <w:rPr>
                <w:sz w:val="16"/>
                <w:szCs w:val="16"/>
                <w:lang w:val="en-GB"/>
              </w:rPr>
            </w:pPr>
            <w:r w:rsidRPr="000F3C94">
              <w:rPr>
                <w:sz w:val="16"/>
                <w:szCs w:val="16"/>
                <w:lang w:val="en-GB"/>
              </w:rPr>
              <w:t>S100_</w:t>
            </w:r>
            <w:r w:rsidR="00486CD7" w:rsidRPr="000F3C94">
              <w:rPr>
                <w:sz w:val="16"/>
                <w:szCs w:val="16"/>
                <w:lang w:val="en-GB"/>
              </w:rPr>
              <w:t>SE_</w:t>
            </w:r>
            <w:r w:rsidRPr="000F3C94">
              <w:rPr>
                <w:sz w:val="16"/>
                <w:szCs w:val="16"/>
                <w:lang w:val="en-GB"/>
              </w:rPr>
              <w:t>DigitalSignature</w:t>
            </w:r>
            <w:r w:rsidR="001B0CCC" w:rsidRPr="000F3C94">
              <w:rPr>
                <w:sz w:val="16"/>
                <w:szCs w:val="16"/>
                <w:lang w:val="en-GB"/>
              </w:rPr>
              <w:t xml:space="preserve"> (see S-100 Part 15)</w:t>
            </w:r>
          </w:p>
        </w:tc>
        <w:tc>
          <w:tcPr>
            <w:tcW w:w="3969" w:type="dxa"/>
          </w:tcPr>
          <w:p w14:paraId="51109706" w14:textId="77777777"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value resulting from application of </w:t>
            </w:r>
            <w:proofErr w:type="spellStart"/>
            <w:r w:rsidRPr="000F3C94">
              <w:rPr>
                <w:sz w:val="16"/>
                <w:szCs w:val="16"/>
                <w:lang w:val="en-GB"/>
              </w:rPr>
              <w:t>digitalSignatureReference</w:t>
            </w:r>
            <w:proofErr w:type="spellEnd"/>
          </w:p>
          <w:p w14:paraId="6717E77D" w14:textId="0BAE56B8" w:rsidR="009C5E3F" w:rsidRPr="000F3C94" w:rsidRDefault="009C5E3F" w:rsidP="00741539">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9C5E3F" w:rsidRPr="000F3C94" w14:paraId="241E4016" w14:textId="77777777" w:rsidTr="00A06BEE">
        <w:trPr>
          <w:cantSplit/>
        </w:trPr>
        <w:tc>
          <w:tcPr>
            <w:tcW w:w="2977" w:type="dxa"/>
          </w:tcPr>
          <w:p w14:paraId="638D814B" w14:textId="0F5AA37B" w:rsidR="009C5E3F" w:rsidRPr="000F3C94" w:rsidRDefault="009C5E3F" w:rsidP="00741539">
            <w:pPr>
              <w:snapToGrid w:val="0"/>
              <w:spacing w:before="60" w:after="60"/>
              <w:jc w:val="left"/>
              <w:rPr>
                <w:sz w:val="16"/>
                <w:szCs w:val="16"/>
                <w:lang w:val="en-GB"/>
              </w:rPr>
            </w:pPr>
            <w:proofErr w:type="spellStart"/>
            <w:r w:rsidRPr="000F3C94">
              <w:rPr>
                <w:rFonts w:eastAsiaTheme="minorEastAsia"/>
                <w:sz w:val="16"/>
                <w:szCs w:val="16"/>
                <w:lang w:val="en-GB"/>
              </w:rPr>
              <w:t>compressionFlag</w:t>
            </w:r>
            <w:proofErr w:type="spellEnd"/>
          </w:p>
        </w:tc>
        <w:tc>
          <w:tcPr>
            <w:tcW w:w="3686" w:type="dxa"/>
          </w:tcPr>
          <w:p w14:paraId="46A60F6F" w14:textId="233E5CC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709" w:type="dxa"/>
          </w:tcPr>
          <w:p w14:paraId="6BAAF275" w14:textId="2A79455C"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18246A3E" w14:textId="0966ADD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Boolean</w:t>
            </w:r>
          </w:p>
        </w:tc>
        <w:tc>
          <w:tcPr>
            <w:tcW w:w="3969" w:type="dxa"/>
          </w:tcPr>
          <w:p w14:paraId="1EBEB593" w14:textId="77777777" w:rsidR="00A06BEE" w:rsidRPr="000F3C94" w:rsidRDefault="009C5E3F" w:rsidP="00741539">
            <w:pPr>
              <w:snapToGrid w:val="0"/>
              <w:spacing w:before="60" w:after="60"/>
              <w:jc w:val="left"/>
              <w:rPr>
                <w:rFonts w:eastAsiaTheme="minorEastAsia"/>
                <w:sz w:val="16"/>
                <w:szCs w:val="16"/>
                <w:lang w:val="en-GB"/>
              </w:rPr>
            </w:pPr>
            <w:r w:rsidRPr="000F3C94">
              <w:rPr>
                <w:rFonts w:eastAsiaTheme="minorEastAsia"/>
                <w:i/>
                <w:sz w:val="16"/>
                <w:szCs w:val="16"/>
                <w:lang w:val="en-GB"/>
              </w:rPr>
              <w:t>True</w:t>
            </w:r>
            <w:r w:rsidRPr="000F3C94">
              <w:rPr>
                <w:rFonts w:eastAsiaTheme="minorEastAsia"/>
                <w:sz w:val="16"/>
                <w:szCs w:val="16"/>
                <w:lang w:val="en-GB"/>
              </w:rPr>
              <w:t xml:space="preserve"> indicates a compressed resource</w:t>
            </w:r>
          </w:p>
          <w:p w14:paraId="480C8A30" w14:textId="6F0CD2B2" w:rsidR="009C5E3F" w:rsidRPr="000F3C94" w:rsidRDefault="009C5E3F" w:rsidP="00741539">
            <w:pPr>
              <w:snapToGrid w:val="0"/>
              <w:spacing w:before="60" w:after="60"/>
              <w:jc w:val="left"/>
              <w:rPr>
                <w:sz w:val="16"/>
                <w:szCs w:val="16"/>
                <w:lang w:val="en-GB"/>
              </w:rPr>
            </w:pPr>
            <w:r w:rsidRPr="000F3C94">
              <w:rPr>
                <w:rFonts w:eastAsiaTheme="minorEastAsia"/>
                <w:i/>
                <w:sz w:val="16"/>
                <w:szCs w:val="16"/>
                <w:lang w:val="en-GB"/>
              </w:rPr>
              <w:t>False</w:t>
            </w:r>
            <w:r w:rsidRPr="000F3C94">
              <w:rPr>
                <w:rFonts w:eastAsiaTheme="minorEastAsia"/>
                <w:sz w:val="16"/>
                <w:szCs w:val="16"/>
                <w:lang w:val="en-GB"/>
              </w:rPr>
              <w:t xml:space="preserve"> indicates an uncompressed resource</w:t>
            </w:r>
          </w:p>
        </w:tc>
      </w:tr>
      <w:tr w:rsidR="009C5E3F" w:rsidRPr="000F3C94" w14:paraId="4C97EEE8" w14:textId="77777777" w:rsidTr="00A06BEE">
        <w:trPr>
          <w:cantSplit/>
        </w:trPr>
        <w:tc>
          <w:tcPr>
            <w:tcW w:w="2977" w:type="dxa"/>
          </w:tcPr>
          <w:p w14:paraId="1D85E88F" w14:textId="5DE08882"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defaultLocale</w:t>
            </w:r>
            <w:proofErr w:type="spellEnd"/>
          </w:p>
        </w:tc>
        <w:tc>
          <w:tcPr>
            <w:tcW w:w="3686" w:type="dxa"/>
          </w:tcPr>
          <w:p w14:paraId="35377198" w14:textId="4237C6D5" w:rsidR="009C5E3F" w:rsidRPr="000F3C94" w:rsidRDefault="009C5E3F" w:rsidP="00741539">
            <w:pPr>
              <w:snapToGrid w:val="0"/>
              <w:spacing w:before="60" w:after="60"/>
              <w:jc w:val="left"/>
              <w:rPr>
                <w:sz w:val="16"/>
                <w:szCs w:val="16"/>
                <w:lang w:val="en-GB"/>
              </w:rPr>
            </w:pPr>
            <w:r w:rsidRPr="000F3C94">
              <w:rPr>
                <w:sz w:val="16"/>
                <w:szCs w:val="16"/>
                <w:lang w:val="en-GB"/>
              </w:rPr>
              <w:t xml:space="preserve">Default language and character set used in the </w:t>
            </w:r>
            <w:r w:rsidR="00FA21C4" w:rsidRPr="000F3C94">
              <w:rPr>
                <w:sz w:val="16"/>
                <w:szCs w:val="16"/>
                <w:lang w:val="en-GB"/>
              </w:rPr>
              <w:t>C</w:t>
            </w:r>
            <w:r w:rsidRPr="000F3C94">
              <w:rPr>
                <w:sz w:val="16"/>
                <w:szCs w:val="16"/>
                <w:lang w:val="en-GB"/>
              </w:rPr>
              <w:t>atalogue</w:t>
            </w:r>
          </w:p>
        </w:tc>
        <w:tc>
          <w:tcPr>
            <w:tcW w:w="709" w:type="dxa"/>
          </w:tcPr>
          <w:p w14:paraId="2B0D9E2D" w14:textId="7FC2B4AE" w:rsidR="009C5E3F" w:rsidRPr="000F3C94" w:rsidRDefault="009C5E3F" w:rsidP="00741539">
            <w:pPr>
              <w:snapToGrid w:val="0"/>
              <w:spacing w:before="60" w:after="60"/>
              <w:jc w:val="center"/>
              <w:rPr>
                <w:sz w:val="16"/>
                <w:szCs w:val="16"/>
                <w:lang w:val="en-GB"/>
              </w:rPr>
            </w:pPr>
            <w:r w:rsidRPr="000F3C94">
              <w:rPr>
                <w:sz w:val="16"/>
                <w:szCs w:val="16"/>
                <w:lang w:val="en-GB"/>
              </w:rPr>
              <w:t>0..1</w:t>
            </w:r>
          </w:p>
        </w:tc>
        <w:tc>
          <w:tcPr>
            <w:tcW w:w="2976" w:type="dxa"/>
          </w:tcPr>
          <w:p w14:paraId="4479E28A" w14:textId="7FDD5ED4" w:rsidR="009C5E3F" w:rsidRPr="000F3C94" w:rsidRDefault="009C5E3F" w:rsidP="00741539">
            <w:pPr>
              <w:snapToGrid w:val="0"/>
              <w:spacing w:before="60" w:after="60"/>
              <w:jc w:val="left"/>
              <w:rPr>
                <w:i/>
                <w:sz w:val="16"/>
                <w:szCs w:val="16"/>
                <w:lang w:val="en-GB"/>
              </w:rPr>
            </w:pPr>
            <w:proofErr w:type="spellStart"/>
            <w:r w:rsidRPr="000F3C94">
              <w:rPr>
                <w:sz w:val="16"/>
                <w:szCs w:val="16"/>
                <w:lang w:val="en-GB"/>
              </w:rPr>
              <w:t>PT_Locale</w:t>
            </w:r>
            <w:proofErr w:type="spellEnd"/>
          </w:p>
        </w:tc>
        <w:tc>
          <w:tcPr>
            <w:tcW w:w="3969" w:type="dxa"/>
          </w:tcPr>
          <w:p w14:paraId="12F498D5" w14:textId="26610D97"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 xml:space="preserve">In absence of </w:t>
            </w:r>
            <w:proofErr w:type="spellStart"/>
            <w:r w:rsidRPr="000F3C94">
              <w:rPr>
                <w:rFonts w:eastAsiaTheme="minorEastAsia"/>
                <w:sz w:val="16"/>
                <w:szCs w:val="16"/>
                <w:lang w:val="en-GB"/>
              </w:rPr>
              <w:t>defaultLocale</w:t>
            </w:r>
            <w:proofErr w:type="spellEnd"/>
            <w:r w:rsidRPr="000F3C94">
              <w:rPr>
                <w:rFonts w:eastAsiaTheme="minorEastAsia"/>
                <w:sz w:val="16"/>
                <w:szCs w:val="16"/>
                <w:lang w:val="en-GB"/>
              </w:rPr>
              <w:t xml:space="preserve"> the language is English in UTF-8</w:t>
            </w:r>
          </w:p>
        </w:tc>
      </w:tr>
      <w:tr w:rsidR="009C5E3F" w:rsidRPr="000F3C94" w14:paraId="6B3531B8" w14:textId="77777777" w:rsidTr="00A06BEE">
        <w:trPr>
          <w:cantSplit/>
        </w:trPr>
        <w:tc>
          <w:tcPr>
            <w:tcW w:w="2977" w:type="dxa"/>
          </w:tcPr>
          <w:p w14:paraId="72E6CF61" w14:textId="6A8BEB37" w:rsidR="009C5E3F" w:rsidRPr="000F3C94" w:rsidRDefault="009C5E3F" w:rsidP="00741539">
            <w:pPr>
              <w:snapToGrid w:val="0"/>
              <w:spacing w:before="60" w:after="60"/>
              <w:jc w:val="left"/>
              <w:rPr>
                <w:sz w:val="16"/>
                <w:szCs w:val="16"/>
                <w:lang w:val="en-GB"/>
              </w:rPr>
            </w:pPr>
            <w:proofErr w:type="spellStart"/>
            <w:r w:rsidRPr="000F3C94">
              <w:rPr>
                <w:sz w:val="16"/>
                <w:szCs w:val="16"/>
                <w:lang w:val="en-GB"/>
              </w:rPr>
              <w:t>otherLocale</w:t>
            </w:r>
            <w:proofErr w:type="spellEnd"/>
          </w:p>
        </w:tc>
        <w:tc>
          <w:tcPr>
            <w:tcW w:w="3686" w:type="dxa"/>
          </w:tcPr>
          <w:p w14:paraId="1BAE9F85" w14:textId="6B9A83A0" w:rsidR="009C5E3F" w:rsidRPr="000F3C94" w:rsidRDefault="009C5E3F" w:rsidP="00741539">
            <w:pPr>
              <w:snapToGrid w:val="0"/>
              <w:spacing w:before="60" w:after="60"/>
              <w:jc w:val="left"/>
              <w:rPr>
                <w:sz w:val="16"/>
                <w:szCs w:val="16"/>
                <w:lang w:val="en-GB"/>
              </w:rPr>
            </w:pPr>
            <w:r w:rsidRPr="000F3C94">
              <w:rPr>
                <w:sz w:val="16"/>
                <w:szCs w:val="16"/>
                <w:lang w:val="en-GB"/>
              </w:rPr>
              <w:t>Other languages and character sets used in the catalogue</w:t>
            </w:r>
          </w:p>
        </w:tc>
        <w:tc>
          <w:tcPr>
            <w:tcW w:w="709" w:type="dxa"/>
          </w:tcPr>
          <w:p w14:paraId="152A7EB8" w14:textId="612373B6" w:rsidR="009C5E3F" w:rsidRPr="000F3C94" w:rsidRDefault="009C5E3F" w:rsidP="00741539">
            <w:pPr>
              <w:snapToGrid w:val="0"/>
              <w:spacing w:before="60" w:after="60"/>
              <w:jc w:val="center"/>
              <w:rPr>
                <w:sz w:val="16"/>
                <w:szCs w:val="16"/>
                <w:lang w:val="en-GB"/>
              </w:rPr>
            </w:pPr>
            <w:proofErr w:type="gramStart"/>
            <w:r w:rsidRPr="000F3C94">
              <w:rPr>
                <w:sz w:val="16"/>
                <w:szCs w:val="16"/>
                <w:lang w:val="en-GB"/>
              </w:rPr>
              <w:t>0..*</w:t>
            </w:r>
            <w:proofErr w:type="gramEnd"/>
          </w:p>
        </w:tc>
        <w:tc>
          <w:tcPr>
            <w:tcW w:w="2976" w:type="dxa"/>
          </w:tcPr>
          <w:p w14:paraId="1A4C24AC" w14:textId="281AFD96" w:rsidR="009C5E3F" w:rsidRPr="000F3C94" w:rsidRDefault="009C5E3F" w:rsidP="00741539">
            <w:pPr>
              <w:snapToGrid w:val="0"/>
              <w:spacing w:before="60" w:after="60"/>
              <w:jc w:val="left"/>
              <w:rPr>
                <w:i/>
                <w:sz w:val="16"/>
                <w:szCs w:val="16"/>
                <w:lang w:val="en-GB"/>
              </w:rPr>
            </w:pPr>
            <w:proofErr w:type="spellStart"/>
            <w:r w:rsidRPr="000F3C94">
              <w:rPr>
                <w:sz w:val="16"/>
                <w:szCs w:val="16"/>
                <w:lang w:val="en-GB"/>
              </w:rPr>
              <w:t>PT_Locale</w:t>
            </w:r>
            <w:proofErr w:type="spellEnd"/>
          </w:p>
        </w:tc>
        <w:tc>
          <w:tcPr>
            <w:tcW w:w="3969" w:type="dxa"/>
          </w:tcPr>
          <w:p w14:paraId="7627AD6D" w14:textId="77777777" w:rsidR="009C5E3F" w:rsidRPr="000F3C94" w:rsidRDefault="009C5E3F" w:rsidP="00741539">
            <w:pPr>
              <w:snapToGrid w:val="0"/>
              <w:spacing w:before="60" w:after="60"/>
              <w:jc w:val="left"/>
              <w:rPr>
                <w:sz w:val="16"/>
                <w:szCs w:val="16"/>
                <w:lang w:val="en-GB"/>
              </w:rPr>
            </w:pPr>
          </w:p>
        </w:tc>
      </w:tr>
    </w:tbl>
    <w:p w14:paraId="0E415815" w14:textId="77777777" w:rsidR="005255C0" w:rsidRPr="000F3C94" w:rsidRDefault="005255C0" w:rsidP="005255C0">
      <w:pPr>
        <w:spacing w:after="0"/>
        <w:rPr>
          <w:lang w:val="en-GB"/>
        </w:rPr>
      </w:pPr>
      <w:bookmarkStart w:id="627" w:name="_Toc152232626"/>
    </w:p>
    <w:p w14:paraId="48014C5A" w14:textId="5C499761" w:rsidR="00B413FE" w:rsidRPr="000F3C94" w:rsidRDefault="00B413FE" w:rsidP="005255C0">
      <w:pPr>
        <w:pStyle w:val="Heading4"/>
        <w:tabs>
          <w:tab w:val="clear" w:pos="940"/>
          <w:tab w:val="clear" w:pos="1140"/>
          <w:tab w:val="clear" w:pos="1360"/>
        </w:tabs>
        <w:rPr>
          <w:lang w:val="en-GB"/>
        </w:rPr>
      </w:pPr>
      <w:r w:rsidRPr="000F3C94">
        <w:rPr>
          <w:lang w:val="en-GB"/>
        </w:rPr>
        <w:t>S100_CatalogueScope</w:t>
      </w:r>
      <w:bookmarkEnd w:id="627"/>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6A4CBD" w:rsidRPr="000F3C94" w14:paraId="64AC780C" w14:textId="77777777" w:rsidTr="00815DA9">
        <w:trPr>
          <w:cantSplit/>
        </w:trPr>
        <w:tc>
          <w:tcPr>
            <w:tcW w:w="1276" w:type="dxa"/>
            <w:shd w:val="clear" w:color="auto" w:fill="E7E6E6"/>
          </w:tcPr>
          <w:p w14:paraId="68244AD5" w14:textId="4AF6A2D7" w:rsidR="006A4CBD" w:rsidRPr="000F3C94" w:rsidRDefault="006A4CBD" w:rsidP="006A4CBD">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74DB01BE" w14:textId="0559FBFA" w:rsidR="006A4CBD" w:rsidRPr="000F3C94" w:rsidRDefault="006A4CBD" w:rsidP="006A4CBD">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10DEC931"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4DD91752" w14:textId="6B2ADFBC" w:rsidR="006A4CBD" w:rsidRPr="000F3C94" w:rsidRDefault="006A4CBD" w:rsidP="00815DA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3C1AA158"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Remarks</w:t>
            </w:r>
          </w:p>
        </w:tc>
      </w:tr>
      <w:tr w:rsidR="006A4CBD" w:rsidRPr="000F3C94" w14:paraId="74C78408" w14:textId="77777777" w:rsidTr="00815DA9">
        <w:trPr>
          <w:cantSplit/>
        </w:trPr>
        <w:tc>
          <w:tcPr>
            <w:tcW w:w="1276" w:type="dxa"/>
          </w:tcPr>
          <w:p w14:paraId="362C6B88" w14:textId="72D1F336" w:rsidR="006A4CBD" w:rsidRPr="000F3C94" w:rsidRDefault="006A4CBD" w:rsidP="006A4CBD">
            <w:pPr>
              <w:snapToGrid w:val="0"/>
              <w:spacing w:before="60" w:after="60"/>
              <w:jc w:val="left"/>
              <w:rPr>
                <w:sz w:val="16"/>
                <w:szCs w:val="16"/>
                <w:lang w:val="en-GB"/>
              </w:rPr>
            </w:pPr>
            <w:r w:rsidRPr="000F3C94">
              <w:rPr>
                <w:sz w:val="16"/>
                <w:szCs w:val="16"/>
                <w:lang w:val="en-GB" w:eastAsia="ar-SA"/>
              </w:rPr>
              <w:t>Enumeration</w:t>
            </w:r>
          </w:p>
        </w:tc>
        <w:tc>
          <w:tcPr>
            <w:tcW w:w="2835" w:type="dxa"/>
          </w:tcPr>
          <w:p w14:paraId="47863E59" w14:textId="71C1E2F3" w:rsidR="006A4CBD" w:rsidRPr="000F3C94" w:rsidRDefault="006A4CBD" w:rsidP="006A4CBD">
            <w:pPr>
              <w:snapToGrid w:val="0"/>
              <w:spacing w:before="60" w:after="60"/>
              <w:jc w:val="left"/>
              <w:rPr>
                <w:sz w:val="16"/>
                <w:szCs w:val="16"/>
                <w:lang w:val="en-GB"/>
              </w:rPr>
            </w:pPr>
            <w:r w:rsidRPr="000F3C94">
              <w:rPr>
                <w:sz w:val="16"/>
                <w:szCs w:val="16"/>
                <w:lang w:val="en-GB"/>
              </w:rPr>
              <w:t>S100_CatalogueScope</w:t>
            </w:r>
          </w:p>
        </w:tc>
        <w:tc>
          <w:tcPr>
            <w:tcW w:w="3828" w:type="dxa"/>
          </w:tcPr>
          <w:p w14:paraId="0412BBF2" w14:textId="39BBEC98" w:rsidR="006A4CBD" w:rsidRPr="000F3C94" w:rsidRDefault="006A4CBD" w:rsidP="006A4CBD">
            <w:pPr>
              <w:snapToGrid w:val="0"/>
              <w:spacing w:before="60" w:after="60"/>
              <w:jc w:val="left"/>
              <w:rPr>
                <w:sz w:val="16"/>
                <w:szCs w:val="16"/>
                <w:lang w:val="en-GB"/>
              </w:rPr>
            </w:pPr>
            <w:r w:rsidRPr="000F3C94">
              <w:rPr>
                <w:sz w:val="16"/>
                <w:szCs w:val="16"/>
                <w:lang w:val="en-GB"/>
              </w:rPr>
              <w:t>The scope of the Catalogue</w:t>
            </w:r>
          </w:p>
        </w:tc>
        <w:tc>
          <w:tcPr>
            <w:tcW w:w="850" w:type="dxa"/>
          </w:tcPr>
          <w:p w14:paraId="5DC0DDB2" w14:textId="77777777" w:rsidR="006A4CBD" w:rsidRPr="000F3C94" w:rsidRDefault="006A4CBD" w:rsidP="00815DA9">
            <w:pPr>
              <w:snapToGrid w:val="0"/>
              <w:spacing w:before="60" w:after="60"/>
              <w:jc w:val="center"/>
              <w:rPr>
                <w:sz w:val="16"/>
                <w:szCs w:val="16"/>
                <w:lang w:val="en-GB"/>
              </w:rPr>
            </w:pPr>
            <w:r w:rsidRPr="000F3C94">
              <w:rPr>
                <w:sz w:val="16"/>
                <w:szCs w:val="16"/>
                <w:lang w:val="en-GB"/>
              </w:rPr>
              <w:t>-</w:t>
            </w:r>
          </w:p>
        </w:tc>
        <w:tc>
          <w:tcPr>
            <w:tcW w:w="5528" w:type="dxa"/>
          </w:tcPr>
          <w:p w14:paraId="3D154A13" w14:textId="77777777" w:rsidR="006A4CBD" w:rsidRPr="000F3C94" w:rsidRDefault="006A4CBD" w:rsidP="006A4CBD">
            <w:pPr>
              <w:snapToGrid w:val="0"/>
              <w:spacing w:before="60" w:after="60"/>
              <w:jc w:val="left"/>
              <w:rPr>
                <w:sz w:val="16"/>
                <w:szCs w:val="16"/>
                <w:lang w:val="en-GB"/>
              </w:rPr>
            </w:pPr>
            <w:r w:rsidRPr="000F3C94">
              <w:rPr>
                <w:sz w:val="16"/>
                <w:szCs w:val="16"/>
                <w:lang w:val="en-GB"/>
              </w:rPr>
              <w:t>-</w:t>
            </w:r>
          </w:p>
        </w:tc>
      </w:tr>
      <w:tr w:rsidR="006A4CBD" w:rsidRPr="000F3C94" w14:paraId="16FB3782" w14:textId="77777777" w:rsidTr="00815DA9">
        <w:trPr>
          <w:cantSplit/>
        </w:trPr>
        <w:tc>
          <w:tcPr>
            <w:tcW w:w="1276" w:type="dxa"/>
          </w:tcPr>
          <w:p w14:paraId="003A6EA6" w14:textId="7B6C480A" w:rsidR="006A4CBD" w:rsidRPr="000F3C94" w:rsidRDefault="006A4CBD" w:rsidP="006A4CBD">
            <w:pPr>
              <w:snapToGrid w:val="0"/>
              <w:spacing w:before="60" w:after="60"/>
              <w:jc w:val="left"/>
              <w:rPr>
                <w:sz w:val="16"/>
                <w:szCs w:val="16"/>
                <w:lang w:val="en-GB"/>
              </w:rPr>
            </w:pPr>
            <w:r w:rsidRPr="000F3C94">
              <w:rPr>
                <w:sz w:val="16"/>
                <w:szCs w:val="16"/>
                <w:lang w:val="en-GB" w:eastAsia="ar-SA"/>
              </w:rPr>
              <w:lastRenderedPageBreak/>
              <w:t>Value</w:t>
            </w:r>
          </w:p>
        </w:tc>
        <w:tc>
          <w:tcPr>
            <w:tcW w:w="2835" w:type="dxa"/>
          </w:tcPr>
          <w:p w14:paraId="25210B89" w14:textId="34356A43" w:rsidR="006A4CBD" w:rsidRPr="000F3C94" w:rsidRDefault="006A4CBD" w:rsidP="006A4CBD">
            <w:pPr>
              <w:snapToGrid w:val="0"/>
              <w:spacing w:before="60" w:after="60"/>
              <w:jc w:val="left"/>
              <w:rPr>
                <w:sz w:val="16"/>
                <w:szCs w:val="16"/>
                <w:lang w:val="en-GB"/>
              </w:rPr>
            </w:pPr>
            <w:proofErr w:type="spellStart"/>
            <w:r w:rsidRPr="000F3C94">
              <w:rPr>
                <w:sz w:val="16"/>
                <w:szCs w:val="16"/>
                <w:lang w:val="en-GB"/>
              </w:rPr>
              <w:t>featureCatalogue</w:t>
            </w:r>
            <w:proofErr w:type="spellEnd"/>
          </w:p>
        </w:tc>
        <w:tc>
          <w:tcPr>
            <w:tcW w:w="3828" w:type="dxa"/>
          </w:tcPr>
          <w:p w14:paraId="7FC45E82" w14:textId="64EE6E4B" w:rsidR="006A4CBD" w:rsidRPr="000F3C94" w:rsidRDefault="006A4CBD" w:rsidP="006A4CBD">
            <w:pPr>
              <w:snapToGrid w:val="0"/>
              <w:spacing w:before="60" w:after="60"/>
              <w:jc w:val="left"/>
              <w:rPr>
                <w:sz w:val="16"/>
                <w:szCs w:val="16"/>
                <w:lang w:val="en-GB"/>
              </w:rPr>
            </w:pPr>
            <w:r w:rsidRPr="000F3C94">
              <w:rPr>
                <w:sz w:val="16"/>
                <w:szCs w:val="16"/>
                <w:lang w:val="en-GB"/>
              </w:rPr>
              <w:t>S-100 Feature Catalogue</w:t>
            </w:r>
          </w:p>
        </w:tc>
        <w:tc>
          <w:tcPr>
            <w:tcW w:w="850" w:type="dxa"/>
          </w:tcPr>
          <w:p w14:paraId="2B6A95F7" w14:textId="64056C4A" w:rsidR="006A4CBD" w:rsidRPr="000F3C94" w:rsidRDefault="006A4CBD" w:rsidP="00815DA9">
            <w:pPr>
              <w:snapToGrid w:val="0"/>
              <w:spacing w:before="60" w:after="60"/>
              <w:jc w:val="center"/>
              <w:rPr>
                <w:sz w:val="16"/>
                <w:szCs w:val="16"/>
                <w:lang w:val="en-GB"/>
              </w:rPr>
            </w:pPr>
            <w:r w:rsidRPr="000F3C94">
              <w:rPr>
                <w:sz w:val="16"/>
                <w:szCs w:val="16"/>
                <w:lang w:val="en-GB"/>
              </w:rPr>
              <w:t>1</w:t>
            </w:r>
          </w:p>
        </w:tc>
        <w:tc>
          <w:tcPr>
            <w:tcW w:w="5528" w:type="dxa"/>
          </w:tcPr>
          <w:p w14:paraId="54BDF8B6" w14:textId="77777777" w:rsidR="006A4CBD" w:rsidRPr="000F3C94" w:rsidRDefault="006A4CBD" w:rsidP="006A4CBD">
            <w:pPr>
              <w:snapToGrid w:val="0"/>
              <w:spacing w:before="60" w:after="60"/>
              <w:jc w:val="left"/>
              <w:rPr>
                <w:sz w:val="16"/>
                <w:szCs w:val="16"/>
                <w:lang w:val="en-GB"/>
              </w:rPr>
            </w:pPr>
          </w:p>
        </w:tc>
      </w:tr>
      <w:tr w:rsidR="006A4CBD" w:rsidRPr="000F3C94" w14:paraId="739F0E3E" w14:textId="77777777" w:rsidTr="00815DA9">
        <w:trPr>
          <w:cantSplit/>
        </w:trPr>
        <w:tc>
          <w:tcPr>
            <w:tcW w:w="1276" w:type="dxa"/>
          </w:tcPr>
          <w:p w14:paraId="6B053431" w14:textId="0414975B"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3E8D4474" w14:textId="4BBE9FCC" w:rsidR="006A4CBD" w:rsidRPr="000F3C94" w:rsidRDefault="006A4CBD" w:rsidP="006A4CBD">
            <w:pPr>
              <w:snapToGrid w:val="0"/>
              <w:spacing w:before="60" w:after="60"/>
              <w:jc w:val="left"/>
              <w:rPr>
                <w:sz w:val="16"/>
                <w:szCs w:val="16"/>
                <w:lang w:val="en-GB"/>
              </w:rPr>
            </w:pPr>
            <w:proofErr w:type="spellStart"/>
            <w:r w:rsidRPr="000F3C94">
              <w:rPr>
                <w:sz w:val="16"/>
                <w:szCs w:val="16"/>
                <w:lang w:val="en-GB"/>
              </w:rPr>
              <w:t>portrayalCatalogue</w:t>
            </w:r>
            <w:proofErr w:type="spellEnd"/>
          </w:p>
        </w:tc>
        <w:tc>
          <w:tcPr>
            <w:tcW w:w="3828" w:type="dxa"/>
          </w:tcPr>
          <w:p w14:paraId="4C87E1E5" w14:textId="4632FAE4" w:rsidR="006A4CBD" w:rsidRPr="000F3C94" w:rsidRDefault="006A4CBD" w:rsidP="006A4CBD">
            <w:pPr>
              <w:snapToGrid w:val="0"/>
              <w:spacing w:before="60" w:after="60"/>
              <w:jc w:val="left"/>
              <w:rPr>
                <w:sz w:val="16"/>
                <w:szCs w:val="16"/>
                <w:lang w:val="en-GB"/>
              </w:rPr>
            </w:pPr>
            <w:r w:rsidRPr="000F3C94">
              <w:rPr>
                <w:sz w:val="16"/>
                <w:szCs w:val="16"/>
                <w:lang w:val="en-GB"/>
              </w:rPr>
              <w:t>S-100 Portrayal Catalogue</w:t>
            </w:r>
          </w:p>
        </w:tc>
        <w:tc>
          <w:tcPr>
            <w:tcW w:w="850" w:type="dxa"/>
          </w:tcPr>
          <w:p w14:paraId="13F1DA2C" w14:textId="1E97F9F3" w:rsidR="006A4CBD" w:rsidRPr="000F3C94" w:rsidRDefault="006A4CBD" w:rsidP="00815DA9">
            <w:pPr>
              <w:snapToGrid w:val="0"/>
              <w:spacing w:before="60" w:after="60"/>
              <w:jc w:val="center"/>
              <w:rPr>
                <w:sz w:val="16"/>
                <w:szCs w:val="16"/>
                <w:lang w:val="en-GB"/>
              </w:rPr>
            </w:pPr>
            <w:r w:rsidRPr="000F3C94">
              <w:rPr>
                <w:sz w:val="16"/>
                <w:szCs w:val="16"/>
                <w:lang w:val="en-GB"/>
              </w:rPr>
              <w:t>2</w:t>
            </w:r>
          </w:p>
        </w:tc>
        <w:tc>
          <w:tcPr>
            <w:tcW w:w="5528" w:type="dxa"/>
          </w:tcPr>
          <w:p w14:paraId="2C271D62" w14:textId="77777777" w:rsidR="006A4CBD" w:rsidRPr="000F3C94" w:rsidRDefault="006A4CBD" w:rsidP="006A4CBD">
            <w:pPr>
              <w:snapToGrid w:val="0"/>
              <w:spacing w:before="60" w:after="60"/>
              <w:jc w:val="left"/>
              <w:rPr>
                <w:sz w:val="16"/>
                <w:szCs w:val="16"/>
                <w:lang w:val="en-GB"/>
              </w:rPr>
            </w:pPr>
          </w:p>
        </w:tc>
      </w:tr>
      <w:tr w:rsidR="006A4CBD" w:rsidRPr="000F3C94" w14:paraId="762B9464" w14:textId="77777777" w:rsidTr="00815DA9">
        <w:trPr>
          <w:cantSplit/>
        </w:trPr>
        <w:tc>
          <w:tcPr>
            <w:tcW w:w="1276" w:type="dxa"/>
          </w:tcPr>
          <w:p w14:paraId="054E4BEB" w14:textId="20546AEE"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58B8E67C" w14:textId="771BEC89" w:rsidR="006A4CBD" w:rsidRPr="000F3C94" w:rsidRDefault="006A4CBD" w:rsidP="006A4CBD">
            <w:pPr>
              <w:snapToGrid w:val="0"/>
              <w:spacing w:before="60" w:after="60"/>
              <w:jc w:val="left"/>
              <w:rPr>
                <w:sz w:val="16"/>
                <w:szCs w:val="16"/>
                <w:lang w:val="en-GB"/>
              </w:rPr>
            </w:pPr>
            <w:proofErr w:type="spellStart"/>
            <w:r w:rsidRPr="000F3C94">
              <w:rPr>
                <w:sz w:val="16"/>
                <w:szCs w:val="16"/>
                <w:lang w:val="en-GB"/>
              </w:rPr>
              <w:t>interoperabilityCatalogue</w:t>
            </w:r>
            <w:proofErr w:type="spellEnd"/>
          </w:p>
        </w:tc>
        <w:tc>
          <w:tcPr>
            <w:tcW w:w="3828" w:type="dxa"/>
          </w:tcPr>
          <w:p w14:paraId="486F18FC" w14:textId="6797DCFD" w:rsidR="006A4CBD" w:rsidRPr="000F3C94" w:rsidRDefault="006A4CBD" w:rsidP="006A4CBD">
            <w:pPr>
              <w:snapToGrid w:val="0"/>
              <w:spacing w:before="60" w:after="60"/>
              <w:jc w:val="left"/>
              <w:rPr>
                <w:sz w:val="16"/>
                <w:szCs w:val="16"/>
                <w:lang w:val="en-GB"/>
              </w:rPr>
            </w:pPr>
            <w:r w:rsidRPr="000F3C94">
              <w:rPr>
                <w:sz w:val="16"/>
                <w:szCs w:val="16"/>
                <w:lang w:val="en-GB"/>
              </w:rPr>
              <w:t>S-100 Interoperability Catalogue</w:t>
            </w:r>
          </w:p>
        </w:tc>
        <w:tc>
          <w:tcPr>
            <w:tcW w:w="850" w:type="dxa"/>
          </w:tcPr>
          <w:p w14:paraId="691E51A3" w14:textId="46E0F77D" w:rsidR="006A4CBD" w:rsidRPr="000F3C94" w:rsidRDefault="006A4CBD" w:rsidP="00815DA9">
            <w:pPr>
              <w:snapToGrid w:val="0"/>
              <w:spacing w:before="60" w:after="60"/>
              <w:jc w:val="center"/>
              <w:rPr>
                <w:sz w:val="16"/>
                <w:szCs w:val="16"/>
                <w:lang w:val="en-GB"/>
              </w:rPr>
            </w:pPr>
            <w:r w:rsidRPr="000F3C94">
              <w:rPr>
                <w:sz w:val="16"/>
                <w:szCs w:val="16"/>
                <w:lang w:val="en-GB"/>
              </w:rPr>
              <w:t>3</w:t>
            </w:r>
          </w:p>
        </w:tc>
        <w:tc>
          <w:tcPr>
            <w:tcW w:w="5528" w:type="dxa"/>
          </w:tcPr>
          <w:p w14:paraId="5DCC0012" w14:textId="77777777" w:rsidR="006A4CBD" w:rsidRPr="000F3C94" w:rsidRDefault="006A4CBD" w:rsidP="006A4CBD">
            <w:pPr>
              <w:snapToGrid w:val="0"/>
              <w:spacing w:before="60" w:after="60"/>
              <w:jc w:val="left"/>
              <w:rPr>
                <w:sz w:val="16"/>
                <w:szCs w:val="16"/>
                <w:lang w:val="en-GB"/>
              </w:rPr>
            </w:pPr>
          </w:p>
        </w:tc>
      </w:tr>
    </w:tbl>
    <w:p w14:paraId="296B4B41" w14:textId="34D6B783" w:rsidR="0045468E" w:rsidRPr="000F3C94" w:rsidRDefault="0045468E" w:rsidP="00815DA9">
      <w:pPr>
        <w:spacing w:after="0"/>
        <w:rPr>
          <w:rFonts w:eastAsiaTheme="minorEastAsia"/>
          <w:szCs w:val="20"/>
          <w:lang w:val="en-GB"/>
        </w:rPr>
      </w:pPr>
      <w:bookmarkStart w:id="628" w:name="_Toc152232627"/>
    </w:p>
    <w:p w14:paraId="2C4ADFE1" w14:textId="2BDD5A1B" w:rsidR="00567D7F" w:rsidRPr="000F3C94" w:rsidRDefault="00584796" w:rsidP="00815DA9">
      <w:pPr>
        <w:pStyle w:val="Heading3"/>
        <w:tabs>
          <w:tab w:val="clear" w:pos="660"/>
        </w:tabs>
        <w:rPr>
          <w:lang w:val="en-GB"/>
        </w:rPr>
      </w:pPr>
      <w:bookmarkStart w:id="629" w:name="_Toc194500040"/>
      <w:r w:rsidRPr="000F3C94">
        <w:rPr>
          <w:lang w:val="en-GB"/>
        </w:rPr>
        <w:t>Miscellaneous metadata types</w:t>
      </w:r>
      <w:bookmarkEnd w:id="629"/>
    </w:p>
    <w:p w14:paraId="50E7F649" w14:textId="480820D9" w:rsidR="00567D7F" w:rsidRPr="000F3C94" w:rsidRDefault="00584796" w:rsidP="00815DA9">
      <w:pPr>
        <w:pStyle w:val="Heading4"/>
        <w:tabs>
          <w:tab w:val="clear" w:pos="940"/>
          <w:tab w:val="clear" w:pos="1140"/>
          <w:tab w:val="clear" w:pos="1360"/>
        </w:tabs>
        <w:rPr>
          <w:lang w:val="en-GB"/>
        </w:rPr>
      </w:pPr>
      <w:proofErr w:type="spellStart"/>
      <w:r w:rsidRPr="000F3C94">
        <w:rPr>
          <w:lang w:val="en-GB"/>
        </w:rPr>
        <w:t>MD_MaintenanceInformation</w:t>
      </w:r>
      <w:proofErr w:type="spellEnd"/>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3118"/>
        <w:gridCol w:w="3544"/>
        <w:gridCol w:w="850"/>
        <w:gridCol w:w="2552"/>
        <w:gridCol w:w="3118"/>
      </w:tblGrid>
      <w:tr w:rsidR="007D2A64" w:rsidRPr="000F3C94" w14:paraId="6AF7972F" w14:textId="77777777" w:rsidTr="004B342C">
        <w:trPr>
          <w:cantSplit/>
        </w:trPr>
        <w:tc>
          <w:tcPr>
            <w:tcW w:w="1135" w:type="dxa"/>
            <w:shd w:val="clear" w:color="auto" w:fill="D9D9D9"/>
          </w:tcPr>
          <w:p w14:paraId="0EF775DE" w14:textId="4966B238" w:rsidR="007D2A64" w:rsidRPr="000F3C94" w:rsidRDefault="007D2A64" w:rsidP="007D2A64">
            <w:pPr>
              <w:snapToGrid w:val="0"/>
              <w:spacing w:before="60" w:after="60"/>
              <w:jc w:val="left"/>
              <w:rPr>
                <w:b/>
                <w:sz w:val="16"/>
                <w:szCs w:val="16"/>
                <w:lang w:val="en-GB"/>
              </w:rPr>
            </w:pPr>
            <w:r w:rsidRPr="000F3C94">
              <w:rPr>
                <w:b/>
                <w:sz w:val="16"/>
                <w:szCs w:val="16"/>
                <w:lang w:val="en-GB"/>
              </w:rPr>
              <w:t>Role Name</w:t>
            </w:r>
          </w:p>
        </w:tc>
        <w:tc>
          <w:tcPr>
            <w:tcW w:w="3118" w:type="dxa"/>
            <w:shd w:val="clear" w:color="auto" w:fill="D9D9D9"/>
          </w:tcPr>
          <w:p w14:paraId="1F3A4BE4" w14:textId="1558E936" w:rsidR="007D2A64" w:rsidRPr="000F3C94" w:rsidRDefault="007D2A64" w:rsidP="007D2A64">
            <w:pPr>
              <w:snapToGrid w:val="0"/>
              <w:spacing w:before="60" w:after="60"/>
              <w:jc w:val="left"/>
              <w:rPr>
                <w:b/>
                <w:sz w:val="16"/>
                <w:szCs w:val="16"/>
                <w:lang w:val="en-GB"/>
              </w:rPr>
            </w:pPr>
            <w:r w:rsidRPr="000F3C94">
              <w:rPr>
                <w:b/>
                <w:sz w:val="16"/>
                <w:szCs w:val="16"/>
                <w:lang w:val="en-GB"/>
              </w:rPr>
              <w:t>Name</w:t>
            </w:r>
          </w:p>
        </w:tc>
        <w:tc>
          <w:tcPr>
            <w:tcW w:w="3544" w:type="dxa"/>
            <w:shd w:val="clear" w:color="auto" w:fill="D9D9D9"/>
          </w:tcPr>
          <w:p w14:paraId="1A7E33DC"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cPr>
          <w:p w14:paraId="76984414" w14:textId="77777777" w:rsidR="007D2A64" w:rsidRPr="000F3C94" w:rsidRDefault="007D2A64" w:rsidP="007D2A64">
            <w:pPr>
              <w:snapToGrid w:val="0"/>
              <w:spacing w:before="60" w:after="60"/>
              <w:jc w:val="center"/>
              <w:rPr>
                <w:b/>
                <w:sz w:val="16"/>
                <w:szCs w:val="16"/>
                <w:lang w:val="en-GB"/>
              </w:rPr>
            </w:pPr>
            <w:r w:rsidRPr="000F3C94">
              <w:rPr>
                <w:b/>
                <w:sz w:val="16"/>
                <w:szCs w:val="16"/>
                <w:lang w:val="en-GB"/>
              </w:rPr>
              <w:t>Mult</w:t>
            </w:r>
          </w:p>
        </w:tc>
        <w:tc>
          <w:tcPr>
            <w:tcW w:w="2552" w:type="dxa"/>
            <w:shd w:val="clear" w:color="auto" w:fill="D9D9D9"/>
          </w:tcPr>
          <w:p w14:paraId="4A78A635"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Type</w:t>
            </w:r>
          </w:p>
        </w:tc>
        <w:tc>
          <w:tcPr>
            <w:tcW w:w="3118" w:type="dxa"/>
            <w:shd w:val="clear" w:color="auto" w:fill="D9D9D9"/>
          </w:tcPr>
          <w:p w14:paraId="118D0B4F"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Remarks</w:t>
            </w:r>
          </w:p>
        </w:tc>
      </w:tr>
      <w:tr w:rsidR="007D2A64" w:rsidRPr="000F3C94" w14:paraId="4C9E31E4" w14:textId="77777777" w:rsidTr="004B342C">
        <w:trPr>
          <w:cantSplit/>
        </w:trPr>
        <w:tc>
          <w:tcPr>
            <w:tcW w:w="1135" w:type="dxa"/>
          </w:tcPr>
          <w:p w14:paraId="33D141B5" w14:textId="03CFE437" w:rsidR="007D2A64" w:rsidRPr="000F3C94" w:rsidRDefault="007D2A64" w:rsidP="007D2A64">
            <w:pPr>
              <w:snapToGrid w:val="0"/>
              <w:spacing w:before="60" w:after="60"/>
              <w:jc w:val="left"/>
              <w:rPr>
                <w:sz w:val="16"/>
                <w:szCs w:val="16"/>
                <w:lang w:val="en-GB"/>
              </w:rPr>
            </w:pPr>
            <w:r w:rsidRPr="000F3C94">
              <w:rPr>
                <w:sz w:val="16"/>
                <w:szCs w:val="16"/>
                <w:lang w:val="en-GB"/>
              </w:rPr>
              <w:t>Class</w:t>
            </w:r>
          </w:p>
        </w:tc>
        <w:tc>
          <w:tcPr>
            <w:tcW w:w="3118" w:type="dxa"/>
          </w:tcPr>
          <w:p w14:paraId="376FDCD6" w14:textId="72514BAE"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MD_MaintenanceInformation</w:t>
            </w:r>
            <w:proofErr w:type="spellEnd"/>
          </w:p>
        </w:tc>
        <w:tc>
          <w:tcPr>
            <w:tcW w:w="3544" w:type="dxa"/>
          </w:tcPr>
          <w:p w14:paraId="5977D3D5" w14:textId="2EF651D9" w:rsidR="007D2A64" w:rsidRPr="000F3C94" w:rsidRDefault="007D2A64" w:rsidP="007D2A64">
            <w:pPr>
              <w:snapToGrid w:val="0"/>
              <w:spacing w:before="60" w:after="60"/>
              <w:jc w:val="left"/>
              <w:rPr>
                <w:sz w:val="16"/>
                <w:szCs w:val="16"/>
                <w:lang w:val="en-GB"/>
              </w:rPr>
            </w:pPr>
            <w:r w:rsidRPr="000F3C94">
              <w:rPr>
                <w:sz w:val="16"/>
                <w:szCs w:val="16"/>
                <w:lang w:val="en-GB"/>
              </w:rPr>
              <w:t>Information about the scope and frequency of updating</w:t>
            </w:r>
          </w:p>
        </w:tc>
        <w:tc>
          <w:tcPr>
            <w:tcW w:w="850" w:type="dxa"/>
          </w:tcPr>
          <w:p w14:paraId="65068744" w14:textId="45445543"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w:t>
            </w:r>
          </w:p>
        </w:tc>
        <w:tc>
          <w:tcPr>
            <w:tcW w:w="2552" w:type="dxa"/>
          </w:tcPr>
          <w:p w14:paraId="46802354" w14:textId="619FE201" w:rsidR="007D2A64" w:rsidRPr="000F3C94" w:rsidRDefault="007D2A64" w:rsidP="007D2A64">
            <w:pPr>
              <w:snapToGrid w:val="0"/>
              <w:spacing w:before="60" w:after="60"/>
              <w:jc w:val="left"/>
              <w:rPr>
                <w:sz w:val="16"/>
                <w:szCs w:val="16"/>
                <w:lang w:val="en-GB"/>
              </w:rPr>
            </w:pPr>
            <w:r w:rsidRPr="000F3C94">
              <w:rPr>
                <w:rFonts w:eastAsiaTheme="minorEastAsia"/>
                <w:sz w:val="16"/>
                <w:szCs w:val="16"/>
                <w:lang w:val="en-GB"/>
              </w:rPr>
              <w:t>-</w:t>
            </w:r>
          </w:p>
        </w:tc>
        <w:tc>
          <w:tcPr>
            <w:tcW w:w="3118" w:type="dxa"/>
          </w:tcPr>
          <w:p w14:paraId="0CDFD783" w14:textId="77777777" w:rsidR="007D2A64" w:rsidRPr="000F3C94" w:rsidRDefault="007D2A64" w:rsidP="007D2A64">
            <w:pPr>
              <w:snapToGrid w:val="0"/>
              <w:spacing w:before="60" w:after="0"/>
              <w:jc w:val="left"/>
              <w:rPr>
                <w:sz w:val="16"/>
                <w:szCs w:val="16"/>
                <w:lang w:val="en-GB"/>
              </w:rPr>
            </w:pPr>
            <w:r w:rsidRPr="000F3C94">
              <w:rPr>
                <w:sz w:val="16"/>
                <w:szCs w:val="16"/>
                <w:lang w:val="en-GB"/>
              </w:rPr>
              <w:t>S-100 restricts the ISO 19115-class to:</w:t>
            </w:r>
          </w:p>
          <w:p w14:paraId="025B7D7B" w14:textId="77777777" w:rsidR="007D2A64" w:rsidRPr="000F3C94" w:rsidRDefault="007D2A64" w:rsidP="007D2A64">
            <w:pPr>
              <w:pStyle w:val="ListParagraph"/>
              <w:numPr>
                <w:ilvl w:val="0"/>
                <w:numId w:val="35"/>
              </w:numPr>
              <w:snapToGrid w:val="0"/>
              <w:spacing w:after="0"/>
              <w:ind w:left="357" w:hanging="357"/>
              <w:jc w:val="left"/>
              <w:rPr>
                <w:sz w:val="16"/>
                <w:szCs w:val="16"/>
                <w:lang w:val="en-GB"/>
              </w:rPr>
            </w:pPr>
            <w:r w:rsidRPr="000F3C94">
              <w:rPr>
                <w:sz w:val="16"/>
                <w:szCs w:val="16"/>
                <w:lang w:val="en-GB"/>
              </w:rPr>
              <w:t xml:space="preserve">prohibit </w:t>
            </w:r>
            <w:proofErr w:type="spellStart"/>
            <w:r w:rsidRPr="000F3C94">
              <w:rPr>
                <w:sz w:val="16"/>
                <w:szCs w:val="16"/>
                <w:lang w:val="en-GB"/>
              </w:rPr>
              <w:t>maintenanceScope</w:t>
            </w:r>
            <w:proofErr w:type="spellEnd"/>
            <w:r w:rsidRPr="000F3C94">
              <w:rPr>
                <w:sz w:val="16"/>
                <w:szCs w:val="16"/>
                <w:lang w:val="en-GB"/>
              </w:rPr>
              <w:t xml:space="preserve">, </w:t>
            </w:r>
            <w:proofErr w:type="spellStart"/>
            <w:r w:rsidRPr="000F3C94">
              <w:rPr>
                <w:sz w:val="16"/>
                <w:szCs w:val="16"/>
                <w:lang w:val="en-GB"/>
              </w:rPr>
              <w:t>maintenanceNote</w:t>
            </w:r>
            <w:proofErr w:type="spellEnd"/>
            <w:r w:rsidRPr="000F3C94">
              <w:rPr>
                <w:sz w:val="16"/>
                <w:szCs w:val="16"/>
                <w:lang w:val="en-GB"/>
              </w:rPr>
              <w:t>, and contact attributes;</w:t>
            </w:r>
          </w:p>
          <w:p w14:paraId="3CD82F5F" w14:textId="0AE996B4" w:rsidR="007D2A64" w:rsidRPr="000F3C94" w:rsidRDefault="007D2A64" w:rsidP="007D2A64">
            <w:pPr>
              <w:pStyle w:val="ListParagraph"/>
              <w:numPr>
                <w:ilvl w:val="0"/>
                <w:numId w:val="35"/>
              </w:numPr>
              <w:snapToGrid w:val="0"/>
              <w:spacing w:after="60"/>
              <w:ind w:left="357" w:hanging="357"/>
              <w:jc w:val="left"/>
              <w:rPr>
                <w:sz w:val="16"/>
                <w:szCs w:val="16"/>
                <w:lang w:val="en-GB"/>
              </w:rPr>
            </w:pPr>
            <w:r w:rsidRPr="000F3C94">
              <w:rPr>
                <w:sz w:val="16"/>
                <w:szCs w:val="16"/>
                <w:lang w:val="en-GB"/>
              </w:rPr>
              <w:t xml:space="preserve">define restrictions on </w:t>
            </w:r>
            <w:proofErr w:type="spellStart"/>
            <w:r w:rsidRPr="000F3C94">
              <w:rPr>
                <w:sz w:val="16"/>
                <w:szCs w:val="16"/>
                <w:lang w:val="en-GB"/>
              </w:rPr>
              <w:t>maintenanceAndUpdate‌Frequency</w:t>
            </w:r>
            <w:proofErr w:type="spellEnd"/>
            <w:r w:rsidRPr="000F3C94">
              <w:rPr>
                <w:sz w:val="16"/>
                <w:szCs w:val="16"/>
                <w:lang w:val="en-GB"/>
              </w:rPr>
              <w:t xml:space="preserve">, </w:t>
            </w:r>
            <w:proofErr w:type="spellStart"/>
            <w:r w:rsidRPr="000F3C94">
              <w:rPr>
                <w:sz w:val="16"/>
                <w:szCs w:val="16"/>
                <w:lang w:val="en-GB"/>
              </w:rPr>
              <w:t>maintenanceDate</w:t>
            </w:r>
            <w:proofErr w:type="spellEnd"/>
            <w:r w:rsidRPr="000F3C94">
              <w:rPr>
                <w:sz w:val="16"/>
                <w:szCs w:val="16"/>
                <w:lang w:val="en-GB"/>
              </w:rPr>
              <w:t xml:space="preserve">, and </w:t>
            </w:r>
            <w:proofErr w:type="spellStart"/>
            <w:r w:rsidRPr="000F3C94">
              <w:rPr>
                <w:sz w:val="16"/>
                <w:szCs w:val="16"/>
                <w:lang w:val="en-GB"/>
              </w:rPr>
              <w:t>userDefinedMaintenance‌Frequency</w:t>
            </w:r>
            <w:proofErr w:type="spellEnd"/>
            <w:r w:rsidRPr="000F3C94">
              <w:rPr>
                <w:sz w:val="16"/>
                <w:szCs w:val="16"/>
                <w:lang w:val="en-GB"/>
              </w:rPr>
              <w:t xml:space="preserve"> attributes</w:t>
            </w:r>
          </w:p>
        </w:tc>
      </w:tr>
      <w:tr w:rsidR="007D2A64" w:rsidRPr="000F3C94" w14:paraId="1D707DBD" w14:textId="77777777" w:rsidTr="004B342C">
        <w:trPr>
          <w:cantSplit/>
        </w:trPr>
        <w:tc>
          <w:tcPr>
            <w:tcW w:w="1135" w:type="dxa"/>
          </w:tcPr>
          <w:p w14:paraId="528B61B1" w14:textId="5972CB99"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6BECE49F" w14:textId="678ACA9A"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maintenanceAndUpdateFrequency</w:t>
            </w:r>
            <w:proofErr w:type="spellEnd"/>
          </w:p>
        </w:tc>
        <w:tc>
          <w:tcPr>
            <w:tcW w:w="3544" w:type="dxa"/>
          </w:tcPr>
          <w:p w14:paraId="7A0B9E12" w14:textId="5D5EE3C5" w:rsidR="007D2A64" w:rsidRPr="000F3C94" w:rsidRDefault="007D2A64" w:rsidP="007D2A64">
            <w:pPr>
              <w:snapToGrid w:val="0"/>
              <w:spacing w:before="60" w:after="60"/>
              <w:jc w:val="left"/>
              <w:rPr>
                <w:sz w:val="16"/>
                <w:szCs w:val="16"/>
                <w:lang w:val="en-GB"/>
              </w:rPr>
            </w:pPr>
            <w:r w:rsidRPr="000F3C94">
              <w:rPr>
                <w:sz w:val="16"/>
                <w:szCs w:val="16"/>
                <w:lang w:val="en-GB"/>
              </w:rPr>
              <w:t>Frequency with which changes and additions are made to the resource after the initial resource is completed</w:t>
            </w:r>
          </w:p>
        </w:tc>
        <w:tc>
          <w:tcPr>
            <w:tcW w:w="850" w:type="dxa"/>
          </w:tcPr>
          <w:p w14:paraId="2ABC118D" w14:textId="23D0D285"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BFA0F30" w14:textId="0AAF46C5"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MD_MaintenanceFrequencyCode</w:t>
            </w:r>
            <w:proofErr w:type="spellEnd"/>
            <w:r w:rsidRPr="000F3C94">
              <w:rPr>
                <w:sz w:val="16"/>
                <w:szCs w:val="16"/>
                <w:lang w:val="en-GB"/>
              </w:rPr>
              <w:t xml:space="preserve"> (</w:t>
            </w:r>
            <w:proofErr w:type="spellStart"/>
            <w:r w:rsidRPr="000F3C94">
              <w:rPr>
                <w:sz w:val="16"/>
                <w:szCs w:val="16"/>
                <w:lang w:val="en-GB"/>
              </w:rPr>
              <w:t>codelist</w:t>
            </w:r>
            <w:proofErr w:type="spellEnd"/>
            <w:r w:rsidRPr="000F3C94">
              <w:rPr>
                <w:sz w:val="16"/>
                <w:szCs w:val="16"/>
                <w:lang w:val="en-GB"/>
              </w:rPr>
              <w:t>)</w:t>
            </w:r>
          </w:p>
        </w:tc>
        <w:tc>
          <w:tcPr>
            <w:tcW w:w="3118" w:type="dxa"/>
          </w:tcPr>
          <w:p w14:paraId="13256A6C" w14:textId="3BFAF560" w:rsidR="007D2A64" w:rsidRPr="000F3C94" w:rsidRDefault="007D2A64" w:rsidP="007D2A64">
            <w:pPr>
              <w:snapToGrid w:val="0"/>
              <w:spacing w:before="60" w:after="60"/>
              <w:jc w:val="left"/>
              <w:rPr>
                <w:sz w:val="16"/>
                <w:szCs w:val="16"/>
                <w:lang w:val="en-GB"/>
              </w:rPr>
            </w:pPr>
            <w:r w:rsidRPr="000F3C94">
              <w:rPr>
                <w:sz w:val="16"/>
                <w:szCs w:val="16"/>
                <w:lang w:val="en-GB"/>
              </w:rPr>
              <w:t xml:space="preserve">Must be populated if </w:t>
            </w:r>
            <w:proofErr w:type="spellStart"/>
            <w:r w:rsidRPr="000F3C94">
              <w:rPr>
                <w:sz w:val="16"/>
                <w:szCs w:val="16"/>
                <w:lang w:val="en-GB"/>
              </w:rPr>
              <w:t>userDefinedMaintenanceFrequency</w:t>
            </w:r>
            <w:proofErr w:type="spellEnd"/>
            <w:r w:rsidRPr="000F3C94">
              <w:rPr>
                <w:sz w:val="16"/>
                <w:szCs w:val="16"/>
                <w:lang w:val="en-GB"/>
              </w:rPr>
              <w:t xml:space="preserve"> is not present, otherwise optional. </w:t>
            </w:r>
            <w:r w:rsidRPr="000F3C94">
              <w:rPr>
                <w:sz w:val="16"/>
                <w:szCs w:val="16"/>
                <w:lang w:val="en-GB"/>
              </w:rPr>
              <w:br/>
              <w:t xml:space="preserve">See Table </w:t>
            </w:r>
            <w:proofErr w:type="spellStart"/>
            <w:r w:rsidRPr="000F3C94">
              <w:rPr>
                <w:sz w:val="16"/>
                <w:szCs w:val="16"/>
                <w:lang w:val="en-GB"/>
              </w:rPr>
              <w:t>MD_Maintenance</w:t>
            </w:r>
            <w:proofErr w:type="spellEnd"/>
            <w:r w:rsidRPr="000F3C94">
              <w:rPr>
                <w:sz w:val="16"/>
                <w:szCs w:val="16"/>
                <w:lang w:val="en-GB"/>
              </w:rPr>
              <w:t xml:space="preserve"> </w:t>
            </w:r>
            <w:proofErr w:type="spellStart"/>
            <w:r w:rsidRPr="000F3C94">
              <w:rPr>
                <w:sz w:val="16"/>
                <w:szCs w:val="16"/>
                <w:lang w:val="en-GB"/>
              </w:rPr>
              <w:t>FrequencyCode</w:t>
            </w:r>
            <w:proofErr w:type="spellEnd"/>
            <w:r w:rsidRPr="000F3C94">
              <w:rPr>
                <w:sz w:val="16"/>
                <w:szCs w:val="16"/>
                <w:lang w:val="en-GB"/>
              </w:rPr>
              <w:t xml:space="preserve"> in this Part for values allowed in S-100 metadata</w:t>
            </w:r>
          </w:p>
        </w:tc>
      </w:tr>
      <w:tr w:rsidR="007D2A64" w:rsidRPr="000F3C94" w14:paraId="3ED42BB4" w14:textId="77777777" w:rsidTr="004B342C">
        <w:trPr>
          <w:cantSplit/>
        </w:trPr>
        <w:tc>
          <w:tcPr>
            <w:tcW w:w="1135" w:type="dxa"/>
          </w:tcPr>
          <w:p w14:paraId="76F361FB" w14:textId="23F9A093"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7F948097" w14:textId="0C24B2FE"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maintenanceDate</w:t>
            </w:r>
            <w:proofErr w:type="spellEnd"/>
          </w:p>
        </w:tc>
        <w:tc>
          <w:tcPr>
            <w:tcW w:w="3544" w:type="dxa"/>
          </w:tcPr>
          <w:p w14:paraId="7F162540" w14:textId="1469D65A" w:rsidR="007D2A64" w:rsidRPr="000F3C94" w:rsidRDefault="007D2A64" w:rsidP="007D2A64">
            <w:pPr>
              <w:snapToGrid w:val="0"/>
              <w:spacing w:before="60" w:after="60"/>
              <w:jc w:val="left"/>
              <w:rPr>
                <w:sz w:val="16"/>
                <w:szCs w:val="16"/>
                <w:lang w:val="en-GB"/>
              </w:rPr>
            </w:pPr>
            <w:r w:rsidRPr="000F3C94">
              <w:rPr>
                <w:sz w:val="16"/>
                <w:szCs w:val="16"/>
                <w:lang w:val="en-GB"/>
              </w:rPr>
              <w:t xml:space="preserve">Date information associated with maintenance of the resource </w:t>
            </w:r>
          </w:p>
        </w:tc>
        <w:tc>
          <w:tcPr>
            <w:tcW w:w="850" w:type="dxa"/>
          </w:tcPr>
          <w:p w14:paraId="0FA006F5" w14:textId="78EBD094"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9379E7A" w14:textId="52A6476F"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CI_Date</w:t>
            </w:r>
            <w:proofErr w:type="spellEnd"/>
          </w:p>
        </w:tc>
        <w:tc>
          <w:tcPr>
            <w:tcW w:w="3118" w:type="dxa"/>
          </w:tcPr>
          <w:p w14:paraId="35C76E03" w14:textId="23D3C2FB" w:rsidR="007D2A64" w:rsidRPr="000F3C94" w:rsidRDefault="007D2A64" w:rsidP="007D2A64">
            <w:pPr>
              <w:snapToGrid w:val="0"/>
              <w:spacing w:before="60" w:after="60"/>
              <w:jc w:val="left"/>
              <w:rPr>
                <w:sz w:val="16"/>
                <w:szCs w:val="16"/>
                <w:lang w:val="en-GB"/>
              </w:rPr>
            </w:pPr>
            <w:proofErr w:type="gramStart"/>
            <w:r w:rsidRPr="000F3C94">
              <w:rPr>
                <w:sz w:val="16"/>
                <w:szCs w:val="16"/>
                <w:lang w:val="en-GB"/>
              </w:rPr>
              <w:t>Exactly  one</w:t>
            </w:r>
            <w:proofErr w:type="gramEnd"/>
            <w:r w:rsidRPr="000F3C94">
              <w:rPr>
                <w:sz w:val="16"/>
                <w:szCs w:val="16"/>
                <w:lang w:val="en-GB"/>
              </w:rPr>
              <w:t xml:space="preserve">  of  </w:t>
            </w:r>
            <w:proofErr w:type="spellStart"/>
            <w:r w:rsidRPr="000F3C94">
              <w:rPr>
                <w:sz w:val="16"/>
                <w:szCs w:val="16"/>
                <w:lang w:val="en-GB"/>
              </w:rPr>
              <w:t>maintenanceDate</w:t>
            </w:r>
            <w:proofErr w:type="spellEnd"/>
            <w:r w:rsidRPr="000F3C94">
              <w:rPr>
                <w:sz w:val="16"/>
                <w:szCs w:val="16"/>
                <w:lang w:val="en-GB"/>
              </w:rPr>
              <w:t xml:space="preserve"> and </w:t>
            </w:r>
            <w:proofErr w:type="spellStart"/>
            <w:r w:rsidRPr="000F3C94">
              <w:rPr>
                <w:sz w:val="16"/>
                <w:szCs w:val="16"/>
                <w:lang w:val="en-GB"/>
              </w:rPr>
              <w:t>userDefinedMaintenanceFrequency</w:t>
            </w:r>
            <w:proofErr w:type="spellEnd"/>
            <w:r w:rsidRPr="000F3C94">
              <w:rPr>
                <w:sz w:val="16"/>
                <w:szCs w:val="16"/>
                <w:lang w:val="en-GB"/>
              </w:rPr>
              <w:t xml:space="preserve"> must be populated Allowed value for </w:t>
            </w:r>
            <w:proofErr w:type="spellStart"/>
            <w:r w:rsidRPr="000F3C94">
              <w:rPr>
                <w:sz w:val="16"/>
                <w:szCs w:val="16"/>
                <w:lang w:val="en-GB"/>
              </w:rPr>
              <w:t>dateType</w:t>
            </w:r>
            <w:proofErr w:type="spellEnd"/>
            <w:r w:rsidRPr="000F3C94">
              <w:rPr>
                <w:sz w:val="16"/>
                <w:szCs w:val="16"/>
                <w:lang w:val="en-GB"/>
              </w:rPr>
              <w:t xml:space="preserve">: </w:t>
            </w:r>
            <w:proofErr w:type="spellStart"/>
            <w:r w:rsidRPr="000F3C94">
              <w:rPr>
                <w:sz w:val="16"/>
                <w:szCs w:val="16"/>
                <w:lang w:val="en-GB"/>
              </w:rPr>
              <w:t>nextUpdate</w:t>
            </w:r>
            <w:proofErr w:type="spellEnd"/>
          </w:p>
        </w:tc>
      </w:tr>
      <w:tr w:rsidR="007D2A64" w:rsidRPr="000F3C94" w14:paraId="1906FBDA" w14:textId="77777777" w:rsidTr="004B342C">
        <w:trPr>
          <w:cantSplit/>
        </w:trPr>
        <w:tc>
          <w:tcPr>
            <w:tcW w:w="1135" w:type="dxa"/>
          </w:tcPr>
          <w:p w14:paraId="23DE5D5B" w14:textId="6D9FFB5B" w:rsidR="007D2A64" w:rsidRPr="000F3C94" w:rsidRDefault="007D2A64" w:rsidP="007D2A64">
            <w:pPr>
              <w:snapToGrid w:val="0"/>
              <w:spacing w:before="60" w:after="60"/>
              <w:jc w:val="left"/>
              <w:rPr>
                <w:spacing w:val="-4"/>
                <w:sz w:val="16"/>
                <w:szCs w:val="16"/>
                <w:lang w:val="en-GB"/>
              </w:rPr>
            </w:pPr>
            <w:r w:rsidRPr="000F3C94">
              <w:rPr>
                <w:sz w:val="16"/>
                <w:szCs w:val="16"/>
                <w:lang w:val="en-GB"/>
              </w:rPr>
              <w:t>Attribute</w:t>
            </w:r>
          </w:p>
        </w:tc>
        <w:tc>
          <w:tcPr>
            <w:tcW w:w="3118" w:type="dxa"/>
          </w:tcPr>
          <w:p w14:paraId="6C9D5E39" w14:textId="46221076" w:rsidR="007D2A64" w:rsidRPr="000F3C94" w:rsidRDefault="007D2A64" w:rsidP="007D2A64">
            <w:pPr>
              <w:snapToGrid w:val="0"/>
              <w:spacing w:before="60" w:after="60"/>
              <w:jc w:val="left"/>
              <w:rPr>
                <w:spacing w:val="-4"/>
                <w:sz w:val="16"/>
                <w:szCs w:val="16"/>
                <w:lang w:val="en-GB"/>
              </w:rPr>
            </w:pPr>
            <w:proofErr w:type="spellStart"/>
            <w:r w:rsidRPr="000F3C94">
              <w:rPr>
                <w:spacing w:val="-4"/>
                <w:sz w:val="16"/>
                <w:szCs w:val="16"/>
                <w:lang w:val="en-GB"/>
              </w:rPr>
              <w:t>userDefinedMaintenanceFrequency</w:t>
            </w:r>
            <w:proofErr w:type="spellEnd"/>
          </w:p>
        </w:tc>
        <w:tc>
          <w:tcPr>
            <w:tcW w:w="3544" w:type="dxa"/>
          </w:tcPr>
          <w:p w14:paraId="6C3495A2" w14:textId="3C795D84" w:rsidR="007D2A64" w:rsidRPr="000F3C94" w:rsidRDefault="007D2A64" w:rsidP="007D2A64">
            <w:pPr>
              <w:snapToGrid w:val="0"/>
              <w:spacing w:before="60" w:after="60"/>
              <w:jc w:val="left"/>
              <w:rPr>
                <w:sz w:val="16"/>
                <w:szCs w:val="16"/>
                <w:lang w:val="en-GB"/>
              </w:rPr>
            </w:pPr>
            <w:r w:rsidRPr="000F3C94">
              <w:rPr>
                <w:sz w:val="16"/>
                <w:szCs w:val="16"/>
                <w:lang w:val="en-GB"/>
              </w:rPr>
              <w:t>Maintenance period other than those defined</w:t>
            </w:r>
          </w:p>
        </w:tc>
        <w:tc>
          <w:tcPr>
            <w:tcW w:w="850" w:type="dxa"/>
          </w:tcPr>
          <w:p w14:paraId="385D5B77" w14:textId="2B3BB31E"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708AC88F" w14:textId="112579F1" w:rsidR="007D2A64" w:rsidRPr="000F3C94" w:rsidRDefault="007D2A64" w:rsidP="007D2A64">
            <w:pPr>
              <w:snapToGrid w:val="0"/>
              <w:spacing w:before="60" w:after="60"/>
              <w:jc w:val="left"/>
              <w:rPr>
                <w:sz w:val="16"/>
                <w:szCs w:val="16"/>
                <w:lang w:val="en-GB"/>
              </w:rPr>
            </w:pPr>
            <w:proofErr w:type="spellStart"/>
            <w:r w:rsidRPr="000F3C94">
              <w:rPr>
                <w:sz w:val="16"/>
                <w:szCs w:val="16"/>
                <w:lang w:val="en-GB"/>
              </w:rPr>
              <w:t>TM_PeriodDuration</w:t>
            </w:r>
            <w:proofErr w:type="spellEnd"/>
          </w:p>
        </w:tc>
        <w:tc>
          <w:tcPr>
            <w:tcW w:w="3118" w:type="dxa"/>
          </w:tcPr>
          <w:p w14:paraId="173CF81C" w14:textId="1C7D0813" w:rsidR="007D2A64" w:rsidRPr="000F3C94" w:rsidRDefault="007D2A64" w:rsidP="007D2A64">
            <w:pPr>
              <w:snapToGrid w:val="0"/>
              <w:spacing w:before="60" w:after="60"/>
              <w:jc w:val="left"/>
              <w:rPr>
                <w:sz w:val="16"/>
                <w:szCs w:val="16"/>
                <w:lang w:val="en-GB"/>
              </w:rPr>
            </w:pPr>
            <w:proofErr w:type="gramStart"/>
            <w:r w:rsidRPr="000F3C94">
              <w:rPr>
                <w:sz w:val="16"/>
                <w:szCs w:val="16"/>
                <w:lang w:val="en-GB"/>
              </w:rPr>
              <w:t>Exactly  one</w:t>
            </w:r>
            <w:proofErr w:type="gramEnd"/>
            <w:r w:rsidRPr="000F3C94">
              <w:rPr>
                <w:sz w:val="16"/>
                <w:szCs w:val="16"/>
                <w:lang w:val="en-GB"/>
              </w:rPr>
              <w:t xml:space="preserve">  of  </w:t>
            </w:r>
            <w:proofErr w:type="spellStart"/>
            <w:r w:rsidRPr="000F3C94">
              <w:rPr>
                <w:sz w:val="16"/>
                <w:szCs w:val="16"/>
                <w:lang w:val="en-GB"/>
              </w:rPr>
              <w:t>maintenanceDate</w:t>
            </w:r>
            <w:proofErr w:type="spellEnd"/>
            <w:r w:rsidRPr="000F3C94">
              <w:rPr>
                <w:sz w:val="16"/>
                <w:szCs w:val="16"/>
                <w:lang w:val="en-GB"/>
              </w:rPr>
              <w:t xml:space="preserve"> and </w:t>
            </w:r>
            <w:proofErr w:type="spellStart"/>
            <w:r w:rsidRPr="000F3C94">
              <w:rPr>
                <w:sz w:val="16"/>
                <w:szCs w:val="16"/>
                <w:lang w:val="en-GB"/>
              </w:rPr>
              <w:t>userDefinedMaintenanceFrequency</w:t>
            </w:r>
            <w:proofErr w:type="spellEnd"/>
            <w:r w:rsidRPr="000F3C94">
              <w:rPr>
                <w:sz w:val="16"/>
                <w:szCs w:val="16"/>
                <w:lang w:val="en-GB"/>
              </w:rPr>
              <w:t xml:space="preserve"> must be populated Only positive durations allowed</w:t>
            </w:r>
          </w:p>
        </w:tc>
      </w:tr>
    </w:tbl>
    <w:p w14:paraId="488F5FFA" w14:textId="75884AFA" w:rsidR="00584796" w:rsidRPr="000F3C94" w:rsidRDefault="00584796" w:rsidP="002F5B89">
      <w:pPr>
        <w:spacing w:after="0"/>
        <w:rPr>
          <w:rFonts w:eastAsiaTheme="minorEastAsia"/>
          <w:szCs w:val="20"/>
          <w:lang w:val="en-GB"/>
        </w:rPr>
      </w:pPr>
    </w:p>
    <w:p w14:paraId="690F0FEC" w14:textId="02A30D33" w:rsidR="00584796" w:rsidRPr="000F3C94" w:rsidRDefault="00584796" w:rsidP="001431C3">
      <w:pPr>
        <w:pStyle w:val="Heading4"/>
        <w:keepLines/>
        <w:tabs>
          <w:tab w:val="clear" w:pos="940"/>
          <w:tab w:val="clear" w:pos="1140"/>
          <w:tab w:val="clear" w:pos="1360"/>
        </w:tabs>
        <w:rPr>
          <w:lang w:val="en-GB"/>
        </w:rPr>
      </w:pPr>
      <w:proofErr w:type="spellStart"/>
      <w:r w:rsidRPr="000F3C94">
        <w:rPr>
          <w:lang w:val="en-GB"/>
        </w:rPr>
        <w:lastRenderedPageBreak/>
        <w:t>MD_MaintenanceFrequencyCode</w:t>
      </w:r>
      <w:proofErr w:type="spellEnd"/>
    </w:p>
    <w:p w14:paraId="03950778" w14:textId="14E7D0A9" w:rsidR="002B09FD" w:rsidRPr="000F3C94" w:rsidRDefault="001431C3" w:rsidP="001431C3">
      <w:pPr>
        <w:keepNext/>
        <w:keepLines/>
        <w:rPr>
          <w:lang w:val="en-GB"/>
        </w:rPr>
      </w:pPr>
      <w:bookmarkStart w:id="630" w:name="_Hlk86169388"/>
      <w:r w:rsidRPr="000F3C94">
        <w:rPr>
          <w:lang w:val="en-GB"/>
        </w:rPr>
        <w:t>S-100 uses a subset of the values allowed in ISO 19115-1.</w:t>
      </w:r>
      <w:bookmarkEnd w:id="63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5670"/>
      </w:tblGrid>
      <w:tr w:rsidR="00C7413F" w:rsidRPr="000F3C94" w14:paraId="6A7DE180" w14:textId="77777777" w:rsidTr="00F37DBC">
        <w:trPr>
          <w:cantSplit/>
        </w:trPr>
        <w:tc>
          <w:tcPr>
            <w:tcW w:w="1276" w:type="dxa"/>
            <w:shd w:val="clear" w:color="auto" w:fill="E7E6E6"/>
          </w:tcPr>
          <w:p w14:paraId="24423D5D" w14:textId="0AF149E2"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1E2B0CC" w14:textId="2AA55889"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70A53056"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0C3C5639" w14:textId="77777777" w:rsidR="00C7413F" w:rsidRPr="000F3C94" w:rsidRDefault="00C7413F" w:rsidP="00C7413F">
            <w:pPr>
              <w:keepNext/>
              <w:keepLines/>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01C48062"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Remarks</w:t>
            </w:r>
          </w:p>
        </w:tc>
      </w:tr>
      <w:tr w:rsidR="008B0151" w:rsidRPr="000F3C94" w14:paraId="44A8F9A0" w14:textId="77777777" w:rsidTr="00F37DBC">
        <w:trPr>
          <w:cantSplit/>
        </w:trPr>
        <w:tc>
          <w:tcPr>
            <w:tcW w:w="1276" w:type="dxa"/>
          </w:tcPr>
          <w:p w14:paraId="4B3010F2" w14:textId="22DF00FD" w:rsidR="008B0151" w:rsidRPr="000F3C94" w:rsidRDefault="008B0151" w:rsidP="008B0151">
            <w:pPr>
              <w:snapToGrid w:val="0"/>
              <w:spacing w:before="60" w:after="60"/>
              <w:jc w:val="left"/>
              <w:rPr>
                <w:rFonts w:eastAsia="Malgun Gothic"/>
                <w:spacing w:val="-12"/>
                <w:sz w:val="16"/>
                <w:szCs w:val="16"/>
                <w:lang w:val="en-GB"/>
              </w:rPr>
            </w:pPr>
            <w:r w:rsidRPr="000F3C94">
              <w:rPr>
                <w:bCs/>
                <w:sz w:val="16"/>
                <w:szCs w:val="16"/>
                <w:lang w:val="en-GB"/>
              </w:rPr>
              <w:t>Enumeration</w:t>
            </w:r>
          </w:p>
        </w:tc>
        <w:tc>
          <w:tcPr>
            <w:tcW w:w="2977" w:type="dxa"/>
          </w:tcPr>
          <w:p w14:paraId="7A40EAA7" w14:textId="08617CE9" w:rsidR="008B0151" w:rsidRPr="000F3C94" w:rsidRDefault="008B0151" w:rsidP="008B0151">
            <w:pPr>
              <w:snapToGrid w:val="0"/>
              <w:spacing w:before="60" w:after="60"/>
              <w:jc w:val="left"/>
              <w:rPr>
                <w:spacing w:val="-12"/>
                <w:sz w:val="16"/>
                <w:szCs w:val="16"/>
                <w:lang w:val="en-GB"/>
              </w:rPr>
            </w:pPr>
            <w:proofErr w:type="spellStart"/>
            <w:r w:rsidRPr="000F3C94">
              <w:rPr>
                <w:bCs/>
                <w:sz w:val="16"/>
                <w:szCs w:val="16"/>
                <w:lang w:val="en-GB"/>
              </w:rPr>
              <w:t>MD_MaintenanceFrequencyCode</w:t>
            </w:r>
            <w:proofErr w:type="spellEnd"/>
          </w:p>
        </w:tc>
        <w:tc>
          <w:tcPr>
            <w:tcW w:w="3544" w:type="dxa"/>
          </w:tcPr>
          <w:p w14:paraId="277702E1" w14:textId="1E04F7A5" w:rsidR="008B0151" w:rsidRPr="000F3C94" w:rsidRDefault="008B0151" w:rsidP="008B0151">
            <w:pPr>
              <w:snapToGrid w:val="0"/>
              <w:spacing w:before="60" w:after="60"/>
              <w:jc w:val="left"/>
              <w:rPr>
                <w:sz w:val="16"/>
                <w:szCs w:val="16"/>
                <w:lang w:val="en-GB"/>
              </w:rPr>
            </w:pPr>
            <w:r w:rsidRPr="000F3C94">
              <w:rPr>
                <w:bCs/>
                <w:sz w:val="16"/>
                <w:szCs w:val="16"/>
                <w:lang w:val="en-GB"/>
              </w:rPr>
              <w:t>Frequency with which modifications and deletions are made to the data after it is first produced</w:t>
            </w:r>
          </w:p>
        </w:tc>
        <w:tc>
          <w:tcPr>
            <w:tcW w:w="850" w:type="dxa"/>
          </w:tcPr>
          <w:p w14:paraId="1BB62F1B" w14:textId="0AA5E83D" w:rsidR="008B0151" w:rsidRPr="000F3C94" w:rsidRDefault="008B0151" w:rsidP="008B0151">
            <w:pPr>
              <w:snapToGrid w:val="0"/>
              <w:spacing w:before="60" w:after="60"/>
              <w:jc w:val="center"/>
              <w:rPr>
                <w:sz w:val="16"/>
                <w:szCs w:val="16"/>
                <w:lang w:val="en-GB"/>
              </w:rPr>
            </w:pPr>
            <w:r w:rsidRPr="000F3C94">
              <w:rPr>
                <w:bCs/>
                <w:sz w:val="16"/>
                <w:szCs w:val="16"/>
                <w:lang w:val="en-GB"/>
              </w:rPr>
              <w:t>-</w:t>
            </w:r>
          </w:p>
        </w:tc>
        <w:tc>
          <w:tcPr>
            <w:tcW w:w="5670" w:type="dxa"/>
          </w:tcPr>
          <w:p w14:paraId="3739EF95" w14:textId="1EE5D4C5" w:rsidR="008B0151" w:rsidRPr="000F3C94" w:rsidRDefault="008B0151" w:rsidP="008B0151">
            <w:pPr>
              <w:snapToGrid w:val="0"/>
              <w:spacing w:before="60" w:after="60"/>
              <w:jc w:val="left"/>
              <w:rPr>
                <w:sz w:val="16"/>
                <w:szCs w:val="16"/>
                <w:lang w:val="en-GB"/>
              </w:rPr>
            </w:pPr>
            <w:r w:rsidRPr="000F3C94">
              <w:rPr>
                <w:bCs/>
                <w:sz w:val="16"/>
                <w:szCs w:val="16"/>
                <w:lang w:val="en-GB"/>
              </w:rPr>
              <w:t xml:space="preserve">S-100 is restricted to only the following values from the ISO 19115-1 </w:t>
            </w:r>
            <w:proofErr w:type="spellStart"/>
            <w:r w:rsidRPr="000F3C94">
              <w:rPr>
                <w:bCs/>
                <w:sz w:val="16"/>
                <w:szCs w:val="16"/>
                <w:lang w:val="en-GB"/>
              </w:rPr>
              <w:t>codelist</w:t>
            </w:r>
            <w:proofErr w:type="spellEnd"/>
            <w:r w:rsidRPr="000F3C94">
              <w:rPr>
                <w:bCs/>
                <w:sz w:val="16"/>
                <w:szCs w:val="16"/>
                <w:lang w:val="en-GB"/>
              </w:rPr>
              <w:t>. The conditions for the use of a particular value are described in its Remarks</w:t>
            </w:r>
          </w:p>
        </w:tc>
      </w:tr>
      <w:tr w:rsidR="008B0151" w:rsidRPr="000F3C94" w14:paraId="73F25DC4" w14:textId="77777777" w:rsidTr="00F37DBC">
        <w:trPr>
          <w:cantSplit/>
        </w:trPr>
        <w:tc>
          <w:tcPr>
            <w:tcW w:w="1276" w:type="dxa"/>
          </w:tcPr>
          <w:p w14:paraId="61CE55C0" w14:textId="5DAF742E"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217D4871" w14:textId="03218A50" w:rsidR="008B0151" w:rsidRPr="000F3C94" w:rsidRDefault="008B0151" w:rsidP="008B0151">
            <w:pPr>
              <w:snapToGrid w:val="0"/>
              <w:spacing w:before="60" w:after="60"/>
              <w:jc w:val="left"/>
              <w:rPr>
                <w:sz w:val="16"/>
                <w:szCs w:val="16"/>
                <w:lang w:val="en-GB"/>
              </w:rPr>
            </w:pPr>
            <w:proofErr w:type="spellStart"/>
            <w:r w:rsidRPr="000F3C94">
              <w:rPr>
                <w:bCs/>
                <w:sz w:val="16"/>
                <w:szCs w:val="16"/>
                <w:lang w:val="en-GB"/>
              </w:rPr>
              <w:t>asNeeded</w:t>
            </w:r>
            <w:proofErr w:type="spellEnd"/>
          </w:p>
        </w:tc>
        <w:tc>
          <w:tcPr>
            <w:tcW w:w="3544" w:type="dxa"/>
          </w:tcPr>
          <w:p w14:paraId="5E50DE4E" w14:textId="4A851469"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as deemed necessary</w:t>
            </w:r>
          </w:p>
        </w:tc>
        <w:tc>
          <w:tcPr>
            <w:tcW w:w="850" w:type="dxa"/>
          </w:tcPr>
          <w:p w14:paraId="5F6D4C92" w14:textId="633AEFF7" w:rsidR="008B0151" w:rsidRPr="000F3C94" w:rsidRDefault="008B0151" w:rsidP="008B0151">
            <w:pPr>
              <w:snapToGrid w:val="0"/>
              <w:spacing w:before="60" w:after="60"/>
              <w:jc w:val="center"/>
              <w:rPr>
                <w:sz w:val="16"/>
                <w:szCs w:val="16"/>
                <w:lang w:val="en-GB"/>
              </w:rPr>
            </w:pPr>
            <w:r w:rsidRPr="000F3C94">
              <w:rPr>
                <w:bCs/>
                <w:sz w:val="16"/>
                <w:szCs w:val="16"/>
                <w:lang w:val="en-GB"/>
              </w:rPr>
              <w:t>1</w:t>
            </w:r>
          </w:p>
        </w:tc>
        <w:tc>
          <w:tcPr>
            <w:tcW w:w="5670" w:type="dxa"/>
          </w:tcPr>
          <w:p w14:paraId="20D4D68E"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normally use a regular interval for update or supersession, but will have the next update issued at an interval different from the usual</w:t>
            </w:r>
          </w:p>
          <w:p w14:paraId="7F1F6F00" w14:textId="2037DB3B" w:rsidR="008B0151" w:rsidRPr="000F3C94" w:rsidRDefault="008B0151" w:rsidP="008B0151">
            <w:pPr>
              <w:snapToGrid w:val="0"/>
              <w:spacing w:before="60" w:after="60"/>
              <w:jc w:val="left"/>
              <w:rPr>
                <w:sz w:val="16"/>
                <w:szCs w:val="16"/>
                <w:lang w:val="en-GB"/>
              </w:rPr>
            </w:pPr>
            <w:r w:rsidRPr="000F3C94">
              <w:rPr>
                <w:bCs/>
                <w:sz w:val="16"/>
                <w:szCs w:val="16"/>
                <w:lang w:val="en-GB"/>
              </w:rPr>
              <w:t xml:space="preserve">Allowed if and only if </w:t>
            </w:r>
            <w:proofErr w:type="spellStart"/>
            <w:r w:rsidRPr="000F3C94">
              <w:rPr>
                <w:bCs/>
                <w:sz w:val="16"/>
                <w:szCs w:val="16"/>
                <w:lang w:val="en-GB"/>
              </w:rPr>
              <w:t>userDefinedMaintenanceFrequency</w:t>
            </w:r>
            <w:proofErr w:type="spellEnd"/>
            <w:r w:rsidRPr="000F3C94">
              <w:rPr>
                <w:bCs/>
                <w:sz w:val="16"/>
                <w:szCs w:val="16"/>
                <w:lang w:val="en-GB"/>
              </w:rPr>
              <w:t xml:space="preserve"> is not populated</w:t>
            </w:r>
          </w:p>
        </w:tc>
      </w:tr>
      <w:tr w:rsidR="008B0151" w:rsidRPr="000F3C94" w14:paraId="4EC45628" w14:textId="77777777" w:rsidTr="00F37DBC">
        <w:trPr>
          <w:cantSplit/>
        </w:trPr>
        <w:tc>
          <w:tcPr>
            <w:tcW w:w="1276" w:type="dxa"/>
          </w:tcPr>
          <w:p w14:paraId="476AD22A" w14:textId="15924895"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34041154" w14:textId="51C77506" w:rsidR="008B0151" w:rsidRPr="000F3C94" w:rsidRDefault="008B0151" w:rsidP="008B0151">
            <w:pPr>
              <w:snapToGrid w:val="0"/>
              <w:spacing w:before="60" w:after="60"/>
              <w:jc w:val="left"/>
              <w:rPr>
                <w:sz w:val="16"/>
                <w:szCs w:val="16"/>
                <w:lang w:val="en-GB"/>
              </w:rPr>
            </w:pPr>
            <w:r w:rsidRPr="000F3C94">
              <w:rPr>
                <w:bCs/>
                <w:sz w:val="16"/>
                <w:szCs w:val="16"/>
                <w:lang w:val="en-GB"/>
              </w:rPr>
              <w:t>irregular</w:t>
            </w:r>
          </w:p>
        </w:tc>
        <w:tc>
          <w:tcPr>
            <w:tcW w:w="3544" w:type="dxa"/>
          </w:tcPr>
          <w:p w14:paraId="1B19975D" w14:textId="39E7613E"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in intervals that are uneven in duration</w:t>
            </w:r>
          </w:p>
        </w:tc>
        <w:tc>
          <w:tcPr>
            <w:tcW w:w="850" w:type="dxa"/>
          </w:tcPr>
          <w:p w14:paraId="3FD08814" w14:textId="6147DB2A" w:rsidR="008B0151" w:rsidRPr="000F3C94" w:rsidRDefault="008B0151" w:rsidP="008B0151">
            <w:pPr>
              <w:snapToGrid w:val="0"/>
              <w:spacing w:before="60" w:after="60"/>
              <w:jc w:val="center"/>
              <w:rPr>
                <w:sz w:val="16"/>
                <w:szCs w:val="16"/>
                <w:lang w:val="en-GB"/>
              </w:rPr>
            </w:pPr>
            <w:r w:rsidRPr="000F3C94">
              <w:rPr>
                <w:bCs/>
                <w:sz w:val="16"/>
                <w:szCs w:val="16"/>
                <w:lang w:val="en-GB"/>
              </w:rPr>
              <w:t>2</w:t>
            </w:r>
          </w:p>
        </w:tc>
        <w:tc>
          <w:tcPr>
            <w:tcW w:w="5670" w:type="dxa"/>
          </w:tcPr>
          <w:p w14:paraId="206B3D68"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do not use a regular schedule for update or supersession</w:t>
            </w:r>
          </w:p>
          <w:p w14:paraId="3E013112" w14:textId="4D1F72B5" w:rsidR="008B0151" w:rsidRPr="000F3C94" w:rsidRDefault="008B0151" w:rsidP="008B0151">
            <w:pPr>
              <w:snapToGrid w:val="0"/>
              <w:spacing w:before="60" w:after="60"/>
              <w:jc w:val="left"/>
              <w:rPr>
                <w:sz w:val="16"/>
                <w:szCs w:val="16"/>
                <w:lang w:val="en-GB"/>
              </w:rPr>
            </w:pPr>
            <w:r w:rsidRPr="000F3C94">
              <w:rPr>
                <w:bCs/>
                <w:sz w:val="16"/>
                <w:szCs w:val="16"/>
                <w:lang w:val="en-GB"/>
              </w:rPr>
              <w:t xml:space="preserve">Allowed if and only if </w:t>
            </w:r>
            <w:proofErr w:type="spellStart"/>
            <w:r w:rsidRPr="000F3C94">
              <w:rPr>
                <w:bCs/>
                <w:sz w:val="16"/>
                <w:szCs w:val="16"/>
                <w:lang w:val="en-GB"/>
              </w:rPr>
              <w:t>userDefinedMaintenanceFrequency</w:t>
            </w:r>
            <w:proofErr w:type="spellEnd"/>
            <w:r w:rsidRPr="000F3C94">
              <w:rPr>
                <w:bCs/>
                <w:sz w:val="16"/>
                <w:szCs w:val="16"/>
                <w:lang w:val="en-GB"/>
              </w:rPr>
              <w:t xml:space="preserve"> is not populated</w:t>
            </w:r>
          </w:p>
        </w:tc>
      </w:tr>
    </w:tbl>
    <w:p w14:paraId="46012170" w14:textId="310FFA2B" w:rsidR="00584796" w:rsidRPr="000F3C94" w:rsidRDefault="00584796" w:rsidP="008B0151">
      <w:pPr>
        <w:spacing w:after="0"/>
        <w:jc w:val="left"/>
        <w:rPr>
          <w:rFonts w:eastAsiaTheme="minorEastAsia"/>
          <w:szCs w:val="20"/>
          <w:lang w:val="en-GB"/>
        </w:rPr>
      </w:pPr>
    </w:p>
    <w:p w14:paraId="65522770" w14:textId="4D3DB9BB" w:rsidR="00B3510F" w:rsidRPr="000F3C94" w:rsidRDefault="00B3510F" w:rsidP="008B0151">
      <w:pPr>
        <w:pStyle w:val="Heading4"/>
        <w:tabs>
          <w:tab w:val="clear" w:pos="940"/>
          <w:tab w:val="clear" w:pos="1140"/>
          <w:tab w:val="clear" w:pos="1360"/>
        </w:tabs>
        <w:rPr>
          <w:lang w:val="en-GB"/>
        </w:rPr>
      </w:pPr>
      <w:proofErr w:type="spellStart"/>
      <w:r w:rsidRPr="000F3C94">
        <w:rPr>
          <w:lang w:val="en-GB"/>
        </w:rPr>
        <w:t>PT_Locale</w:t>
      </w:r>
      <w:bookmarkEnd w:id="628"/>
      <w:proofErr w:type="spellEnd"/>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2552"/>
        <w:gridCol w:w="3118"/>
      </w:tblGrid>
      <w:tr w:rsidR="005E7EAD" w:rsidRPr="000F3C94" w14:paraId="63B6F3FC" w14:textId="77777777" w:rsidTr="00094BD5">
        <w:trPr>
          <w:cantSplit/>
        </w:trPr>
        <w:tc>
          <w:tcPr>
            <w:tcW w:w="1276" w:type="dxa"/>
            <w:shd w:val="clear" w:color="auto" w:fill="E7E6E6"/>
          </w:tcPr>
          <w:p w14:paraId="7BA18E97" w14:textId="5ABAB683"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eastAsia="ar-SA"/>
              </w:rPr>
              <w:t>Role Name</w:t>
            </w:r>
          </w:p>
        </w:tc>
        <w:tc>
          <w:tcPr>
            <w:tcW w:w="2977" w:type="dxa"/>
            <w:shd w:val="clear" w:color="auto" w:fill="E7E6E6"/>
          </w:tcPr>
          <w:p w14:paraId="1160A9C7" w14:textId="44974E3F"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445DF63C"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3BC2573" w14:textId="77777777" w:rsidR="005E7EAD" w:rsidRPr="000F3C94" w:rsidRDefault="005E7EAD" w:rsidP="005E7EAD">
            <w:pPr>
              <w:keepNext/>
              <w:keepLines/>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cPr>
          <w:p w14:paraId="43F59BD2"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Type</w:t>
            </w:r>
          </w:p>
        </w:tc>
        <w:tc>
          <w:tcPr>
            <w:tcW w:w="3118" w:type="dxa"/>
            <w:shd w:val="clear" w:color="auto" w:fill="E7E6E6"/>
          </w:tcPr>
          <w:p w14:paraId="4067A879"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Remarks</w:t>
            </w:r>
          </w:p>
        </w:tc>
      </w:tr>
      <w:tr w:rsidR="005E7EAD" w:rsidRPr="000F3C94" w14:paraId="394266FC" w14:textId="77777777" w:rsidTr="00094BD5">
        <w:trPr>
          <w:cantSplit/>
        </w:trPr>
        <w:tc>
          <w:tcPr>
            <w:tcW w:w="1276" w:type="dxa"/>
          </w:tcPr>
          <w:p w14:paraId="372AA520" w14:textId="47F8AA96" w:rsidR="005E7EAD" w:rsidRPr="000F3C94" w:rsidRDefault="005E7EAD" w:rsidP="005E7EAD">
            <w:pPr>
              <w:snapToGrid w:val="0"/>
              <w:spacing w:before="60" w:after="60"/>
              <w:jc w:val="left"/>
              <w:rPr>
                <w:sz w:val="16"/>
                <w:szCs w:val="16"/>
                <w:lang w:val="en-GB"/>
              </w:rPr>
            </w:pPr>
            <w:r w:rsidRPr="000F3C94">
              <w:rPr>
                <w:sz w:val="16"/>
                <w:szCs w:val="16"/>
                <w:lang w:val="en-GB" w:eastAsia="ar-SA"/>
              </w:rPr>
              <w:t>Class</w:t>
            </w:r>
          </w:p>
        </w:tc>
        <w:tc>
          <w:tcPr>
            <w:tcW w:w="2977" w:type="dxa"/>
          </w:tcPr>
          <w:p w14:paraId="7CBAF611" w14:textId="1910DE3E" w:rsidR="005E7EAD" w:rsidRPr="000F3C94" w:rsidRDefault="005E7EAD" w:rsidP="005E7EAD">
            <w:pPr>
              <w:snapToGrid w:val="0"/>
              <w:spacing w:before="60" w:after="60"/>
              <w:jc w:val="left"/>
              <w:rPr>
                <w:sz w:val="16"/>
                <w:szCs w:val="16"/>
                <w:lang w:val="en-GB"/>
              </w:rPr>
            </w:pPr>
            <w:proofErr w:type="spellStart"/>
            <w:r w:rsidRPr="000F3C94">
              <w:rPr>
                <w:sz w:val="16"/>
                <w:szCs w:val="16"/>
                <w:lang w:val="en-GB"/>
              </w:rPr>
              <w:t>PT_Locale</w:t>
            </w:r>
            <w:proofErr w:type="spellEnd"/>
          </w:p>
        </w:tc>
        <w:tc>
          <w:tcPr>
            <w:tcW w:w="3544" w:type="dxa"/>
          </w:tcPr>
          <w:p w14:paraId="2B7EDD1E" w14:textId="77777777" w:rsidR="005E7EAD" w:rsidRPr="000F3C94" w:rsidRDefault="005E7EAD" w:rsidP="005E7EAD">
            <w:pPr>
              <w:snapToGrid w:val="0"/>
              <w:spacing w:before="60" w:after="60"/>
              <w:jc w:val="left"/>
              <w:rPr>
                <w:sz w:val="16"/>
                <w:szCs w:val="16"/>
                <w:lang w:val="en-GB"/>
              </w:rPr>
            </w:pPr>
            <w:r w:rsidRPr="000F3C94">
              <w:rPr>
                <w:sz w:val="16"/>
                <w:szCs w:val="16"/>
                <w:lang w:val="en-GB"/>
              </w:rPr>
              <w:t>Description of a locale</w:t>
            </w:r>
          </w:p>
        </w:tc>
        <w:tc>
          <w:tcPr>
            <w:tcW w:w="850" w:type="dxa"/>
          </w:tcPr>
          <w:p w14:paraId="3CF593F3" w14:textId="77777777" w:rsidR="005E7EAD" w:rsidRPr="000F3C94" w:rsidRDefault="005E7EAD" w:rsidP="005E7EAD">
            <w:pPr>
              <w:snapToGrid w:val="0"/>
              <w:spacing w:before="60" w:after="60"/>
              <w:jc w:val="center"/>
              <w:rPr>
                <w:sz w:val="16"/>
                <w:szCs w:val="16"/>
                <w:lang w:val="en-GB"/>
              </w:rPr>
            </w:pPr>
            <w:r w:rsidRPr="000F3C94">
              <w:rPr>
                <w:sz w:val="16"/>
                <w:szCs w:val="16"/>
                <w:lang w:val="en-GB"/>
              </w:rPr>
              <w:t>-</w:t>
            </w:r>
          </w:p>
        </w:tc>
        <w:tc>
          <w:tcPr>
            <w:tcW w:w="2552" w:type="dxa"/>
          </w:tcPr>
          <w:p w14:paraId="3439B921" w14:textId="77777777" w:rsidR="005E7EAD" w:rsidRPr="000F3C94" w:rsidRDefault="005E7EAD" w:rsidP="005E7EAD">
            <w:pPr>
              <w:snapToGrid w:val="0"/>
              <w:spacing w:before="60" w:after="60"/>
              <w:jc w:val="left"/>
              <w:rPr>
                <w:sz w:val="16"/>
                <w:szCs w:val="16"/>
                <w:lang w:val="en-GB"/>
              </w:rPr>
            </w:pPr>
            <w:r w:rsidRPr="000F3C94">
              <w:rPr>
                <w:sz w:val="16"/>
                <w:szCs w:val="16"/>
                <w:lang w:val="en-GB"/>
              </w:rPr>
              <w:t>-</w:t>
            </w:r>
          </w:p>
        </w:tc>
        <w:tc>
          <w:tcPr>
            <w:tcW w:w="3118" w:type="dxa"/>
          </w:tcPr>
          <w:p w14:paraId="257FF763" w14:textId="77777777" w:rsidR="005E7EAD" w:rsidRPr="000F3C94" w:rsidRDefault="005E7EAD" w:rsidP="005E7EAD">
            <w:pPr>
              <w:snapToGrid w:val="0"/>
              <w:spacing w:before="60" w:after="60"/>
              <w:jc w:val="left"/>
              <w:rPr>
                <w:sz w:val="16"/>
                <w:szCs w:val="16"/>
                <w:lang w:val="en-GB"/>
              </w:rPr>
            </w:pPr>
            <w:r w:rsidRPr="000F3C94">
              <w:rPr>
                <w:sz w:val="16"/>
                <w:szCs w:val="16"/>
                <w:lang w:val="en-GB"/>
              </w:rPr>
              <w:t>From ISO 19115-1</w:t>
            </w:r>
          </w:p>
        </w:tc>
      </w:tr>
      <w:tr w:rsidR="00137605" w:rsidRPr="000F3C94" w14:paraId="59FA8E7C" w14:textId="77777777" w:rsidTr="00094BD5">
        <w:trPr>
          <w:cantSplit/>
        </w:trPr>
        <w:tc>
          <w:tcPr>
            <w:tcW w:w="1276" w:type="dxa"/>
          </w:tcPr>
          <w:p w14:paraId="358CD14F" w14:textId="6DA4DCBE"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375991A" w14:textId="179B22A5" w:rsidR="00137605" w:rsidRPr="000F3C94" w:rsidRDefault="00137605" w:rsidP="00137605">
            <w:pPr>
              <w:snapToGrid w:val="0"/>
              <w:spacing w:before="60" w:after="60"/>
              <w:jc w:val="left"/>
              <w:rPr>
                <w:sz w:val="16"/>
                <w:szCs w:val="16"/>
                <w:lang w:val="en-GB"/>
              </w:rPr>
            </w:pPr>
            <w:r w:rsidRPr="000F3C94">
              <w:rPr>
                <w:sz w:val="16"/>
                <w:szCs w:val="16"/>
                <w:lang w:val="en-GB"/>
              </w:rPr>
              <w:t>language</w:t>
            </w:r>
          </w:p>
        </w:tc>
        <w:tc>
          <w:tcPr>
            <w:tcW w:w="3544" w:type="dxa"/>
          </w:tcPr>
          <w:p w14:paraId="117F6632"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locale language</w:t>
            </w:r>
          </w:p>
        </w:tc>
        <w:tc>
          <w:tcPr>
            <w:tcW w:w="850" w:type="dxa"/>
          </w:tcPr>
          <w:p w14:paraId="5F804748"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573B7B0F" w14:textId="7777777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LanguageCode</w:t>
            </w:r>
            <w:proofErr w:type="spellEnd"/>
          </w:p>
        </w:tc>
        <w:tc>
          <w:tcPr>
            <w:tcW w:w="3118" w:type="dxa"/>
          </w:tcPr>
          <w:p w14:paraId="1FECC97D"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639-2 3-letter language codes.</w:t>
            </w:r>
          </w:p>
        </w:tc>
      </w:tr>
      <w:tr w:rsidR="00137605" w:rsidRPr="000F3C94" w14:paraId="3A2BFFFD" w14:textId="77777777" w:rsidTr="00094BD5">
        <w:trPr>
          <w:cantSplit/>
        </w:trPr>
        <w:tc>
          <w:tcPr>
            <w:tcW w:w="1276" w:type="dxa"/>
          </w:tcPr>
          <w:p w14:paraId="125116A2" w14:textId="0CF72D8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7C390F39" w14:textId="72431387" w:rsidR="00137605" w:rsidRPr="000F3C94" w:rsidRDefault="00137605" w:rsidP="00137605">
            <w:pPr>
              <w:snapToGrid w:val="0"/>
              <w:spacing w:before="60" w:after="60"/>
              <w:jc w:val="left"/>
              <w:rPr>
                <w:sz w:val="16"/>
                <w:szCs w:val="16"/>
                <w:lang w:val="en-GB"/>
              </w:rPr>
            </w:pPr>
            <w:r w:rsidRPr="000F3C94">
              <w:rPr>
                <w:sz w:val="16"/>
                <w:szCs w:val="16"/>
                <w:lang w:val="en-GB"/>
              </w:rPr>
              <w:t>country</w:t>
            </w:r>
          </w:p>
        </w:tc>
        <w:tc>
          <w:tcPr>
            <w:tcW w:w="3544" w:type="dxa"/>
          </w:tcPr>
          <w:p w14:paraId="3409F84A"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specific country of the locale language</w:t>
            </w:r>
          </w:p>
        </w:tc>
        <w:tc>
          <w:tcPr>
            <w:tcW w:w="850" w:type="dxa"/>
          </w:tcPr>
          <w:p w14:paraId="7D870F03" w14:textId="77777777" w:rsidR="00137605" w:rsidRPr="000F3C94" w:rsidRDefault="00137605" w:rsidP="00137605">
            <w:pPr>
              <w:snapToGrid w:val="0"/>
              <w:spacing w:before="60" w:after="60"/>
              <w:jc w:val="center"/>
              <w:rPr>
                <w:sz w:val="16"/>
                <w:szCs w:val="16"/>
                <w:lang w:val="en-GB"/>
              </w:rPr>
            </w:pPr>
            <w:r w:rsidRPr="000F3C94">
              <w:rPr>
                <w:sz w:val="16"/>
                <w:szCs w:val="16"/>
                <w:lang w:val="en-GB"/>
              </w:rPr>
              <w:t>0..1</w:t>
            </w:r>
          </w:p>
        </w:tc>
        <w:tc>
          <w:tcPr>
            <w:tcW w:w="2552" w:type="dxa"/>
          </w:tcPr>
          <w:p w14:paraId="4157E804" w14:textId="7777777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CountryCode</w:t>
            </w:r>
            <w:proofErr w:type="spellEnd"/>
          </w:p>
        </w:tc>
        <w:tc>
          <w:tcPr>
            <w:tcW w:w="3118" w:type="dxa"/>
          </w:tcPr>
          <w:p w14:paraId="646CBA17"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3166-2 2-letter country codes</w:t>
            </w:r>
          </w:p>
        </w:tc>
      </w:tr>
      <w:tr w:rsidR="00137605" w:rsidRPr="000F3C94" w14:paraId="0404D589" w14:textId="77777777" w:rsidTr="00094BD5">
        <w:trPr>
          <w:cantSplit/>
        </w:trPr>
        <w:tc>
          <w:tcPr>
            <w:tcW w:w="1276" w:type="dxa"/>
          </w:tcPr>
          <w:p w14:paraId="055636F1" w14:textId="6EEE353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5085B83" w14:textId="433C8F6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characterEncoding</w:t>
            </w:r>
            <w:proofErr w:type="spellEnd"/>
          </w:p>
        </w:tc>
        <w:tc>
          <w:tcPr>
            <w:tcW w:w="3544" w:type="dxa"/>
          </w:tcPr>
          <w:p w14:paraId="6CAB78D1" w14:textId="77777777" w:rsidR="00137605" w:rsidRPr="000F3C94" w:rsidRDefault="00137605" w:rsidP="00137605">
            <w:pPr>
              <w:snapToGrid w:val="0"/>
              <w:spacing w:before="60" w:after="60"/>
              <w:jc w:val="left"/>
              <w:rPr>
                <w:sz w:val="16"/>
                <w:szCs w:val="16"/>
                <w:lang w:val="en-GB"/>
              </w:rPr>
            </w:pPr>
            <w:r w:rsidRPr="000F3C94">
              <w:rPr>
                <w:spacing w:val="-6"/>
                <w:sz w:val="16"/>
                <w:szCs w:val="16"/>
                <w:lang w:val="en-GB"/>
              </w:rPr>
              <w:t>Designation of the character set to be used to encode the textual value of the locale</w:t>
            </w:r>
          </w:p>
        </w:tc>
        <w:tc>
          <w:tcPr>
            <w:tcW w:w="850" w:type="dxa"/>
          </w:tcPr>
          <w:p w14:paraId="0946EE07"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01263F04" w14:textId="77777777" w:rsidR="00137605" w:rsidRPr="000F3C94" w:rsidRDefault="00137605" w:rsidP="00137605">
            <w:pPr>
              <w:snapToGrid w:val="0"/>
              <w:spacing w:before="60" w:after="60"/>
              <w:jc w:val="left"/>
              <w:rPr>
                <w:sz w:val="16"/>
                <w:szCs w:val="16"/>
                <w:lang w:val="en-GB"/>
              </w:rPr>
            </w:pPr>
            <w:proofErr w:type="spellStart"/>
            <w:r w:rsidRPr="000F3C94">
              <w:rPr>
                <w:sz w:val="16"/>
                <w:szCs w:val="16"/>
                <w:lang w:val="en-GB"/>
              </w:rPr>
              <w:t>MD_CharacterSetCode</w:t>
            </w:r>
            <w:proofErr w:type="spellEnd"/>
          </w:p>
        </w:tc>
        <w:tc>
          <w:tcPr>
            <w:tcW w:w="3118" w:type="dxa"/>
          </w:tcPr>
          <w:p w14:paraId="0A734AAF" w14:textId="386E2ADF" w:rsidR="00137605" w:rsidRPr="000F3C94" w:rsidRDefault="00137605" w:rsidP="00137605">
            <w:pPr>
              <w:snapToGrid w:val="0"/>
              <w:spacing w:before="60" w:after="60"/>
              <w:jc w:val="left"/>
              <w:rPr>
                <w:sz w:val="16"/>
                <w:szCs w:val="16"/>
                <w:lang w:val="en-GB"/>
              </w:rPr>
            </w:pPr>
            <w:r w:rsidRPr="000F3C94">
              <w:rPr>
                <w:sz w:val="16"/>
                <w:szCs w:val="16"/>
                <w:lang w:val="en-GB"/>
              </w:rPr>
              <w:t>UTF-8 is used in S-100</w:t>
            </w:r>
          </w:p>
        </w:tc>
      </w:tr>
    </w:tbl>
    <w:p w14:paraId="3B79E191" w14:textId="77777777" w:rsidR="002072EF" w:rsidRPr="000F3C94" w:rsidRDefault="002072EF" w:rsidP="002072EF">
      <w:pPr>
        <w:rPr>
          <w:rFonts w:eastAsia="Malgun Gothic"/>
          <w:lang w:val="en-GB"/>
        </w:rPr>
      </w:pPr>
    </w:p>
    <w:sectPr w:rsidR="002072EF" w:rsidRPr="000F3C94" w:rsidSect="00A15405">
      <w:headerReference w:type="even" r:id="rId42"/>
      <w:headerReference w:type="default" r:id="rId43"/>
      <w:footerReference w:type="even" r:id="rId44"/>
      <w:footerReference w:type="default" r:id="rId45"/>
      <w:pgSz w:w="16838" w:h="11906" w:orient="landscape"/>
      <w:pgMar w:top="1418" w:right="1440" w:bottom="1400" w:left="1440" w:header="709" w:footer="28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999B3" w14:textId="77777777" w:rsidR="00147F07" w:rsidRDefault="00147F07">
      <w:r>
        <w:separator/>
      </w:r>
    </w:p>
  </w:endnote>
  <w:endnote w:type="continuationSeparator" w:id="0">
    <w:p w14:paraId="148CE613" w14:textId="77777777" w:rsidR="00147F07" w:rsidRDefault="00147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8D900" w14:textId="62938045" w:rsidR="002F5193" w:rsidRPr="00332F84" w:rsidRDefault="002F5193" w:rsidP="00332F84">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C8C7" w14:textId="7F01445B" w:rsidR="002F5193" w:rsidRPr="00A94A07" w:rsidRDefault="002F5193" w:rsidP="00A94A07">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385E0" w14:textId="0EF330DC" w:rsidR="002F5193" w:rsidRPr="00981F39" w:rsidRDefault="002F5193" w:rsidP="00981F3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D93DF" w14:textId="0BE0C906" w:rsidR="002F5193" w:rsidRPr="00B0624F" w:rsidRDefault="002F5193" w:rsidP="0029207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191B" w14:textId="77777777" w:rsidR="002F5193" w:rsidRPr="00487533" w:rsidRDefault="002F5193"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9200" w14:textId="0766E90F" w:rsidR="002F5193" w:rsidRPr="00B0624F" w:rsidRDefault="002F5193" w:rsidP="00100672">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00672">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5162" w14:textId="15ECED3D" w:rsidR="00AB2D71" w:rsidRPr="00B0624F" w:rsidRDefault="00AB2D71" w:rsidP="00AB2D71">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2025</w:t>
    </w:r>
    <w:r w:rsidRPr="00332F84">
      <w:rPr>
        <w:rFonts w:eastAsia="Times New Roman"/>
        <w:sz w:val="16"/>
        <w:szCs w:val="24"/>
        <w:lang w:eastAsia="en-US"/>
      </w:rPr>
      <w:tab/>
    </w:r>
    <w:r>
      <w:rPr>
        <w:rFonts w:eastAsia="Times New Roman"/>
        <w:sz w:val="16"/>
        <w:szCs w:val="24"/>
        <w:lang w:eastAsia="en-US"/>
      </w:rPr>
      <w:t>Edition 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C6AA3" w14:textId="77777777" w:rsidR="00147F07" w:rsidRDefault="00147F07">
      <w:r>
        <w:separator/>
      </w:r>
    </w:p>
  </w:footnote>
  <w:footnote w:type="continuationSeparator" w:id="0">
    <w:p w14:paraId="6B73387B" w14:textId="77777777" w:rsidR="00147F07" w:rsidRDefault="00147F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03176" w14:textId="094248FB" w:rsidR="002F5193" w:rsidRPr="002E130B" w:rsidRDefault="002F5193" w:rsidP="002E130B">
    <w:pPr>
      <w:tabs>
        <w:tab w:val="center" w:pos="4395"/>
        <w:tab w:val="right" w:pos="8640"/>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20</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0B63" w14:textId="46512DE6" w:rsidR="002F5193" w:rsidRPr="002E130B" w:rsidRDefault="002F5193" w:rsidP="002E130B">
    <w:pPr>
      <w:tabs>
        <w:tab w:val="center" w:pos="4395"/>
        <w:tab w:val="right" w:pos="8931"/>
      </w:tabs>
      <w:spacing w:after="0"/>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23</w:t>
    </w:r>
    <w:r w:rsidRPr="00A94A07">
      <w:rPr>
        <w:rFonts w:eastAsia="Times New Roman"/>
        <w:sz w:val="16"/>
        <w:szCs w:val="16"/>
        <w:lang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D4D9" w14:textId="77777777" w:rsidR="002F5193" w:rsidRDefault="002F5193" w:rsidP="00A174B6">
    <w:pPr>
      <w:pStyle w:val="Header"/>
      <w:spacing w:after="240" w:line="240" w:lineRule="auto"/>
    </w:pPr>
  </w:p>
  <w:p w14:paraId="40708BC8" w14:textId="77777777" w:rsidR="002F5193" w:rsidRDefault="002F5193" w:rsidP="00A174B6">
    <w:pPr>
      <w:pStyle w:val="Header"/>
      <w:spacing w:after="24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6503A" w14:textId="77777777" w:rsidR="002F5193" w:rsidRPr="00487533" w:rsidRDefault="002F5193" w:rsidP="004875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C5E15" w14:textId="412C6749" w:rsidR="002F5193" w:rsidRPr="00332F84" w:rsidRDefault="002F5193" w:rsidP="00100672">
    <w:pPr>
      <w:tabs>
        <w:tab w:val="center" w:pos="6946"/>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44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2F5193" w:rsidRPr="00332F84" w:rsidRDefault="002F5193" w:rsidP="00332F84">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4E367" w14:textId="2CF786B9" w:rsidR="002F5193" w:rsidRPr="00A94A07" w:rsidRDefault="002F5193" w:rsidP="00A0366A">
    <w:pPr>
      <w:tabs>
        <w:tab w:val="center" w:pos="6946"/>
        <w:tab w:val="right" w:pos="13892"/>
      </w:tabs>
      <w:spacing w:after="0"/>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43</w:t>
    </w:r>
    <w:r w:rsidRPr="00A94A07">
      <w:rPr>
        <w:rFonts w:eastAsia="Times New Roman"/>
        <w:sz w:val="16"/>
        <w:szCs w:val="16"/>
        <w:lang w:eastAsia="en-US"/>
      </w:rPr>
      <w:fldChar w:fldCharType="end"/>
    </w:r>
  </w:p>
  <w:p w14:paraId="52C4B312" w14:textId="77777777" w:rsidR="002F5193" w:rsidRPr="00A94A07" w:rsidRDefault="002F5193" w:rsidP="00A94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E09AFDFA"/>
    <w:lvl w:ilvl="0">
      <w:start w:val="1"/>
      <w:numFmt w:val="decimal"/>
      <w:pStyle w:val="Heading1"/>
      <w:lvlText w:val="%1"/>
      <w:lvlJc w:val="left"/>
      <w:pPr>
        <w:tabs>
          <w:tab w:val="num" w:pos="567"/>
        </w:tabs>
        <w:ind w:left="567" w:hanging="567"/>
      </w:pPr>
      <w:rPr>
        <w:rFonts w:ascii="Arial Bold" w:hAnsi="Arial Bold" w:hint="default"/>
        <w:b/>
        <w:i w:val="0"/>
        <w:caps w:val="0"/>
        <w:strike w:val="0"/>
        <w:dstrike w:val="0"/>
        <w:vanish w:val="0"/>
        <w:color w:val="auto"/>
        <w:sz w:val="24"/>
        <w:vertAlign w:val="baseline"/>
      </w:rPr>
    </w:lvl>
    <w:lvl w:ilvl="1">
      <w:start w:val="1"/>
      <w:numFmt w:val="decimal"/>
      <w:pStyle w:val="Heading2"/>
      <w:lvlText w:val="%1.%2"/>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993"/>
        </w:tabs>
        <w:ind w:left="993"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992"/>
        </w:tabs>
        <w:ind w:left="992" w:hanging="992"/>
      </w:pPr>
      <w:rPr>
        <w:rFonts w:ascii="Arial Bold" w:hAnsi="Arial Bold" w:hint="default"/>
        <w:b/>
        <w:i w:val="0"/>
        <w:caps w:val="0"/>
        <w:strike w:val="0"/>
        <w:dstrike w:val="0"/>
        <w:vanish w:val="0"/>
        <w:sz w:val="20"/>
        <w:vertAlign w:val="baseli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4D3590"/>
    <w:multiLevelType w:val="hybridMultilevel"/>
    <w:tmpl w:val="B7C46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20"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1"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3"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abstractNumId w:val="12"/>
  </w:num>
  <w:num w:numId="2">
    <w:abstractNumId w:val="5"/>
  </w:num>
  <w:num w:numId="3">
    <w:abstractNumId w:val="4"/>
  </w:num>
  <w:num w:numId="4">
    <w:abstractNumId w:val="3"/>
  </w:num>
  <w:num w:numId="5">
    <w:abstractNumId w:val="2"/>
  </w:num>
  <w:num w:numId="6">
    <w:abstractNumId w:val="1"/>
  </w:num>
  <w:num w:numId="7">
    <w:abstractNumId w:val="0"/>
  </w:num>
  <w:num w:numId="8">
    <w:abstractNumId w:val="13"/>
  </w:num>
  <w:num w:numId="9">
    <w:abstractNumId w:val="15"/>
  </w:num>
  <w:num w:numId="10">
    <w:abstractNumId w:val="10"/>
  </w:num>
  <w:num w:numId="11">
    <w:abstractNumId w:val="18"/>
  </w:num>
  <w:num w:numId="12">
    <w:abstractNumId w:val="19"/>
  </w:num>
  <w:num w:numId="13">
    <w:abstractNumId w:val="8"/>
  </w:num>
  <w:num w:numId="14">
    <w:abstractNumId w:val="9"/>
  </w:num>
  <w:num w:numId="15">
    <w:abstractNumId w:val="22"/>
  </w:num>
  <w:num w:numId="16">
    <w:abstractNumId w:val="11"/>
  </w:num>
  <w:num w:numId="17">
    <w:abstractNumId w:val="14"/>
  </w:num>
  <w:num w:numId="18">
    <w:abstractNumId w:val="7"/>
  </w:num>
  <w:num w:numId="19">
    <w:abstractNumId w:val="6"/>
  </w:num>
  <w:num w:numId="20">
    <w:abstractNumId w:val="17"/>
  </w:num>
  <w:num w:numId="21">
    <w:abstractNumId w:val="21"/>
  </w:num>
  <w:num w:numId="22">
    <w:abstractNumId w:val="23"/>
  </w:num>
  <w:num w:numId="23">
    <w:abstractNumId w:val="2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ngström Stefan">
    <w15:presenceInfo w15:providerId="AD" w15:userId="S::Stefan.Engstrom@traficom.fi::439cc3aa-d8c6-4b22-8657-95f0aea6ef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5A4"/>
    <w:rsid w:val="00002094"/>
    <w:rsid w:val="00002426"/>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3A60"/>
    <w:rsid w:val="00024499"/>
    <w:rsid w:val="00024A4C"/>
    <w:rsid w:val="000270FF"/>
    <w:rsid w:val="00027661"/>
    <w:rsid w:val="00027A8C"/>
    <w:rsid w:val="00027CA6"/>
    <w:rsid w:val="00030D72"/>
    <w:rsid w:val="00031CBC"/>
    <w:rsid w:val="0003240A"/>
    <w:rsid w:val="00032F22"/>
    <w:rsid w:val="00035108"/>
    <w:rsid w:val="0003528A"/>
    <w:rsid w:val="000356FA"/>
    <w:rsid w:val="00035C11"/>
    <w:rsid w:val="000362EB"/>
    <w:rsid w:val="00036B75"/>
    <w:rsid w:val="000379ED"/>
    <w:rsid w:val="0004063A"/>
    <w:rsid w:val="000408D5"/>
    <w:rsid w:val="00040E13"/>
    <w:rsid w:val="000419AB"/>
    <w:rsid w:val="00042241"/>
    <w:rsid w:val="000428BC"/>
    <w:rsid w:val="00044EF9"/>
    <w:rsid w:val="00044FEE"/>
    <w:rsid w:val="000454EF"/>
    <w:rsid w:val="00045F4B"/>
    <w:rsid w:val="00046E0A"/>
    <w:rsid w:val="00047037"/>
    <w:rsid w:val="00047474"/>
    <w:rsid w:val="00047F6B"/>
    <w:rsid w:val="00050202"/>
    <w:rsid w:val="000509BA"/>
    <w:rsid w:val="0005119E"/>
    <w:rsid w:val="000533B5"/>
    <w:rsid w:val="00053ABB"/>
    <w:rsid w:val="0005492C"/>
    <w:rsid w:val="0005510C"/>
    <w:rsid w:val="00055EBF"/>
    <w:rsid w:val="000563DC"/>
    <w:rsid w:val="00056ECE"/>
    <w:rsid w:val="00060957"/>
    <w:rsid w:val="00061407"/>
    <w:rsid w:val="00061CED"/>
    <w:rsid w:val="000620F8"/>
    <w:rsid w:val="0006482A"/>
    <w:rsid w:val="000649ED"/>
    <w:rsid w:val="00064E25"/>
    <w:rsid w:val="000662A8"/>
    <w:rsid w:val="00066C10"/>
    <w:rsid w:val="00066C71"/>
    <w:rsid w:val="00070080"/>
    <w:rsid w:val="00071706"/>
    <w:rsid w:val="00071D8B"/>
    <w:rsid w:val="000747B3"/>
    <w:rsid w:val="00074995"/>
    <w:rsid w:val="00074A15"/>
    <w:rsid w:val="000750E4"/>
    <w:rsid w:val="00075928"/>
    <w:rsid w:val="0007602E"/>
    <w:rsid w:val="00076077"/>
    <w:rsid w:val="00076A6D"/>
    <w:rsid w:val="000771BD"/>
    <w:rsid w:val="000772C2"/>
    <w:rsid w:val="000773A9"/>
    <w:rsid w:val="0008096E"/>
    <w:rsid w:val="00080EBB"/>
    <w:rsid w:val="000820FF"/>
    <w:rsid w:val="00082FFA"/>
    <w:rsid w:val="00083C67"/>
    <w:rsid w:val="00084C3B"/>
    <w:rsid w:val="00084D76"/>
    <w:rsid w:val="000854BF"/>
    <w:rsid w:val="00087A13"/>
    <w:rsid w:val="00090219"/>
    <w:rsid w:val="00090B67"/>
    <w:rsid w:val="00094BD5"/>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6C52"/>
    <w:rsid w:val="000D7925"/>
    <w:rsid w:val="000D7C94"/>
    <w:rsid w:val="000E033C"/>
    <w:rsid w:val="000E1DFD"/>
    <w:rsid w:val="000E212A"/>
    <w:rsid w:val="000E551F"/>
    <w:rsid w:val="000E5BAC"/>
    <w:rsid w:val="000E5DA7"/>
    <w:rsid w:val="000E6258"/>
    <w:rsid w:val="000E78BB"/>
    <w:rsid w:val="000F06D2"/>
    <w:rsid w:val="000F094B"/>
    <w:rsid w:val="000F0F20"/>
    <w:rsid w:val="000F21D3"/>
    <w:rsid w:val="000F2AEA"/>
    <w:rsid w:val="000F3C94"/>
    <w:rsid w:val="000F4707"/>
    <w:rsid w:val="000F6A4D"/>
    <w:rsid w:val="000F7B9F"/>
    <w:rsid w:val="000F7C0E"/>
    <w:rsid w:val="000F7D2C"/>
    <w:rsid w:val="000F7F7E"/>
    <w:rsid w:val="00100367"/>
    <w:rsid w:val="001004B0"/>
    <w:rsid w:val="00100672"/>
    <w:rsid w:val="00100A96"/>
    <w:rsid w:val="00101207"/>
    <w:rsid w:val="00101EF2"/>
    <w:rsid w:val="00103764"/>
    <w:rsid w:val="0010463A"/>
    <w:rsid w:val="00105679"/>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2717F"/>
    <w:rsid w:val="00130453"/>
    <w:rsid w:val="00132312"/>
    <w:rsid w:val="00132692"/>
    <w:rsid w:val="0013337E"/>
    <w:rsid w:val="0013352C"/>
    <w:rsid w:val="00133B7A"/>
    <w:rsid w:val="00133E56"/>
    <w:rsid w:val="00134179"/>
    <w:rsid w:val="00134DF5"/>
    <w:rsid w:val="001353B0"/>
    <w:rsid w:val="00135D06"/>
    <w:rsid w:val="00136303"/>
    <w:rsid w:val="00136C12"/>
    <w:rsid w:val="001373D4"/>
    <w:rsid w:val="00137605"/>
    <w:rsid w:val="00137902"/>
    <w:rsid w:val="001408A5"/>
    <w:rsid w:val="00140947"/>
    <w:rsid w:val="00140A32"/>
    <w:rsid w:val="00141486"/>
    <w:rsid w:val="00141BA0"/>
    <w:rsid w:val="00142616"/>
    <w:rsid w:val="001431C3"/>
    <w:rsid w:val="00143BA6"/>
    <w:rsid w:val="00143BFC"/>
    <w:rsid w:val="00143D25"/>
    <w:rsid w:val="00143F82"/>
    <w:rsid w:val="00144C2B"/>
    <w:rsid w:val="00147600"/>
    <w:rsid w:val="0014792C"/>
    <w:rsid w:val="00147EE5"/>
    <w:rsid w:val="00147F07"/>
    <w:rsid w:val="0015093B"/>
    <w:rsid w:val="00150B63"/>
    <w:rsid w:val="00150CEE"/>
    <w:rsid w:val="00150F18"/>
    <w:rsid w:val="001516CA"/>
    <w:rsid w:val="00152A33"/>
    <w:rsid w:val="001534F8"/>
    <w:rsid w:val="00153A11"/>
    <w:rsid w:val="00153BB5"/>
    <w:rsid w:val="00153D38"/>
    <w:rsid w:val="0015421F"/>
    <w:rsid w:val="00154D64"/>
    <w:rsid w:val="00155444"/>
    <w:rsid w:val="00156BE3"/>
    <w:rsid w:val="001573C4"/>
    <w:rsid w:val="001600AF"/>
    <w:rsid w:val="00160109"/>
    <w:rsid w:val="00160E0F"/>
    <w:rsid w:val="00161D51"/>
    <w:rsid w:val="001622F6"/>
    <w:rsid w:val="00162D7E"/>
    <w:rsid w:val="001646DB"/>
    <w:rsid w:val="001648C9"/>
    <w:rsid w:val="001650A1"/>
    <w:rsid w:val="00166373"/>
    <w:rsid w:val="00167621"/>
    <w:rsid w:val="00167C2F"/>
    <w:rsid w:val="00171C07"/>
    <w:rsid w:val="001723C4"/>
    <w:rsid w:val="001732FE"/>
    <w:rsid w:val="00173519"/>
    <w:rsid w:val="00173A22"/>
    <w:rsid w:val="001742A9"/>
    <w:rsid w:val="0017483B"/>
    <w:rsid w:val="00175254"/>
    <w:rsid w:val="00175CD1"/>
    <w:rsid w:val="00180410"/>
    <w:rsid w:val="0018141E"/>
    <w:rsid w:val="00181D02"/>
    <w:rsid w:val="0018245A"/>
    <w:rsid w:val="00182E82"/>
    <w:rsid w:val="001831A5"/>
    <w:rsid w:val="001833FC"/>
    <w:rsid w:val="00183503"/>
    <w:rsid w:val="00186CF4"/>
    <w:rsid w:val="0019003C"/>
    <w:rsid w:val="001922CE"/>
    <w:rsid w:val="00192A1C"/>
    <w:rsid w:val="00193704"/>
    <w:rsid w:val="00193B0E"/>
    <w:rsid w:val="001944BA"/>
    <w:rsid w:val="00194B2D"/>
    <w:rsid w:val="00194C6D"/>
    <w:rsid w:val="00196583"/>
    <w:rsid w:val="001967A7"/>
    <w:rsid w:val="0019692E"/>
    <w:rsid w:val="001A0261"/>
    <w:rsid w:val="001A0BEA"/>
    <w:rsid w:val="001A26D0"/>
    <w:rsid w:val="001A272F"/>
    <w:rsid w:val="001A296F"/>
    <w:rsid w:val="001A2E9A"/>
    <w:rsid w:val="001A37DE"/>
    <w:rsid w:val="001A3F1B"/>
    <w:rsid w:val="001A5953"/>
    <w:rsid w:val="001A5C72"/>
    <w:rsid w:val="001A5DE3"/>
    <w:rsid w:val="001A6B2A"/>
    <w:rsid w:val="001B03BC"/>
    <w:rsid w:val="001B0CCC"/>
    <w:rsid w:val="001B11E9"/>
    <w:rsid w:val="001B121A"/>
    <w:rsid w:val="001B1989"/>
    <w:rsid w:val="001B3B69"/>
    <w:rsid w:val="001B3C96"/>
    <w:rsid w:val="001B48C3"/>
    <w:rsid w:val="001B4929"/>
    <w:rsid w:val="001B582C"/>
    <w:rsid w:val="001B5C3A"/>
    <w:rsid w:val="001B65FC"/>
    <w:rsid w:val="001B6CF0"/>
    <w:rsid w:val="001B77E4"/>
    <w:rsid w:val="001C0933"/>
    <w:rsid w:val="001C1487"/>
    <w:rsid w:val="001C153A"/>
    <w:rsid w:val="001C1A1A"/>
    <w:rsid w:val="001C1EB1"/>
    <w:rsid w:val="001C2735"/>
    <w:rsid w:val="001C2B4C"/>
    <w:rsid w:val="001C36F9"/>
    <w:rsid w:val="001C4298"/>
    <w:rsid w:val="001C445F"/>
    <w:rsid w:val="001C554E"/>
    <w:rsid w:val="001C6D85"/>
    <w:rsid w:val="001C7A1B"/>
    <w:rsid w:val="001D010B"/>
    <w:rsid w:val="001D03BF"/>
    <w:rsid w:val="001D13B7"/>
    <w:rsid w:val="001D16C1"/>
    <w:rsid w:val="001D24A5"/>
    <w:rsid w:val="001D3233"/>
    <w:rsid w:val="001D36D7"/>
    <w:rsid w:val="001D444C"/>
    <w:rsid w:val="001D44F5"/>
    <w:rsid w:val="001D502D"/>
    <w:rsid w:val="001D57C7"/>
    <w:rsid w:val="001D5E90"/>
    <w:rsid w:val="001D602F"/>
    <w:rsid w:val="001D6C60"/>
    <w:rsid w:val="001D72FF"/>
    <w:rsid w:val="001D74D7"/>
    <w:rsid w:val="001D7688"/>
    <w:rsid w:val="001E1E04"/>
    <w:rsid w:val="001E2A80"/>
    <w:rsid w:val="001E2E6B"/>
    <w:rsid w:val="001E36E0"/>
    <w:rsid w:val="001E4A4E"/>
    <w:rsid w:val="001E4C2C"/>
    <w:rsid w:val="001E561A"/>
    <w:rsid w:val="001E6822"/>
    <w:rsid w:val="001E78CA"/>
    <w:rsid w:val="001F0D95"/>
    <w:rsid w:val="001F1025"/>
    <w:rsid w:val="001F127D"/>
    <w:rsid w:val="001F1625"/>
    <w:rsid w:val="001F365E"/>
    <w:rsid w:val="001F420C"/>
    <w:rsid w:val="001F4712"/>
    <w:rsid w:val="001F5CFB"/>
    <w:rsid w:val="001F6336"/>
    <w:rsid w:val="001F644E"/>
    <w:rsid w:val="001F6538"/>
    <w:rsid w:val="001F6653"/>
    <w:rsid w:val="002006DA"/>
    <w:rsid w:val="00201203"/>
    <w:rsid w:val="00201653"/>
    <w:rsid w:val="00201FDD"/>
    <w:rsid w:val="002041B2"/>
    <w:rsid w:val="00205D9B"/>
    <w:rsid w:val="00205DF7"/>
    <w:rsid w:val="00206E86"/>
    <w:rsid w:val="002072EF"/>
    <w:rsid w:val="00210A5D"/>
    <w:rsid w:val="00210A7B"/>
    <w:rsid w:val="00210B75"/>
    <w:rsid w:val="00211B9A"/>
    <w:rsid w:val="00213A2E"/>
    <w:rsid w:val="00214C45"/>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B09"/>
    <w:rsid w:val="00245FEC"/>
    <w:rsid w:val="00247CD3"/>
    <w:rsid w:val="002508CB"/>
    <w:rsid w:val="00252585"/>
    <w:rsid w:val="00252719"/>
    <w:rsid w:val="00252AD4"/>
    <w:rsid w:val="002531E5"/>
    <w:rsid w:val="00253B2B"/>
    <w:rsid w:val="002540DB"/>
    <w:rsid w:val="0025415A"/>
    <w:rsid w:val="002566AD"/>
    <w:rsid w:val="002569FD"/>
    <w:rsid w:val="00256F95"/>
    <w:rsid w:val="00262E95"/>
    <w:rsid w:val="00262EA5"/>
    <w:rsid w:val="002633A4"/>
    <w:rsid w:val="002638CA"/>
    <w:rsid w:val="00264018"/>
    <w:rsid w:val="00264204"/>
    <w:rsid w:val="00264749"/>
    <w:rsid w:val="0026480D"/>
    <w:rsid w:val="00264BE3"/>
    <w:rsid w:val="00264BFF"/>
    <w:rsid w:val="00265471"/>
    <w:rsid w:val="002654A1"/>
    <w:rsid w:val="0026555A"/>
    <w:rsid w:val="002665C8"/>
    <w:rsid w:val="002668F6"/>
    <w:rsid w:val="00266912"/>
    <w:rsid w:val="00266D5F"/>
    <w:rsid w:val="00271679"/>
    <w:rsid w:val="00271C89"/>
    <w:rsid w:val="00272B0A"/>
    <w:rsid w:val="00274403"/>
    <w:rsid w:val="0027508E"/>
    <w:rsid w:val="002754DA"/>
    <w:rsid w:val="002757C1"/>
    <w:rsid w:val="00275BDD"/>
    <w:rsid w:val="00275F91"/>
    <w:rsid w:val="00276364"/>
    <w:rsid w:val="00276FB3"/>
    <w:rsid w:val="002775EF"/>
    <w:rsid w:val="00281322"/>
    <w:rsid w:val="002814EB"/>
    <w:rsid w:val="002817C0"/>
    <w:rsid w:val="002825BD"/>
    <w:rsid w:val="002828BE"/>
    <w:rsid w:val="00282CE8"/>
    <w:rsid w:val="00283D4B"/>
    <w:rsid w:val="002843D4"/>
    <w:rsid w:val="002844A3"/>
    <w:rsid w:val="00285D42"/>
    <w:rsid w:val="002875C5"/>
    <w:rsid w:val="00287A70"/>
    <w:rsid w:val="00290AE5"/>
    <w:rsid w:val="00290B09"/>
    <w:rsid w:val="00291098"/>
    <w:rsid w:val="00291179"/>
    <w:rsid w:val="00292079"/>
    <w:rsid w:val="00292B85"/>
    <w:rsid w:val="00292FF6"/>
    <w:rsid w:val="00293329"/>
    <w:rsid w:val="002944F7"/>
    <w:rsid w:val="00294706"/>
    <w:rsid w:val="002957CE"/>
    <w:rsid w:val="002A0111"/>
    <w:rsid w:val="002A08CE"/>
    <w:rsid w:val="002A0B3E"/>
    <w:rsid w:val="002A0D41"/>
    <w:rsid w:val="002A21AC"/>
    <w:rsid w:val="002A23D3"/>
    <w:rsid w:val="002A4496"/>
    <w:rsid w:val="002A5945"/>
    <w:rsid w:val="002A709C"/>
    <w:rsid w:val="002A77E9"/>
    <w:rsid w:val="002A7A97"/>
    <w:rsid w:val="002A7C0E"/>
    <w:rsid w:val="002B03C6"/>
    <w:rsid w:val="002B06B8"/>
    <w:rsid w:val="002B09FD"/>
    <w:rsid w:val="002B0C43"/>
    <w:rsid w:val="002B1D5F"/>
    <w:rsid w:val="002B3FDC"/>
    <w:rsid w:val="002B44E8"/>
    <w:rsid w:val="002B545A"/>
    <w:rsid w:val="002B6122"/>
    <w:rsid w:val="002B6C27"/>
    <w:rsid w:val="002B7F17"/>
    <w:rsid w:val="002C0D81"/>
    <w:rsid w:val="002C12E9"/>
    <w:rsid w:val="002C36EC"/>
    <w:rsid w:val="002C5D6F"/>
    <w:rsid w:val="002C6BEE"/>
    <w:rsid w:val="002D032B"/>
    <w:rsid w:val="002D1458"/>
    <w:rsid w:val="002D1560"/>
    <w:rsid w:val="002D179D"/>
    <w:rsid w:val="002D27A8"/>
    <w:rsid w:val="002D2F79"/>
    <w:rsid w:val="002D3282"/>
    <w:rsid w:val="002D3E10"/>
    <w:rsid w:val="002D5102"/>
    <w:rsid w:val="002D53A2"/>
    <w:rsid w:val="002D53B8"/>
    <w:rsid w:val="002D614D"/>
    <w:rsid w:val="002D6278"/>
    <w:rsid w:val="002D6A39"/>
    <w:rsid w:val="002E130B"/>
    <w:rsid w:val="002E1973"/>
    <w:rsid w:val="002E1CB8"/>
    <w:rsid w:val="002E2409"/>
    <w:rsid w:val="002E2BD9"/>
    <w:rsid w:val="002E3248"/>
    <w:rsid w:val="002E3606"/>
    <w:rsid w:val="002E390A"/>
    <w:rsid w:val="002E3CDA"/>
    <w:rsid w:val="002E4F2B"/>
    <w:rsid w:val="002E67AB"/>
    <w:rsid w:val="002E6F40"/>
    <w:rsid w:val="002F035B"/>
    <w:rsid w:val="002F053B"/>
    <w:rsid w:val="002F191E"/>
    <w:rsid w:val="002F3B43"/>
    <w:rsid w:val="002F4185"/>
    <w:rsid w:val="002F484A"/>
    <w:rsid w:val="002F5193"/>
    <w:rsid w:val="002F5B89"/>
    <w:rsid w:val="002F63C8"/>
    <w:rsid w:val="002F6670"/>
    <w:rsid w:val="002F69A9"/>
    <w:rsid w:val="002F6A0C"/>
    <w:rsid w:val="002F6C64"/>
    <w:rsid w:val="003000DC"/>
    <w:rsid w:val="00300898"/>
    <w:rsid w:val="00301519"/>
    <w:rsid w:val="0030169C"/>
    <w:rsid w:val="00302A97"/>
    <w:rsid w:val="00303687"/>
    <w:rsid w:val="00303A1F"/>
    <w:rsid w:val="00304AF7"/>
    <w:rsid w:val="00305BF5"/>
    <w:rsid w:val="003079DC"/>
    <w:rsid w:val="0031002D"/>
    <w:rsid w:val="00311A75"/>
    <w:rsid w:val="00312DE4"/>
    <w:rsid w:val="00313828"/>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6970"/>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8B7"/>
    <w:rsid w:val="00341B46"/>
    <w:rsid w:val="00341BA8"/>
    <w:rsid w:val="00343DA6"/>
    <w:rsid w:val="00344184"/>
    <w:rsid w:val="00344884"/>
    <w:rsid w:val="003461F1"/>
    <w:rsid w:val="003476EF"/>
    <w:rsid w:val="003477BE"/>
    <w:rsid w:val="00347E4D"/>
    <w:rsid w:val="00347FF8"/>
    <w:rsid w:val="0035004D"/>
    <w:rsid w:val="0035120F"/>
    <w:rsid w:val="003518B2"/>
    <w:rsid w:val="00352BAA"/>
    <w:rsid w:val="00352D40"/>
    <w:rsid w:val="003532F0"/>
    <w:rsid w:val="00353636"/>
    <w:rsid w:val="003538E5"/>
    <w:rsid w:val="003545D9"/>
    <w:rsid w:val="00355F16"/>
    <w:rsid w:val="0035657C"/>
    <w:rsid w:val="00356B01"/>
    <w:rsid w:val="00357869"/>
    <w:rsid w:val="00361CD6"/>
    <w:rsid w:val="0036222C"/>
    <w:rsid w:val="0036424C"/>
    <w:rsid w:val="003646A0"/>
    <w:rsid w:val="003648EA"/>
    <w:rsid w:val="00366C42"/>
    <w:rsid w:val="0036793D"/>
    <w:rsid w:val="003701F0"/>
    <w:rsid w:val="003705F1"/>
    <w:rsid w:val="00371257"/>
    <w:rsid w:val="00373B4A"/>
    <w:rsid w:val="00375D4A"/>
    <w:rsid w:val="003767DD"/>
    <w:rsid w:val="00376CCF"/>
    <w:rsid w:val="003772C0"/>
    <w:rsid w:val="00377AF7"/>
    <w:rsid w:val="00381437"/>
    <w:rsid w:val="00382C0A"/>
    <w:rsid w:val="00382CC5"/>
    <w:rsid w:val="003834B3"/>
    <w:rsid w:val="003835F3"/>
    <w:rsid w:val="00386788"/>
    <w:rsid w:val="00387500"/>
    <w:rsid w:val="00387B2F"/>
    <w:rsid w:val="0039076C"/>
    <w:rsid w:val="00392DE2"/>
    <w:rsid w:val="00393BB1"/>
    <w:rsid w:val="0039480C"/>
    <w:rsid w:val="00394A4C"/>
    <w:rsid w:val="00394A5C"/>
    <w:rsid w:val="00396269"/>
    <w:rsid w:val="00397329"/>
    <w:rsid w:val="003978CE"/>
    <w:rsid w:val="003A07B5"/>
    <w:rsid w:val="003A0A6B"/>
    <w:rsid w:val="003A0FC7"/>
    <w:rsid w:val="003A144A"/>
    <w:rsid w:val="003A1BE9"/>
    <w:rsid w:val="003A2A5C"/>
    <w:rsid w:val="003A2A67"/>
    <w:rsid w:val="003A2A93"/>
    <w:rsid w:val="003A2D3B"/>
    <w:rsid w:val="003A2F0A"/>
    <w:rsid w:val="003A2F9F"/>
    <w:rsid w:val="003A48E9"/>
    <w:rsid w:val="003A552C"/>
    <w:rsid w:val="003A58E5"/>
    <w:rsid w:val="003A7C02"/>
    <w:rsid w:val="003A7C25"/>
    <w:rsid w:val="003B0C74"/>
    <w:rsid w:val="003B26B2"/>
    <w:rsid w:val="003B31D6"/>
    <w:rsid w:val="003B3D93"/>
    <w:rsid w:val="003B4A5F"/>
    <w:rsid w:val="003B4A9A"/>
    <w:rsid w:val="003B53C2"/>
    <w:rsid w:val="003B54BD"/>
    <w:rsid w:val="003B5ACD"/>
    <w:rsid w:val="003B6E33"/>
    <w:rsid w:val="003B7E19"/>
    <w:rsid w:val="003C0AD2"/>
    <w:rsid w:val="003C161E"/>
    <w:rsid w:val="003C1FC0"/>
    <w:rsid w:val="003C306F"/>
    <w:rsid w:val="003C37CA"/>
    <w:rsid w:val="003C4934"/>
    <w:rsid w:val="003C60E1"/>
    <w:rsid w:val="003C635B"/>
    <w:rsid w:val="003C637C"/>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F1004"/>
    <w:rsid w:val="003F2876"/>
    <w:rsid w:val="003F29EC"/>
    <w:rsid w:val="003F4112"/>
    <w:rsid w:val="003F517B"/>
    <w:rsid w:val="003F588A"/>
    <w:rsid w:val="003F5FC2"/>
    <w:rsid w:val="003F6D64"/>
    <w:rsid w:val="003F73F5"/>
    <w:rsid w:val="003F7A4A"/>
    <w:rsid w:val="00400092"/>
    <w:rsid w:val="00401EBD"/>
    <w:rsid w:val="00402840"/>
    <w:rsid w:val="004038CC"/>
    <w:rsid w:val="004046AE"/>
    <w:rsid w:val="0040471E"/>
    <w:rsid w:val="004060BE"/>
    <w:rsid w:val="00406A03"/>
    <w:rsid w:val="00407363"/>
    <w:rsid w:val="004105B4"/>
    <w:rsid w:val="00410AB5"/>
    <w:rsid w:val="00411210"/>
    <w:rsid w:val="004119AD"/>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5D19"/>
    <w:rsid w:val="00426236"/>
    <w:rsid w:val="004262FA"/>
    <w:rsid w:val="00426EE5"/>
    <w:rsid w:val="00427969"/>
    <w:rsid w:val="004279CC"/>
    <w:rsid w:val="00427C24"/>
    <w:rsid w:val="00427C26"/>
    <w:rsid w:val="00427FF9"/>
    <w:rsid w:val="00430C85"/>
    <w:rsid w:val="004314CB"/>
    <w:rsid w:val="00431A2B"/>
    <w:rsid w:val="00431CFD"/>
    <w:rsid w:val="00432524"/>
    <w:rsid w:val="00433B8E"/>
    <w:rsid w:val="00434709"/>
    <w:rsid w:val="00434B3A"/>
    <w:rsid w:val="00434F0E"/>
    <w:rsid w:val="00435222"/>
    <w:rsid w:val="00435297"/>
    <w:rsid w:val="004353CA"/>
    <w:rsid w:val="00435540"/>
    <w:rsid w:val="004355CA"/>
    <w:rsid w:val="0043600D"/>
    <w:rsid w:val="00436292"/>
    <w:rsid w:val="00436C86"/>
    <w:rsid w:val="0043765C"/>
    <w:rsid w:val="00437CDA"/>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5681D"/>
    <w:rsid w:val="00460870"/>
    <w:rsid w:val="00460AB4"/>
    <w:rsid w:val="004612AB"/>
    <w:rsid w:val="00461A20"/>
    <w:rsid w:val="00462731"/>
    <w:rsid w:val="00462A3F"/>
    <w:rsid w:val="004636EE"/>
    <w:rsid w:val="00463BBC"/>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1E9"/>
    <w:rsid w:val="00483EC1"/>
    <w:rsid w:val="00483FBD"/>
    <w:rsid w:val="0048415B"/>
    <w:rsid w:val="00484369"/>
    <w:rsid w:val="004844E7"/>
    <w:rsid w:val="00485B28"/>
    <w:rsid w:val="004862C2"/>
    <w:rsid w:val="00486A97"/>
    <w:rsid w:val="00486AC3"/>
    <w:rsid w:val="00486CD7"/>
    <w:rsid w:val="0048728D"/>
    <w:rsid w:val="00487533"/>
    <w:rsid w:val="004878A6"/>
    <w:rsid w:val="0048791D"/>
    <w:rsid w:val="004911E1"/>
    <w:rsid w:val="004917C8"/>
    <w:rsid w:val="0049205C"/>
    <w:rsid w:val="00492FFC"/>
    <w:rsid w:val="0049565D"/>
    <w:rsid w:val="004956DB"/>
    <w:rsid w:val="0049589C"/>
    <w:rsid w:val="00495D5E"/>
    <w:rsid w:val="004962DE"/>
    <w:rsid w:val="0049639C"/>
    <w:rsid w:val="00497150"/>
    <w:rsid w:val="004976E0"/>
    <w:rsid w:val="00497CA0"/>
    <w:rsid w:val="004A104F"/>
    <w:rsid w:val="004A131E"/>
    <w:rsid w:val="004A1BD9"/>
    <w:rsid w:val="004A1EEB"/>
    <w:rsid w:val="004A27AC"/>
    <w:rsid w:val="004A3B52"/>
    <w:rsid w:val="004A3CFB"/>
    <w:rsid w:val="004A420A"/>
    <w:rsid w:val="004A4AF0"/>
    <w:rsid w:val="004A5CF1"/>
    <w:rsid w:val="004B1DAB"/>
    <w:rsid w:val="004B20D2"/>
    <w:rsid w:val="004B21FD"/>
    <w:rsid w:val="004B244F"/>
    <w:rsid w:val="004B316D"/>
    <w:rsid w:val="004B342C"/>
    <w:rsid w:val="004B3BA0"/>
    <w:rsid w:val="004B45C2"/>
    <w:rsid w:val="004B4F77"/>
    <w:rsid w:val="004B59B1"/>
    <w:rsid w:val="004B5AC5"/>
    <w:rsid w:val="004B62A9"/>
    <w:rsid w:val="004B62F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D0264"/>
    <w:rsid w:val="004D02F7"/>
    <w:rsid w:val="004D032C"/>
    <w:rsid w:val="004D07CF"/>
    <w:rsid w:val="004D1F36"/>
    <w:rsid w:val="004D51AB"/>
    <w:rsid w:val="004D5744"/>
    <w:rsid w:val="004D6435"/>
    <w:rsid w:val="004D6516"/>
    <w:rsid w:val="004D6A96"/>
    <w:rsid w:val="004D6C42"/>
    <w:rsid w:val="004D7A06"/>
    <w:rsid w:val="004D7C79"/>
    <w:rsid w:val="004E0C28"/>
    <w:rsid w:val="004E193B"/>
    <w:rsid w:val="004E1D1D"/>
    <w:rsid w:val="004E22F9"/>
    <w:rsid w:val="004E33BE"/>
    <w:rsid w:val="004E3ADB"/>
    <w:rsid w:val="004E3C59"/>
    <w:rsid w:val="004E3EB2"/>
    <w:rsid w:val="004E3EDD"/>
    <w:rsid w:val="004E4930"/>
    <w:rsid w:val="004E4FDF"/>
    <w:rsid w:val="004E5569"/>
    <w:rsid w:val="004E56F8"/>
    <w:rsid w:val="004E5DC5"/>
    <w:rsid w:val="004E682A"/>
    <w:rsid w:val="004F0A90"/>
    <w:rsid w:val="004F0FA2"/>
    <w:rsid w:val="004F12BF"/>
    <w:rsid w:val="004F1822"/>
    <w:rsid w:val="004F1B4A"/>
    <w:rsid w:val="004F2541"/>
    <w:rsid w:val="004F4646"/>
    <w:rsid w:val="004F4EF5"/>
    <w:rsid w:val="004F5817"/>
    <w:rsid w:val="004F6781"/>
    <w:rsid w:val="004F6D40"/>
    <w:rsid w:val="004F71C4"/>
    <w:rsid w:val="00500883"/>
    <w:rsid w:val="005028B2"/>
    <w:rsid w:val="00502A48"/>
    <w:rsid w:val="00503238"/>
    <w:rsid w:val="00503357"/>
    <w:rsid w:val="00503E95"/>
    <w:rsid w:val="00503FEF"/>
    <w:rsid w:val="0050407F"/>
    <w:rsid w:val="00505402"/>
    <w:rsid w:val="00505F42"/>
    <w:rsid w:val="00506BA4"/>
    <w:rsid w:val="00507C95"/>
    <w:rsid w:val="00511F60"/>
    <w:rsid w:val="00512E48"/>
    <w:rsid w:val="00514ADD"/>
    <w:rsid w:val="00520189"/>
    <w:rsid w:val="0052124D"/>
    <w:rsid w:val="00521AD0"/>
    <w:rsid w:val="00521E4E"/>
    <w:rsid w:val="0052201F"/>
    <w:rsid w:val="00522452"/>
    <w:rsid w:val="005237A9"/>
    <w:rsid w:val="00524B4E"/>
    <w:rsid w:val="005251DF"/>
    <w:rsid w:val="005255C0"/>
    <w:rsid w:val="005264EE"/>
    <w:rsid w:val="00526B13"/>
    <w:rsid w:val="00527703"/>
    <w:rsid w:val="00527EDD"/>
    <w:rsid w:val="00532975"/>
    <w:rsid w:val="00533DDD"/>
    <w:rsid w:val="005355B4"/>
    <w:rsid w:val="00536406"/>
    <w:rsid w:val="005364FE"/>
    <w:rsid w:val="00536BE2"/>
    <w:rsid w:val="0053701F"/>
    <w:rsid w:val="0053708D"/>
    <w:rsid w:val="0053719B"/>
    <w:rsid w:val="00537689"/>
    <w:rsid w:val="0054056C"/>
    <w:rsid w:val="00541645"/>
    <w:rsid w:val="00542924"/>
    <w:rsid w:val="0054360D"/>
    <w:rsid w:val="0054384C"/>
    <w:rsid w:val="00545912"/>
    <w:rsid w:val="0054652A"/>
    <w:rsid w:val="00546561"/>
    <w:rsid w:val="005507F9"/>
    <w:rsid w:val="00550C63"/>
    <w:rsid w:val="0055115B"/>
    <w:rsid w:val="00551280"/>
    <w:rsid w:val="00552313"/>
    <w:rsid w:val="00552D83"/>
    <w:rsid w:val="00553CAE"/>
    <w:rsid w:val="00554DE8"/>
    <w:rsid w:val="00554F78"/>
    <w:rsid w:val="00555400"/>
    <w:rsid w:val="00556F1C"/>
    <w:rsid w:val="005571F4"/>
    <w:rsid w:val="005601BD"/>
    <w:rsid w:val="005609D8"/>
    <w:rsid w:val="00561650"/>
    <w:rsid w:val="00561696"/>
    <w:rsid w:val="00561D1D"/>
    <w:rsid w:val="00562707"/>
    <w:rsid w:val="0056283F"/>
    <w:rsid w:val="00562AA8"/>
    <w:rsid w:val="005636E1"/>
    <w:rsid w:val="00564480"/>
    <w:rsid w:val="005646DC"/>
    <w:rsid w:val="005651FF"/>
    <w:rsid w:val="0056560E"/>
    <w:rsid w:val="005667BD"/>
    <w:rsid w:val="00567193"/>
    <w:rsid w:val="00567A63"/>
    <w:rsid w:val="00567D7F"/>
    <w:rsid w:val="00570A10"/>
    <w:rsid w:val="00570D40"/>
    <w:rsid w:val="00570EF2"/>
    <w:rsid w:val="005715D8"/>
    <w:rsid w:val="005723CA"/>
    <w:rsid w:val="00576258"/>
    <w:rsid w:val="00576A52"/>
    <w:rsid w:val="005770C2"/>
    <w:rsid w:val="005772BA"/>
    <w:rsid w:val="00580BED"/>
    <w:rsid w:val="00580D6D"/>
    <w:rsid w:val="00581A41"/>
    <w:rsid w:val="00581AE1"/>
    <w:rsid w:val="00581D86"/>
    <w:rsid w:val="0058225F"/>
    <w:rsid w:val="0058324B"/>
    <w:rsid w:val="00584527"/>
    <w:rsid w:val="00584796"/>
    <w:rsid w:val="00584E45"/>
    <w:rsid w:val="00585CE9"/>
    <w:rsid w:val="005866F2"/>
    <w:rsid w:val="005874A4"/>
    <w:rsid w:val="0058762E"/>
    <w:rsid w:val="005909AC"/>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38BE"/>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C89"/>
    <w:rsid w:val="005D0276"/>
    <w:rsid w:val="005D0907"/>
    <w:rsid w:val="005D09CF"/>
    <w:rsid w:val="005D0AEE"/>
    <w:rsid w:val="005D0F86"/>
    <w:rsid w:val="005D4FB7"/>
    <w:rsid w:val="005D6D39"/>
    <w:rsid w:val="005D7AEC"/>
    <w:rsid w:val="005D7B18"/>
    <w:rsid w:val="005E0678"/>
    <w:rsid w:val="005E12F2"/>
    <w:rsid w:val="005E1463"/>
    <w:rsid w:val="005E1594"/>
    <w:rsid w:val="005E27CA"/>
    <w:rsid w:val="005E2C69"/>
    <w:rsid w:val="005E30A4"/>
    <w:rsid w:val="005E3DD7"/>
    <w:rsid w:val="005E4F4E"/>
    <w:rsid w:val="005E5ABF"/>
    <w:rsid w:val="005E62F8"/>
    <w:rsid w:val="005E6D54"/>
    <w:rsid w:val="005E7D3D"/>
    <w:rsid w:val="005E7E9B"/>
    <w:rsid w:val="005E7EAD"/>
    <w:rsid w:val="005F0237"/>
    <w:rsid w:val="005F0964"/>
    <w:rsid w:val="005F2E54"/>
    <w:rsid w:val="005F2EB3"/>
    <w:rsid w:val="005F3C5A"/>
    <w:rsid w:val="005F3C65"/>
    <w:rsid w:val="005F3DE4"/>
    <w:rsid w:val="005F45E6"/>
    <w:rsid w:val="005F4689"/>
    <w:rsid w:val="005F479C"/>
    <w:rsid w:val="005F5014"/>
    <w:rsid w:val="005F5DED"/>
    <w:rsid w:val="005F6B6E"/>
    <w:rsid w:val="005F727F"/>
    <w:rsid w:val="00600A62"/>
    <w:rsid w:val="00601131"/>
    <w:rsid w:val="00601ED3"/>
    <w:rsid w:val="006022BC"/>
    <w:rsid w:val="00602AA3"/>
    <w:rsid w:val="00603834"/>
    <w:rsid w:val="00603CD5"/>
    <w:rsid w:val="00603D1E"/>
    <w:rsid w:val="0060525E"/>
    <w:rsid w:val="00605FF5"/>
    <w:rsid w:val="00606127"/>
    <w:rsid w:val="00606372"/>
    <w:rsid w:val="006065FC"/>
    <w:rsid w:val="00606816"/>
    <w:rsid w:val="006073E9"/>
    <w:rsid w:val="00607B1C"/>
    <w:rsid w:val="00607D7B"/>
    <w:rsid w:val="00607F8F"/>
    <w:rsid w:val="006101E5"/>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7E6D"/>
    <w:rsid w:val="006311D6"/>
    <w:rsid w:val="00631719"/>
    <w:rsid w:val="0063188E"/>
    <w:rsid w:val="006320A5"/>
    <w:rsid w:val="00632B92"/>
    <w:rsid w:val="006341EA"/>
    <w:rsid w:val="0063471E"/>
    <w:rsid w:val="00634FD7"/>
    <w:rsid w:val="006367B2"/>
    <w:rsid w:val="00636916"/>
    <w:rsid w:val="00636B49"/>
    <w:rsid w:val="0063776E"/>
    <w:rsid w:val="006378E0"/>
    <w:rsid w:val="00640F73"/>
    <w:rsid w:val="00642E84"/>
    <w:rsid w:val="006435C5"/>
    <w:rsid w:val="00643F8B"/>
    <w:rsid w:val="00644D0C"/>
    <w:rsid w:val="00645287"/>
    <w:rsid w:val="00645E46"/>
    <w:rsid w:val="00646137"/>
    <w:rsid w:val="0064660B"/>
    <w:rsid w:val="006469BC"/>
    <w:rsid w:val="006478D8"/>
    <w:rsid w:val="006479C7"/>
    <w:rsid w:val="00647B66"/>
    <w:rsid w:val="00647FD9"/>
    <w:rsid w:val="00650B9C"/>
    <w:rsid w:val="00651266"/>
    <w:rsid w:val="00651591"/>
    <w:rsid w:val="00653752"/>
    <w:rsid w:val="00653B23"/>
    <w:rsid w:val="0065442D"/>
    <w:rsid w:val="00655399"/>
    <w:rsid w:val="0065570C"/>
    <w:rsid w:val="00655C2A"/>
    <w:rsid w:val="00657C12"/>
    <w:rsid w:val="00657DCC"/>
    <w:rsid w:val="00662056"/>
    <w:rsid w:val="0066308B"/>
    <w:rsid w:val="00663A80"/>
    <w:rsid w:val="00664716"/>
    <w:rsid w:val="006658CE"/>
    <w:rsid w:val="00666457"/>
    <w:rsid w:val="00666E30"/>
    <w:rsid w:val="00666E69"/>
    <w:rsid w:val="006671F2"/>
    <w:rsid w:val="0066779F"/>
    <w:rsid w:val="00667CEE"/>
    <w:rsid w:val="00667E51"/>
    <w:rsid w:val="00670962"/>
    <w:rsid w:val="00670C83"/>
    <w:rsid w:val="00671257"/>
    <w:rsid w:val="006722AC"/>
    <w:rsid w:val="0067242F"/>
    <w:rsid w:val="00672546"/>
    <w:rsid w:val="006746E3"/>
    <w:rsid w:val="00675C48"/>
    <w:rsid w:val="0067677B"/>
    <w:rsid w:val="006767ED"/>
    <w:rsid w:val="00676DA1"/>
    <w:rsid w:val="00676DE5"/>
    <w:rsid w:val="0067722B"/>
    <w:rsid w:val="0067767A"/>
    <w:rsid w:val="00681769"/>
    <w:rsid w:val="0068575B"/>
    <w:rsid w:val="00685918"/>
    <w:rsid w:val="0068617C"/>
    <w:rsid w:val="00686588"/>
    <w:rsid w:val="00686B0C"/>
    <w:rsid w:val="00686DEC"/>
    <w:rsid w:val="00690B1E"/>
    <w:rsid w:val="00690C31"/>
    <w:rsid w:val="0069190F"/>
    <w:rsid w:val="00691DA9"/>
    <w:rsid w:val="006927BB"/>
    <w:rsid w:val="006942D7"/>
    <w:rsid w:val="00695BA2"/>
    <w:rsid w:val="0069705A"/>
    <w:rsid w:val="006970ED"/>
    <w:rsid w:val="00697473"/>
    <w:rsid w:val="006A1896"/>
    <w:rsid w:val="006A22FA"/>
    <w:rsid w:val="006A306A"/>
    <w:rsid w:val="006A32A8"/>
    <w:rsid w:val="006A42EE"/>
    <w:rsid w:val="006A4CBD"/>
    <w:rsid w:val="006A522B"/>
    <w:rsid w:val="006A62E0"/>
    <w:rsid w:val="006A6FBA"/>
    <w:rsid w:val="006A77B8"/>
    <w:rsid w:val="006B021C"/>
    <w:rsid w:val="006B0BCD"/>
    <w:rsid w:val="006B11A8"/>
    <w:rsid w:val="006B1E82"/>
    <w:rsid w:val="006B1FAD"/>
    <w:rsid w:val="006B5ABD"/>
    <w:rsid w:val="006B654D"/>
    <w:rsid w:val="006B72EC"/>
    <w:rsid w:val="006C0461"/>
    <w:rsid w:val="006C04CC"/>
    <w:rsid w:val="006C0D25"/>
    <w:rsid w:val="006C0EB8"/>
    <w:rsid w:val="006C1341"/>
    <w:rsid w:val="006C34D9"/>
    <w:rsid w:val="006C3572"/>
    <w:rsid w:val="006C438A"/>
    <w:rsid w:val="006C47F5"/>
    <w:rsid w:val="006C4C8D"/>
    <w:rsid w:val="006C4D84"/>
    <w:rsid w:val="006C5AB0"/>
    <w:rsid w:val="006C6885"/>
    <w:rsid w:val="006C7C5C"/>
    <w:rsid w:val="006D04FD"/>
    <w:rsid w:val="006D1611"/>
    <w:rsid w:val="006D1A75"/>
    <w:rsid w:val="006D1E6E"/>
    <w:rsid w:val="006D21D4"/>
    <w:rsid w:val="006D30F8"/>
    <w:rsid w:val="006D3F0D"/>
    <w:rsid w:val="006D4D42"/>
    <w:rsid w:val="006D5F84"/>
    <w:rsid w:val="006D782A"/>
    <w:rsid w:val="006D7DF3"/>
    <w:rsid w:val="006E02E7"/>
    <w:rsid w:val="006E0E6C"/>
    <w:rsid w:val="006E1B5E"/>
    <w:rsid w:val="006E20AA"/>
    <w:rsid w:val="006E345F"/>
    <w:rsid w:val="006E4207"/>
    <w:rsid w:val="006E4B8C"/>
    <w:rsid w:val="006E4C4E"/>
    <w:rsid w:val="006E77C5"/>
    <w:rsid w:val="006E78D9"/>
    <w:rsid w:val="006E7A46"/>
    <w:rsid w:val="006E7CBD"/>
    <w:rsid w:val="006F0777"/>
    <w:rsid w:val="006F0AD9"/>
    <w:rsid w:val="006F0D12"/>
    <w:rsid w:val="006F0EFF"/>
    <w:rsid w:val="006F19E2"/>
    <w:rsid w:val="006F1AC7"/>
    <w:rsid w:val="006F35AF"/>
    <w:rsid w:val="006F384D"/>
    <w:rsid w:val="006F3F69"/>
    <w:rsid w:val="006F482A"/>
    <w:rsid w:val="006F4E27"/>
    <w:rsid w:val="006F569D"/>
    <w:rsid w:val="006F5A66"/>
    <w:rsid w:val="006F5AA4"/>
    <w:rsid w:val="006F7019"/>
    <w:rsid w:val="006F72C0"/>
    <w:rsid w:val="006F742F"/>
    <w:rsid w:val="006F747B"/>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0EA"/>
    <w:rsid w:val="0070790E"/>
    <w:rsid w:val="00707A32"/>
    <w:rsid w:val="00711B9B"/>
    <w:rsid w:val="007135EA"/>
    <w:rsid w:val="007137A3"/>
    <w:rsid w:val="00714148"/>
    <w:rsid w:val="00714291"/>
    <w:rsid w:val="00714972"/>
    <w:rsid w:val="00714C17"/>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2D6"/>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37F4F"/>
    <w:rsid w:val="00740E6B"/>
    <w:rsid w:val="00741539"/>
    <w:rsid w:val="00741699"/>
    <w:rsid w:val="00741BA0"/>
    <w:rsid w:val="00741ED9"/>
    <w:rsid w:val="00742555"/>
    <w:rsid w:val="00743583"/>
    <w:rsid w:val="00743684"/>
    <w:rsid w:val="007438A2"/>
    <w:rsid w:val="00743C1A"/>
    <w:rsid w:val="00744D89"/>
    <w:rsid w:val="0074511D"/>
    <w:rsid w:val="0074549E"/>
    <w:rsid w:val="00745850"/>
    <w:rsid w:val="00746C7E"/>
    <w:rsid w:val="00746C86"/>
    <w:rsid w:val="0075109C"/>
    <w:rsid w:val="00751420"/>
    <w:rsid w:val="00752074"/>
    <w:rsid w:val="007529C6"/>
    <w:rsid w:val="00752F36"/>
    <w:rsid w:val="007537A6"/>
    <w:rsid w:val="007539C2"/>
    <w:rsid w:val="007547BF"/>
    <w:rsid w:val="00755C87"/>
    <w:rsid w:val="0075691C"/>
    <w:rsid w:val="00757EF4"/>
    <w:rsid w:val="00760110"/>
    <w:rsid w:val="007606DE"/>
    <w:rsid w:val="00761879"/>
    <w:rsid w:val="007622DD"/>
    <w:rsid w:val="00762A39"/>
    <w:rsid w:val="007630F2"/>
    <w:rsid w:val="007632F3"/>
    <w:rsid w:val="00763C0E"/>
    <w:rsid w:val="00763E32"/>
    <w:rsid w:val="007642D5"/>
    <w:rsid w:val="00764CE3"/>
    <w:rsid w:val="007651C5"/>
    <w:rsid w:val="00766268"/>
    <w:rsid w:val="0076682E"/>
    <w:rsid w:val="00767C4D"/>
    <w:rsid w:val="00770332"/>
    <w:rsid w:val="00771675"/>
    <w:rsid w:val="007731E9"/>
    <w:rsid w:val="00774F94"/>
    <w:rsid w:val="007766D4"/>
    <w:rsid w:val="007767D1"/>
    <w:rsid w:val="0077716C"/>
    <w:rsid w:val="007773BF"/>
    <w:rsid w:val="00777D5D"/>
    <w:rsid w:val="0078009A"/>
    <w:rsid w:val="00780142"/>
    <w:rsid w:val="007812B0"/>
    <w:rsid w:val="00782138"/>
    <w:rsid w:val="00782D42"/>
    <w:rsid w:val="00784B70"/>
    <w:rsid w:val="00786774"/>
    <w:rsid w:val="00786CE5"/>
    <w:rsid w:val="00786DC2"/>
    <w:rsid w:val="00787252"/>
    <w:rsid w:val="00790CFF"/>
    <w:rsid w:val="00790E32"/>
    <w:rsid w:val="00791F27"/>
    <w:rsid w:val="00791F46"/>
    <w:rsid w:val="007926A1"/>
    <w:rsid w:val="00794272"/>
    <w:rsid w:val="00795884"/>
    <w:rsid w:val="00795D30"/>
    <w:rsid w:val="00795F00"/>
    <w:rsid w:val="00796C2C"/>
    <w:rsid w:val="007979B9"/>
    <w:rsid w:val="007A181F"/>
    <w:rsid w:val="007A1915"/>
    <w:rsid w:val="007A1C19"/>
    <w:rsid w:val="007A319A"/>
    <w:rsid w:val="007A358F"/>
    <w:rsid w:val="007A3792"/>
    <w:rsid w:val="007A3B50"/>
    <w:rsid w:val="007A3DD6"/>
    <w:rsid w:val="007A3F1A"/>
    <w:rsid w:val="007A4F78"/>
    <w:rsid w:val="007A54FD"/>
    <w:rsid w:val="007A68D7"/>
    <w:rsid w:val="007A6D45"/>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0DC"/>
    <w:rsid w:val="007C4A38"/>
    <w:rsid w:val="007C5738"/>
    <w:rsid w:val="007C57CA"/>
    <w:rsid w:val="007C620E"/>
    <w:rsid w:val="007C6250"/>
    <w:rsid w:val="007C691C"/>
    <w:rsid w:val="007C6BA7"/>
    <w:rsid w:val="007C6F33"/>
    <w:rsid w:val="007D0B01"/>
    <w:rsid w:val="007D0EBD"/>
    <w:rsid w:val="007D1C0F"/>
    <w:rsid w:val="007D238B"/>
    <w:rsid w:val="007D2A64"/>
    <w:rsid w:val="007D2E52"/>
    <w:rsid w:val="007D2E77"/>
    <w:rsid w:val="007D4B10"/>
    <w:rsid w:val="007D4CFE"/>
    <w:rsid w:val="007D5132"/>
    <w:rsid w:val="007D546E"/>
    <w:rsid w:val="007D664F"/>
    <w:rsid w:val="007D6ACA"/>
    <w:rsid w:val="007D7039"/>
    <w:rsid w:val="007D7CDF"/>
    <w:rsid w:val="007E0807"/>
    <w:rsid w:val="007E080B"/>
    <w:rsid w:val="007E1AB9"/>
    <w:rsid w:val="007E21EF"/>
    <w:rsid w:val="007E26B2"/>
    <w:rsid w:val="007E35BD"/>
    <w:rsid w:val="007E3A77"/>
    <w:rsid w:val="007E3E63"/>
    <w:rsid w:val="007E426E"/>
    <w:rsid w:val="007E5B56"/>
    <w:rsid w:val="007E60FC"/>
    <w:rsid w:val="007E6E88"/>
    <w:rsid w:val="007F1898"/>
    <w:rsid w:val="007F205C"/>
    <w:rsid w:val="007F228B"/>
    <w:rsid w:val="007F3A42"/>
    <w:rsid w:val="007F3C62"/>
    <w:rsid w:val="007F4433"/>
    <w:rsid w:val="007F44B9"/>
    <w:rsid w:val="007F4AAD"/>
    <w:rsid w:val="007F4D8E"/>
    <w:rsid w:val="007F55C1"/>
    <w:rsid w:val="007F6622"/>
    <w:rsid w:val="00800F5C"/>
    <w:rsid w:val="0080166D"/>
    <w:rsid w:val="00801793"/>
    <w:rsid w:val="008018B3"/>
    <w:rsid w:val="00801D6F"/>
    <w:rsid w:val="00802B39"/>
    <w:rsid w:val="00804080"/>
    <w:rsid w:val="00810BCD"/>
    <w:rsid w:val="00811ADB"/>
    <w:rsid w:val="00813182"/>
    <w:rsid w:val="0081342D"/>
    <w:rsid w:val="00813819"/>
    <w:rsid w:val="00813B3D"/>
    <w:rsid w:val="00814981"/>
    <w:rsid w:val="00815DA9"/>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27D83"/>
    <w:rsid w:val="00830365"/>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2CF"/>
    <w:rsid w:val="00843F99"/>
    <w:rsid w:val="0084533D"/>
    <w:rsid w:val="0084633F"/>
    <w:rsid w:val="00846F6A"/>
    <w:rsid w:val="00847437"/>
    <w:rsid w:val="0085045B"/>
    <w:rsid w:val="008508D8"/>
    <w:rsid w:val="00850B9B"/>
    <w:rsid w:val="00851026"/>
    <w:rsid w:val="008520DA"/>
    <w:rsid w:val="0085261B"/>
    <w:rsid w:val="00852B38"/>
    <w:rsid w:val="00852DE3"/>
    <w:rsid w:val="00852FBF"/>
    <w:rsid w:val="0085348B"/>
    <w:rsid w:val="00853EFA"/>
    <w:rsid w:val="0085670D"/>
    <w:rsid w:val="00856D9E"/>
    <w:rsid w:val="00857747"/>
    <w:rsid w:val="0086161A"/>
    <w:rsid w:val="00861EED"/>
    <w:rsid w:val="00862E9C"/>
    <w:rsid w:val="008632EA"/>
    <w:rsid w:val="0086359A"/>
    <w:rsid w:val="0086365C"/>
    <w:rsid w:val="008647FE"/>
    <w:rsid w:val="00865299"/>
    <w:rsid w:val="008658ED"/>
    <w:rsid w:val="00866C61"/>
    <w:rsid w:val="00866DFE"/>
    <w:rsid w:val="008672B2"/>
    <w:rsid w:val="00867A20"/>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9688E"/>
    <w:rsid w:val="0089710D"/>
    <w:rsid w:val="008A1B7D"/>
    <w:rsid w:val="008A2F00"/>
    <w:rsid w:val="008A33BC"/>
    <w:rsid w:val="008A33E1"/>
    <w:rsid w:val="008A37B9"/>
    <w:rsid w:val="008A39B9"/>
    <w:rsid w:val="008A452D"/>
    <w:rsid w:val="008A48A2"/>
    <w:rsid w:val="008A4DE1"/>
    <w:rsid w:val="008A5191"/>
    <w:rsid w:val="008A5275"/>
    <w:rsid w:val="008A53C3"/>
    <w:rsid w:val="008A587C"/>
    <w:rsid w:val="008B0151"/>
    <w:rsid w:val="008B01A3"/>
    <w:rsid w:val="008B07C6"/>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29EB"/>
    <w:rsid w:val="008D3C9E"/>
    <w:rsid w:val="008D4272"/>
    <w:rsid w:val="008D42DA"/>
    <w:rsid w:val="008D4534"/>
    <w:rsid w:val="008D47AA"/>
    <w:rsid w:val="008D49AA"/>
    <w:rsid w:val="008D6043"/>
    <w:rsid w:val="008D6BB4"/>
    <w:rsid w:val="008E007D"/>
    <w:rsid w:val="008E090F"/>
    <w:rsid w:val="008E14BA"/>
    <w:rsid w:val="008E1AA1"/>
    <w:rsid w:val="008E215F"/>
    <w:rsid w:val="008E22AC"/>
    <w:rsid w:val="008E27DD"/>
    <w:rsid w:val="008E2BEC"/>
    <w:rsid w:val="008E2FC2"/>
    <w:rsid w:val="008E38A3"/>
    <w:rsid w:val="008E3CDC"/>
    <w:rsid w:val="008E4B09"/>
    <w:rsid w:val="008E4CD9"/>
    <w:rsid w:val="008E56B7"/>
    <w:rsid w:val="008E735F"/>
    <w:rsid w:val="008E7585"/>
    <w:rsid w:val="008F11F4"/>
    <w:rsid w:val="008F13DD"/>
    <w:rsid w:val="008F2532"/>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352"/>
    <w:rsid w:val="009027CB"/>
    <w:rsid w:val="0090324E"/>
    <w:rsid w:val="00903FFC"/>
    <w:rsid w:val="00905016"/>
    <w:rsid w:val="009054AD"/>
    <w:rsid w:val="009056B6"/>
    <w:rsid w:val="009063C9"/>
    <w:rsid w:val="0090684E"/>
    <w:rsid w:val="0090718C"/>
    <w:rsid w:val="00907638"/>
    <w:rsid w:val="009077C5"/>
    <w:rsid w:val="00907F57"/>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375FD"/>
    <w:rsid w:val="00940146"/>
    <w:rsid w:val="00940571"/>
    <w:rsid w:val="00940FF1"/>
    <w:rsid w:val="00941F24"/>
    <w:rsid w:val="00943359"/>
    <w:rsid w:val="00943F89"/>
    <w:rsid w:val="00944870"/>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66FFB"/>
    <w:rsid w:val="009674E2"/>
    <w:rsid w:val="00970DE3"/>
    <w:rsid w:val="00971793"/>
    <w:rsid w:val="00972855"/>
    <w:rsid w:val="009738B0"/>
    <w:rsid w:val="00973D02"/>
    <w:rsid w:val="00973D5B"/>
    <w:rsid w:val="00973F74"/>
    <w:rsid w:val="0097402F"/>
    <w:rsid w:val="009745B2"/>
    <w:rsid w:val="00974DCF"/>
    <w:rsid w:val="00975884"/>
    <w:rsid w:val="00977CCB"/>
    <w:rsid w:val="00977DB7"/>
    <w:rsid w:val="00980D02"/>
    <w:rsid w:val="00981085"/>
    <w:rsid w:val="00981F39"/>
    <w:rsid w:val="00982CA1"/>
    <w:rsid w:val="00982DCD"/>
    <w:rsid w:val="00982ED6"/>
    <w:rsid w:val="00983CF2"/>
    <w:rsid w:val="00984902"/>
    <w:rsid w:val="00984B3B"/>
    <w:rsid w:val="00984D5A"/>
    <w:rsid w:val="00985081"/>
    <w:rsid w:val="00985AEC"/>
    <w:rsid w:val="009876A6"/>
    <w:rsid w:val="00987E97"/>
    <w:rsid w:val="00987EBB"/>
    <w:rsid w:val="0099162E"/>
    <w:rsid w:val="00992A88"/>
    <w:rsid w:val="00992FFD"/>
    <w:rsid w:val="0099363A"/>
    <w:rsid w:val="0099463A"/>
    <w:rsid w:val="00994AEA"/>
    <w:rsid w:val="00994AFD"/>
    <w:rsid w:val="00995B94"/>
    <w:rsid w:val="00995DD9"/>
    <w:rsid w:val="00995E2B"/>
    <w:rsid w:val="0099653D"/>
    <w:rsid w:val="00997885"/>
    <w:rsid w:val="009A0204"/>
    <w:rsid w:val="009A0269"/>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0C9A"/>
    <w:rsid w:val="009C2482"/>
    <w:rsid w:val="009C2786"/>
    <w:rsid w:val="009C2874"/>
    <w:rsid w:val="009C2F97"/>
    <w:rsid w:val="009C3EF1"/>
    <w:rsid w:val="009C424C"/>
    <w:rsid w:val="009C4842"/>
    <w:rsid w:val="009C5537"/>
    <w:rsid w:val="009C5E3F"/>
    <w:rsid w:val="009C6163"/>
    <w:rsid w:val="009C6346"/>
    <w:rsid w:val="009C6937"/>
    <w:rsid w:val="009C6FF3"/>
    <w:rsid w:val="009D00F0"/>
    <w:rsid w:val="009D06A3"/>
    <w:rsid w:val="009D0A53"/>
    <w:rsid w:val="009D0DAC"/>
    <w:rsid w:val="009D1539"/>
    <w:rsid w:val="009D159A"/>
    <w:rsid w:val="009D1BE3"/>
    <w:rsid w:val="009D2184"/>
    <w:rsid w:val="009D3FF7"/>
    <w:rsid w:val="009D43A7"/>
    <w:rsid w:val="009D5DE0"/>
    <w:rsid w:val="009D5EBF"/>
    <w:rsid w:val="009D6080"/>
    <w:rsid w:val="009D60B0"/>
    <w:rsid w:val="009D690F"/>
    <w:rsid w:val="009D6B6B"/>
    <w:rsid w:val="009D74E3"/>
    <w:rsid w:val="009E0B02"/>
    <w:rsid w:val="009E1885"/>
    <w:rsid w:val="009E36CE"/>
    <w:rsid w:val="009E44DE"/>
    <w:rsid w:val="009E4CFA"/>
    <w:rsid w:val="009E525E"/>
    <w:rsid w:val="009E5EE1"/>
    <w:rsid w:val="009E66AF"/>
    <w:rsid w:val="009E7689"/>
    <w:rsid w:val="009F0E60"/>
    <w:rsid w:val="009F0F1A"/>
    <w:rsid w:val="009F1311"/>
    <w:rsid w:val="009F1DED"/>
    <w:rsid w:val="009F29A0"/>
    <w:rsid w:val="009F3870"/>
    <w:rsid w:val="009F4447"/>
    <w:rsid w:val="009F4FDF"/>
    <w:rsid w:val="009F5BFC"/>
    <w:rsid w:val="009F60A0"/>
    <w:rsid w:val="009F613A"/>
    <w:rsid w:val="009F7443"/>
    <w:rsid w:val="00A030A1"/>
    <w:rsid w:val="00A035C3"/>
    <w:rsid w:val="00A0366A"/>
    <w:rsid w:val="00A0426D"/>
    <w:rsid w:val="00A0539D"/>
    <w:rsid w:val="00A0541A"/>
    <w:rsid w:val="00A0577E"/>
    <w:rsid w:val="00A058DC"/>
    <w:rsid w:val="00A06AC1"/>
    <w:rsid w:val="00A06BEE"/>
    <w:rsid w:val="00A0702A"/>
    <w:rsid w:val="00A0789A"/>
    <w:rsid w:val="00A07E0A"/>
    <w:rsid w:val="00A101DB"/>
    <w:rsid w:val="00A109B7"/>
    <w:rsid w:val="00A11031"/>
    <w:rsid w:val="00A11044"/>
    <w:rsid w:val="00A11D1F"/>
    <w:rsid w:val="00A122D9"/>
    <w:rsid w:val="00A124E8"/>
    <w:rsid w:val="00A12ABC"/>
    <w:rsid w:val="00A138C1"/>
    <w:rsid w:val="00A15250"/>
    <w:rsid w:val="00A15405"/>
    <w:rsid w:val="00A157B1"/>
    <w:rsid w:val="00A15821"/>
    <w:rsid w:val="00A15E77"/>
    <w:rsid w:val="00A16A44"/>
    <w:rsid w:val="00A16DD5"/>
    <w:rsid w:val="00A174B6"/>
    <w:rsid w:val="00A20823"/>
    <w:rsid w:val="00A20F1A"/>
    <w:rsid w:val="00A21710"/>
    <w:rsid w:val="00A217FA"/>
    <w:rsid w:val="00A21B52"/>
    <w:rsid w:val="00A23B0E"/>
    <w:rsid w:val="00A23B13"/>
    <w:rsid w:val="00A24138"/>
    <w:rsid w:val="00A25574"/>
    <w:rsid w:val="00A25DC9"/>
    <w:rsid w:val="00A261E8"/>
    <w:rsid w:val="00A30BA1"/>
    <w:rsid w:val="00A318B0"/>
    <w:rsid w:val="00A32389"/>
    <w:rsid w:val="00A34411"/>
    <w:rsid w:val="00A3545D"/>
    <w:rsid w:val="00A359CF"/>
    <w:rsid w:val="00A40C04"/>
    <w:rsid w:val="00A40D1B"/>
    <w:rsid w:val="00A413CF"/>
    <w:rsid w:val="00A41992"/>
    <w:rsid w:val="00A436D0"/>
    <w:rsid w:val="00A436DF"/>
    <w:rsid w:val="00A44EE6"/>
    <w:rsid w:val="00A45F38"/>
    <w:rsid w:val="00A4795A"/>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3C5"/>
    <w:rsid w:val="00A66635"/>
    <w:rsid w:val="00A66F25"/>
    <w:rsid w:val="00A6719A"/>
    <w:rsid w:val="00A67E04"/>
    <w:rsid w:val="00A70464"/>
    <w:rsid w:val="00A70B17"/>
    <w:rsid w:val="00A715E0"/>
    <w:rsid w:val="00A722D1"/>
    <w:rsid w:val="00A7230B"/>
    <w:rsid w:val="00A736A7"/>
    <w:rsid w:val="00A7557B"/>
    <w:rsid w:val="00A75F69"/>
    <w:rsid w:val="00A76FDC"/>
    <w:rsid w:val="00A80C4C"/>
    <w:rsid w:val="00A8118A"/>
    <w:rsid w:val="00A8190F"/>
    <w:rsid w:val="00A83023"/>
    <w:rsid w:val="00A852D2"/>
    <w:rsid w:val="00A85E33"/>
    <w:rsid w:val="00A85E90"/>
    <w:rsid w:val="00A8609E"/>
    <w:rsid w:val="00A87102"/>
    <w:rsid w:val="00A87F5E"/>
    <w:rsid w:val="00A90599"/>
    <w:rsid w:val="00A90DFF"/>
    <w:rsid w:val="00A91037"/>
    <w:rsid w:val="00A91C35"/>
    <w:rsid w:val="00A91F76"/>
    <w:rsid w:val="00A92533"/>
    <w:rsid w:val="00A92EEB"/>
    <w:rsid w:val="00A94296"/>
    <w:rsid w:val="00A94A07"/>
    <w:rsid w:val="00A96695"/>
    <w:rsid w:val="00A968B7"/>
    <w:rsid w:val="00A968CA"/>
    <w:rsid w:val="00A974AE"/>
    <w:rsid w:val="00AA0B98"/>
    <w:rsid w:val="00AA10F5"/>
    <w:rsid w:val="00AA120E"/>
    <w:rsid w:val="00AA1861"/>
    <w:rsid w:val="00AA1900"/>
    <w:rsid w:val="00AA2C7F"/>
    <w:rsid w:val="00AA35A8"/>
    <w:rsid w:val="00AA38A3"/>
    <w:rsid w:val="00AA4E0A"/>
    <w:rsid w:val="00AA4EEE"/>
    <w:rsid w:val="00AA555B"/>
    <w:rsid w:val="00AA5787"/>
    <w:rsid w:val="00AB1569"/>
    <w:rsid w:val="00AB1980"/>
    <w:rsid w:val="00AB19CC"/>
    <w:rsid w:val="00AB1B2E"/>
    <w:rsid w:val="00AB2C52"/>
    <w:rsid w:val="00AB2D71"/>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4C6E"/>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419"/>
    <w:rsid w:val="00AF1ABD"/>
    <w:rsid w:val="00AF25C9"/>
    <w:rsid w:val="00AF303C"/>
    <w:rsid w:val="00AF313F"/>
    <w:rsid w:val="00AF3862"/>
    <w:rsid w:val="00AF4C69"/>
    <w:rsid w:val="00AF5955"/>
    <w:rsid w:val="00AF7683"/>
    <w:rsid w:val="00AF7F44"/>
    <w:rsid w:val="00B015EA"/>
    <w:rsid w:val="00B0200B"/>
    <w:rsid w:val="00B04390"/>
    <w:rsid w:val="00B04F02"/>
    <w:rsid w:val="00B056AE"/>
    <w:rsid w:val="00B05E7E"/>
    <w:rsid w:val="00B0624F"/>
    <w:rsid w:val="00B07510"/>
    <w:rsid w:val="00B109EE"/>
    <w:rsid w:val="00B11FD7"/>
    <w:rsid w:val="00B1317C"/>
    <w:rsid w:val="00B14A1E"/>
    <w:rsid w:val="00B14E7D"/>
    <w:rsid w:val="00B151E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65"/>
    <w:rsid w:val="00B31AF1"/>
    <w:rsid w:val="00B32946"/>
    <w:rsid w:val="00B3315D"/>
    <w:rsid w:val="00B33531"/>
    <w:rsid w:val="00B3510F"/>
    <w:rsid w:val="00B356C5"/>
    <w:rsid w:val="00B35750"/>
    <w:rsid w:val="00B36124"/>
    <w:rsid w:val="00B366A1"/>
    <w:rsid w:val="00B36913"/>
    <w:rsid w:val="00B3727B"/>
    <w:rsid w:val="00B379A1"/>
    <w:rsid w:val="00B37FF5"/>
    <w:rsid w:val="00B413FE"/>
    <w:rsid w:val="00B41B97"/>
    <w:rsid w:val="00B41FBA"/>
    <w:rsid w:val="00B4247F"/>
    <w:rsid w:val="00B4329F"/>
    <w:rsid w:val="00B436FA"/>
    <w:rsid w:val="00B43C7A"/>
    <w:rsid w:val="00B44931"/>
    <w:rsid w:val="00B45624"/>
    <w:rsid w:val="00B45CCF"/>
    <w:rsid w:val="00B46EB8"/>
    <w:rsid w:val="00B473D3"/>
    <w:rsid w:val="00B50285"/>
    <w:rsid w:val="00B5169D"/>
    <w:rsid w:val="00B5195B"/>
    <w:rsid w:val="00B519DF"/>
    <w:rsid w:val="00B52C23"/>
    <w:rsid w:val="00B548C3"/>
    <w:rsid w:val="00B54C94"/>
    <w:rsid w:val="00B563A8"/>
    <w:rsid w:val="00B568E0"/>
    <w:rsid w:val="00B56D57"/>
    <w:rsid w:val="00B573F2"/>
    <w:rsid w:val="00B5769F"/>
    <w:rsid w:val="00B60643"/>
    <w:rsid w:val="00B60B7B"/>
    <w:rsid w:val="00B6258D"/>
    <w:rsid w:val="00B62D3E"/>
    <w:rsid w:val="00B63173"/>
    <w:rsid w:val="00B63CF5"/>
    <w:rsid w:val="00B654AE"/>
    <w:rsid w:val="00B65A22"/>
    <w:rsid w:val="00B6627C"/>
    <w:rsid w:val="00B66BE3"/>
    <w:rsid w:val="00B6705D"/>
    <w:rsid w:val="00B71833"/>
    <w:rsid w:val="00B72868"/>
    <w:rsid w:val="00B754B2"/>
    <w:rsid w:val="00B76AE9"/>
    <w:rsid w:val="00B7777D"/>
    <w:rsid w:val="00B77832"/>
    <w:rsid w:val="00B81F3D"/>
    <w:rsid w:val="00B82002"/>
    <w:rsid w:val="00B821FE"/>
    <w:rsid w:val="00B8324F"/>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97755"/>
    <w:rsid w:val="00BA05FF"/>
    <w:rsid w:val="00BA0681"/>
    <w:rsid w:val="00BA06A7"/>
    <w:rsid w:val="00BA14C4"/>
    <w:rsid w:val="00BA161A"/>
    <w:rsid w:val="00BA1F7E"/>
    <w:rsid w:val="00BA461B"/>
    <w:rsid w:val="00BA4CCC"/>
    <w:rsid w:val="00BA5868"/>
    <w:rsid w:val="00BA5A7D"/>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1F8"/>
    <w:rsid w:val="00BC123E"/>
    <w:rsid w:val="00BC1244"/>
    <w:rsid w:val="00BC1360"/>
    <w:rsid w:val="00BC141A"/>
    <w:rsid w:val="00BC1A74"/>
    <w:rsid w:val="00BC2CFE"/>
    <w:rsid w:val="00BC3F06"/>
    <w:rsid w:val="00BC461F"/>
    <w:rsid w:val="00BC498A"/>
    <w:rsid w:val="00BC512D"/>
    <w:rsid w:val="00BC524F"/>
    <w:rsid w:val="00BC5957"/>
    <w:rsid w:val="00BC5A83"/>
    <w:rsid w:val="00BC5EEE"/>
    <w:rsid w:val="00BC6CAF"/>
    <w:rsid w:val="00BC7152"/>
    <w:rsid w:val="00BC7541"/>
    <w:rsid w:val="00BC7EE0"/>
    <w:rsid w:val="00BD04E8"/>
    <w:rsid w:val="00BD0CC1"/>
    <w:rsid w:val="00BD0D70"/>
    <w:rsid w:val="00BD0DB1"/>
    <w:rsid w:val="00BD1CEF"/>
    <w:rsid w:val="00BD2706"/>
    <w:rsid w:val="00BD2CA8"/>
    <w:rsid w:val="00BD2D3F"/>
    <w:rsid w:val="00BD2FBF"/>
    <w:rsid w:val="00BD3678"/>
    <w:rsid w:val="00BD4E88"/>
    <w:rsid w:val="00BD6164"/>
    <w:rsid w:val="00BD641B"/>
    <w:rsid w:val="00BD6E35"/>
    <w:rsid w:val="00BE067A"/>
    <w:rsid w:val="00BE0766"/>
    <w:rsid w:val="00BE2C8F"/>
    <w:rsid w:val="00BE441F"/>
    <w:rsid w:val="00BE5490"/>
    <w:rsid w:val="00BE5A47"/>
    <w:rsid w:val="00BE5C84"/>
    <w:rsid w:val="00BE65BA"/>
    <w:rsid w:val="00BE6A92"/>
    <w:rsid w:val="00BE6F50"/>
    <w:rsid w:val="00BE7E1B"/>
    <w:rsid w:val="00BF0CF6"/>
    <w:rsid w:val="00BF0DA3"/>
    <w:rsid w:val="00BF0FEF"/>
    <w:rsid w:val="00BF254A"/>
    <w:rsid w:val="00BF25EA"/>
    <w:rsid w:val="00BF2DB0"/>
    <w:rsid w:val="00BF3324"/>
    <w:rsid w:val="00BF371F"/>
    <w:rsid w:val="00BF3B1E"/>
    <w:rsid w:val="00BF3E27"/>
    <w:rsid w:val="00BF4308"/>
    <w:rsid w:val="00BF44F5"/>
    <w:rsid w:val="00BF51D5"/>
    <w:rsid w:val="00BF5385"/>
    <w:rsid w:val="00BF57B8"/>
    <w:rsid w:val="00BF6FA3"/>
    <w:rsid w:val="00BF7B93"/>
    <w:rsid w:val="00BF7E35"/>
    <w:rsid w:val="00C0076C"/>
    <w:rsid w:val="00C00FF8"/>
    <w:rsid w:val="00C01910"/>
    <w:rsid w:val="00C02E4B"/>
    <w:rsid w:val="00C03009"/>
    <w:rsid w:val="00C036DB"/>
    <w:rsid w:val="00C049E1"/>
    <w:rsid w:val="00C04B45"/>
    <w:rsid w:val="00C056A7"/>
    <w:rsid w:val="00C05ACF"/>
    <w:rsid w:val="00C062FA"/>
    <w:rsid w:val="00C062FB"/>
    <w:rsid w:val="00C06457"/>
    <w:rsid w:val="00C06F73"/>
    <w:rsid w:val="00C109A7"/>
    <w:rsid w:val="00C118B9"/>
    <w:rsid w:val="00C13555"/>
    <w:rsid w:val="00C13C44"/>
    <w:rsid w:val="00C144BF"/>
    <w:rsid w:val="00C14682"/>
    <w:rsid w:val="00C146B1"/>
    <w:rsid w:val="00C14F9E"/>
    <w:rsid w:val="00C153E1"/>
    <w:rsid w:val="00C159C7"/>
    <w:rsid w:val="00C15DD3"/>
    <w:rsid w:val="00C16271"/>
    <w:rsid w:val="00C16647"/>
    <w:rsid w:val="00C16688"/>
    <w:rsid w:val="00C16724"/>
    <w:rsid w:val="00C177B7"/>
    <w:rsid w:val="00C17DAF"/>
    <w:rsid w:val="00C20865"/>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4621"/>
    <w:rsid w:val="00C35CF1"/>
    <w:rsid w:val="00C36E4E"/>
    <w:rsid w:val="00C37644"/>
    <w:rsid w:val="00C37CC7"/>
    <w:rsid w:val="00C40B8C"/>
    <w:rsid w:val="00C40C44"/>
    <w:rsid w:val="00C40DA9"/>
    <w:rsid w:val="00C43218"/>
    <w:rsid w:val="00C439C0"/>
    <w:rsid w:val="00C43B21"/>
    <w:rsid w:val="00C43CD4"/>
    <w:rsid w:val="00C43F8D"/>
    <w:rsid w:val="00C45349"/>
    <w:rsid w:val="00C4745F"/>
    <w:rsid w:val="00C478D3"/>
    <w:rsid w:val="00C50640"/>
    <w:rsid w:val="00C511CA"/>
    <w:rsid w:val="00C51D13"/>
    <w:rsid w:val="00C527BD"/>
    <w:rsid w:val="00C5321E"/>
    <w:rsid w:val="00C53830"/>
    <w:rsid w:val="00C53B69"/>
    <w:rsid w:val="00C54713"/>
    <w:rsid w:val="00C60C82"/>
    <w:rsid w:val="00C61F76"/>
    <w:rsid w:val="00C623C0"/>
    <w:rsid w:val="00C62468"/>
    <w:rsid w:val="00C63791"/>
    <w:rsid w:val="00C651A1"/>
    <w:rsid w:val="00C651F6"/>
    <w:rsid w:val="00C702E2"/>
    <w:rsid w:val="00C70393"/>
    <w:rsid w:val="00C703FD"/>
    <w:rsid w:val="00C709B1"/>
    <w:rsid w:val="00C713B0"/>
    <w:rsid w:val="00C7226E"/>
    <w:rsid w:val="00C72706"/>
    <w:rsid w:val="00C7307A"/>
    <w:rsid w:val="00C73824"/>
    <w:rsid w:val="00C73851"/>
    <w:rsid w:val="00C73F6A"/>
    <w:rsid w:val="00C7400B"/>
    <w:rsid w:val="00C7413F"/>
    <w:rsid w:val="00C7440B"/>
    <w:rsid w:val="00C746B8"/>
    <w:rsid w:val="00C75ED5"/>
    <w:rsid w:val="00C77347"/>
    <w:rsid w:val="00C77516"/>
    <w:rsid w:val="00C77B34"/>
    <w:rsid w:val="00C80314"/>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7CB"/>
    <w:rsid w:val="00CA6AE1"/>
    <w:rsid w:val="00CA6C68"/>
    <w:rsid w:val="00CA7042"/>
    <w:rsid w:val="00CB0B93"/>
    <w:rsid w:val="00CB0C91"/>
    <w:rsid w:val="00CB1676"/>
    <w:rsid w:val="00CB24EC"/>
    <w:rsid w:val="00CB2ECE"/>
    <w:rsid w:val="00CB2F9E"/>
    <w:rsid w:val="00CB3BF3"/>
    <w:rsid w:val="00CB3E12"/>
    <w:rsid w:val="00CB423F"/>
    <w:rsid w:val="00CB56BC"/>
    <w:rsid w:val="00CB661B"/>
    <w:rsid w:val="00CC0732"/>
    <w:rsid w:val="00CC1A07"/>
    <w:rsid w:val="00CC1D0E"/>
    <w:rsid w:val="00CC1F95"/>
    <w:rsid w:val="00CC38AB"/>
    <w:rsid w:val="00CC3D66"/>
    <w:rsid w:val="00CC4246"/>
    <w:rsid w:val="00CC580B"/>
    <w:rsid w:val="00CC640E"/>
    <w:rsid w:val="00CC64FB"/>
    <w:rsid w:val="00CC6652"/>
    <w:rsid w:val="00CC6A43"/>
    <w:rsid w:val="00CC6C92"/>
    <w:rsid w:val="00CC6D6B"/>
    <w:rsid w:val="00CC6EAF"/>
    <w:rsid w:val="00CD0A4E"/>
    <w:rsid w:val="00CD0B85"/>
    <w:rsid w:val="00CD11B7"/>
    <w:rsid w:val="00CD2565"/>
    <w:rsid w:val="00CD3954"/>
    <w:rsid w:val="00CD4C66"/>
    <w:rsid w:val="00CD4DF3"/>
    <w:rsid w:val="00CD52EA"/>
    <w:rsid w:val="00CD54C0"/>
    <w:rsid w:val="00CD5BCF"/>
    <w:rsid w:val="00CD70BD"/>
    <w:rsid w:val="00CE0ACC"/>
    <w:rsid w:val="00CE0CBC"/>
    <w:rsid w:val="00CE10FA"/>
    <w:rsid w:val="00CE15D6"/>
    <w:rsid w:val="00CE267F"/>
    <w:rsid w:val="00CE2C34"/>
    <w:rsid w:val="00CE4E2C"/>
    <w:rsid w:val="00CE4F4F"/>
    <w:rsid w:val="00CE50B9"/>
    <w:rsid w:val="00CE531B"/>
    <w:rsid w:val="00CE5635"/>
    <w:rsid w:val="00CE581F"/>
    <w:rsid w:val="00CE65F6"/>
    <w:rsid w:val="00CF0B94"/>
    <w:rsid w:val="00CF17BC"/>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E87"/>
    <w:rsid w:val="00D101A9"/>
    <w:rsid w:val="00D1033B"/>
    <w:rsid w:val="00D103BE"/>
    <w:rsid w:val="00D1063F"/>
    <w:rsid w:val="00D1080A"/>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2B24"/>
    <w:rsid w:val="00D2376B"/>
    <w:rsid w:val="00D23E16"/>
    <w:rsid w:val="00D24C85"/>
    <w:rsid w:val="00D25FD2"/>
    <w:rsid w:val="00D27C0A"/>
    <w:rsid w:val="00D3046D"/>
    <w:rsid w:val="00D3282C"/>
    <w:rsid w:val="00D33C3B"/>
    <w:rsid w:val="00D357B5"/>
    <w:rsid w:val="00D35AFC"/>
    <w:rsid w:val="00D37B9D"/>
    <w:rsid w:val="00D40E29"/>
    <w:rsid w:val="00D40F87"/>
    <w:rsid w:val="00D41D2C"/>
    <w:rsid w:val="00D43A81"/>
    <w:rsid w:val="00D43DD0"/>
    <w:rsid w:val="00D4411A"/>
    <w:rsid w:val="00D45029"/>
    <w:rsid w:val="00D45167"/>
    <w:rsid w:val="00D465D8"/>
    <w:rsid w:val="00D476E7"/>
    <w:rsid w:val="00D4786F"/>
    <w:rsid w:val="00D51A19"/>
    <w:rsid w:val="00D52012"/>
    <w:rsid w:val="00D5234F"/>
    <w:rsid w:val="00D53376"/>
    <w:rsid w:val="00D5479A"/>
    <w:rsid w:val="00D55317"/>
    <w:rsid w:val="00D55E00"/>
    <w:rsid w:val="00D57614"/>
    <w:rsid w:val="00D5799A"/>
    <w:rsid w:val="00D579C7"/>
    <w:rsid w:val="00D601F9"/>
    <w:rsid w:val="00D6169A"/>
    <w:rsid w:val="00D61A83"/>
    <w:rsid w:val="00D61E75"/>
    <w:rsid w:val="00D6283A"/>
    <w:rsid w:val="00D62903"/>
    <w:rsid w:val="00D63FE7"/>
    <w:rsid w:val="00D677D9"/>
    <w:rsid w:val="00D7007E"/>
    <w:rsid w:val="00D71AB2"/>
    <w:rsid w:val="00D723E5"/>
    <w:rsid w:val="00D72AA5"/>
    <w:rsid w:val="00D732F2"/>
    <w:rsid w:val="00D73322"/>
    <w:rsid w:val="00D73449"/>
    <w:rsid w:val="00D73CA5"/>
    <w:rsid w:val="00D74E27"/>
    <w:rsid w:val="00D75A6C"/>
    <w:rsid w:val="00D76437"/>
    <w:rsid w:val="00D76D1E"/>
    <w:rsid w:val="00D77B90"/>
    <w:rsid w:val="00D77EBA"/>
    <w:rsid w:val="00D807AC"/>
    <w:rsid w:val="00D81309"/>
    <w:rsid w:val="00D81A77"/>
    <w:rsid w:val="00D82E52"/>
    <w:rsid w:val="00D8326B"/>
    <w:rsid w:val="00D8341D"/>
    <w:rsid w:val="00D83461"/>
    <w:rsid w:val="00D83513"/>
    <w:rsid w:val="00D8373D"/>
    <w:rsid w:val="00D84727"/>
    <w:rsid w:val="00D85B4C"/>
    <w:rsid w:val="00D86403"/>
    <w:rsid w:val="00D876E4"/>
    <w:rsid w:val="00D91F52"/>
    <w:rsid w:val="00D91FD9"/>
    <w:rsid w:val="00D92175"/>
    <w:rsid w:val="00D92A68"/>
    <w:rsid w:val="00D9588F"/>
    <w:rsid w:val="00D9628D"/>
    <w:rsid w:val="00D963CF"/>
    <w:rsid w:val="00D97B37"/>
    <w:rsid w:val="00DA15CD"/>
    <w:rsid w:val="00DA1EBD"/>
    <w:rsid w:val="00DA2561"/>
    <w:rsid w:val="00DA28F9"/>
    <w:rsid w:val="00DA2A39"/>
    <w:rsid w:val="00DA45B7"/>
    <w:rsid w:val="00DA4B97"/>
    <w:rsid w:val="00DA526E"/>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1871"/>
    <w:rsid w:val="00DC30AD"/>
    <w:rsid w:val="00DD0D2A"/>
    <w:rsid w:val="00DD105A"/>
    <w:rsid w:val="00DD1D8B"/>
    <w:rsid w:val="00DD2245"/>
    <w:rsid w:val="00DD252C"/>
    <w:rsid w:val="00DD2960"/>
    <w:rsid w:val="00DD30D1"/>
    <w:rsid w:val="00DD454E"/>
    <w:rsid w:val="00DD4ADB"/>
    <w:rsid w:val="00DD4CC3"/>
    <w:rsid w:val="00DD4E7B"/>
    <w:rsid w:val="00DD4FF3"/>
    <w:rsid w:val="00DD721F"/>
    <w:rsid w:val="00DD7223"/>
    <w:rsid w:val="00DE06C8"/>
    <w:rsid w:val="00DE2145"/>
    <w:rsid w:val="00DE2A2C"/>
    <w:rsid w:val="00DE2CCD"/>
    <w:rsid w:val="00DE2E44"/>
    <w:rsid w:val="00DE40CC"/>
    <w:rsid w:val="00DE48FB"/>
    <w:rsid w:val="00DE5025"/>
    <w:rsid w:val="00DE528B"/>
    <w:rsid w:val="00DE609B"/>
    <w:rsid w:val="00DF2199"/>
    <w:rsid w:val="00DF2F1C"/>
    <w:rsid w:val="00DF37B3"/>
    <w:rsid w:val="00DF3FBB"/>
    <w:rsid w:val="00DF65A1"/>
    <w:rsid w:val="00DF7FD4"/>
    <w:rsid w:val="00E00423"/>
    <w:rsid w:val="00E00D88"/>
    <w:rsid w:val="00E01560"/>
    <w:rsid w:val="00E019D3"/>
    <w:rsid w:val="00E02643"/>
    <w:rsid w:val="00E0368C"/>
    <w:rsid w:val="00E03C76"/>
    <w:rsid w:val="00E04650"/>
    <w:rsid w:val="00E04C40"/>
    <w:rsid w:val="00E0596B"/>
    <w:rsid w:val="00E060FF"/>
    <w:rsid w:val="00E10145"/>
    <w:rsid w:val="00E103A4"/>
    <w:rsid w:val="00E117D1"/>
    <w:rsid w:val="00E14FAE"/>
    <w:rsid w:val="00E1500C"/>
    <w:rsid w:val="00E15E29"/>
    <w:rsid w:val="00E16647"/>
    <w:rsid w:val="00E17E4E"/>
    <w:rsid w:val="00E20252"/>
    <w:rsid w:val="00E20E4B"/>
    <w:rsid w:val="00E21FA9"/>
    <w:rsid w:val="00E23725"/>
    <w:rsid w:val="00E23BF7"/>
    <w:rsid w:val="00E24A27"/>
    <w:rsid w:val="00E265AE"/>
    <w:rsid w:val="00E26EE8"/>
    <w:rsid w:val="00E27585"/>
    <w:rsid w:val="00E30C36"/>
    <w:rsid w:val="00E31874"/>
    <w:rsid w:val="00E33B2E"/>
    <w:rsid w:val="00E34FB5"/>
    <w:rsid w:val="00E35764"/>
    <w:rsid w:val="00E357CF"/>
    <w:rsid w:val="00E36261"/>
    <w:rsid w:val="00E36334"/>
    <w:rsid w:val="00E36E63"/>
    <w:rsid w:val="00E36F48"/>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4B6"/>
    <w:rsid w:val="00E63546"/>
    <w:rsid w:val="00E638C1"/>
    <w:rsid w:val="00E64555"/>
    <w:rsid w:val="00E64FB2"/>
    <w:rsid w:val="00E65251"/>
    <w:rsid w:val="00E654EF"/>
    <w:rsid w:val="00E65858"/>
    <w:rsid w:val="00E662AD"/>
    <w:rsid w:val="00E67350"/>
    <w:rsid w:val="00E678EB"/>
    <w:rsid w:val="00E7102E"/>
    <w:rsid w:val="00E71041"/>
    <w:rsid w:val="00E714F5"/>
    <w:rsid w:val="00E7189A"/>
    <w:rsid w:val="00E74189"/>
    <w:rsid w:val="00E75C7A"/>
    <w:rsid w:val="00E75E03"/>
    <w:rsid w:val="00E76505"/>
    <w:rsid w:val="00E76D09"/>
    <w:rsid w:val="00E77762"/>
    <w:rsid w:val="00E8022A"/>
    <w:rsid w:val="00E812AD"/>
    <w:rsid w:val="00E81DFA"/>
    <w:rsid w:val="00E82FC7"/>
    <w:rsid w:val="00E831A7"/>
    <w:rsid w:val="00E83228"/>
    <w:rsid w:val="00E83E2E"/>
    <w:rsid w:val="00E83F20"/>
    <w:rsid w:val="00E8406A"/>
    <w:rsid w:val="00E84496"/>
    <w:rsid w:val="00E8497F"/>
    <w:rsid w:val="00E8674A"/>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5E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591"/>
    <w:rsid w:val="00EB6638"/>
    <w:rsid w:val="00EB673C"/>
    <w:rsid w:val="00EB6ECC"/>
    <w:rsid w:val="00EB70E9"/>
    <w:rsid w:val="00EB7952"/>
    <w:rsid w:val="00EC0514"/>
    <w:rsid w:val="00EC1337"/>
    <w:rsid w:val="00EC2277"/>
    <w:rsid w:val="00EC23BC"/>
    <w:rsid w:val="00EC42EC"/>
    <w:rsid w:val="00EC4B04"/>
    <w:rsid w:val="00EC547F"/>
    <w:rsid w:val="00EC5D12"/>
    <w:rsid w:val="00EC611C"/>
    <w:rsid w:val="00EC75AD"/>
    <w:rsid w:val="00EC76BF"/>
    <w:rsid w:val="00ED0783"/>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643D"/>
    <w:rsid w:val="00EF70CB"/>
    <w:rsid w:val="00EF7A4D"/>
    <w:rsid w:val="00F000C4"/>
    <w:rsid w:val="00F00C0D"/>
    <w:rsid w:val="00F00C88"/>
    <w:rsid w:val="00F00C9F"/>
    <w:rsid w:val="00F016A4"/>
    <w:rsid w:val="00F01929"/>
    <w:rsid w:val="00F01D09"/>
    <w:rsid w:val="00F02136"/>
    <w:rsid w:val="00F0503A"/>
    <w:rsid w:val="00F052CA"/>
    <w:rsid w:val="00F05E0C"/>
    <w:rsid w:val="00F07155"/>
    <w:rsid w:val="00F071E7"/>
    <w:rsid w:val="00F073CC"/>
    <w:rsid w:val="00F07F77"/>
    <w:rsid w:val="00F11393"/>
    <w:rsid w:val="00F11C40"/>
    <w:rsid w:val="00F121EC"/>
    <w:rsid w:val="00F12E8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37C18"/>
    <w:rsid w:val="00F37DBC"/>
    <w:rsid w:val="00F43CB1"/>
    <w:rsid w:val="00F43DE3"/>
    <w:rsid w:val="00F442BA"/>
    <w:rsid w:val="00F44879"/>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1A0"/>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61"/>
    <w:rsid w:val="00F7267C"/>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85D6A"/>
    <w:rsid w:val="00F90D24"/>
    <w:rsid w:val="00F939F2"/>
    <w:rsid w:val="00F949A2"/>
    <w:rsid w:val="00F960EF"/>
    <w:rsid w:val="00FA0624"/>
    <w:rsid w:val="00FA17B7"/>
    <w:rsid w:val="00FA1AD1"/>
    <w:rsid w:val="00FA21C4"/>
    <w:rsid w:val="00FA2718"/>
    <w:rsid w:val="00FA2C2E"/>
    <w:rsid w:val="00FA3682"/>
    <w:rsid w:val="00FA459E"/>
    <w:rsid w:val="00FA46AF"/>
    <w:rsid w:val="00FA4921"/>
    <w:rsid w:val="00FA4EC4"/>
    <w:rsid w:val="00FA5B0F"/>
    <w:rsid w:val="00FA703D"/>
    <w:rsid w:val="00FA7489"/>
    <w:rsid w:val="00FA7B6A"/>
    <w:rsid w:val="00FB0737"/>
    <w:rsid w:val="00FB0F33"/>
    <w:rsid w:val="00FB3980"/>
    <w:rsid w:val="00FB4271"/>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53B4"/>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4EBF"/>
    <w:rsid w:val="00FE76F9"/>
    <w:rsid w:val="00FF13ED"/>
    <w:rsid w:val="00FF1559"/>
    <w:rsid w:val="00FF17CE"/>
    <w:rsid w:val="00FF1F3A"/>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269"/>
    <w:pPr>
      <w:spacing w:after="120"/>
      <w:jc w:val="both"/>
    </w:pPr>
    <w:rPr>
      <w:szCs w:val="22"/>
    </w:rPr>
  </w:style>
  <w:style w:type="paragraph" w:styleId="Heading1">
    <w:name w:val="heading 1"/>
    <w:basedOn w:val="Normal"/>
    <w:next w:val="Normal"/>
    <w:link w:val="Heading1Char"/>
    <w:qFormat/>
    <w:rsid w:val="00C5321E"/>
    <w:pPr>
      <w:keepNext/>
      <w:numPr>
        <w:numId w:val="10"/>
      </w:numPr>
      <w:tabs>
        <w:tab w:val="clear" w:pos="567"/>
        <w:tab w:val="left" w:pos="400"/>
        <w:tab w:val="left" w:pos="560"/>
      </w:tabs>
      <w:suppressAutoHyphens/>
      <w:spacing w:before="120" w:after="200"/>
      <w:outlineLvl w:val="0"/>
    </w:pPr>
    <w:rPr>
      <w:b/>
      <w:bCs/>
      <w:sz w:val="24"/>
    </w:rPr>
  </w:style>
  <w:style w:type="paragraph" w:styleId="Heading2">
    <w:name w:val="heading 2"/>
    <w:basedOn w:val="Heading1"/>
    <w:next w:val="Normal"/>
    <w:link w:val="Heading2Char"/>
    <w:qFormat/>
    <w:rsid w:val="007A6D45"/>
    <w:pPr>
      <w:numPr>
        <w:ilvl w:val="1"/>
      </w:numPr>
      <w:tabs>
        <w:tab w:val="clear" w:pos="400"/>
        <w:tab w:val="clear" w:pos="560"/>
        <w:tab w:val="clear" w:pos="709"/>
        <w:tab w:val="left" w:pos="540"/>
        <w:tab w:val="left" w:pos="700"/>
      </w:tabs>
      <w:outlineLvl w:val="1"/>
    </w:pPr>
    <w:rPr>
      <w:sz w:val="22"/>
    </w:rPr>
  </w:style>
  <w:style w:type="paragraph" w:styleId="Heading3">
    <w:name w:val="heading 3"/>
    <w:basedOn w:val="Heading1"/>
    <w:next w:val="Normal"/>
    <w:link w:val="Heading3Char"/>
    <w:qFormat/>
    <w:rsid w:val="002540DB"/>
    <w:pPr>
      <w:numPr>
        <w:ilvl w:val="2"/>
      </w:numPr>
      <w:tabs>
        <w:tab w:val="clear" w:pos="400"/>
        <w:tab w:val="clear" w:pos="560"/>
        <w:tab w:val="clear" w:pos="993"/>
        <w:tab w:val="left" w:pos="660"/>
        <w:tab w:val="num" w:pos="851"/>
        <w:tab w:val="left" w:pos="880"/>
      </w:tabs>
      <w:spacing w:after="120"/>
      <w:ind w:left="851"/>
      <w:jc w:val="left"/>
      <w:outlineLvl w:val="2"/>
    </w:pPr>
    <w:rPr>
      <w:sz w:val="20"/>
    </w:rPr>
  </w:style>
  <w:style w:type="paragraph" w:styleId="Heading4">
    <w:name w:val="heading 4"/>
    <w:basedOn w:val="Heading3"/>
    <w:next w:val="Normal"/>
    <w:link w:val="Heading4Char"/>
    <w:qFormat/>
    <w:rsid w:val="009A026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ind w:left="1440" w:right="1440"/>
    </w:pPr>
  </w:style>
  <w:style w:type="paragraph" w:styleId="BodyText">
    <w:name w:val="Body Text"/>
    <w:basedOn w:val="Normal"/>
    <w:pPr>
      <w:spacing w:before="60" w:after="60" w:line="210" w:lineRule="atLeast"/>
    </w:pPr>
    <w:rPr>
      <w:sz w:val="18"/>
    </w:rPr>
  </w:style>
  <w:style w:type="paragraph" w:styleId="BodyText2">
    <w:name w:val="Body Text 2"/>
    <w:basedOn w:val="Normal"/>
    <w:link w:val="BodyText2Char"/>
    <w:uiPriority w:val="99"/>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ind w:left="283"/>
    </w:pPr>
  </w:style>
  <w:style w:type="paragraph" w:styleId="BodyTextFirstIndent2">
    <w:name w:val="Body Text First Indent 2"/>
    <w:basedOn w:val="Normal"/>
    <w:pPr>
      <w:ind w:firstLine="210"/>
    </w:pPr>
  </w:style>
  <w:style w:type="paragraph" w:styleId="BodyTextIndent2">
    <w:name w:val="Body Text Indent 2"/>
    <w:basedOn w:val="Normal"/>
    <w:link w:val="BodyTextIndent2Char"/>
    <w:uiPriority w:val="99"/>
    <w:pPr>
      <w:spacing w:line="480" w:lineRule="auto"/>
      <w:ind w:left="283"/>
    </w:pPr>
  </w:style>
  <w:style w:type="paragraph" w:styleId="BodyTextIndent3">
    <w:name w:val="Body Text Indent 3"/>
    <w:basedOn w:val="Normal"/>
    <w:pPr>
      <w:ind w:left="283"/>
    </w:pPr>
    <w:rPr>
      <w:sz w:val="16"/>
    </w:rPr>
  </w:style>
  <w:style w:type="paragraph" w:styleId="Caption">
    <w:name w:val="caption"/>
    <w:basedOn w:val="Normal"/>
    <w:next w:val="Normal"/>
    <w:qFormat/>
    <w:pPr>
      <w:spacing w:before="120"/>
    </w:pPr>
    <w:rPr>
      <w:b/>
    </w:rPr>
  </w:style>
  <w:style w:type="paragraph" w:styleId="Closing">
    <w:name w:val="Closing"/>
    <w:basedOn w:val="Normal"/>
    <w:pPr>
      <w:ind w:left="4252"/>
    </w:pPr>
  </w:style>
  <w:style w:type="character" w:styleId="CommentReference">
    <w:name w:val="annotation reference"/>
    <w:uiPriority w:val="99"/>
    <w:rPr>
      <w:noProof w:val="0"/>
      <w:sz w:val="16"/>
      <w:lang w:val="fr-FR"/>
    </w:rPr>
  </w:style>
  <w:style w:type="paragraph" w:styleId="CommentText">
    <w:name w:val="annotation text"/>
    <w:basedOn w:val="Normal"/>
    <w:link w:val="CommentTextChar"/>
    <w:uiPriority w:val="99"/>
  </w:style>
  <w:style w:type="paragraph" w:styleId="Date">
    <w:name w:val="Date"/>
    <w:basedOn w:val="Normal"/>
    <w:next w:val="Normal"/>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semiHidden/>
    <w:pPr>
      <w:tabs>
        <w:tab w:val="left" w:pos="340"/>
      </w:tabs>
      <w:spacing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pPr>
      <w:tabs>
        <w:tab w:val="left" w:pos="960"/>
      </w:tabs>
      <w:spacing w:line="210" w:lineRule="atLeast"/>
    </w:pPr>
    <w:rPr>
      <w:sz w:val="18"/>
    </w:rPr>
  </w:style>
  <w:style w:type="paragraph" w:styleId="NoteHeading">
    <w:name w:val="Note Heading"/>
    <w:basedOn w:val="Normal"/>
    <w:next w:val="Normal"/>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rPr>
      <w:rFonts w:ascii="Courier New" w:hAnsi="Courier New"/>
    </w:rPr>
  </w:style>
  <w:style w:type="paragraph" w:customStyle="1" w:styleId="RefNorm">
    <w:name w:val="RefNorm"/>
    <w:basedOn w:val="Normal"/>
    <w:next w:val="Normal"/>
  </w:style>
  <w:style w:type="paragraph" w:styleId="Salutation">
    <w:name w:val="Salutation"/>
    <w:basedOn w:val="Normal"/>
    <w:next w:val="Normal"/>
  </w:style>
  <w:style w:type="paragraph" w:styleId="Signature">
    <w:name w:val="Signature"/>
    <w:basedOn w:val="Normal"/>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semiHidden/>
    <w:pPr>
      <w:tabs>
        <w:tab w:val="clear" w:pos="720"/>
        <w:tab w:val="left" w:pos="1140"/>
      </w:tabs>
      <w:ind w:left="1140" w:hanging="1140"/>
    </w:pPr>
  </w:style>
  <w:style w:type="paragraph" w:styleId="TOC5">
    <w:name w:val="toc 5"/>
    <w:basedOn w:val="TOC4"/>
    <w:next w:val="Normal"/>
    <w:semiHidden/>
  </w:style>
  <w:style w:type="paragraph" w:styleId="TOC6">
    <w:name w:val="toc 6"/>
    <w:basedOn w:val="TOC4"/>
    <w:next w:val="Normal"/>
    <w:semiHidden/>
    <w:pPr>
      <w:tabs>
        <w:tab w:val="clear" w:pos="1140"/>
        <w:tab w:val="left" w:pos="1440"/>
      </w:tabs>
      <w:ind w:left="1440" w:hanging="1440"/>
    </w:pPr>
  </w:style>
  <w:style w:type="paragraph" w:styleId="TOC7">
    <w:name w:val="toc 7"/>
    <w:basedOn w:val="TOC4"/>
    <w:next w:val="Normal"/>
    <w:semiHidden/>
    <w:pPr>
      <w:tabs>
        <w:tab w:val="clear" w:pos="1140"/>
        <w:tab w:val="left" w:pos="1440"/>
      </w:tabs>
      <w:ind w:left="1440" w:hanging="1440"/>
    </w:pPr>
  </w:style>
  <w:style w:type="paragraph" w:styleId="TOC8">
    <w:name w:val="toc 8"/>
    <w:basedOn w:val="TOC4"/>
    <w:next w:val="Normal"/>
    <w:semiHidden/>
    <w:pPr>
      <w:tabs>
        <w:tab w:val="clear" w:pos="1140"/>
        <w:tab w:val="left" w:pos="1440"/>
      </w:tabs>
      <w:ind w:left="1440" w:hanging="1440"/>
    </w:pPr>
  </w:style>
  <w:style w:type="paragraph" w:styleId="TOC9">
    <w:name w:val="toc 9"/>
    <w:basedOn w:val="TOC1"/>
    <w:next w:val="Normal"/>
    <w:semiHidden/>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uiPriority w:val="99"/>
    <w:semiHidden/>
    <w:rsid w:val="00BB50A7"/>
    <w:rPr>
      <w:rFonts w:ascii="Tahoma" w:hAnsi="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eastAsia="Times New Roman"/>
      <w:color w:val="000000"/>
      <w:sz w:val="24"/>
      <w:szCs w:val="24"/>
      <w:lang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Normal"/>
    <w:qFormat/>
    <w:rsid w:val="00E02643"/>
    <w:pPr>
      <w:widowControl w:val="0"/>
      <w:spacing w:before="20" w:after="0"/>
      <w:jc w:val="left"/>
    </w:pPr>
    <w:rPr>
      <w:rFonts w:eastAsia="Times New Roman"/>
      <w:snapToGrid w:val="0"/>
      <w:sz w:val="16"/>
      <w:szCs w:val="16"/>
      <w:lang w:eastAsia="en-US"/>
    </w:rPr>
  </w:style>
  <w:style w:type="paragraph" w:styleId="Revision">
    <w:name w:val="Revision"/>
    <w:hidden/>
    <w:uiPriority w:val="99"/>
    <w:semiHidden/>
    <w:rsid w:val="00460870"/>
    <w:rPr>
      <w:szCs w:val="22"/>
      <w:lang w:val="en-GB" w:eastAsia="ja-JP"/>
    </w:rPr>
  </w:style>
  <w:style w:type="paragraph" w:styleId="ListParagraph">
    <w:name w:val="List Paragraph"/>
    <w:basedOn w:val="Normal"/>
    <w:uiPriority w:val="34"/>
    <w:qFormat/>
    <w:rsid w:val="007C13EE"/>
    <w:pPr>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ommentTextChar">
    <w:name w:val="Comment Text Char"/>
    <w:link w:val="CommentText"/>
    <w:uiPriority w:val="99"/>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ind w:left="1134" w:right="794" w:hanging="567"/>
    </w:pPr>
    <w:rPr>
      <w:rFonts w:ascii="Arial Narrow" w:eastAsia="Times New Roman" w:hAnsi="Arial Narrow"/>
      <w:sz w:val="22"/>
      <w:lang w:val="en-AU" w:eastAsia="en-US"/>
    </w:rPr>
  </w:style>
  <w:style w:type="character" w:customStyle="1" w:styleId="Heading3Char">
    <w:name w:val="Heading 3 Char"/>
    <w:link w:val="Heading3"/>
    <w:rsid w:val="002540DB"/>
    <w:rPr>
      <w:b/>
      <w:bCs/>
      <w:szCs w:val="22"/>
    </w:rPr>
  </w:style>
  <w:style w:type="character" w:customStyle="1" w:styleId="Heading4Char">
    <w:name w:val="Heading 4 Char"/>
    <w:link w:val="Heading4"/>
    <w:rsid w:val="009A0269"/>
    <w:rPr>
      <w:b/>
      <w:bCs/>
      <w:szCs w:val="22"/>
    </w:rPr>
  </w:style>
  <w:style w:type="paragraph" w:styleId="NoSpacing">
    <w:name w:val="No Spacing"/>
    <w:uiPriority w:val="1"/>
    <w:qFormat/>
    <w:rsid w:val="00541645"/>
    <w:pPr>
      <w:jc w:val="both"/>
    </w:pPr>
    <w:rPr>
      <w:szCs w:val="22"/>
      <w:lang w:val="en-GB" w:eastAsia="ja-JP"/>
    </w:rPr>
  </w:style>
  <w:style w:type="paragraph" w:styleId="TOCHeading">
    <w:name w:val="TOC Heading"/>
    <w:basedOn w:val="Heading1"/>
    <w:next w:val="Normal"/>
    <w:uiPriority w:val="39"/>
    <w:unhideWhenUsed/>
    <w:qFormat/>
    <w:rsid w:val="00E56415"/>
    <w:pPr>
      <w:numPr>
        <w:numId w:val="0"/>
      </w:numPr>
      <w:tabs>
        <w:tab w:val="clear" w:pos="400"/>
        <w:tab w:val="left"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jc w:val="left"/>
    </w:pPr>
    <w:rPr>
      <w:rFonts w:eastAsia="Arial" w:cs="Tahoma"/>
      <w:i/>
      <w:iCs/>
    </w:rPr>
  </w:style>
  <w:style w:type="paragraph" w:customStyle="1" w:styleId="Index">
    <w:name w:val="Index"/>
    <w:basedOn w:val="Normal"/>
    <w:rsid w:val="00E56415"/>
    <w:pPr>
      <w:widowControl w:val="0"/>
      <w:suppressLineNumbers/>
      <w:suppressAutoHyphens/>
      <w:spacing w:after="0"/>
      <w:jc w:val="left"/>
    </w:pPr>
    <w:rPr>
      <w:rFonts w:eastAsia="Arial" w:cs="Tahoma"/>
    </w:rPr>
  </w:style>
  <w:style w:type="character" w:customStyle="1" w:styleId="Heading2Char">
    <w:name w:val="Heading 2 Char"/>
    <w:link w:val="Heading2"/>
    <w:rsid w:val="007A6D45"/>
    <w:rPr>
      <w:b/>
      <w:bCs/>
      <w:sz w:val="22"/>
      <w:szCs w:val="22"/>
    </w:rPr>
  </w:style>
  <w:style w:type="character" w:customStyle="1" w:styleId="Heading1Char">
    <w:name w:val="Heading 1 Char"/>
    <w:link w:val="Heading1"/>
    <w:rsid w:val="00C5321E"/>
    <w:rPr>
      <w:b/>
      <w:bCs/>
      <w:sz w:val="24"/>
      <w:szCs w:val="22"/>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b/>
      <w:bCs/>
      <w:lang w:val="en-GB" w:eastAsia="ja-JP"/>
    </w:rPr>
  </w:style>
  <w:style w:type="character" w:customStyle="1" w:styleId="Heading6Char">
    <w:name w:val="Heading 6 Char"/>
    <w:link w:val="Heading6"/>
    <w:rsid w:val="00E56415"/>
    <w:rPr>
      <w:rFonts w:ascii="Arial" w:hAnsi="Arial"/>
      <w:b/>
      <w:bCs/>
      <w:lang w:val="en-GB" w:eastAsia="ja-JP"/>
    </w:rPr>
  </w:style>
  <w:style w:type="character" w:customStyle="1" w:styleId="Heading7Char">
    <w:name w:val="Heading 7 Char"/>
    <w:link w:val="Heading7"/>
    <w:rsid w:val="00E56415"/>
    <w:rPr>
      <w:rFonts w:ascii="Arial" w:hAnsi="Arial"/>
      <w:b/>
      <w:bCs/>
      <w:lang w:val="en-GB" w:eastAsia="ja-JP"/>
    </w:rPr>
  </w:style>
  <w:style w:type="character" w:customStyle="1" w:styleId="Heading8Char">
    <w:name w:val="Heading 8 Char"/>
    <w:link w:val="Heading8"/>
    <w:rsid w:val="00E56415"/>
    <w:rPr>
      <w:rFonts w:ascii="Arial" w:hAnsi="Arial"/>
      <w:b/>
      <w:bCs/>
      <w:lang w:val="en-GB" w:eastAsia="ja-JP"/>
    </w:rPr>
  </w:style>
  <w:style w:type="character" w:customStyle="1" w:styleId="Heading9Char">
    <w:name w:val="Heading 9 Char"/>
    <w:link w:val="Heading9"/>
    <w:rsid w:val="00E56415"/>
    <w:rPr>
      <w:rFonts w:ascii="Arial" w:hAnsi="Arial"/>
      <w:b/>
      <w:bCs/>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rFonts w:ascii="Times New Roman" w:eastAsia="Times New Roman" w:hAnsi="Times New Roman"/>
      <w:i/>
      <w:lang w:val="en-AU"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style>
  <w:style w:type="paragraph" w:styleId="E-mailSignature">
    <w:name w:val="E-mail Signature"/>
    <w:basedOn w:val="Normal"/>
    <w:link w:val="E-mailSignatureChar"/>
    <w:uiPriority w:val="99"/>
    <w:semiHidden/>
    <w:unhideWhenUsed/>
    <w:rsid w:val="00241642"/>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rPr>
      <w:i/>
      <w:iCs/>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rPr>
      <w:rFonts w:ascii="Courier New" w:hAnsi="Courier New"/>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241642"/>
    <w:rPr>
      <w:i/>
      <w:iCs/>
      <w:color w:val="000000"/>
    </w:rPr>
  </w:style>
  <w:style w:type="character" w:customStyle="1" w:styleId="QuoteChar">
    <w:name w:val="Quote Char"/>
    <w:link w:val="Quote"/>
    <w:uiPriority w:val="29"/>
    <w:rsid w:val="00241642"/>
    <w:rPr>
      <w:rFonts w:ascii="Arial" w:hAnsi="Arial"/>
      <w:i/>
      <w:iCs/>
      <w:color w:val="000000"/>
      <w:lang w:val="en-GB" w:eastAsia="ja-JP"/>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spacing w:after="0"/>
      <w:outlineLvl w:val="0"/>
    </w:pPr>
    <w:rPr>
      <w:b/>
    </w:rPr>
  </w:style>
  <w:style w:type="paragraph" w:customStyle="1" w:styleId="note0">
    <w:name w:val="note"/>
    <w:basedOn w:val="Normal"/>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spacing w:after="0"/>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3C1FC0"/>
    <w:pPr>
      <w:numPr>
        <w:numId w:val="11"/>
      </w:numPr>
      <w:tabs>
        <w:tab w:val="left" w:pos="560"/>
      </w:tabs>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Heading2"/>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A663C5"/>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Normal"/>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1">
    <w:name w:val="Table Normal1"/>
    <w:uiPriority w:val="2"/>
    <w:semiHidden/>
    <w:unhideWhenUsed/>
    <w:qFormat/>
    <w:rsid w:val="007D4CFE"/>
    <w:pPr>
      <w:widowControl w:val="0"/>
      <w:autoSpaceDE w:val="0"/>
      <w:autoSpaceDN w:val="0"/>
    </w:pPr>
    <w:rPr>
      <w:rFonts w:ascii="Calibri" w:eastAsia="Malgun Gothic"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D4CFE"/>
    <w:pPr>
      <w:widowControl w:val="0"/>
      <w:autoSpaceDE w:val="0"/>
      <w:autoSpaceDN w:val="0"/>
      <w:spacing w:before="59" w:after="0"/>
      <w:ind w:left="115"/>
      <w:jc w:val="left"/>
    </w:pPr>
    <w:rPr>
      <w:rFonts w:eastAsia="Arial"/>
      <w:sz w:val="22"/>
      <w:lang w:eastAsia="en-US"/>
    </w:rPr>
  </w:style>
  <w:style w:type="character" w:styleId="BookTitle">
    <w:name w:val="Book Title"/>
    <w:uiPriority w:val="33"/>
    <w:qFormat/>
    <w:rsid w:val="00E92F09"/>
    <w:rPr>
      <w:b/>
      <w:bCs/>
      <w:i/>
      <w:iCs/>
      <w:spacing w:val="5"/>
    </w:rPr>
  </w:style>
  <w:style w:type="numbering" w:customStyle="1" w:styleId="1">
    <w:name w:val="현재 목록1"/>
    <w:uiPriority w:val="99"/>
    <w:rsid w:val="009604D5"/>
  </w:style>
  <w:style w:type="character" w:styleId="SubtleReference">
    <w:name w:val="Subtle Reference"/>
    <w:uiPriority w:val="31"/>
    <w:qFormat/>
    <w:rsid w:val="00A968B7"/>
    <w:rPr>
      <w:smallCaps/>
      <w:color w:val="5A5A5A"/>
    </w:rPr>
  </w:style>
  <w:style w:type="character" w:customStyle="1" w:styleId="UnresolvedMention1">
    <w:name w:val="Unresolved Mention1"/>
    <w:uiPriority w:val="99"/>
    <w:semiHidden/>
    <w:unhideWhenUsed/>
    <w:rsid w:val="00F85D5F"/>
    <w:rPr>
      <w:color w:val="605E5C"/>
      <w:shd w:val="clear" w:color="auto" w:fill="E1DFDD"/>
    </w:rPr>
  </w:style>
  <w:style w:type="character" w:styleId="UnresolvedMention">
    <w:name w:val="Unresolved Mention"/>
    <w:basedOn w:val="DefaultParagraphFont"/>
    <w:uiPriority w:val="99"/>
    <w:semiHidden/>
    <w:unhideWhenUsed/>
    <w:rsid w:val="00D76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hyperlink" Target="https://iho.int" TargetMode="External"/><Relationship Id="rId34" Type="http://schemas.openxmlformats.org/officeDocument/2006/relationships/hyperlink" Target="https://www.ogc.org" TargetMode="External"/><Relationship Id="rId42" Type="http://schemas.openxmlformats.org/officeDocument/2006/relationships/header" Target="header5.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registry.iho.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www.epsg-registry.org/" TargetMode="External"/><Relationship Id="rId37" Type="http://schemas.openxmlformats.org/officeDocument/2006/relationships/image" Target="media/image16.jpg"/><Relationship Id="rId40" Type="http://schemas.openxmlformats.org/officeDocument/2006/relationships/header" Target="header4.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hyperlink" Target="https://registry.iho.int/" TargetMode="External"/><Relationship Id="rId35" Type="http://schemas.openxmlformats.org/officeDocument/2006/relationships/hyperlink" Target="https://github.com/IHO-S100WG" TargetMode="External"/><Relationship Id="rId43" Type="http://schemas.openxmlformats.org/officeDocument/2006/relationships/header" Target="header6.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0.emf"/><Relationship Id="rId33" Type="http://schemas.openxmlformats.org/officeDocument/2006/relationships/hyperlink" Target="https://epsg.org/home.html" TargetMode="External"/><Relationship Id="rId38" Type="http://schemas.openxmlformats.org/officeDocument/2006/relationships/footer" Target="footer3.xml"/><Relationship Id="rId46" Type="http://schemas.openxmlformats.org/officeDocument/2006/relationships/fontTable" Target="fontTable.xml"/><Relationship Id="rId20" Type="http://schemas.openxmlformats.org/officeDocument/2006/relationships/hyperlink" Target="mailto:info@iho.int" TargetMode="External"/><Relationship Id="rId4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E6D68-D57E-4B7A-9BB9-372B6367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948</TotalTime>
  <Pages>45</Pages>
  <Words>11811</Words>
  <Characters>73676</Characters>
  <Application>Microsoft Office Word</Application>
  <DocSecurity>0</DocSecurity>
  <Lines>613</Lines>
  <Paragraphs>170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ISO/IEC TC /SC  N</vt:lpstr>
      <vt:lpstr>ISO/IEC TC /SC  N</vt:lpstr>
    </vt:vector>
  </TitlesOfParts>
  <Company>afnor</Company>
  <LinksUpToDate>false</LinksUpToDate>
  <CharactersWithSpaces>85317</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Engström Stefan</cp:lastModifiedBy>
  <cp:revision>394</cp:revision>
  <cp:lastPrinted>2025-01-31T09:33:00Z</cp:lastPrinted>
  <dcterms:created xsi:type="dcterms:W3CDTF">2025-01-31T09:31:00Z</dcterms:created>
  <dcterms:modified xsi:type="dcterms:W3CDTF">2025-04-30T06:01:00Z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