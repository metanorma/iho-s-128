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EC89F4" w14:textId="2A318ACD" w:rsidR="00DF37B3" w:rsidRPr="000F3C94" w:rsidRDefault="006D7DF3" w:rsidP="00DF37B3">
      <w:pPr>
        <w:spacing w:line="259" w:lineRule="auto"/>
        <w:rPr>
          <w:lang w:val="en-GB"/>
        </w:rPr>
      </w:pPr>
      <w:r w:rsidRPr="000F3C94">
        <w:rPr>
          <w:noProof/>
          <w:lang w:val="en-GB" w:eastAsia="fi-FI"/>
        </w:rPr>
        <mc:AlternateContent>
          <mc:Choice Requires="wpg">
            <w:drawing>
              <wp:anchor distT="0" distB="0" distL="114300" distR="114300" simplePos="0" relativeHeight="251657216" behindDoc="0" locked="0" layoutInCell="1" allowOverlap="1" wp14:anchorId="3E7538E0" wp14:editId="3FC2AB47">
                <wp:simplePos x="0" y="0"/>
                <wp:positionH relativeFrom="margin">
                  <wp:posOffset>-372745</wp:posOffset>
                </wp:positionH>
                <wp:positionV relativeFrom="paragraph">
                  <wp:posOffset>-485775</wp:posOffset>
                </wp:positionV>
                <wp:extent cx="6530340" cy="9392285"/>
                <wp:effectExtent l="0" t="0" r="0" b="0"/>
                <wp:wrapNone/>
                <wp:docPr id="19" name="Groe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0340" cy="9392285"/>
                          <a:chOff x="98" y="0"/>
                          <a:chExt cx="65304" cy="93921"/>
                        </a:xfrm>
                      </wpg:grpSpPr>
                      <wps:wsp>
                        <wps:cNvPr id="20" name="Tekstvak 2"/>
                        <wps:cNvSpPr txBox="1">
                          <a:spLocks noChangeArrowheads="1"/>
                        </wps:cNvSpPr>
                        <wps:spPr bwMode="auto">
                          <a:xfrm>
                            <a:off x="9346" y="0"/>
                            <a:ext cx="7054" cy="7429"/>
                          </a:xfrm>
                          <a:prstGeom prst="rect">
                            <a:avLst/>
                          </a:prstGeom>
                          <a:solidFill>
                            <a:srgbClr val="F1EACA"/>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9D2915D" w14:textId="36C393BA" w:rsidR="002F5193" w:rsidRPr="00B94B05" w:rsidRDefault="002F5193" w:rsidP="00DF37B3">
                              <w:pPr>
                                <w:rPr>
                                  <w:b/>
                                </w:rPr>
                              </w:pPr>
                              <w:r>
                                <w:rPr>
                                  <w:b/>
                                </w:rPr>
                                <w:t>S-128</w:t>
                              </w:r>
                            </w:p>
                          </w:txbxContent>
                        </wps:txbx>
                        <wps:bodyPr rot="0" vert="horz" wrap="square" lIns="180000" tIns="288000" rIns="180000" bIns="288000" anchor="ctr" anchorCtr="0" upright="1">
                          <a:noAutofit/>
                        </wps:bodyPr>
                      </wps:wsp>
                      <pic:pic xmlns:pic="http://schemas.openxmlformats.org/drawingml/2006/picture">
                        <pic:nvPicPr>
                          <pic:cNvPr id="21" name="Afbeelding 3"/>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98" y="58730"/>
                            <a:ext cx="9347" cy="92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Afbeelding 6"/>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05" y="68001"/>
                            <a:ext cx="9340" cy="92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Afbeelding 7"/>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9459" y="68001"/>
                            <a:ext cx="9271" cy="9271"/>
                          </a:xfrm>
                          <a:prstGeom prst="rect">
                            <a:avLst/>
                          </a:prstGeom>
                          <a:noFill/>
                          <a:extLst>
                            <a:ext uri="{909E8E84-426E-40DD-AFC4-6F175D3DCCD1}">
                              <a14:hiddenFill xmlns:a14="http://schemas.microsoft.com/office/drawing/2010/main">
                                <a:solidFill>
                                  <a:srgbClr val="FFFFFF"/>
                                </a:solidFill>
                              </a14:hiddenFill>
                            </a:ext>
                          </a:extLst>
                        </pic:spPr>
                      </pic:pic>
                      <wps:wsp>
                        <wps:cNvPr id="24" name="Tekstvak 10"/>
                        <wps:cNvSpPr txBox="1">
                          <a:spLocks noChangeArrowheads="1"/>
                        </wps:cNvSpPr>
                        <wps:spPr bwMode="auto">
                          <a:xfrm>
                            <a:off x="36891" y="68001"/>
                            <a:ext cx="28512" cy="25920"/>
                          </a:xfrm>
                          <a:prstGeom prst="rect">
                            <a:avLst/>
                          </a:prstGeom>
                          <a:solidFill>
                            <a:srgbClr val="00AC9E"/>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58D5627" w14:textId="77777777" w:rsidR="002F5193" w:rsidRDefault="002F5193" w:rsidP="00DF37B3">
                              <w:pPr>
                                <w:spacing w:after="0"/>
                                <w:jc w:val="right"/>
                                <w:rPr>
                                  <w:color w:val="FFFFFF"/>
                                  <w:sz w:val="16"/>
                                  <w:szCs w:val="16"/>
                                </w:rPr>
                              </w:pPr>
                            </w:p>
                            <w:p w14:paraId="5A2EF27A" w14:textId="77777777" w:rsidR="002F5193" w:rsidRDefault="002F5193" w:rsidP="00DF37B3">
                              <w:pPr>
                                <w:spacing w:after="0"/>
                                <w:jc w:val="right"/>
                                <w:rPr>
                                  <w:color w:val="FFFFFF"/>
                                  <w:sz w:val="16"/>
                                  <w:szCs w:val="16"/>
                                </w:rPr>
                              </w:pPr>
                            </w:p>
                            <w:p w14:paraId="56192A21" w14:textId="77777777" w:rsidR="002F5193" w:rsidRDefault="002F5193" w:rsidP="00DF37B3">
                              <w:pPr>
                                <w:spacing w:after="0"/>
                                <w:jc w:val="right"/>
                                <w:rPr>
                                  <w:color w:val="FFFFFF"/>
                                  <w:sz w:val="16"/>
                                  <w:szCs w:val="16"/>
                                </w:rPr>
                              </w:pPr>
                            </w:p>
                            <w:p w14:paraId="1E721ED7" w14:textId="77777777" w:rsidR="002F5193" w:rsidRDefault="002F5193" w:rsidP="00DF37B3">
                              <w:pPr>
                                <w:spacing w:after="0"/>
                                <w:jc w:val="right"/>
                                <w:rPr>
                                  <w:color w:val="FFFFFF"/>
                                  <w:sz w:val="16"/>
                                  <w:szCs w:val="16"/>
                                </w:rPr>
                              </w:pPr>
                            </w:p>
                            <w:p w14:paraId="1B15D255" w14:textId="77777777" w:rsidR="002F5193" w:rsidRDefault="002F5193" w:rsidP="00DF37B3">
                              <w:pPr>
                                <w:spacing w:after="0"/>
                                <w:jc w:val="right"/>
                                <w:rPr>
                                  <w:color w:val="FFFFFF"/>
                                  <w:sz w:val="16"/>
                                  <w:szCs w:val="16"/>
                                </w:rPr>
                              </w:pPr>
                            </w:p>
                            <w:p w14:paraId="2F32D182" w14:textId="77777777" w:rsidR="002F5193" w:rsidRDefault="002F5193" w:rsidP="00DF37B3">
                              <w:pPr>
                                <w:spacing w:after="0"/>
                                <w:jc w:val="right"/>
                                <w:rPr>
                                  <w:color w:val="FFFFFF"/>
                                  <w:sz w:val="16"/>
                                  <w:szCs w:val="16"/>
                                </w:rPr>
                              </w:pPr>
                            </w:p>
                            <w:p w14:paraId="4B9C3EC5" w14:textId="77777777" w:rsidR="002F5193" w:rsidRDefault="002F5193" w:rsidP="00DF37B3">
                              <w:pPr>
                                <w:spacing w:after="0"/>
                                <w:jc w:val="right"/>
                                <w:rPr>
                                  <w:color w:val="FFFFFF"/>
                                  <w:sz w:val="16"/>
                                  <w:szCs w:val="16"/>
                                </w:rPr>
                              </w:pPr>
                            </w:p>
                            <w:p w14:paraId="4420DD8A" w14:textId="77777777" w:rsidR="002F5193" w:rsidRDefault="002F5193" w:rsidP="00DF37B3">
                              <w:pPr>
                                <w:spacing w:after="0"/>
                                <w:jc w:val="right"/>
                                <w:rPr>
                                  <w:color w:val="FFFFFF"/>
                                  <w:sz w:val="16"/>
                                  <w:szCs w:val="16"/>
                                </w:rPr>
                              </w:pPr>
                            </w:p>
                            <w:p w14:paraId="3BDFC608" w14:textId="77777777" w:rsidR="002F5193" w:rsidRDefault="002F5193" w:rsidP="00DF37B3">
                              <w:pPr>
                                <w:spacing w:after="0"/>
                                <w:jc w:val="right"/>
                                <w:rPr>
                                  <w:color w:val="FFFFFF"/>
                                  <w:sz w:val="16"/>
                                  <w:szCs w:val="16"/>
                                </w:rPr>
                              </w:pPr>
                            </w:p>
                            <w:p w14:paraId="12BD0503" w14:textId="77777777" w:rsidR="002F5193" w:rsidRDefault="002F5193" w:rsidP="00DF37B3">
                              <w:pPr>
                                <w:spacing w:after="0"/>
                                <w:jc w:val="right"/>
                                <w:rPr>
                                  <w:color w:val="FFFFFF"/>
                                  <w:sz w:val="16"/>
                                  <w:szCs w:val="16"/>
                                </w:rPr>
                              </w:pPr>
                            </w:p>
                            <w:p w14:paraId="78761156" w14:textId="77777777" w:rsidR="002F5193" w:rsidRDefault="002F5193" w:rsidP="00DF37B3">
                              <w:pPr>
                                <w:spacing w:after="0"/>
                                <w:jc w:val="right"/>
                                <w:rPr>
                                  <w:color w:val="FFFFFF"/>
                                  <w:sz w:val="16"/>
                                  <w:szCs w:val="16"/>
                                </w:rPr>
                              </w:pPr>
                            </w:p>
                            <w:p w14:paraId="56CD72CF" w14:textId="77777777" w:rsidR="002F5193" w:rsidRPr="0018384D" w:rsidRDefault="002F5193" w:rsidP="00DF37B3">
                              <w:pPr>
                                <w:spacing w:after="0"/>
                                <w:jc w:val="right"/>
                                <w:rPr>
                                  <w:color w:val="FFFFFF"/>
                                  <w:sz w:val="16"/>
                                  <w:szCs w:val="16"/>
                                </w:rPr>
                              </w:pPr>
                              <w:r w:rsidRPr="0018384D">
                                <w:rPr>
                                  <w:color w:val="FFFFFF"/>
                                  <w:sz w:val="16"/>
                                  <w:szCs w:val="16"/>
                                </w:rPr>
                                <w:t>Published by the</w:t>
                              </w:r>
                            </w:p>
                            <w:p w14:paraId="22BA40A6" w14:textId="77777777" w:rsidR="002F5193" w:rsidRPr="0018384D" w:rsidRDefault="002F5193" w:rsidP="00DF37B3">
                              <w:pPr>
                                <w:spacing w:after="0"/>
                                <w:jc w:val="right"/>
                                <w:rPr>
                                  <w:color w:val="FFFFFF"/>
                                  <w:sz w:val="16"/>
                                  <w:szCs w:val="16"/>
                                </w:rPr>
                              </w:pPr>
                              <w:r w:rsidRPr="0018384D">
                                <w:rPr>
                                  <w:color w:val="FFFFFF"/>
                                  <w:sz w:val="16"/>
                                  <w:szCs w:val="16"/>
                                </w:rPr>
                                <w:t>International Hydrographic Organization</w:t>
                              </w:r>
                            </w:p>
                            <w:p w14:paraId="5E4EE4CA" w14:textId="77777777" w:rsidR="002F5193" w:rsidRPr="0018384D" w:rsidRDefault="002F5193" w:rsidP="00DF37B3">
                              <w:pPr>
                                <w:spacing w:after="0"/>
                                <w:jc w:val="right"/>
                                <w:rPr>
                                  <w:color w:val="FFFFFF"/>
                                  <w:sz w:val="16"/>
                                  <w:szCs w:val="16"/>
                                  <w:lang w:val="fr-FR"/>
                                </w:rPr>
                              </w:pPr>
                              <w:r w:rsidRPr="0018384D">
                                <w:rPr>
                                  <w:color w:val="FFFFFF"/>
                                  <w:sz w:val="16"/>
                                  <w:szCs w:val="16"/>
                                  <w:lang w:val="fr-FR"/>
                                </w:rPr>
                                <w:t>4b quai Antoine 1</w:t>
                              </w:r>
                              <w:r w:rsidRPr="0018384D">
                                <w:rPr>
                                  <w:color w:val="FFFFFF"/>
                                  <w:sz w:val="16"/>
                                  <w:szCs w:val="16"/>
                                  <w:vertAlign w:val="superscript"/>
                                  <w:lang w:val="fr-FR"/>
                                </w:rPr>
                                <w:t>er</w:t>
                              </w:r>
                            </w:p>
                            <w:p w14:paraId="13ABF3F9" w14:textId="77777777" w:rsidR="002F5193" w:rsidRPr="0018384D" w:rsidRDefault="002F5193" w:rsidP="00DF37B3">
                              <w:pPr>
                                <w:spacing w:after="0"/>
                                <w:jc w:val="right"/>
                                <w:rPr>
                                  <w:color w:val="FFFFFF"/>
                                  <w:sz w:val="16"/>
                                  <w:szCs w:val="16"/>
                                  <w:lang w:val="fr-FR"/>
                                </w:rPr>
                              </w:pPr>
                              <w:r w:rsidRPr="0018384D">
                                <w:rPr>
                                  <w:color w:val="FFFFFF"/>
                                  <w:sz w:val="16"/>
                                  <w:szCs w:val="16"/>
                                  <w:lang w:val="fr-FR"/>
                                </w:rPr>
                                <w:t>Principauté de Monaco</w:t>
                              </w:r>
                            </w:p>
                            <w:p w14:paraId="46BB6216" w14:textId="77777777" w:rsidR="002F5193" w:rsidRPr="0018384D" w:rsidRDefault="002F5193" w:rsidP="00DF37B3">
                              <w:pPr>
                                <w:spacing w:after="0"/>
                                <w:jc w:val="right"/>
                                <w:rPr>
                                  <w:color w:val="FFFFFF"/>
                                  <w:sz w:val="16"/>
                                  <w:szCs w:val="16"/>
                                </w:rPr>
                              </w:pPr>
                              <w:r w:rsidRPr="0018384D">
                                <w:rPr>
                                  <w:color w:val="FFFFFF"/>
                                  <w:sz w:val="16"/>
                                  <w:szCs w:val="16"/>
                                </w:rPr>
                                <w:t>Tel: (377) 93.10.81.00</w:t>
                              </w:r>
                            </w:p>
                            <w:p w14:paraId="1DAEBC89" w14:textId="77777777" w:rsidR="002F5193" w:rsidRPr="0018384D" w:rsidRDefault="002F5193" w:rsidP="00DF37B3">
                              <w:pPr>
                                <w:spacing w:after="0"/>
                                <w:jc w:val="right"/>
                                <w:rPr>
                                  <w:color w:val="FFFFFF"/>
                                  <w:sz w:val="16"/>
                                  <w:szCs w:val="16"/>
                                </w:rPr>
                              </w:pPr>
                              <w:r w:rsidRPr="0018384D">
                                <w:rPr>
                                  <w:color w:val="FFFFFF"/>
                                  <w:sz w:val="16"/>
                                  <w:szCs w:val="16"/>
                                </w:rPr>
                                <w:t>Fax: (377) 93.10.81.40</w:t>
                              </w:r>
                            </w:p>
                            <w:p w14:paraId="5383A5BD" w14:textId="77777777" w:rsidR="002F5193" w:rsidRPr="0018384D" w:rsidRDefault="002F5193" w:rsidP="00DF37B3">
                              <w:pPr>
                                <w:spacing w:after="0"/>
                                <w:jc w:val="right"/>
                                <w:rPr>
                                  <w:color w:val="FFFFFF"/>
                                  <w:sz w:val="16"/>
                                  <w:szCs w:val="16"/>
                                </w:rPr>
                              </w:pPr>
                              <w:r w:rsidRPr="0018384D">
                                <w:rPr>
                                  <w:color w:val="FFFFFF"/>
                                  <w:sz w:val="16"/>
                                  <w:szCs w:val="16"/>
                                </w:rPr>
                                <w:t>info@iho.int</w:t>
                              </w:r>
                            </w:p>
                            <w:p w14:paraId="7C7A38EB" w14:textId="77777777" w:rsidR="002F5193" w:rsidRPr="0018384D" w:rsidRDefault="002F5193" w:rsidP="00DF37B3">
                              <w:pPr>
                                <w:spacing w:after="0"/>
                                <w:jc w:val="right"/>
                                <w:rPr>
                                  <w:color w:val="FFFFFF"/>
                                  <w:sz w:val="16"/>
                                  <w:szCs w:val="16"/>
                                </w:rPr>
                              </w:pPr>
                              <w:r w:rsidRPr="0018384D">
                                <w:rPr>
                                  <w:color w:val="FFFFFF"/>
                                  <w:sz w:val="16"/>
                                  <w:szCs w:val="16"/>
                                </w:rPr>
                                <w:t>www.iho.</w:t>
                              </w:r>
                              <w:r>
                                <w:rPr>
                                  <w:color w:val="FFFFFF"/>
                                  <w:sz w:val="16"/>
                                  <w:szCs w:val="16"/>
                                </w:rPr>
                                <w:t>int</w:t>
                              </w:r>
                            </w:p>
                            <w:p w14:paraId="175EB214" w14:textId="77777777" w:rsidR="002F5193" w:rsidRDefault="002F5193" w:rsidP="00DF37B3">
                              <w:pPr>
                                <w:jc w:val="right"/>
                                <w:rPr>
                                  <w:color w:val="FFFFFF"/>
                                  <w:sz w:val="16"/>
                                  <w:szCs w:val="16"/>
                                </w:rPr>
                              </w:pPr>
                            </w:p>
                            <w:p w14:paraId="26E257A6" w14:textId="77777777" w:rsidR="002F5193" w:rsidRDefault="002F5193" w:rsidP="00DF37B3">
                              <w:pPr>
                                <w:jc w:val="right"/>
                                <w:rPr>
                                  <w:color w:val="FFFFFF"/>
                                  <w:sz w:val="16"/>
                                  <w:szCs w:val="16"/>
                                </w:rPr>
                              </w:pPr>
                            </w:p>
                            <w:p w14:paraId="54493F7D" w14:textId="77777777" w:rsidR="002F5193" w:rsidRDefault="002F5193" w:rsidP="00DF37B3">
                              <w:pPr>
                                <w:jc w:val="right"/>
                                <w:rPr>
                                  <w:color w:val="FFFFFF"/>
                                  <w:sz w:val="16"/>
                                  <w:szCs w:val="16"/>
                                </w:rPr>
                              </w:pPr>
                            </w:p>
                            <w:p w14:paraId="1915837E" w14:textId="77777777" w:rsidR="002F5193" w:rsidRDefault="002F5193" w:rsidP="00DF37B3">
                              <w:pPr>
                                <w:jc w:val="right"/>
                                <w:rPr>
                                  <w:color w:val="FFFFFF"/>
                                  <w:sz w:val="16"/>
                                  <w:szCs w:val="16"/>
                                </w:rPr>
                              </w:pPr>
                            </w:p>
                            <w:p w14:paraId="69622D85" w14:textId="77777777" w:rsidR="002F5193" w:rsidRDefault="002F5193" w:rsidP="00DF37B3">
                              <w:pPr>
                                <w:jc w:val="right"/>
                                <w:rPr>
                                  <w:color w:val="FFFFFF"/>
                                  <w:sz w:val="16"/>
                                  <w:szCs w:val="16"/>
                                </w:rPr>
                              </w:pPr>
                            </w:p>
                            <w:p w14:paraId="767942B8" w14:textId="77777777" w:rsidR="002F5193" w:rsidRDefault="002F5193" w:rsidP="00DF37B3">
                              <w:pPr>
                                <w:jc w:val="right"/>
                                <w:rPr>
                                  <w:color w:val="FFFFFF"/>
                                  <w:sz w:val="16"/>
                                  <w:szCs w:val="16"/>
                                </w:rPr>
                              </w:pPr>
                            </w:p>
                            <w:p w14:paraId="25019344" w14:textId="77777777" w:rsidR="002F5193" w:rsidRDefault="002F5193" w:rsidP="00DF37B3">
                              <w:pPr>
                                <w:jc w:val="right"/>
                                <w:rPr>
                                  <w:color w:val="FFFFFF"/>
                                  <w:sz w:val="16"/>
                                  <w:szCs w:val="16"/>
                                </w:rPr>
                              </w:pPr>
                            </w:p>
                            <w:p w14:paraId="487B6C72" w14:textId="77777777" w:rsidR="002F5193" w:rsidRDefault="002F5193" w:rsidP="00DF37B3">
                              <w:pPr>
                                <w:jc w:val="right"/>
                                <w:rPr>
                                  <w:color w:val="FFFFFF"/>
                                  <w:sz w:val="16"/>
                                  <w:szCs w:val="16"/>
                                </w:rPr>
                              </w:pPr>
                            </w:p>
                            <w:p w14:paraId="41FC3BF6" w14:textId="77777777" w:rsidR="002F5193" w:rsidRDefault="002F5193" w:rsidP="00DF37B3">
                              <w:pPr>
                                <w:jc w:val="right"/>
                                <w:rPr>
                                  <w:color w:val="FFFFFF"/>
                                  <w:sz w:val="16"/>
                                  <w:szCs w:val="16"/>
                                </w:rPr>
                              </w:pPr>
                            </w:p>
                            <w:p w14:paraId="04953173" w14:textId="77777777" w:rsidR="002F5193" w:rsidRDefault="002F5193" w:rsidP="00DF37B3">
                              <w:pPr>
                                <w:jc w:val="right"/>
                                <w:rPr>
                                  <w:color w:val="FFFFFF"/>
                                  <w:sz w:val="16"/>
                                  <w:szCs w:val="16"/>
                                </w:rPr>
                              </w:pPr>
                            </w:p>
                            <w:p w14:paraId="6A96BD86" w14:textId="77777777" w:rsidR="002F5193" w:rsidRDefault="002F5193" w:rsidP="00DF37B3">
                              <w:pPr>
                                <w:jc w:val="right"/>
                                <w:rPr>
                                  <w:color w:val="FFFFFF"/>
                                  <w:sz w:val="16"/>
                                  <w:szCs w:val="16"/>
                                </w:rPr>
                              </w:pPr>
                            </w:p>
                            <w:p w14:paraId="33F1B916" w14:textId="77777777" w:rsidR="002F5193" w:rsidRPr="0018384D" w:rsidRDefault="002F5193" w:rsidP="00DF37B3">
                              <w:pPr>
                                <w:jc w:val="right"/>
                                <w:rPr>
                                  <w:color w:val="FFFFFF"/>
                                  <w:sz w:val="16"/>
                                  <w:szCs w:val="16"/>
                                </w:rPr>
                              </w:pPr>
                              <w:r w:rsidRPr="0018384D">
                                <w:rPr>
                                  <w:color w:val="FFFFFF"/>
                                  <w:sz w:val="16"/>
                                  <w:szCs w:val="16"/>
                                </w:rPr>
                                <w:t>Published by the</w:t>
                              </w:r>
                            </w:p>
                            <w:p w14:paraId="5B56610D" w14:textId="77777777" w:rsidR="002F5193" w:rsidRPr="0018384D" w:rsidRDefault="002F5193" w:rsidP="00DF37B3">
                              <w:pPr>
                                <w:jc w:val="right"/>
                                <w:rPr>
                                  <w:color w:val="FFFFFF"/>
                                  <w:sz w:val="16"/>
                                  <w:szCs w:val="16"/>
                                </w:rPr>
                              </w:pPr>
                              <w:r w:rsidRPr="0018384D">
                                <w:rPr>
                                  <w:color w:val="FFFFFF"/>
                                  <w:sz w:val="16"/>
                                  <w:szCs w:val="16"/>
                                </w:rPr>
                                <w:t>International Hydrographic Organization</w:t>
                              </w:r>
                            </w:p>
                            <w:p w14:paraId="1BD60452" w14:textId="77777777" w:rsidR="002F5193" w:rsidRPr="0018384D" w:rsidRDefault="002F5193" w:rsidP="00DF37B3">
                              <w:pPr>
                                <w:jc w:val="right"/>
                                <w:rPr>
                                  <w:color w:val="FFFFFF"/>
                                  <w:sz w:val="16"/>
                                  <w:szCs w:val="16"/>
                                  <w:lang w:val="fr-FR"/>
                                </w:rPr>
                              </w:pPr>
                              <w:r w:rsidRPr="0018384D">
                                <w:rPr>
                                  <w:color w:val="FFFFFF"/>
                                  <w:sz w:val="16"/>
                                  <w:szCs w:val="16"/>
                                  <w:lang w:val="fr-FR"/>
                                </w:rPr>
                                <w:t>4b quai Antoine 1</w:t>
                              </w:r>
                              <w:r w:rsidRPr="0018384D">
                                <w:rPr>
                                  <w:color w:val="FFFFFF"/>
                                  <w:sz w:val="16"/>
                                  <w:szCs w:val="16"/>
                                  <w:vertAlign w:val="superscript"/>
                                  <w:lang w:val="fr-FR"/>
                                </w:rPr>
                                <w:t>er</w:t>
                              </w:r>
                            </w:p>
                            <w:p w14:paraId="7C707409" w14:textId="77777777" w:rsidR="002F5193" w:rsidRPr="0018384D" w:rsidRDefault="002F5193" w:rsidP="00DF37B3">
                              <w:pPr>
                                <w:jc w:val="right"/>
                                <w:rPr>
                                  <w:color w:val="FFFFFF"/>
                                  <w:sz w:val="16"/>
                                  <w:szCs w:val="16"/>
                                  <w:lang w:val="fr-FR"/>
                                </w:rPr>
                              </w:pPr>
                              <w:r w:rsidRPr="0018384D">
                                <w:rPr>
                                  <w:color w:val="FFFFFF"/>
                                  <w:sz w:val="16"/>
                                  <w:szCs w:val="16"/>
                                  <w:lang w:val="fr-FR"/>
                                </w:rPr>
                                <w:t>Principauté de Monaco</w:t>
                              </w:r>
                            </w:p>
                            <w:p w14:paraId="01206A98" w14:textId="77777777" w:rsidR="002F5193" w:rsidRPr="0018384D" w:rsidRDefault="002F5193" w:rsidP="00DF37B3">
                              <w:pPr>
                                <w:jc w:val="right"/>
                                <w:rPr>
                                  <w:color w:val="FFFFFF"/>
                                  <w:sz w:val="16"/>
                                  <w:szCs w:val="16"/>
                                </w:rPr>
                              </w:pPr>
                              <w:r w:rsidRPr="0018384D">
                                <w:rPr>
                                  <w:color w:val="FFFFFF"/>
                                  <w:sz w:val="16"/>
                                  <w:szCs w:val="16"/>
                                </w:rPr>
                                <w:t>Tel: (377) 93.10.81.00</w:t>
                              </w:r>
                            </w:p>
                            <w:p w14:paraId="53A5FD4B" w14:textId="77777777" w:rsidR="002F5193" w:rsidRPr="0018384D" w:rsidRDefault="002F5193" w:rsidP="00DF37B3">
                              <w:pPr>
                                <w:jc w:val="right"/>
                                <w:rPr>
                                  <w:color w:val="FFFFFF"/>
                                  <w:sz w:val="16"/>
                                  <w:szCs w:val="16"/>
                                </w:rPr>
                              </w:pPr>
                              <w:r w:rsidRPr="0018384D">
                                <w:rPr>
                                  <w:color w:val="FFFFFF"/>
                                  <w:sz w:val="16"/>
                                  <w:szCs w:val="16"/>
                                </w:rPr>
                                <w:t>Fax: (377) 93.10.81.40</w:t>
                              </w:r>
                            </w:p>
                            <w:p w14:paraId="21F3094E" w14:textId="77777777" w:rsidR="002F5193" w:rsidRPr="0018384D" w:rsidRDefault="002F5193" w:rsidP="00DF37B3">
                              <w:pPr>
                                <w:jc w:val="right"/>
                                <w:rPr>
                                  <w:color w:val="FFFFFF"/>
                                  <w:sz w:val="16"/>
                                  <w:szCs w:val="16"/>
                                </w:rPr>
                              </w:pPr>
                              <w:r w:rsidRPr="0018384D">
                                <w:rPr>
                                  <w:color w:val="FFFFFF"/>
                                  <w:sz w:val="16"/>
                                  <w:szCs w:val="16"/>
                                </w:rPr>
                                <w:t>info@iho.int</w:t>
                              </w:r>
                            </w:p>
                            <w:p w14:paraId="03B8B93A" w14:textId="77777777" w:rsidR="002F5193" w:rsidRPr="0018384D" w:rsidRDefault="002F5193" w:rsidP="00DF37B3">
                              <w:pPr>
                                <w:jc w:val="right"/>
                                <w:rPr>
                                  <w:color w:val="FFFFFF"/>
                                  <w:sz w:val="16"/>
                                  <w:szCs w:val="16"/>
                                </w:rPr>
                              </w:pPr>
                              <w:r w:rsidRPr="0018384D">
                                <w:rPr>
                                  <w:color w:val="FFFFFF"/>
                                  <w:sz w:val="16"/>
                                  <w:szCs w:val="16"/>
                                </w:rPr>
                                <w:t>www.iho.</w:t>
                              </w:r>
                              <w:r>
                                <w:rPr>
                                  <w:color w:val="FFFFFF"/>
                                  <w:sz w:val="16"/>
                                  <w:szCs w:val="16"/>
                                </w:rPr>
                                <w:t>int</w:t>
                              </w:r>
                            </w:p>
                          </w:txbxContent>
                        </wps:txbx>
                        <wps:bodyPr rot="0" vert="horz" wrap="square" lIns="180000" tIns="180000" rIns="180000" bIns="180000" anchor="b" anchorCtr="0" upright="1">
                          <a:noAutofit/>
                        </wps:bodyPr>
                      </wps:wsp>
                      <wps:wsp>
                        <wps:cNvPr id="25" name="Tekstvak 1"/>
                        <wps:cNvSpPr txBox="1">
                          <a:spLocks noChangeArrowheads="1"/>
                        </wps:cNvSpPr>
                        <wps:spPr bwMode="auto">
                          <a:xfrm>
                            <a:off x="9459" y="7567"/>
                            <a:ext cx="55836" cy="60408"/>
                          </a:xfrm>
                          <a:prstGeom prst="rect">
                            <a:avLst/>
                          </a:prstGeom>
                          <a:solidFill>
                            <a:srgbClr val="FFFFFF"/>
                          </a:solidFill>
                          <a:ln w="6350">
                            <a:solidFill>
                              <a:srgbClr val="001532"/>
                            </a:solidFill>
                            <a:miter lim="800000"/>
                            <a:headEnd/>
                            <a:tailEnd/>
                          </a:ln>
                        </wps:spPr>
                        <wps:txbx>
                          <w:txbxContent>
                            <w:p w14:paraId="7917B480" w14:textId="77777777" w:rsidR="002F5193" w:rsidRDefault="002F5193" w:rsidP="003F4112">
                              <w:pPr>
                                <w:pStyle w:val="Basisalinea"/>
                                <w:suppressAutoHyphens/>
                                <w:spacing w:line="240" w:lineRule="auto"/>
                                <w:rPr>
                                  <w:rFonts w:ascii="Arial" w:hAnsi="Arial" w:cs="HelveticaNeueLT Std Med"/>
                                  <w:b/>
                                  <w:color w:val="00004C"/>
                                  <w:sz w:val="56"/>
                                  <w:szCs w:val="56"/>
                                </w:rPr>
                              </w:pPr>
                            </w:p>
                            <w:p w14:paraId="1D749D6B" w14:textId="175DF72E" w:rsidR="002F5193" w:rsidRPr="008A5275" w:rsidRDefault="002F5193" w:rsidP="003F4112">
                              <w:pPr>
                                <w:pStyle w:val="Basisalinea"/>
                                <w:suppressAutoHyphens/>
                                <w:spacing w:line="240" w:lineRule="auto"/>
                                <w:rPr>
                                  <w:rFonts w:ascii="Arial" w:hAnsi="Arial" w:cs="HelveticaNeueLT Std Med"/>
                                  <w:b/>
                                  <w:color w:val="002060"/>
                                  <w:sz w:val="56"/>
                                  <w:szCs w:val="56"/>
                                  <w:lang w:val="en-GB"/>
                                </w:rPr>
                              </w:pPr>
                              <w:r w:rsidRPr="008A5275">
                                <w:rPr>
                                  <w:rFonts w:ascii="Arial" w:hAnsi="Arial" w:cs="HelveticaNeueLT Std Med"/>
                                  <w:b/>
                                  <w:color w:val="002060"/>
                                  <w:sz w:val="56"/>
                                  <w:szCs w:val="56"/>
                                  <w:lang w:val="en-GB"/>
                                </w:rPr>
                                <w:t>Catalogue of Nautical Products</w:t>
                              </w:r>
                            </w:p>
                            <w:p w14:paraId="1DC7E2B9" w14:textId="77777777" w:rsidR="002F5193" w:rsidRPr="008A5275" w:rsidRDefault="002F5193" w:rsidP="003F4112">
                              <w:pPr>
                                <w:pStyle w:val="Basisalinea"/>
                                <w:suppressAutoHyphens/>
                                <w:spacing w:line="240" w:lineRule="auto"/>
                                <w:rPr>
                                  <w:rFonts w:ascii="Arial" w:hAnsi="Arial" w:cs="HelveticaNeueLT Std Med"/>
                                  <w:b/>
                                  <w:color w:val="00004C"/>
                                  <w:sz w:val="56"/>
                                  <w:szCs w:val="56"/>
                                  <w:lang w:val="en-GB"/>
                                </w:rPr>
                              </w:pPr>
                            </w:p>
                            <w:p w14:paraId="18518650" w14:textId="77777777" w:rsidR="002F5193" w:rsidRPr="008A5275" w:rsidRDefault="002F5193" w:rsidP="003F4112">
                              <w:pPr>
                                <w:pStyle w:val="Basisalinea"/>
                                <w:suppressAutoHyphens/>
                                <w:spacing w:line="240" w:lineRule="auto"/>
                                <w:rPr>
                                  <w:rFonts w:ascii="Arial" w:hAnsi="Arial" w:cs="HelveticaNeueLT Std Med"/>
                                  <w:b/>
                                  <w:color w:val="00004C"/>
                                  <w:sz w:val="56"/>
                                  <w:szCs w:val="56"/>
                                  <w:lang w:val="en-GB"/>
                                </w:rPr>
                              </w:pPr>
                            </w:p>
                            <w:p w14:paraId="0A9A59E5" w14:textId="77777777" w:rsidR="002F5193" w:rsidRPr="008A5275" w:rsidRDefault="002F5193" w:rsidP="003F4112">
                              <w:pPr>
                                <w:pStyle w:val="Basisalinea"/>
                                <w:suppressAutoHyphens/>
                                <w:spacing w:line="240" w:lineRule="auto"/>
                                <w:rPr>
                                  <w:rFonts w:ascii="Arial" w:hAnsi="Arial" w:cs="HelveticaNeueLT Std Med"/>
                                  <w:b/>
                                  <w:color w:val="00004C"/>
                                  <w:sz w:val="56"/>
                                  <w:szCs w:val="56"/>
                                  <w:lang w:val="en-GB"/>
                                </w:rPr>
                              </w:pPr>
                            </w:p>
                            <w:p w14:paraId="1B1FDCA7" w14:textId="2F6B0B27" w:rsidR="002F5193" w:rsidRPr="008A5275" w:rsidRDefault="002F5193" w:rsidP="003F4112">
                              <w:pPr>
                                <w:pStyle w:val="Basisalinea"/>
                                <w:suppressAutoHyphens/>
                                <w:spacing w:line="240" w:lineRule="auto"/>
                                <w:rPr>
                                  <w:rFonts w:ascii="Arial" w:hAnsi="Arial" w:cs="HelveticaNeueLT Std Med"/>
                                  <w:b/>
                                  <w:color w:val="00004C"/>
                                  <w:sz w:val="28"/>
                                  <w:szCs w:val="28"/>
                                  <w:lang w:val="en-GB"/>
                                </w:rPr>
                              </w:pPr>
                              <w:r w:rsidRPr="008A5275">
                                <w:rPr>
                                  <w:rFonts w:ascii="Arial" w:hAnsi="Arial" w:cs="HelveticaNeueLT Std Med"/>
                                  <w:b/>
                                  <w:color w:val="00004C"/>
                                  <w:sz w:val="28"/>
                                  <w:szCs w:val="28"/>
                                  <w:lang w:val="en-GB"/>
                                </w:rPr>
                                <w:t xml:space="preserve">Edition 2.0.0 – </w:t>
                              </w:r>
                              <w:r w:rsidR="008E215F" w:rsidRPr="008A5275">
                                <w:rPr>
                                  <w:rFonts w:ascii="Arial" w:hAnsi="Arial" w:cs="HelveticaNeueLT Std Med"/>
                                  <w:b/>
                                  <w:color w:val="00004C"/>
                                  <w:sz w:val="28"/>
                                  <w:szCs w:val="28"/>
                                  <w:lang w:val="en-GB"/>
                                </w:rPr>
                                <w:t>March</w:t>
                              </w:r>
                              <w:r w:rsidRPr="008A5275">
                                <w:rPr>
                                  <w:rFonts w:ascii="Arial" w:hAnsi="Arial" w:cs="HelveticaNeueLT Std Med"/>
                                  <w:b/>
                                  <w:color w:val="00004C"/>
                                  <w:sz w:val="28"/>
                                  <w:szCs w:val="28"/>
                                  <w:lang w:val="en-GB"/>
                                </w:rPr>
                                <w:t xml:space="preserve"> 202</w:t>
                              </w:r>
                              <w:r w:rsidR="008E215F" w:rsidRPr="008A5275">
                                <w:rPr>
                                  <w:rFonts w:ascii="Arial" w:hAnsi="Arial" w:cs="HelveticaNeueLT Std Med"/>
                                  <w:b/>
                                  <w:color w:val="00004C"/>
                                  <w:sz w:val="28"/>
                                  <w:szCs w:val="28"/>
                                  <w:lang w:val="en-GB"/>
                                </w:rPr>
                                <w:t>5</w:t>
                              </w:r>
                            </w:p>
                          </w:txbxContent>
                        </wps:txbx>
                        <wps:bodyPr rot="0" vert="horz" wrap="square" lIns="360000" tIns="360000" rIns="360000" bIns="360000" anchor="ctr"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3E7538E0" id="Groep 11" o:spid="_x0000_s1026" style="position:absolute;left:0;text-align:left;margin-left:-29.35pt;margin-top:-38.25pt;width:514.2pt;height:739.55pt;z-index:251657216;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">
                <v:shapetype id="_x0000_t202" coordsize="21600,21600" o:spt="202" path="m,l,21600r21600,l21600,xe">
                  <v:stroke joinstyle="miter"/>
                  <v:path gradientshapeok="t" o:connecttype="rect"/>
                </v:shapetype>
                <v:shape id="Tekstvak 2" o:spid="_x0000_s1027" type="#_x0000_t202" style="position:absolute;left:9346;width:7054;height:7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" fillcolor="#f1eaca" stroked="f" strokeweight=".5pt">
                  <v:textbox inset="5mm,8mm,5mm,8mm">
                    <w:txbxContent>
                      <w:p w14:paraId="59D2915D" w14:textId="36C393BA" w:rsidR="002F5193" w:rsidRPr="00B94B05" w:rsidRDefault="002F5193" w:rsidP="00DF37B3">
                        <w:pPr>
                          <w:rPr>
                            <w:b/>
                          </w:rPr>
                        </w:pPr>
                        <w:r>
                          <w:rPr>
                            <w:b/>
                          </w:rPr>
                          <w:t>S-128</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">
                  <v:imagedata r:id="rId11"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">
                  <v:imagedata r:id="rId12"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" fillcolor="#00ac9e" stroked="f" strokeweight=".5pt">
                  <v:textbox inset="5mm,5mm,5mm,5mm">
                    <w:txbxContent>
                      <w:p w14:paraId="458D5627" w14:textId="77777777" w:rsidR="002F5193" w:rsidRDefault="002F5193" w:rsidP="00DF37B3">
                        <w:pPr>
                          <w:spacing w:after="0"/>
                          <w:jc w:val="right"/>
                          <w:rPr>
                            <w:color w:val="FFFFFF"/>
                            <w:sz w:val="16"/>
                            <w:szCs w:val="16"/>
                          </w:rPr>
                        </w:pPr>
                      </w:p>
                      <w:p w14:paraId="5A2EF27A" w14:textId="77777777" w:rsidR="002F5193" w:rsidRDefault="002F5193" w:rsidP="00DF37B3">
                        <w:pPr>
                          <w:spacing w:after="0"/>
                          <w:jc w:val="right"/>
                          <w:rPr>
                            <w:color w:val="FFFFFF"/>
                            <w:sz w:val="16"/>
                            <w:szCs w:val="16"/>
                          </w:rPr>
                        </w:pPr>
                      </w:p>
                      <w:p w14:paraId="56192A21" w14:textId="77777777" w:rsidR="002F5193" w:rsidRDefault="002F5193" w:rsidP="00DF37B3">
                        <w:pPr>
                          <w:spacing w:after="0"/>
                          <w:jc w:val="right"/>
                          <w:rPr>
                            <w:color w:val="FFFFFF"/>
                            <w:sz w:val="16"/>
                            <w:szCs w:val="16"/>
                          </w:rPr>
                        </w:pPr>
                      </w:p>
                      <w:p w14:paraId="1E721ED7" w14:textId="77777777" w:rsidR="002F5193" w:rsidRDefault="002F5193" w:rsidP="00DF37B3">
                        <w:pPr>
                          <w:spacing w:after="0"/>
                          <w:jc w:val="right"/>
                          <w:rPr>
                            <w:color w:val="FFFFFF"/>
                            <w:sz w:val="16"/>
                            <w:szCs w:val="16"/>
                          </w:rPr>
                        </w:pPr>
                      </w:p>
                      <w:p w14:paraId="1B15D255" w14:textId="77777777" w:rsidR="002F5193" w:rsidRDefault="002F5193" w:rsidP="00DF37B3">
                        <w:pPr>
                          <w:spacing w:after="0"/>
                          <w:jc w:val="right"/>
                          <w:rPr>
                            <w:color w:val="FFFFFF"/>
                            <w:sz w:val="16"/>
                            <w:szCs w:val="16"/>
                          </w:rPr>
                        </w:pPr>
                      </w:p>
                      <w:p w14:paraId="2F32D182" w14:textId="77777777" w:rsidR="002F5193" w:rsidRDefault="002F5193" w:rsidP="00DF37B3">
                        <w:pPr>
                          <w:spacing w:after="0"/>
                          <w:jc w:val="right"/>
                          <w:rPr>
                            <w:color w:val="FFFFFF"/>
                            <w:sz w:val="16"/>
                            <w:szCs w:val="16"/>
                          </w:rPr>
                        </w:pPr>
                      </w:p>
                      <w:p w14:paraId="4B9C3EC5" w14:textId="77777777" w:rsidR="002F5193" w:rsidRDefault="002F5193" w:rsidP="00DF37B3">
                        <w:pPr>
                          <w:spacing w:after="0"/>
                          <w:jc w:val="right"/>
                          <w:rPr>
                            <w:color w:val="FFFFFF"/>
                            <w:sz w:val="16"/>
                            <w:szCs w:val="16"/>
                          </w:rPr>
                        </w:pPr>
                      </w:p>
                      <w:p w14:paraId="4420DD8A" w14:textId="77777777" w:rsidR="002F5193" w:rsidRDefault="002F5193" w:rsidP="00DF37B3">
                        <w:pPr>
                          <w:spacing w:after="0"/>
                          <w:jc w:val="right"/>
                          <w:rPr>
                            <w:color w:val="FFFFFF"/>
                            <w:sz w:val="16"/>
                            <w:szCs w:val="16"/>
                          </w:rPr>
                        </w:pPr>
                      </w:p>
                      <w:p w14:paraId="3BDFC608" w14:textId="77777777" w:rsidR="002F5193" w:rsidRDefault="002F5193" w:rsidP="00DF37B3">
                        <w:pPr>
                          <w:spacing w:after="0"/>
                          <w:jc w:val="right"/>
                          <w:rPr>
                            <w:color w:val="FFFFFF"/>
                            <w:sz w:val="16"/>
                            <w:szCs w:val="16"/>
                          </w:rPr>
                        </w:pPr>
                      </w:p>
                      <w:p w14:paraId="12BD0503" w14:textId="77777777" w:rsidR="002F5193" w:rsidRDefault="002F5193" w:rsidP="00DF37B3">
                        <w:pPr>
                          <w:spacing w:after="0"/>
                          <w:jc w:val="right"/>
                          <w:rPr>
                            <w:color w:val="FFFFFF"/>
                            <w:sz w:val="16"/>
                            <w:szCs w:val="16"/>
                          </w:rPr>
                        </w:pPr>
                      </w:p>
                      <w:p w14:paraId="78761156" w14:textId="77777777" w:rsidR="002F5193" w:rsidRDefault="002F5193" w:rsidP="00DF37B3">
                        <w:pPr>
                          <w:spacing w:after="0"/>
                          <w:jc w:val="right"/>
                          <w:rPr>
                            <w:color w:val="FFFFFF"/>
                            <w:sz w:val="16"/>
                            <w:szCs w:val="16"/>
                          </w:rPr>
                        </w:pPr>
                      </w:p>
                      <w:p w14:paraId="56CD72CF" w14:textId="77777777" w:rsidR="002F5193" w:rsidRPr="0018384D" w:rsidRDefault="002F5193" w:rsidP="00DF37B3">
                        <w:pPr>
                          <w:spacing w:after="0"/>
                          <w:jc w:val="right"/>
                          <w:rPr>
                            <w:color w:val="FFFFFF"/>
                            <w:sz w:val="16"/>
                            <w:szCs w:val="16"/>
                          </w:rPr>
                        </w:pPr>
                        <w:r w:rsidRPr="0018384D">
                          <w:rPr>
                            <w:color w:val="FFFFFF"/>
                            <w:sz w:val="16"/>
                            <w:szCs w:val="16"/>
                          </w:rPr>
                          <w:t>Published by the</w:t>
                        </w:r>
                      </w:p>
                      <w:p w14:paraId="22BA40A6" w14:textId="77777777" w:rsidR="002F5193" w:rsidRPr="0018384D" w:rsidRDefault="002F5193" w:rsidP="00DF37B3">
                        <w:pPr>
                          <w:spacing w:after="0"/>
                          <w:jc w:val="right"/>
                          <w:rPr>
                            <w:color w:val="FFFFFF"/>
                            <w:sz w:val="16"/>
                            <w:szCs w:val="16"/>
                          </w:rPr>
                        </w:pPr>
                        <w:r w:rsidRPr="0018384D">
                          <w:rPr>
                            <w:color w:val="FFFFFF"/>
                            <w:sz w:val="16"/>
                            <w:szCs w:val="16"/>
                          </w:rPr>
                          <w:t>International Hydrographic Organization</w:t>
                        </w:r>
                      </w:p>
                      <w:p w14:paraId="5E4EE4CA" w14:textId="77777777" w:rsidR="002F5193" w:rsidRPr="0018384D" w:rsidRDefault="002F5193" w:rsidP="00DF37B3">
                        <w:pPr>
                          <w:spacing w:after="0"/>
                          <w:jc w:val="right"/>
                          <w:rPr>
                            <w:color w:val="FFFFFF"/>
                            <w:sz w:val="16"/>
                            <w:szCs w:val="16"/>
                            <w:lang w:val="fr-FR"/>
                          </w:rPr>
                        </w:pPr>
                        <w:r w:rsidRPr="0018384D">
                          <w:rPr>
                            <w:color w:val="FFFFFF"/>
                            <w:sz w:val="16"/>
                            <w:szCs w:val="16"/>
                            <w:lang w:val="fr-FR"/>
                          </w:rPr>
                          <w:t>4b quai Antoine 1</w:t>
                        </w:r>
                        <w:r w:rsidRPr="0018384D">
                          <w:rPr>
                            <w:color w:val="FFFFFF"/>
                            <w:sz w:val="16"/>
                            <w:szCs w:val="16"/>
                            <w:vertAlign w:val="superscript"/>
                            <w:lang w:val="fr-FR"/>
                          </w:rPr>
                          <w:t>er</w:t>
                        </w:r>
                      </w:p>
                      <w:p w14:paraId="13ABF3F9" w14:textId="77777777" w:rsidR="002F5193" w:rsidRPr="0018384D" w:rsidRDefault="002F5193" w:rsidP="00DF37B3">
                        <w:pPr>
                          <w:spacing w:after="0"/>
                          <w:jc w:val="right"/>
                          <w:rPr>
                            <w:color w:val="FFFFFF"/>
                            <w:sz w:val="16"/>
                            <w:szCs w:val="16"/>
                            <w:lang w:val="fr-FR"/>
                          </w:rPr>
                        </w:pPr>
                        <w:r w:rsidRPr="0018384D">
                          <w:rPr>
                            <w:color w:val="FFFFFF"/>
                            <w:sz w:val="16"/>
                            <w:szCs w:val="16"/>
                            <w:lang w:val="fr-FR"/>
                          </w:rPr>
                          <w:t>Principauté de Monaco</w:t>
                        </w:r>
                      </w:p>
                      <w:p w14:paraId="46BB6216" w14:textId="77777777" w:rsidR="002F5193" w:rsidRPr="0018384D" w:rsidRDefault="002F5193" w:rsidP="00DF37B3">
                        <w:pPr>
                          <w:spacing w:after="0"/>
                          <w:jc w:val="right"/>
                          <w:rPr>
                            <w:color w:val="FFFFFF"/>
                            <w:sz w:val="16"/>
                            <w:szCs w:val="16"/>
                          </w:rPr>
                        </w:pPr>
                        <w:r w:rsidRPr="0018384D">
                          <w:rPr>
                            <w:color w:val="FFFFFF"/>
                            <w:sz w:val="16"/>
                            <w:szCs w:val="16"/>
                          </w:rPr>
                          <w:t>Tel: (377) 93.10.81.00</w:t>
                        </w:r>
                      </w:p>
                      <w:p w14:paraId="1DAEBC89" w14:textId="77777777" w:rsidR="002F5193" w:rsidRPr="0018384D" w:rsidRDefault="002F5193" w:rsidP="00DF37B3">
                        <w:pPr>
                          <w:spacing w:after="0"/>
                          <w:jc w:val="right"/>
                          <w:rPr>
                            <w:color w:val="FFFFFF"/>
                            <w:sz w:val="16"/>
                            <w:szCs w:val="16"/>
                          </w:rPr>
                        </w:pPr>
                        <w:r w:rsidRPr="0018384D">
                          <w:rPr>
                            <w:color w:val="FFFFFF"/>
                            <w:sz w:val="16"/>
                            <w:szCs w:val="16"/>
                          </w:rPr>
                          <w:t>Fax: (377) 93.10.81.40</w:t>
                        </w:r>
                      </w:p>
                      <w:p w14:paraId="5383A5BD" w14:textId="77777777" w:rsidR="002F5193" w:rsidRPr="0018384D" w:rsidRDefault="002F5193" w:rsidP="00DF37B3">
                        <w:pPr>
                          <w:spacing w:after="0"/>
                          <w:jc w:val="right"/>
                          <w:rPr>
                            <w:color w:val="FFFFFF"/>
                            <w:sz w:val="16"/>
                            <w:szCs w:val="16"/>
                          </w:rPr>
                        </w:pPr>
                        <w:r w:rsidRPr="0018384D">
                          <w:rPr>
                            <w:color w:val="FFFFFF"/>
                            <w:sz w:val="16"/>
                            <w:szCs w:val="16"/>
                          </w:rPr>
                          <w:t>info@iho.int</w:t>
                        </w:r>
                      </w:p>
                      <w:p w14:paraId="7C7A38EB" w14:textId="77777777" w:rsidR="002F5193" w:rsidRPr="0018384D" w:rsidRDefault="002F5193" w:rsidP="00DF37B3">
                        <w:pPr>
                          <w:spacing w:after="0"/>
                          <w:jc w:val="right"/>
                          <w:rPr>
                            <w:color w:val="FFFFFF"/>
                            <w:sz w:val="16"/>
                            <w:szCs w:val="16"/>
                          </w:rPr>
                        </w:pPr>
                        <w:r w:rsidRPr="0018384D">
                          <w:rPr>
                            <w:color w:val="FFFFFF"/>
                            <w:sz w:val="16"/>
                            <w:szCs w:val="16"/>
                          </w:rPr>
                          <w:t>www.iho.</w:t>
                        </w:r>
                        <w:r>
                          <w:rPr>
                            <w:color w:val="FFFFFF"/>
                            <w:sz w:val="16"/>
                            <w:szCs w:val="16"/>
                          </w:rPr>
                          <w:t>int</w:t>
                        </w:r>
                      </w:p>
                      <w:p w14:paraId="175EB214" w14:textId="77777777" w:rsidR="002F5193" w:rsidRDefault="002F5193" w:rsidP="00DF37B3">
                        <w:pPr>
                          <w:jc w:val="right"/>
                          <w:rPr>
                            <w:color w:val="FFFFFF"/>
                            <w:sz w:val="16"/>
                            <w:szCs w:val="16"/>
                          </w:rPr>
                        </w:pPr>
                      </w:p>
                      <w:p w14:paraId="26E257A6" w14:textId="77777777" w:rsidR="002F5193" w:rsidRDefault="002F5193" w:rsidP="00DF37B3">
                        <w:pPr>
                          <w:jc w:val="right"/>
                          <w:rPr>
                            <w:color w:val="FFFFFF"/>
                            <w:sz w:val="16"/>
                            <w:szCs w:val="16"/>
                          </w:rPr>
                        </w:pPr>
                      </w:p>
                      <w:p w14:paraId="54493F7D" w14:textId="77777777" w:rsidR="002F5193" w:rsidRDefault="002F5193" w:rsidP="00DF37B3">
                        <w:pPr>
                          <w:jc w:val="right"/>
                          <w:rPr>
                            <w:color w:val="FFFFFF"/>
                            <w:sz w:val="16"/>
                            <w:szCs w:val="16"/>
                          </w:rPr>
                        </w:pPr>
                      </w:p>
                      <w:p w14:paraId="1915837E" w14:textId="77777777" w:rsidR="002F5193" w:rsidRDefault="002F5193" w:rsidP="00DF37B3">
                        <w:pPr>
                          <w:jc w:val="right"/>
                          <w:rPr>
                            <w:color w:val="FFFFFF"/>
                            <w:sz w:val="16"/>
                            <w:szCs w:val="16"/>
                          </w:rPr>
                        </w:pPr>
                      </w:p>
                      <w:p w14:paraId="69622D85" w14:textId="77777777" w:rsidR="002F5193" w:rsidRDefault="002F5193" w:rsidP="00DF37B3">
                        <w:pPr>
                          <w:jc w:val="right"/>
                          <w:rPr>
                            <w:color w:val="FFFFFF"/>
                            <w:sz w:val="16"/>
                            <w:szCs w:val="16"/>
                          </w:rPr>
                        </w:pPr>
                      </w:p>
                      <w:p w14:paraId="767942B8" w14:textId="77777777" w:rsidR="002F5193" w:rsidRDefault="002F5193" w:rsidP="00DF37B3">
                        <w:pPr>
                          <w:jc w:val="right"/>
                          <w:rPr>
                            <w:color w:val="FFFFFF"/>
                            <w:sz w:val="16"/>
                            <w:szCs w:val="16"/>
                          </w:rPr>
                        </w:pPr>
                      </w:p>
                      <w:p w14:paraId="25019344" w14:textId="77777777" w:rsidR="002F5193" w:rsidRDefault="002F5193" w:rsidP="00DF37B3">
                        <w:pPr>
                          <w:jc w:val="right"/>
                          <w:rPr>
                            <w:color w:val="FFFFFF"/>
                            <w:sz w:val="16"/>
                            <w:szCs w:val="16"/>
                          </w:rPr>
                        </w:pPr>
                      </w:p>
                      <w:p w14:paraId="487B6C72" w14:textId="77777777" w:rsidR="002F5193" w:rsidRDefault="002F5193" w:rsidP="00DF37B3">
                        <w:pPr>
                          <w:jc w:val="right"/>
                          <w:rPr>
                            <w:color w:val="FFFFFF"/>
                            <w:sz w:val="16"/>
                            <w:szCs w:val="16"/>
                          </w:rPr>
                        </w:pPr>
                      </w:p>
                      <w:p w14:paraId="41FC3BF6" w14:textId="77777777" w:rsidR="002F5193" w:rsidRDefault="002F5193" w:rsidP="00DF37B3">
                        <w:pPr>
                          <w:jc w:val="right"/>
                          <w:rPr>
                            <w:color w:val="FFFFFF"/>
                            <w:sz w:val="16"/>
                            <w:szCs w:val="16"/>
                          </w:rPr>
                        </w:pPr>
                      </w:p>
                      <w:p w14:paraId="04953173" w14:textId="77777777" w:rsidR="002F5193" w:rsidRDefault="002F5193" w:rsidP="00DF37B3">
                        <w:pPr>
                          <w:jc w:val="right"/>
                          <w:rPr>
                            <w:color w:val="FFFFFF"/>
                            <w:sz w:val="16"/>
                            <w:szCs w:val="16"/>
                          </w:rPr>
                        </w:pPr>
                      </w:p>
                      <w:p w14:paraId="6A96BD86" w14:textId="77777777" w:rsidR="002F5193" w:rsidRDefault="002F5193" w:rsidP="00DF37B3">
                        <w:pPr>
                          <w:jc w:val="right"/>
                          <w:rPr>
                            <w:color w:val="FFFFFF"/>
                            <w:sz w:val="16"/>
                            <w:szCs w:val="16"/>
                          </w:rPr>
                        </w:pPr>
                      </w:p>
                      <w:p w14:paraId="33F1B916" w14:textId="77777777" w:rsidR="002F5193" w:rsidRPr="0018384D" w:rsidRDefault="002F5193" w:rsidP="00DF37B3">
                        <w:pPr>
                          <w:jc w:val="right"/>
                          <w:rPr>
                            <w:color w:val="FFFFFF"/>
                            <w:sz w:val="16"/>
                            <w:szCs w:val="16"/>
                          </w:rPr>
                        </w:pPr>
                        <w:r w:rsidRPr="0018384D">
                          <w:rPr>
                            <w:color w:val="FFFFFF"/>
                            <w:sz w:val="16"/>
                            <w:szCs w:val="16"/>
                          </w:rPr>
                          <w:t>Published by the</w:t>
                        </w:r>
                      </w:p>
                      <w:p w14:paraId="5B56610D" w14:textId="77777777" w:rsidR="002F5193" w:rsidRPr="0018384D" w:rsidRDefault="002F5193" w:rsidP="00DF37B3">
                        <w:pPr>
                          <w:jc w:val="right"/>
                          <w:rPr>
                            <w:color w:val="FFFFFF"/>
                            <w:sz w:val="16"/>
                            <w:szCs w:val="16"/>
                          </w:rPr>
                        </w:pPr>
                        <w:r w:rsidRPr="0018384D">
                          <w:rPr>
                            <w:color w:val="FFFFFF"/>
                            <w:sz w:val="16"/>
                            <w:szCs w:val="16"/>
                          </w:rPr>
                          <w:t>International Hydrographic Organization</w:t>
                        </w:r>
                      </w:p>
                      <w:p w14:paraId="1BD60452" w14:textId="77777777" w:rsidR="002F5193" w:rsidRPr="0018384D" w:rsidRDefault="002F5193" w:rsidP="00DF37B3">
                        <w:pPr>
                          <w:jc w:val="right"/>
                          <w:rPr>
                            <w:color w:val="FFFFFF"/>
                            <w:sz w:val="16"/>
                            <w:szCs w:val="16"/>
                            <w:lang w:val="fr-FR"/>
                          </w:rPr>
                        </w:pPr>
                        <w:r w:rsidRPr="0018384D">
                          <w:rPr>
                            <w:color w:val="FFFFFF"/>
                            <w:sz w:val="16"/>
                            <w:szCs w:val="16"/>
                            <w:lang w:val="fr-FR"/>
                          </w:rPr>
                          <w:t>4b quai Antoine 1</w:t>
                        </w:r>
                        <w:r w:rsidRPr="0018384D">
                          <w:rPr>
                            <w:color w:val="FFFFFF"/>
                            <w:sz w:val="16"/>
                            <w:szCs w:val="16"/>
                            <w:vertAlign w:val="superscript"/>
                            <w:lang w:val="fr-FR"/>
                          </w:rPr>
                          <w:t>er</w:t>
                        </w:r>
                      </w:p>
                      <w:p w14:paraId="7C707409" w14:textId="77777777" w:rsidR="002F5193" w:rsidRPr="0018384D" w:rsidRDefault="002F5193" w:rsidP="00DF37B3">
                        <w:pPr>
                          <w:jc w:val="right"/>
                          <w:rPr>
                            <w:color w:val="FFFFFF"/>
                            <w:sz w:val="16"/>
                            <w:szCs w:val="16"/>
                            <w:lang w:val="fr-FR"/>
                          </w:rPr>
                        </w:pPr>
                        <w:r w:rsidRPr="0018384D">
                          <w:rPr>
                            <w:color w:val="FFFFFF"/>
                            <w:sz w:val="16"/>
                            <w:szCs w:val="16"/>
                            <w:lang w:val="fr-FR"/>
                          </w:rPr>
                          <w:t>Principauté de Monaco</w:t>
                        </w:r>
                      </w:p>
                      <w:p w14:paraId="01206A98" w14:textId="77777777" w:rsidR="002F5193" w:rsidRPr="0018384D" w:rsidRDefault="002F5193" w:rsidP="00DF37B3">
                        <w:pPr>
                          <w:jc w:val="right"/>
                          <w:rPr>
                            <w:color w:val="FFFFFF"/>
                            <w:sz w:val="16"/>
                            <w:szCs w:val="16"/>
                          </w:rPr>
                        </w:pPr>
                        <w:r w:rsidRPr="0018384D">
                          <w:rPr>
                            <w:color w:val="FFFFFF"/>
                            <w:sz w:val="16"/>
                            <w:szCs w:val="16"/>
                          </w:rPr>
                          <w:t>Tel: (377) 93.10.81.00</w:t>
                        </w:r>
                      </w:p>
                      <w:p w14:paraId="53A5FD4B" w14:textId="77777777" w:rsidR="002F5193" w:rsidRPr="0018384D" w:rsidRDefault="002F5193" w:rsidP="00DF37B3">
                        <w:pPr>
                          <w:jc w:val="right"/>
                          <w:rPr>
                            <w:color w:val="FFFFFF"/>
                            <w:sz w:val="16"/>
                            <w:szCs w:val="16"/>
                          </w:rPr>
                        </w:pPr>
                        <w:r w:rsidRPr="0018384D">
                          <w:rPr>
                            <w:color w:val="FFFFFF"/>
                            <w:sz w:val="16"/>
                            <w:szCs w:val="16"/>
                          </w:rPr>
                          <w:t>Fax: (377) 93.10.81.40</w:t>
                        </w:r>
                      </w:p>
                      <w:p w14:paraId="21F3094E" w14:textId="77777777" w:rsidR="002F5193" w:rsidRPr="0018384D" w:rsidRDefault="002F5193" w:rsidP="00DF37B3">
                        <w:pPr>
                          <w:jc w:val="right"/>
                          <w:rPr>
                            <w:color w:val="FFFFFF"/>
                            <w:sz w:val="16"/>
                            <w:szCs w:val="16"/>
                          </w:rPr>
                        </w:pPr>
                        <w:r w:rsidRPr="0018384D">
                          <w:rPr>
                            <w:color w:val="FFFFFF"/>
                            <w:sz w:val="16"/>
                            <w:szCs w:val="16"/>
                          </w:rPr>
                          <w:t>info@iho.int</w:t>
                        </w:r>
                      </w:p>
                      <w:p w14:paraId="03B8B93A" w14:textId="77777777" w:rsidR="002F5193" w:rsidRPr="0018384D" w:rsidRDefault="002F5193" w:rsidP="00DF37B3">
                        <w:pPr>
                          <w:jc w:val="right"/>
                          <w:rPr>
                            <w:color w:val="FFFFFF"/>
                            <w:sz w:val="16"/>
                            <w:szCs w:val="16"/>
                          </w:rPr>
                        </w:pPr>
                        <w:r w:rsidRPr="0018384D">
                          <w:rPr>
                            <w:color w:val="FFFFFF"/>
                            <w:sz w:val="16"/>
                            <w:szCs w:val="16"/>
                          </w:rPr>
                          <w:t>www.iho.</w:t>
                        </w:r>
                        <w:r>
                          <w:rPr>
                            <w:color w:val="FFFFFF"/>
                            <w:sz w:val="16"/>
                            <w:szCs w:val="16"/>
                          </w:rPr>
                          <w:t>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" strokecolor="#001532" strokeweight=".5pt">
                  <v:textbox inset="10mm,10mm,10mm,10mm">
                    <w:txbxContent>
                      <w:p w14:paraId="7917B480" w14:textId="77777777" w:rsidR="002F5193" w:rsidRDefault="002F5193" w:rsidP="003F4112">
                        <w:pPr>
                          <w:pStyle w:val="Basisalinea"/>
                          <w:suppressAutoHyphens/>
                          <w:spacing w:line="240" w:lineRule="auto"/>
                          <w:rPr>
                            <w:rFonts w:ascii="Arial" w:hAnsi="Arial" w:cs="HelveticaNeueLT Std Med"/>
                            <w:b/>
                            <w:color w:val="00004C"/>
                            <w:sz w:val="56"/>
                            <w:szCs w:val="56"/>
                          </w:rPr>
                        </w:pPr>
                      </w:p>
                      <w:p w14:paraId="1D749D6B" w14:textId="175DF72E" w:rsidR="002F5193" w:rsidRPr="008A5275" w:rsidRDefault="002F5193" w:rsidP="003F4112">
                        <w:pPr>
                          <w:pStyle w:val="Basisalinea"/>
                          <w:suppressAutoHyphens/>
                          <w:spacing w:line="240" w:lineRule="auto"/>
                          <w:rPr>
                            <w:rFonts w:ascii="Arial" w:hAnsi="Arial" w:cs="HelveticaNeueLT Std Med"/>
                            <w:b/>
                            <w:color w:val="002060"/>
                            <w:sz w:val="56"/>
                            <w:szCs w:val="56"/>
                            <w:lang w:val="en-GB"/>
                          </w:rPr>
                        </w:pPr>
                        <w:r w:rsidRPr="008A5275">
                          <w:rPr>
                            <w:rFonts w:ascii="Arial" w:hAnsi="Arial" w:cs="HelveticaNeueLT Std Med"/>
                            <w:b/>
                            <w:color w:val="002060"/>
                            <w:sz w:val="56"/>
                            <w:szCs w:val="56"/>
                            <w:lang w:val="en-GB"/>
                          </w:rPr>
                          <w:t>Catalogue of Nautical Products</w:t>
                        </w:r>
                      </w:p>
                      <w:p w14:paraId="1DC7E2B9" w14:textId="77777777" w:rsidR="002F5193" w:rsidRPr="008A5275" w:rsidRDefault="002F5193" w:rsidP="003F4112">
                        <w:pPr>
                          <w:pStyle w:val="Basisalinea"/>
                          <w:suppressAutoHyphens/>
                          <w:spacing w:line="240" w:lineRule="auto"/>
                          <w:rPr>
                            <w:rFonts w:ascii="Arial" w:hAnsi="Arial" w:cs="HelveticaNeueLT Std Med"/>
                            <w:b/>
                            <w:color w:val="00004C"/>
                            <w:sz w:val="56"/>
                            <w:szCs w:val="56"/>
                            <w:lang w:val="en-GB"/>
                          </w:rPr>
                        </w:pPr>
                      </w:p>
                      <w:p w14:paraId="18518650" w14:textId="77777777" w:rsidR="002F5193" w:rsidRPr="008A5275" w:rsidRDefault="002F5193" w:rsidP="003F4112">
                        <w:pPr>
                          <w:pStyle w:val="Basisalinea"/>
                          <w:suppressAutoHyphens/>
                          <w:spacing w:line="240" w:lineRule="auto"/>
                          <w:rPr>
                            <w:rFonts w:ascii="Arial" w:hAnsi="Arial" w:cs="HelveticaNeueLT Std Med"/>
                            <w:b/>
                            <w:color w:val="00004C"/>
                            <w:sz w:val="56"/>
                            <w:szCs w:val="56"/>
                            <w:lang w:val="en-GB"/>
                          </w:rPr>
                        </w:pPr>
                      </w:p>
                      <w:p w14:paraId="0A9A59E5" w14:textId="77777777" w:rsidR="002F5193" w:rsidRPr="008A5275" w:rsidRDefault="002F5193" w:rsidP="003F4112">
                        <w:pPr>
                          <w:pStyle w:val="Basisalinea"/>
                          <w:suppressAutoHyphens/>
                          <w:spacing w:line="240" w:lineRule="auto"/>
                          <w:rPr>
                            <w:rFonts w:ascii="Arial" w:hAnsi="Arial" w:cs="HelveticaNeueLT Std Med"/>
                            <w:b/>
                            <w:color w:val="00004C"/>
                            <w:sz w:val="56"/>
                            <w:szCs w:val="56"/>
                            <w:lang w:val="en-GB"/>
                          </w:rPr>
                        </w:pPr>
                      </w:p>
                      <w:p w14:paraId="1B1FDCA7" w14:textId="2F6B0B27" w:rsidR="002F5193" w:rsidRPr="008A5275" w:rsidRDefault="002F5193" w:rsidP="003F4112">
                        <w:pPr>
                          <w:pStyle w:val="Basisalinea"/>
                          <w:suppressAutoHyphens/>
                          <w:spacing w:line="240" w:lineRule="auto"/>
                          <w:rPr>
                            <w:rFonts w:ascii="Arial" w:hAnsi="Arial" w:cs="HelveticaNeueLT Std Med"/>
                            <w:b/>
                            <w:color w:val="00004C"/>
                            <w:sz w:val="28"/>
                            <w:szCs w:val="28"/>
                            <w:lang w:val="en-GB"/>
                          </w:rPr>
                        </w:pPr>
                        <w:r w:rsidRPr="008A5275">
                          <w:rPr>
                            <w:rFonts w:ascii="Arial" w:hAnsi="Arial" w:cs="HelveticaNeueLT Std Med"/>
                            <w:b/>
                            <w:color w:val="00004C"/>
                            <w:sz w:val="28"/>
                            <w:szCs w:val="28"/>
                            <w:lang w:val="en-GB"/>
                          </w:rPr>
                          <w:t xml:space="preserve">Edition 2.0.0 – </w:t>
                        </w:r>
                        <w:r w:rsidR="008E215F" w:rsidRPr="008A5275">
                          <w:rPr>
                            <w:rFonts w:ascii="Arial" w:hAnsi="Arial" w:cs="HelveticaNeueLT Std Med"/>
                            <w:b/>
                            <w:color w:val="00004C"/>
                            <w:sz w:val="28"/>
                            <w:szCs w:val="28"/>
                            <w:lang w:val="en-GB"/>
                          </w:rPr>
                          <w:t>March</w:t>
                        </w:r>
                        <w:r w:rsidRPr="008A5275">
                          <w:rPr>
                            <w:rFonts w:ascii="Arial" w:hAnsi="Arial" w:cs="HelveticaNeueLT Std Med"/>
                            <w:b/>
                            <w:color w:val="00004C"/>
                            <w:sz w:val="28"/>
                            <w:szCs w:val="28"/>
                            <w:lang w:val="en-GB"/>
                          </w:rPr>
                          <w:t xml:space="preserve"> 202</w:t>
                        </w:r>
                        <w:r w:rsidR="008E215F" w:rsidRPr="008A5275">
                          <w:rPr>
                            <w:rFonts w:ascii="Arial" w:hAnsi="Arial" w:cs="HelveticaNeueLT Std Med"/>
                            <w:b/>
                            <w:color w:val="00004C"/>
                            <w:sz w:val="28"/>
                            <w:szCs w:val="28"/>
                            <w:lang w:val="en-GB"/>
                          </w:rPr>
                          <w:t>5</w:t>
                        </w:r>
                      </w:p>
                    </w:txbxContent>
                  </v:textbox>
                </v:shape>
                <w10:wrap anchorx="margin"/>
              </v:group>
            </w:pict>
          </mc:Fallback>
        </mc:AlternateContent>
      </w:r>
      <w:r w:rsidR="00DF37B3" w:rsidRPr="000F3C94">
        <w:rPr>
          <w:lang w:val="en-GB"/>
        </w:rPr>
        <w:tab/>
        <w:t xml:space="preserve"> </w:t>
      </w:r>
    </w:p>
    <w:p w14:paraId="3B7509F1" w14:textId="77777777" w:rsidR="00DF37B3" w:rsidRPr="000F3C94" w:rsidRDefault="00DF37B3" w:rsidP="00DF37B3">
      <w:pPr>
        <w:rPr>
          <w:lang w:val="en-GB"/>
        </w:rPr>
      </w:pPr>
      <w:r w:rsidRPr="000F3C94">
        <w:rPr>
          <w:lang w:val="en-GB"/>
        </w:rPr>
        <w:br w:type="page"/>
      </w:r>
    </w:p>
    <w:p w14:paraId="140B3427" w14:textId="77777777" w:rsidR="00DF37B3" w:rsidRPr="000F3C94" w:rsidRDefault="00DF37B3" w:rsidP="00DF37B3">
      <w:pPr>
        <w:rPr>
          <w:lang w:val="en-GB"/>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DF37B3" w:rsidRPr="000F3C94" w14:paraId="7E974B6A" w14:textId="77777777" w:rsidTr="00DF37B3">
        <w:tc>
          <w:tcPr>
            <w:tcW w:w="8862" w:type="dxa"/>
            <w:tcBorders>
              <w:top w:val="single" w:sz="4" w:space="0" w:color="000000"/>
            </w:tcBorders>
          </w:tcPr>
          <w:p w14:paraId="0CDC683B" w14:textId="2C98B06B" w:rsidR="00DF37B3" w:rsidRPr="000F3C94" w:rsidRDefault="00DF37B3" w:rsidP="000620F8">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jc w:val="center"/>
              <w:rPr>
                <w:rFonts w:ascii="Helvetica" w:hAnsi="Helvetica"/>
                <w:sz w:val="22"/>
                <w:lang w:val="en-GB"/>
              </w:rPr>
            </w:pPr>
            <w:r w:rsidRPr="000F3C94">
              <w:rPr>
                <w:rFonts w:ascii="Helvetica" w:hAnsi="Helvetica" w:cs="Helvetica"/>
                <w:sz w:val="22"/>
                <w:lang w:val="en-GB"/>
              </w:rPr>
              <w:t xml:space="preserve">© </w:t>
            </w:r>
            <w:r w:rsidRPr="000F3C94">
              <w:rPr>
                <w:rFonts w:ascii="Helvetica" w:hAnsi="Helvetica"/>
                <w:sz w:val="22"/>
                <w:lang w:val="en-GB"/>
              </w:rPr>
              <w:t>Copyright International Hydrographic Organization 20</w:t>
            </w:r>
            <w:r w:rsidR="007D2E52" w:rsidRPr="000F3C94">
              <w:rPr>
                <w:rFonts w:ascii="Helvetica" w:hAnsi="Helvetica"/>
                <w:sz w:val="22"/>
                <w:lang w:val="en-GB"/>
              </w:rPr>
              <w:t>2</w:t>
            </w:r>
            <w:r w:rsidR="008E215F" w:rsidRPr="000F3C94">
              <w:rPr>
                <w:rFonts w:ascii="Helvetica" w:hAnsi="Helvetica"/>
                <w:sz w:val="22"/>
                <w:lang w:val="en-GB"/>
              </w:rPr>
              <w:t>5</w:t>
            </w:r>
          </w:p>
        </w:tc>
      </w:tr>
      <w:tr w:rsidR="00DF37B3" w:rsidRPr="000F3C94" w14:paraId="48304DE6" w14:textId="77777777" w:rsidTr="00DF37B3">
        <w:tc>
          <w:tcPr>
            <w:tcW w:w="8862" w:type="dxa"/>
          </w:tcPr>
          <w:p w14:paraId="0D351341" w14:textId="77777777" w:rsidR="00DF37B3" w:rsidRPr="000F3C94" w:rsidRDefault="00DF37B3" w:rsidP="00DF37B3">
            <w:pPr>
              <w:pStyle w:val="Default"/>
              <w:spacing w:before="120" w:after="120"/>
              <w:ind w:left="317" w:right="390"/>
              <w:jc w:val="both"/>
              <w:rPr>
                <w:color w:val="auto"/>
                <w:sz w:val="20"/>
                <w:szCs w:val="20"/>
                <w:lang w:val="en-GB"/>
              </w:rPr>
            </w:pPr>
            <w:r w:rsidRPr="000F3C94">
              <w:rPr>
                <w:color w:val="auto"/>
                <w:sz w:val="20"/>
                <w:szCs w:val="20"/>
                <w:lang w:val="en-GB"/>
              </w:rPr>
              <w:t xml:space="preserve">This work is copyright. Apart from any use permitted in accordance with the </w:t>
            </w:r>
            <w:hyperlink r:id="rId14" w:history="1">
              <w:r w:rsidRPr="000F3C94">
                <w:rPr>
                  <w:color w:val="auto"/>
                  <w:sz w:val="20"/>
                  <w:szCs w:val="20"/>
                  <w:lang w:val="en-GB"/>
                </w:rPr>
                <w:t>Berne Convention for the Protection of Literary and Artistic Works</w:t>
              </w:r>
            </w:hyperlink>
            <w:r w:rsidRPr="000F3C94">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DF37B3" w:rsidRPr="000F3C94" w14:paraId="4B9370CD" w14:textId="77777777" w:rsidTr="00DF37B3">
        <w:tc>
          <w:tcPr>
            <w:tcW w:w="8862" w:type="dxa"/>
          </w:tcPr>
          <w:p w14:paraId="00294D9F" w14:textId="77777777" w:rsidR="00DF37B3" w:rsidRPr="000F3C94" w:rsidRDefault="00DF37B3" w:rsidP="00DF37B3">
            <w:pPr>
              <w:pStyle w:val="Default"/>
              <w:spacing w:before="120" w:after="120"/>
              <w:ind w:left="317" w:right="390"/>
              <w:jc w:val="both"/>
              <w:rPr>
                <w:color w:val="auto"/>
                <w:sz w:val="20"/>
                <w:szCs w:val="20"/>
                <w:lang w:val="en-GB"/>
              </w:rPr>
            </w:pPr>
            <w:r w:rsidRPr="000F3C94">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DF37B3" w:rsidRPr="000F3C94" w14:paraId="342B1EAE" w14:textId="77777777" w:rsidTr="00DF37B3">
        <w:tc>
          <w:tcPr>
            <w:tcW w:w="8862" w:type="dxa"/>
          </w:tcPr>
          <w:p w14:paraId="725B5079" w14:textId="77777777" w:rsidR="00DF37B3" w:rsidRPr="000F3C94" w:rsidRDefault="00DF37B3" w:rsidP="00DF37B3">
            <w:pPr>
              <w:autoSpaceDE w:val="0"/>
              <w:autoSpaceDN w:val="0"/>
              <w:adjustRightInd w:val="0"/>
              <w:spacing w:before="120"/>
              <w:ind w:left="317" w:right="390"/>
              <w:rPr>
                <w:lang w:val="en-GB"/>
              </w:rPr>
            </w:pPr>
            <w:r w:rsidRPr="000F3C94">
              <w:rPr>
                <w:lang w:val="en-GB"/>
              </w:rPr>
              <w:t>In the event that this document or partial material from this document is reproduced, translated or distributed under the terms described above, the following statements are to be included:</w:t>
            </w:r>
          </w:p>
        </w:tc>
      </w:tr>
      <w:tr w:rsidR="00DF37B3" w:rsidRPr="000F3C94" w14:paraId="69DD885C" w14:textId="77777777" w:rsidTr="00DF37B3">
        <w:tc>
          <w:tcPr>
            <w:tcW w:w="8862" w:type="dxa"/>
          </w:tcPr>
          <w:p w14:paraId="7544C243" w14:textId="77777777" w:rsidR="00DF37B3" w:rsidRPr="000F3C94" w:rsidRDefault="00DF37B3" w:rsidP="00DF37B3">
            <w:pPr>
              <w:autoSpaceDE w:val="0"/>
              <w:autoSpaceDN w:val="0"/>
              <w:adjustRightInd w:val="0"/>
              <w:spacing w:before="120"/>
              <w:ind w:left="600" w:right="924"/>
              <w:rPr>
                <w:rFonts w:ascii="Calibri" w:hAnsi="Calibri"/>
                <w:i/>
                <w:lang w:val="en-GB"/>
              </w:rPr>
            </w:pPr>
            <w:r w:rsidRPr="000F3C94">
              <w:rPr>
                <w:rFonts w:ascii="Calibri" w:hAnsi="Calibri"/>
                <w:i/>
                <w:lang w:val="en-GB"/>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DF37B3" w:rsidRPr="000F3C94" w14:paraId="660AB924" w14:textId="77777777" w:rsidTr="00DF37B3">
        <w:trPr>
          <w:trHeight w:val="2312"/>
        </w:trPr>
        <w:tc>
          <w:tcPr>
            <w:tcW w:w="8862" w:type="dxa"/>
            <w:tcBorders>
              <w:bottom w:val="single" w:sz="4" w:space="0" w:color="000000"/>
            </w:tcBorders>
          </w:tcPr>
          <w:p w14:paraId="72C533B8" w14:textId="77777777" w:rsidR="00DF37B3" w:rsidRPr="000F3C94" w:rsidRDefault="00DF37B3" w:rsidP="00DF37B3">
            <w:pPr>
              <w:autoSpaceDE w:val="0"/>
              <w:autoSpaceDN w:val="0"/>
              <w:adjustRightInd w:val="0"/>
              <w:spacing w:before="120"/>
              <w:ind w:left="600" w:right="924"/>
              <w:rPr>
                <w:rFonts w:ascii="Calibri" w:hAnsi="Calibri"/>
                <w:i/>
                <w:lang w:val="en-GB"/>
              </w:rPr>
            </w:pPr>
            <w:r w:rsidRPr="000F3C94">
              <w:rPr>
                <w:rFonts w:ascii="Calibri" w:hAnsi="Calibri"/>
                <w:i/>
                <w:lang w:val="en-GB"/>
              </w:rPr>
              <w:t>“This [document/publication] is a translation of IHO [document/publication] [name]. The IHO has not checked this translation and therefore takes no responsibility for its accuracy. In case of doubt the source version of [name] in [language] should be consulted.”</w:t>
            </w:r>
          </w:p>
          <w:p w14:paraId="125E152E" w14:textId="77777777" w:rsidR="00DF37B3" w:rsidRPr="000F3C94" w:rsidRDefault="00DF37B3" w:rsidP="00DF37B3">
            <w:pPr>
              <w:autoSpaceDE w:val="0"/>
              <w:autoSpaceDN w:val="0"/>
              <w:adjustRightInd w:val="0"/>
              <w:spacing w:before="120"/>
              <w:ind w:left="366" w:right="924"/>
              <w:rPr>
                <w:lang w:val="en-GB"/>
              </w:rPr>
            </w:pPr>
            <w:r w:rsidRPr="000F3C94">
              <w:rPr>
                <w:lang w:val="en-GB"/>
              </w:rPr>
              <w:t>The IHO Logo or other identifiers shall not be used in any derived product without prior written permission from the IHO Secretariat.</w:t>
            </w:r>
          </w:p>
          <w:p w14:paraId="3E5F3896" w14:textId="77777777" w:rsidR="00DF37B3" w:rsidRPr="000F3C94" w:rsidRDefault="00DF37B3" w:rsidP="00DF37B3">
            <w:pPr>
              <w:autoSpaceDE w:val="0"/>
              <w:autoSpaceDN w:val="0"/>
              <w:adjustRightInd w:val="0"/>
              <w:spacing w:before="120"/>
              <w:ind w:left="600" w:right="924"/>
              <w:rPr>
                <w:lang w:val="en-GB"/>
              </w:rPr>
            </w:pPr>
          </w:p>
        </w:tc>
      </w:tr>
    </w:tbl>
    <w:p w14:paraId="446D9470" w14:textId="77777777" w:rsidR="00DF37B3" w:rsidRPr="000F3C94" w:rsidRDefault="00DF37B3" w:rsidP="00DF37B3">
      <w:pPr>
        <w:rPr>
          <w:lang w:val="en-GB"/>
        </w:rPr>
      </w:pPr>
    </w:p>
    <w:p w14:paraId="3AE457EB" w14:textId="77777777" w:rsidR="00DF37B3" w:rsidRPr="000F3C94" w:rsidRDefault="00DF37B3" w:rsidP="00DF37B3">
      <w:pPr>
        <w:rPr>
          <w:lang w:val="en-GB"/>
        </w:rPr>
      </w:pPr>
    </w:p>
    <w:p w14:paraId="650D93EE" w14:textId="77777777" w:rsidR="00DF37B3" w:rsidRPr="000F3C94" w:rsidRDefault="00DF37B3" w:rsidP="00DF37B3">
      <w:pPr>
        <w:rPr>
          <w:lang w:val="en-GB"/>
        </w:rPr>
      </w:pPr>
    </w:p>
    <w:p w14:paraId="54F10F31" w14:textId="77777777" w:rsidR="00DF37B3" w:rsidRPr="000F3C94" w:rsidRDefault="00DF37B3" w:rsidP="00DF37B3">
      <w:pPr>
        <w:rPr>
          <w:lang w:val="en-GB"/>
        </w:rPr>
      </w:pPr>
    </w:p>
    <w:p w14:paraId="3EE09CB3" w14:textId="77777777" w:rsidR="00DF37B3" w:rsidRPr="000F3C94" w:rsidRDefault="00DF37B3" w:rsidP="00DF37B3">
      <w:pPr>
        <w:rPr>
          <w:lang w:val="en-GB"/>
        </w:rPr>
      </w:pPr>
    </w:p>
    <w:p w14:paraId="0E73DED6" w14:textId="77777777" w:rsidR="00487533" w:rsidRPr="000F3C94" w:rsidRDefault="00487533" w:rsidP="00C53B69">
      <w:pPr>
        <w:pStyle w:val="zzCopyright"/>
        <w:pBdr>
          <w:top w:val="none" w:sz="0" w:space="0" w:color="auto"/>
          <w:left w:val="none" w:sz="0" w:space="0" w:color="auto"/>
          <w:bottom w:val="none" w:sz="0" w:space="0" w:color="auto"/>
          <w:right w:val="none" w:sz="0" w:space="0" w:color="auto"/>
        </w:pBdr>
        <w:spacing w:after="0" w:line="360" w:lineRule="auto"/>
        <w:ind w:left="100" w:right="100"/>
        <w:rPr>
          <w:vanish/>
          <w:lang w:val="en-GB"/>
        </w:rPr>
      </w:pPr>
    </w:p>
    <w:p w14:paraId="0E387A35" w14:textId="77777777" w:rsidR="00487533" w:rsidRPr="000F3C94" w:rsidRDefault="00691DA9" w:rsidP="00691DA9">
      <w:pPr>
        <w:pStyle w:val="zzContents"/>
        <w:spacing w:before="0" w:after="0" w:line="360" w:lineRule="auto"/>
        <w:jc w:val="both"/>
        <w:rPr>
          <w:lang w:val="en-GB"/>
        </w:rPr>
      </w:pPr>
      <w:r w:rsidRPr="000F3C94">
        <w:rPr>
          <w:lang w:val="en-GB"/>
        </w:rPr>
        <w:lastRenderedPageBreak/>
        <w:t>Contents</w:t>
      </w:r>
    </w:p>
    <w:sdt>
      <w:sdtPr>
        <w:rPr>
          <w:rFonts w:ascii="Batang" w:eastAsia="Batang" w:hAnsi="Batang" w:cs="Batang"/>
          <w:b w:val="0"/>
          <w:bCs w:val="0"/>
          <w:kern w:val="0"/>
          <w:sz w:val="20"/>
          <w:szCs w:val="22"/>
          <w:lang w:val="en-GB"/>
        </w:rPr>
        <w:id w:val="-924651738"/>
        <w:docPartObj>
          <w:docPartGallery w:val="Table of Contents"/>
          <w:docPartUnique/>
        </w:docPartObj>
      </w:sdtPr>
      <w:sdtEndPr>
        <w:rPr>
          <w:rFonts w:ascii="Arial" w:eastAsia="MS Mincho" w:hAnsi="Arial" w:cs="Arial"/>
        </w:rPr>
      </w:sdtEndPr>
      <w:sdtContent>
        <w:p w14:paraId="3296B9E9" w14:textId="6ED45297" w:rsidR="00DF7FD4" w:rsidRPr="000F3C94" w:rsidRDefault="00DF7FD4" w:rsidP="00401EBD">
          <w:pPr>
            <w:pStyle w:val="TOCHeading"/>
            <w:spacing w:before="0" w:after="0" w:line="240" w:lineRule="auto"/>
            <w:rPr>
              <w:sz w:val="4"/>
              <w:lang w:val="en-GB"/>
            </w:rPr>
          </w:pPr>
        </w:p>
        <w:p w14:paraId="1A59740E" w14:textId="010B2FB3" w:rsidR="004976E0" w:rsidRPr="000F3C94" w:rsidRDefault="00DF7FD4">
          <w:pPr>
            <w:pStyle w:val="TOC1"/>
            <w:rPr>
              <w:rFonts w:eastAsiaTheme="minorEastAsia"/>
              <w:b w:val="0"/>
              <w:bCs/>
              <w:noProof/>
              <w:kern w:val="2"/>
              <w:szCs w:val="20"/>
              <w:lang w:val="en-GB" w:eastAsia="en-GB"/>
              <w14:ligatures w14:val="standardContextual"/>
            </w:rPr>
          </w:pPr>
          <w:r w:rsidRPr="000F3C94">
            <w:rPr>
              <w:b w:val="0"/>
              <w:bCs/>
              <w:szCs w:val="20"/>
              <w:lang w:val="en-GB"/>
            </w:rPr>
            <w:fldChar w:fldCharType="begin"/>
          </w:r>
          <w:r w:rsidRPr="000F3C94">
            <w:rPr>
              <w:b w:val="0"/>
              <w:bCs/>
              <w:szCs w:val="20"/>
              <w:lang w:val="en-GB"/>
            </w:rPr>
            <w:instrText xml:space="preserve"> TOC \o "1-3" \h \z \u </w:instrText>
          </w:r>
          <w:r w:rsidRPr="000F3C94">
            <w:rPr>
              <w:b w:val="0"/>
              <w:bCs/>
              <w:szCs w:val="20"/>
              <w:lang w:val="en-GB"/>
            </w:rPr>
            <w:fldChar w:fldCharType="separate"/>
          </w:r>
          <w:hyperlink w:anchor="_Toc194499965" w:history="1">
            <w:r w:rsidR="004976E0" w:rsidRPr="000F3C94">
              <w:rPr>
                <w:rStyle w:val="Hyperlink"/>
                <w:b w:val="0"/>
                <w:bCs/>
                <w:noProof/>
                <w:szCs w:val="20"/>
                <w:lang w:val="en-GB"/>
              </w:rPr>
              <w:t>1</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Overview</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_Toc194499965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w:t>
            </w:r>
            <w:r w:rsidR="004976E0" w:rsidRPr="000F3C94">
              <w:rPr>
                <w:b w:val="0"/>
                <w:bCs/>
                <w:noProof/>
                <w:webHidden/>
                <w:szCs w:val="20"/>
                <w:lang w:val="en-GB"/>
              </w:rPr>
              <w:fldChar w:fldCharType="end"/>
            </w:r>
          </w:hyperlink>
        </w:p>
        <w:p w14:paraId="74C5F3A1" w14:textId="754CCDB1" w:rsidR="004976E0" w:rsidRPr="000F3C94" w:rsidRDefault="004976E0">
          <w:pPr>
            <w:pStyle w:val="TOC2"/>
            <w:rPr>
              <w:rFonts w:eastAsiaTheme="minorEastAsia"/>
              <w:b w:val="0"/>
              <w:bCs/>
              <w:noProof/>
              <w:kern w:val="2"/>
              <w:szCs w:val="20"/>
              <w:lang w:val="en-GB" w:eastAsia="en-GB"/>
              <w14:ligatures w14:val="standardContextual"/>
            </w:rPr>
          </w:pPr>
          <w:hyperlink w:anchor="_Toc194499966" w:history="1">
            <w:r w:rsidRPr="000F3C94">
              <w:rPr>
                <w:rStyle w:val="Hyperlink"/>
                <w:b w:val="0"/>
                <w:bCs/>
                <w:noProof/>
                <w:szCs w:val="20"/>
                <w:lang w:val="en-GB"/>
              </w:rPr>
              <w:t>1.1</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Introduction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_Toc194499966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1</w:t>
            </w:r>
            <w:r w:rsidRPr="000F3C94">
              <w:rPr>
                <w:b w:val="0"/>
                <w:bCs/>
                <w:noProof/>
                <w:webHidden/>
                <w:szCs w:val="20"/>
                <w:lang w:val="en-GB"/>
              </w:rPr>
              <w:fldChar w:fldCharType="end"/>
            </w:r>
          </w:hyperlink>
        </w:p>
        <w:p w14:paraId="692070AE" w14:textId="468F1794" w:rsidR="004976E0" w:rsidRPr="000F3C94" w:rsidRDefault="004976E0">
          <w:pPr>
            <w:pStyle w:val="TOC2"/>
            <w:rPr>
              <w:rFonts w:eastAsiaTheme="minorEastAsia"/>
              <w:b w:val="0"/>
              <w:bCs/>
              <w:noProof/>
              <w:kern w:val="2"/>
              <w:szCs w:val="20"/>
              <w:lang w:val="en-GB" w:eastAsia="en-GB"/>
              <w14:ligatures w14:val="standardContextual"/>
            </w:rPr>
          </w:pPr>
          <w:hyperlink w:anchor="_Toc194499967" w:history="1">
            <w:r w:rsidRPr="000F3C94">
              <w:rPr>
                <w:rStyle w:val="Hyperlink"/>
                <w:b w:val="0"/>
                <w:bCs/>
                <w:noProof/>
                <w:szCs w:val="20"/>
                <w:lang w:val="en-GB"/>
              </w:rPr>
              <w:t>1.2</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References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_Toc194499967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1</w:t>
            </w:r>
            <w:r w:rsidRPr="000F3C94">
              <w:rPr>
                <w:b w:val="0"/>
                <w:bCs/>
                <w:noProof/>
                <w:webHidden/>
                <w:szCs w:val="20"/>
                <w:lang w:val="en-GB"/>
              </w:rPr>
              <w:fldChar w:fldCharType="end"/>
            </w:r>
          </w:hyperlink>
        </w:p>
        <w:p w14:paraId="1C8FB388" w14:textId="1F4DC25B" w:rsidR="004976E0" w:rsidRPr="000F3C94" w:rsidRDefault="004976E0">
          <w:pPr>
            <w:pStyle w:val="TOC2"/>
            <w:rPr>
              <w:rFonts w:eastAsiaTheme="minorEastAsia"/>
              <w:b w:val="0"/>
              <w:bCs/>
              <w:noProof/>
              <w:kern w:val="2"/>
              <w:szCs w:val="20"/>
              <w:lang w:val="en-GB" w:eastAsia="en-GB"/>
              <w14:ligatures w14:val="standardContextual"/>
            </w:rPr>
          </w:pPr>
          <w:hyperlink w:anchor="_Toc194499968" w:history="1">
            <w:r w:rsidRPr="000F3C94">
              <w:rPr>
                <w:rStyle w:val="Hyperlink"/>
                <w:b w:val="0"/>
                <w:bCs/>
                <w:noProof/>
                <w:szCs w:val="20"/>
                <w:lang w:val="en-GB"/>
              </w:rPr>
              <w:t>1.3</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Terms, definitions and abbreviations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_Toc194499968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1</w:t>
            </w:r>
            <w:r w:rsidRPr="000F3C94">
              <w:rPr>
                <w:b w:val="0"/>
                <w:bCs/>
                <w:noProof/>
                <w:webHidden/>
                <w:szCs w:val="20"/>
                <w:lang w:val="en-GB"/>
              </w:rPr>
              <w:fldChar w:fldCharType="end"/>
            </w:r>
          </w:hyperlink>
        </w:p>
        <w:p w14:paraId="4FE72699" w14:textId="4D9EDE4D" w:rsidR="004976E0" w:rsidRPr="000F3C94" w:rsidRDefault="004976E0">
          <w:pPr>
            <w:pStyle w:val="TOC3"/>
            <w:rPr>
              <w:rFonts w:eastAsiaTheme="minorEastAsia"/>
              <w:b w:val="0"/>
              <w:bCs/>
              <w:noProof/>
              <w:kern w:val="2"/>
              <w:szCs w:val="20"/>
              <w:lang w:val="en-GB" w:eastAsia="en-GB"/>
              <w14:ligatures w14:val="standardContextual"/>
            </w:rPr>
          </w:pPr>
          <w:hyperlink w:anchor="_Toc194499969" w:history="1">
            <w:r w:rsidRPr="000F3C94">
              <w:rPr>
                <w:rStyle w:val="Hyperlink"/>
                <w:b w:val="0"/>
                <w:bCs/>
                <w:noProof/>
                <w:szCs w:val="20"/>
                <w:lang w:val="en-GB"/>
              </w:rPr>
              <w:t>1.3.1</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Use of Language</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_Toc194499969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1</w:t>
            </w:r>
            <w:r w:rsidRPr="000F3C94">
              <w:rPr>
                <w:b w:val="0"/>
                <w:bCs/>
                <w:noProof/>
                <w:webHidden/>
                <w:szCs w:val="20"/>
                <w:lang w:val="en-GB"/>
              </w:rPr>
              <w:fldChar w:fldCharType="end"/>
            </w:r>
          </w:hyperlink>
        </w:p>
        <w:p w14:paraId="71C08C47" w14:textId="3766E871" w:rsidR="004976E0" w:rsidRPr="000F3C94" w:rsidRDefault="004976E0">
          <w:pPr>
            <w:pStyle w:val="TOC3"/>
            <w:rPr>
              <w:rFonts w:eastAsiaTheme="minorEastAsia"/>
              <w:b w:val="0"/>
              <w:bCs/>
              <w:noProof/>
              <w:kern w:val="2"/>
              <w:szCs w:val="20"/>
              <w:lang w:val="en-GB" w:eastAsia="en-GB"/>
              <w14:ligatures w14:val="standardContextual"/>
            </w:rPr>
          </w:pPr>
          <w:hyperlink w:anchor="_Toc194499970" w:history="1">
            <w:r w:rsidRPr="000F3C94">
              <w:rPr>
                <w:rStyle w:val="Hyperlink"/>
                <w:b w:val="0"/>
                <w:bCs/>
                <w:noProof/>
                <w:szCs w:val="20"/>
                <w:lang w:val="en-GB"/>
              </w:rPr>
              <w:t>1.3.2</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Terms and definitions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_Toc194499970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2</w:t>
            </w:r>
            <w:r w:rsidRPr="000F3C94">
              <w:rPr>
                <w:b w:val="0"/>
                <w:bCs/>
                <w:noProof/>
                <w:webHidden/>
                <w:szCs w:val="20"/>
                <w:lang w:val="en-GB"/>
              </w:rPr>
              <w:fldChar w:fldCharType="end"/>
            </w:r>
          </w:hyperlink>
        </w:p>
        <w:p w14:paraId="02D271B0" w14:textId="10BC1CFB" w:rsidR="004976E0" w:rsidRPr="000F3C94" w:rsidRDefault="004976E0">
          <w:pPr>
            <w:pStyle w:val="TOC3"/>
            <w:rPr>
              <w:rFonts w:eastAsiaTheme="minorEastAsia"/>
              <w:b w:val="0"/>
              <w:bCs/>
              <w:noProof/>
              <w:kern w:val="2"/>
              <w:szCs w:val="20"/>
              <w:lang w:val="en-GB" w:eastAsia="en-GB"/>
              <w14:ligatures w14:val="standardContextual"/>
            </w:rPr>
          </w:pPr>
          <w:hyperlink w:anchor="_Toc194499971" w:history="1">
            <w:r w:rsidRPr="000F3C94">
              <w:rPr>
                <w:rStyle w:val="Hyperlink"/>
                <w:b w:val="0"/>
                <w:bCs/>
                <w:noProof/>
                <w:szCs w:val="20"/>
                <w:lang w:val="en-GB"/>
              </w:rPr>
              <w:t>1.3.3</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Abbreviations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_Toc194499971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3</w:t>
            </w:r>
            <w:r w:rsidRPr="000F3C94">
              <w:rPr>
                <w:b w:val="0"/>
                <w:bCs/>
                <w:noProof/>
                <w:webHidden/>
                <w:szCs w:val="20"/>
                <w:lang w:val="en-GB"/>
              </w:rPr>
              <w:fldChar w:fldCharType="end"/>
            </w:r>
          </w:hyperlink>
        </w:p>
        <w:p w14:paraId="5E602402" w14:textId="582A7F67" w:rsidR="004976E0" w:rsidRPr="000F3C94" w:rsidRDefault="004976E0">
          <w:pPr>
            <w:pStyle w:val="TOC2"/>
            <w:rPr>
              <w:rFonts w:eastAsiaTheme="minorEastAsia"/>
              <w:b w:val="0"/>
              <w:bCs/>
              <w:noProof/>
              <w:kern w:val="2"/>
              <w:szCs w:val="20"/>
              <w:lang w:val="en-GB" w:eastAsia="en-GB"/>
              <w14:ligatures w14:val="standardContextual"/>
            </w:rPr>
          </w:pPr>
          <w:hyperlink w:anchor="_Toc194499972" w:history="1">
            <w:r w:rsidRPr="000F3C94">
              <w:rPr>
                <w:rStyle w:val="Hyperlink"/>
                <w:b w:val="0"/>
                <w:bCs/>
                <w:noProof/>
                <w:szCs w:val="20"/>
                <w:lang w:val="en-GB"/>
              </w:rPr>
              <w:t>1.4</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General S-128 data product description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_Toc194499972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4</w:t>
            </w:r>
            <w:r w:rsidRPr="000F3C94">
              <w:rPr>
                <w:b w:val="0"/>
                <w:bCs/>
                <w:noProof/>
                <w:webHidden/>
                <w:szCs w:val="20"/>
                <w:lang w:val="en-GB"/>
              </w:rPr>
              <w:fldChar w:fldCharType="end"/>
            </w:r>
          </w:hyperlink>
        </w:p>
        <w:p w14:paraId="29524DFA" w14:textId="31A539F2" w:rsidR="004976E0" w:rsidRPr="000F3C94" w:rsidRDefault="004976E0">
          <w:pPr>
            <w:pStyle w:val="TOC2"/>
            <w:rPr>
              <w:rFonts w:eastAsiaTheme="minorEastAsia"/>
              <w:b w:val="0"/>
              <w:bCs/>
              <w:noProof/>
              <w:kern w:val="2"/>
              <w:szCs w:val="20"/>
              <w:lang w:val="en-GB" w:eastAsia="en-GB"/>
              <w14:ligatures w14:val="standardContextual"/>
            </w:rPr>
          </w:pPr>
          <w:hyperlink w:anchor="_Toc194499973" w:history="1">
            <w:r w:rsidRPr="000F3C94">
              <w:rPr>
                <w:rStyle w:val="Hyperlink"/>
                <w:b w:val="0"/>
                <w:bCs/>
                <w:noProof/>
                <w:szCs w:val="20"/>
                <w:lang w:val="en-GB"/>
              </w:rPr>
              <w:t>1.5</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Data product specification metadata</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_Toc194499973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4</w:t>
            </w:r>
            <w:r w:rsidRPr="000F3C94">
              <w:rPr>
                <w:b w:val="0"/>
                <w:bCs/>
                <w:noProof/>
                <w:webHidden/>
                <w:szCs w:val="20"/>
                <w:lang w:val="en-GB"/>
              </w:rPr>
              <w:fldChar w:fldCharType="end"/>
            </w:r>
          </w:hyperlink>
        </w:p>
        <w:p w14:paraId="558633DB" w14:textId="6DD54E57" w:rsidR="004976E0" w:rsidRPr="000F3C94" w:rsidRDefault="004976E0">
          <w:pPr>
            <w:pStyle w:val="TOC2"/>
            <w:rPr>
              <w:rFonts w:eastAsiaTheme="minorEastAsia"/>
              <w:b w:val="0"/>
              <w:bCs/>
              <w:noProof/>
              <w:kern w:val="2"/>
              <w:szCs w:val="20"/>
              <w:lang w:val="en-GB" w:eastAsia="en-GB"/>
              <w14:ligatures w14:val="standardContextual"/>
            </w:rPr>
          </w:pPr>
          <w:hyperlink w:anchor="_Toc194499974" w:history="1">
            <w:r w:rsidRPr="000F3C94">
              <w:rPr>
                <w:rStyle w:val="Hyperlink"/>
                <w:b w:val="0"/>
                <w:bCs/>
                <w:noProof/>
                <w:szCs w:val="20"/>
                <w:lang w:val="en-GB" w:eastAsia="en-US"/>
              </w:rPr>
              <w:t>1.6</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eastAsia="en-US"/>
              </w:rPr>
              <w:t>IHO Product Specification maintenance</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_Toc194499974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5</w:t>
            </w:r>
            <w:r w:rsidRPr="000F3C94">
              <w:rPr>
                <w:b w:val="0"/>
                <w:bCs/>
                <w:noProof/>
                <w:webHidden/>
                <w:szCs w:val="20"/>
                <w:lang w:val="en-GB"/>
              </w:rPr>
              <w:fldChar w:fldCharType="end"/>
            </w:r>
          </w:hyperlink>
        </w:p>
        <w:p w14:paraId="18802FB4" w14:textId="25A26E5B" w:rsidR="004976E0" w:rsidRPr="000F3C94" w:rsidRDefault="004976E0">
          <w:pPr>
            <w:pStyle w:val="TOC3"/>
            <w:rPr>
              <w:rFonts w:eastAsiaTheme="minorEastAsia"/>
              <w:b w:val="0"/>
              <w:bCs/>
              <w:noProof/>
              <w:kern w:val="2"/>
              <w:szCs w:val="20"/>
              <w:lang w:val="en-GB" w:eastAsia="en-GB"/>
              <w14:ligatures w14:val="standardContextual"/>
            </w:rPr>
          </w:pPr>
          <w:hyperlink w:anchor="_Toc194499975" w:history="1">
            <w:r w:rsidRPr="000F3C94">
              <w:rPr>
                <w:rStyle w:val="Hyperlink"/>
                <w:b w:val="0"/>
                <w:bCs/>
                <w:noProof/>
                <w:szCs w:val="20"/>
                <w:lang w:val="en-GB"/>
              </w:rPr>
              <w:t>1.6.1</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Introduction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_Toc194499975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5</w:t>
            </w:r>
            <w:r w:rsidRPr="000F3C94">
              <w:rPr>
                <w:b w:val="0"/>
                <w:bCs/>
                <w:noProof/>
                <w:webHidden/>
                <w:szCs w:val="20"/>
                <w:lang w:val="en-GB"/>
              </w:rPr>
              <w:fldChar w:fldCharType="end"/>
            </w:r>
          </w:hyperlink>
        </w:p>
        <w:p w14:paraId="08B2C963" w14:textId="39C89D2B" w:rsidR="004976E0" w:rsidRPr="000F3C94" w:rsidRDefault="004976E0">
          <w:pPr>
            <w:pStyle w:val="TOC3"/>
            <w:rPr>
              <w:rFonts w:eastAsiaTheme="minorEastAsia"/>
              <w:b w:val="0"/>
              <w:bCs/>
              <w:noProof/>
              <w:kern w:val="2"/>
              <w:szCs w:val="20"/>
              <w:lang w:val="en-GB" w:eastAsia="en-GB"/>
              <w14:ligatures w14:val="standardContextual"/>
            </w:rPr>
          </w:pPr>
          <w:hyperlink w:anchor="_Toc194499976" w:history="1">
            <w:r w:rsidRPr="000F3C94">
              <w:rPr>
                <w:rStyle w:val="Hyperlink"/>
                <w:b w:val="0"/>
                <w:bCs/>
                <w:noProof/>
                <w:szCs w:val="20"/>
                <w:lang w:val="en-GB"/>
              </w:rPr>
              <w:t>1.6.2</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New Edition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_Toc194499976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5</w:t>
            </w:r>
            <w:r w:rsidRPr="000F3C94">
              <w:rPr>
                <w:b w:val="0"/>
                <w:bCs/>
                <w:noProof/>
                <w:webHidden/>
                <w:szCs w:val="20"/>
                <w:lang w:val="en-GB"/>
              </w:rPr>
              <w:fldChar w:fldCharType="end"/>
            </w:r>
          </w:hyperlink>
        </w:p>
        <w:p w14:paraId="4DE488E5" w14:textId="7B537110" w:rsidR="004976E0" w:rsidRPr="000F3C94" w:rsidRDefault="004976E0">
          <w:pPr>
            <w:pStyle w:val="TOC3"/>
            <w:rPr>
              <w:rFonts w:eastAsiaTheme="minorEastAsia"/>
              <w:b w:val="0"/>
              <w:bCs/>
              <w:noProof/>
              <w:kern w:val="2"/>
              <w:szCs w:val="20"/>
              <w:lang w:val="en-GB" w:eastAsia="en-GB"/>
              <w14:ligatures w14:val="standardContextual"/>
            </w:rPr>
          </w:pPr>
          <w:hyperlink w:anchor="_Toc194499977" w:history="1">
            <w:r w:rsidRPr="000F3C94">
              <w:rPr>
                <w:rStyle w:val="Hyperlink"/>
                <w:b w:val="0"/>
                <w:bCs/>
                <w:noProof/>
                <w:szCs w:val="20"/>
                <w:lang w:val="en-GB"/>
              </w:rPr>
              <w:t>1.6.3</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Revision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_Toc194499977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5</w:t>
            </w:r>
            <w:r w:rsidRPr="000F3C94">
              <w:rPr>
                <w:b w:val="0"/>
                <w:bCs/>
                <w:noProof/>
                <w:webHidden/>
                <w:szCs w:val="20"/>
                <w:lang w:val="en-GB"/>
              </w:rPr>
              <w:fldChar w:fldCharType="end"/>
            </w:r>
          </w:hyperlink>
        </w:p>
        <w:p w14:paraId="5364A04B" w14:textId="0B71A594" w:rsidR="004976E0" w:rsidRPr="000F3C94" w:rsidRDefault="004976E0">
          <w:pPr>
            <w:pStyle w:val="TOC3"/>
            <w:rPr>
              <w:rFonts w:eastAsiaTheme="minorEastAsia"/>
              <w:b w:val="0"/>
              <w:bCs/>
              <w:noProof/>
              <w:kern w:val="2"/>
              <w:szCs w:val="20"/>
              <w:lang w:val="en-GB" w:eastAsia="en-GB"/>
              <w14:ligatures w14:val="standardContextual"/>
            </w:rPr>
          </w:pPr>
          <w:hyperlink w:anchor="_Toc194499978" w:history="1">
            <w:r w:rsidRPr="000F3C94">
              <w:rPr>
                <w:rStyle w:val="Hyperlink"/>
                <w:b w:val="0"/>
                <w:bCs/>
                <w:noProof/>
                <w:szCs w:val="20"/>
                <w:lang w:val="en-GB"/>
              </w:rPr>
              <w:t>1.6.4</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Clarification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_Toc194499978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5</w:t>
            </w:r>
            <w:r w:rsidRPr="000F3C94">
              <w:rPr>
                <w:b w:val="0"/>
                <w:bCs/>
                <w:noProof/>
                <w:webHidden/>
                <w:szCs w:val="20"/>
                <w:lang w:val="en-GB"/>
              </w:rPr>
              <w:fldChar w:fldCharType="end"/>
            </w:r>
          </w:hyperlink>
        </w:p>
        <w:p w14:paraId="566634B0" w14:textId="682F2DBC" w:rsidR="004976E0" w:rsidRPr="000F3C94" w:rsidRDefault="004976E0">
          <w:pPr>
            <w:pStyle w:val="TOC3"/>
            <w:rPr>
              <w:rFonts w:eastAsiaTheme="minorEastAsia"/>
              <w:b w:val="0"/>
              <w:bCs/>
              <w:noProof/>
              <w:kern w:val="2"/>
              <w:szCs w:val="20"/>
              <w:lang w:val="en-GB" w:eastAsia="en-GB"/>
              <w14:ligatures w14:val="standardContextual"/>
            </w:rPr>
          </w:pPr>
          <w:hyperlink w:anchor="_Toc194499979" w:history="1">
            <w:r w:rsidRPr="000F3C94">
              <w:rPr>
                <w:rStyle w:val="Hyperlink"/>
                <w:b w:val="0"/>
                <w:bCs/>
                <w:noProof/>
                <w:szCs w:val="20"/>
                <w:lang w:val="en-GB"/>
              </w:rPr>
              <w:t>1.6.5</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Version numbers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_Toc194499979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5</w:t>
            </w:r>
            <w:r w:rsidRPr="000F3C94">
              <w:rPr>
                <w:b w:val="0"/>
                <w:bCs/>
                <w:noProof/>
                <w:webHidden/>
                <w:szCs w:val="20"/>
                <w:lang w:val="en-GB"/>
              </w:rPr>
              <w:fldChar w:fldCharType="end"/>
            </w:r>
          </w:hyperlink>
        </w:p>
        <w:p w14:paraId="2A001CCE" w14:textId="423E7253" w:rsidR="004976E0" w:rsidRPr="000F3C94" w:rsidRDefault="004976E0">
          <w:pPr>
            <w:pStyle w:val="TOC1"/>
            <w:rPr>
              <w:rFonts w:eastAsiaTheme="minorEastAsia"/>
              <w:b w:val="0"/>
              <w:bCs/>
              <w:noProof/>
              <w:kern w:val="2"/>
              <w:szCs w:val="20"/>
              <w:lang w:val="en-GB" w:eastAsia="en-GB"/>
              <w14:ligatures w14:val="standardContextual"/>
            </w:rPr>
          </w:pPr>
          <w:hyperlink w:anchor="_Toc194499980" w:history="1">
            <w:r w:rsidRPr="000F3C94">
              <w:rPr>
                <w:rStyle w:val="Hyperlink"/>
                <w:b w:val="0"/>
                <w:bCs/>
                <w:noProof/>
                <w:szCs w:val="20"/>
                <w:lang w:val="en-GB"/>
              </w:rPr>
              <w:t>2</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Specification Scopes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_Toc194499980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5</w:t>
            </w:r>
            <w:r w:rsidRPr="000F3C94">
              <w:rPr>
                <w:b w:val="0"/>
                <w:bCs/>
                <w:noProof/>
                <w:webHidden/>
                <w:szCs w:val="20"/>
                <w:lang w:val="en-GB"/>
              </w:rPr>
              <w:fldChar w:fldCharType="end"/>
            </w:r>
          </w:hyperlink>
        </w:p>
        <w:p w14:paraId="615DCEA5" w14:textId="12A1C39E" w:rsidR="004976E0" w:rsidRPr="000F3C94" w:rsidRDefault="004976E0">
          <w:pPr>
            <w:pStyle w:val="TOC1"/>
            <w:rPr>
              <w:rFonts w:eastAsiaTheme="minorEastAsia"/>
              <w:b w:val="0"/>
              <w:bCs/>
              <w:noProof/>
              <w:kern w:val="2"/>
              <w:szCs w:val="20"/>
              <w:lang w:val="en-GB" w:eastAsia="en-GB"/>
              <w14:ligatures w14:val="standardContextual"/>
            </w:rPr>
          </w:pPr>
          <w:hyperlink w:anchor="_Toc194499981" w:history="1">
            <w:r w:rsidRPr="000F3C94">
              <w:rPr>
                <w:rStyle w:val="Hyperlink"/>
                <w:b w:val="0"/>
                <w:bCs/>
                <w:noProof/>
                <w:szCs w:val="20"/>
                <w:lang w:val="en-GB"/>
              </w:rPr>
              <w:t>3</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Dataset Identification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_Toc194499981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6</w:t>
            </w:r>
            <w:r w:rsidRPr="000F3C94">
              <w:rPr>
                <w:b w:val="0"/>
                <w:bCs/>
                <w:noProof/>
                <w:webHidden/>
                <w:szCs w:val="20"/>
                <w:lang w:val="en-GB"/>
              </w:rPr>
              <w:fldChar w:fldCharType="end"/>
            </w:r>
          </w:hyperlink>
        </w:p>
        <w:p w14:paraId="66CD788A" w14:textId="5521FDB6" w:rsidR="004976E0" w:rsidRPr="000F3C94" w:rsidRDefault="004976E0">
          <w:pPr>
            <w:pStyle w:val="TOC1"/>
            <w:rPr>
              <w:rFonts w:eastAsiaTheme="minorEastAsia"/>
              <w:b w:val="0"/>
              <w:bCs/>
              <w:noProof/>
              <w:kern w:val="2"/>
              <w:szCs w:val="20"/>
              <w:lang w:val="en-GB" w:eastAsia="en-GB"/>
              <w14:ligatures w14:val="standardContextual"/>
            </w:rPr>
          </w:pPr>
          <w:hyperlink w:anchor="_Toc194499982" w:history="1">
            <w:r w:rsidRPr="000F3C94">
              <w:rPr>
                <w:rStyle w:val="Hyperlink"/>
                <w:b w:val="0"/>
                <w:bCs/>
                <w:noProof/>
                <w:szCs w:val="20"/>
                <w:lang w:val="en-GB"/>
              </w:rPr>
              <w:t>4</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Data Content and Structure</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_Toc194499982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6</w:t>
            </w:r>
            <w:r w:rsidRPr="000F3C94">
              <w:rPr>
                <w:b w:val="0"/>
                <w:bCs/>
                <w:noProof/>
                <w:webHidden/>
                <w:szCs w:val="20"/>
                <w:lang w:val="en-GB"/>
              </w:rPr>
              <w:fldChar w:fldCharType="end"/>
            </w:r>
          </w:hyperlink>
        </w:p>
        <w:p w14:paraId="739635D9" w14:textId="364196C0" w:rsidR="004976E0" w:rsidRPr="000F3C94" w:rsidRDefault="004976E0">
          <w:pPr>
            <w:pStyle w:val="TOC2"/>
            <w:rPr>
              <w:rFonts w:eastAsiaTheme="minorEastAsia"/>
              <w:b w:val="0"/>
              <w:bCs/>
              <w:noProof/>
              <w:kern w:val="2"/>
              <w:szCs w:val="20"/>
              <w:lang w:val="en-GB" w:eastAsia="en-GB"/>
              <w14:ligatures w14:val="standardContextual"/>
            </w:rPr>
          </w:pPr>
          <w:hyperlink w:anchor="_Toc194499983" w:history="1">
            <w:r w:rsidRPr="000F3C94">
              <w:rPr>
                <w:rStyle w:val="Hyperlink"/>
                <w:b w:val="0"/>
                <w:bCs/>
                <w:noProof/>
                <w:szCs w:val="20"/>
                <w:lang w:val="en-GB"/>
              </w:rPr>
              <w:t>4.1</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Introduction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_Toc194499983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6</w:t>
            </w:r>
            <w:r w:rsidRPr="000F3C94">
              <w:rPr>
                <w:b w:val="0"/>
                <w:bCs/>
                <w:noProof/>
                <w:webHidden/>
                <w:szCs w:val="20"/>
                <w:lang w:val="en-GB"/>
              </w:rPr>
              <w:fldChar w:fldCharType="end"/>
            </w:r>
          </w:hyperlink>
        </w:p>
        <w:p w14:paraId="649CBF5D" w14:textId="386C70E0" w:rsidR="004976E0" w:rsidRPr="000F3C94" w:rsidRDefault="004976E0">
          <w:pPr>
            <w:pStyle w:val="TOC2"/>
            <w:rPr>
              <w:rFonts w:eastAsiaTheme="minorEastAsia"/>
              <w:b w:val="0"/>
              <w:bCs/>
              <w:noProof/>
              <w:kern w:val="2"/>
              <w:szCs w:val="20"/>
              <w:lang w:val="en-GB" w:eastAsia="en-GB"/>
              <w14:ligatures w14:val="standardContextual"/>
            </w:rPr>
          </w:pPr>
          <w:hyperlink w:anchor="_Toc194499984" w:history="1">
            <w:r w:rsidRPr="000F3C94">
              <w:rPr>
                <w:rStyle w:val="Hyperlink"/>
                <w:b w:val="0"/>
                <w:bCs/>
                <w:noProof/>
                <w:szCs w:val="20"/>
                <w:lang w:val="en-GB"/>
              </w:rPr>
              <w:t>4.2</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Application Schema</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_Toc194499984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7</w:t>
            </w:r>
            <w:r w:rsidRPr="000F3C94">
              <w:rPr>
                <w:b w:val="0"/>
                <w:bCs/>
                <w:noProof/>
                <w:webHidden/>
                <w:szCs w:val="20"/>
                <w:lang w:val="en-GB"/>
              </w:rPr>
              <w:fldChar w:fldCharType="end"/>
            </w:r>
          </w:hyperlink>
        </w:p>
        <w:p w14:paraId="6C664499" w14:textId="6BBDA447" w:rsidR="004976E0" w:rsidRPr="000F3C94" w:rsidRDefault="004976E0">
          <w:pPr>
            <w:pStyle w:val="TOC2"/>
            <w:rPr>
              <w:rFonts w:eastAsiaTheme="minorEastAsia"/>
              <w:b w:val="0"/>
              <w:bCs/>
              <w:noProof/>
              <w:kern w:val="2"/>
              <w:szCs w:val="20"/>
              <w:lang w:val="en-GB" w:eastAsia="en-GB"/>
              <w14:ligatures w14:val="standardContextual"/>
            </w:rPr>
          </w:pPr>
          <w:hyperlink w:anchor="_Toc194499985" w:history="1">
            <w:r w:rsidRPr="000F3C94">
              <w:rPr>
                <w:rStyle w:val="Hyperlink"/>
                <w:b w:val="0"/>
                <w:bCs/>
                <w:noProof/>
                <w:szCs w:val="20"/>
                <w:lang w:val="en-GB"/>
              </w:rPr>
              <w:t>4.3</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Feature Catalogue</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_Toc194499985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12</w:t>
            </w:r>
            <w:r w:rsidRPr="000F3C94">
              <w:rPr>
                <w:b w:val="0"/>
                <w:bCs/>
                <w:noProof/>
                <w:webHidden/>
                <w:szCs w:val="20"/>
                <w:lang w:val="en-GB"/>
              </w:rPr>
              <w:fldChar w:fldCharType="end"/>
            </w:r>
          </w:hyperlink>
        </w:p>
        <w:p w14:paraId="2A629E6A" w14:textId="646538E0" w:rsidR="004976E0" w:rsidRPr="000F3C94" w:rsidRDefault="004976E0">
          <w:pPr>
            <w:pStyle w:val="TOC3"/>
            <w:rPr>
              <w:rFonts w:eastAsiaTheme="minorEastAsia"/>
              <w:b w:val="0"/>
              <w:bCs/>
              <w:noProof/>
              <w:kern w:val="2"/>
              <w:szCs w:val="20"/>
              <w:lang w:val="en-GB" w:eastAsia="en-GB"/>
              <w14:ligatures w14:val="standardContextual"/>
            </w:rPr>
          </w:pPr>
          <w:hyperlink w:anchor="_Toc194499986" w:history="1">
            <w:r w:rsidRPr="000F3C94">
              <w:rPr>
                <w:rStyle w:val="Hyperlink"/>
                <w:b w:val="0"/>
                <w:bCs/>
                <w:noProof/>
                <w:szCs w:val="20"/>
                <w:lang w:val="en-GB"/>
              </w:rPr>
              <w:t>4.3.1</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Introduction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_Toc194499986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12</w:t>
            </w:r>
            <w:r w:rsidRPr="000F3C94">
              <w:rPr>
                <w:b w:val="0"/>
                <w:bCs/>
                <w:noProof/>
                <w:webHidden/>
                <w:szCs w:val="20"/>
                <w:lang w:val="en-GB"/>
              </w:rPr>
              <w:fldChar w:fldCharType="end"/>
            </w:r>
          </w:hyperlink>
        </w:p>
        <w:p w14:paraId="246413AA" w14:textId="6A3F1347" w:rsidR="004976E0" w:rsidRPr="000F3C94" w:rsidRDefault="004976E0">
          <w:pPr>
            <w:pStyle w:val="TOC3"/>
            <w:rPr>
              <w:rFonts w:eastAsiaTheme="minorEastAsia"/>
              <w:b w:val="0"/>
              <w:bCs/>
              <w:noProof/>
              <w:kern w:val="2"/>
              <w:szCs w:val="20"/>
              <w:lang w:val="en-GB" w:eastAsia="en-GB"/>
              <w14:ligatures w14:val="standardContextual"/>
            </w:rPr>
          </w:pPr>
          <w:hyperlink w:anchor="_Toc194499987" w:history="1">
            <w:r w:rsidRPr="000F3C94">
              <w:rPr>
                <w:rStyle w:val="Hyperlink"/>
                <w:b w:val="0"/>
                <w:bCs/>
                <w:noProof/>
                <w:szCs w:val="20"/>
                <w:lang w:val="en-GB"/>
              </w:rPr>
              <w:t>4.3.2</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Feature types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_Toc194499987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12</w:t>
            </w:r>
            <w:r w:rsidRPr="000F3C94">
              <w:rPr>
                <w:b w:val="0"/>
                <w:bCs/>
                <w:noProof/>
                <w:webHidden/>
                <w:szCs w:val="20"/>
                <w:lang w:val="en-GB"/>
              </w:rPr>
              <w:fldChar w:fldCharType="end"/>
            </w:r>
          </w:hyperlink>
        </w:p>
        <w:p w14:paraId="2E531B5A" w14:textId="209A4720" w:rsidR="004976E0" w:rsidRPr="000F3C94" w:rsidRDefault="004976E0">
          <w:pPr>
            <w:pStyle w:val="TOC3"/>
            <w:rPr>
              <w:rFonts w:eastAsiaTheme="minorEastAsia"/>
              <w:b w:val="0"/>
              <w:bCs/>
              <w:noProof/>
              <w:kern w:val="2"/>
              <w:szCs w:val="20"/>
              <w:lang w:val="en-GB" w:eastAsia="en-GB"/>
              <w14:ligatures w14:val="standardContextual"/>
            </w:rPr>
          </w:pPr>
          <w:hyperlink w:anchor="_Toc194499988" w:history="1">
            <w:r w:rsidRPr="000F3C94">
              <w:rPr>
                <w:rStyle w:val="Hyperlink"/>
                <w:b w:val="0"/>
                <w:bCs/>
                <w:noProof/>
                <w:szCs w:val="20"/>
                <w:lang w:val="en-GB"/>
              </w:rPr>
              <w:t>4.3.3</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Feature relationship</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_Toc194499988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12</w:t>
            </w:r>
            <w:r w:rsidRPr="000F3C94">
              <w:rPr>
                <w:b w:val="0"/>
                <w:bCs/>
                <w:noProof/>
                <w:webHidden/>
                <w:szCs w:val="20"/>
                <w:lang w:val="en-GB"/>
              </w:rPr>
              <w:fldChar w:fldCharType="end"/>
            </w:r>
          </w:hyperlink>
        </w:p>
        <w:p w14:paraId="454D272F" w14:textId="0CFD997C" w:rsidR="004976E0" w:rsidRPr="000F3C94" w:rsidRDefault="004976E0">
          <w:pPr>
            <w:pStyle w:val="TOC3"/>
            <w:rPr>
              <w:rFonts w:eastAsiaTheme="minorEastAsia"/>
              <w:b w:val="0"/>
              <w:bCs/>
              <w:noProof/>
              <w:kern w:val="2"/>
              <w:szCs w:val="20"/>
              <w:lang w:val="en-GB" w:eastAsia="en-GB"/>
              <w14:ligatures w14:val="standardContextual"/>
            </w:rPr>
          </w:pPr>
          <w:hyperlink w:anchor="_Toc194499989" w:history="1">
            <w:r w:rsidRPr="000F3C94">
              <w:rPr>
                <w:rStyle w:val="Hyperlink"/>
                <w:b w:val="0"/>
                <w:bCs/>
                <w:noProof/>
                <w:szCs w:val="20"/>
                <w:lang w:val="en-GB"/>
              </w:rPr>
              <w:t>4.3.4</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Information types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_Toc194499989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12</w:t>
            </w:r>
            <w:r w:rsidRPr="000F3C94">
              <w:rPr>
                <w:b w:val="0"/>
                <w:bCs/>
                <w:noProof/>
                <w:webHidden/>
                <w:szCs w:val="20"/>
                <w:lang w:val="en-GB"/>
              </w:rPr>
              <w:fldChar w:fldCharType="end"/>
            </w:r>
          </w:hyperlink>
        </w:p>
        <w:p w14:paraId="3BE50799" w14:textId="3DE8FD68" w:rsidR="004976E0" w:rsidRPr="000F3C94" w:rsidRDefault="004976E0">
          <w:pPr>
            <w:pStyle w:val="TOC3"/>
            <w:rPr>
              <w:rFonts w:eastAsiaTheme="minorEastAsia"/>
              <w:b w:val="0"/>
              <w:bCs/>
              <w:noProof/>
              <w:kern w:val="2"/>
              <w:szCs w:val="20"/>
              <w:lang w:val="en-GB" w:eastAsia="en-GB"/>
              <w14:ligatures w14:val="standardContextual"/>
            </w:rPr>
          </w:pPr>
          <w:hyperlink w:anchor="_Toc194499990" w:history="1">
            <w:r w:rsidRPr="000F3C94">
              <w:rPr>
                <w:rStyle w:val="Hyperlink"/>
                <w:b w:val="0"/>
                <w:bCs/>
                <w:noProof/>
                <w:szCs w:val="20"/>
                <w:lang w:val="en-GB"/>
              </w:rPr>
              <w:t>4.3.5</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Attributes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_Toc194499990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12</w:t>
            </w:r>
            <w:r w:rsidRPr="000F3C94">
              <w:rPr>
                <w:b w:val="0"/>
                <w:bCs/>
                <w:noProof/>
                <w:webHidden/>
                <w:szCs w:val="20"/>
                <w:lang w:val="en-GB"/>
              </w:rPr>
              <w:fldChar w:fldCharType="end"/>
            </w:r>
          </w:hyperlink>
        </w:p>
        <w:p w14:paraId="5C614409" w14:textId="4E6B6EA1" w:rsidR="004976E0" w:rsidRPr="000F3C94" w:rsidRDefault="004976E0">
          <w:pPr>
            <w:pStyle w:val="TOC2"/>
            <w:rPr>
              <w:rFonts w:eastAsiaTheme="minorEastAsia"/>
              <w:b w:val="0"/>
              <w:bCs/>
              <w:noProof/>
              <w:kern w:val="2"/>
              <w:szCs w:val="20"/>
              <w:lang w:val="en-GB" w:eastAsia="en-GB"/>
              <w14:ligatures w14:val="standardContextual"/>
            </w:rPr>
          </w:pPr>
          <w:hyperlink w:anchor="_Toc194499991" w:history="1">
            <w:r w:rsidRPr="000F3C94">
              <w:rPr>
                <w:rStyle w:val="Hyperlink"/>
                <w:b w:val="0"/>
                <w:bCs/>
                <w:noProof/>
                <w:szCs w:val="20"/>
                <w:lang w:val="en-GB"/>
              </w:rPr>
              <w:t>4.4</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Geometric representation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_Toc194499991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13</w:t>
            </w:r>
            <w:r w:rsidRPr="000F3C94">
              <w:rPr>
                <w:b w:val="0"/>
                <w:bCs/>
                <w:noProof/>
                <w:webHidden/>
                <w:szCs w:val="20"/>
                <w:lang w:val="en-GB"/>
              </w:rPr>
              <w:fldChar w:fldCharType="end"/>
            </w:r>
          </w:hyperlink>
        </w:p>
        <w:p w14:paraId="1A7BE3BD" w14:textId="0C804768" w:rsidR="004976E0" w:rsidRPr="000F3C94" w:rsidRDefault="004976E0">
          <w:pPr>
            <w:pStyle w:val="TOC1"/>
            <w:rPr>
              <w:rFonts w:eastAsiaTheme="minorEastAsia"/>
              <w:b w:val="0"/>
              <w:bCs/>
              <w:noProof/>
              <w:kern w:val="2"/>
              <w:szCs w:val="20"/>
              <w:lang w:val="en-GB" w:eastAsia="en-GB"/>
              <w14:ligatures w14:val="standardContextual"/>
            </w:rPr>
          </w:pPr>
          <w:hyperlink w:anchor="_Toc194499992" w:history="1">
            <w:r w:rsidRPr="000F3C94">
              <w:rPr>
                <w:rStyle w:val="Hyperlink"/>
                <w:b w:val="0"/>
                <w:bCs/>
                <w:noProof/>
                <w:szCs w:val="20"/>
                <w:lang w:val="en-GB"/>
              </w:rPr>
              <w:t>5</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Coordinate Reference Systems (CRS)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_Toc194499992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14</w:t>
            </w:r>
            <w:r w:rsidRPr="000F3C94">
              <w:rPr>
                <w:b w:val="0"/>
                <w:bCs/>
                <w:noProof/>
                <w:webHidden/>
                <w:szCs w:val="20"/>
                <w:lang w:val="en-GB"/>
              </w:rPr>
              <w:fldChar w:fldCharType="end"/>
            </w:r>
          </w:hyperlink>
        </w:p>
        <w:p w14:paraId="1DDC94AA" w14:textId="47163A59" w:rsidR="004976E0" w:rsidRPr="000F3C94" w:rsidRDefault="004976E0">
          <w:pPr>
            <w:pStyle w:val="TOC2"/>
            <w:rPr>
              <w:rFonts w:eastAsiaTheme="minorEastAsia"/>
              <w:b w:val="0"/>
              <w:bCs/>
              <w:noProof/>
              <w:kern w:val="2"/>
              <w:szCs w:val="20"/>
              <w:lang w:val="en-GB" w:eastAsia="en-GB"/>
              <w14:ligatures w14:val="standardContextual"/>
            </w:rPr>
          </w:pPr>
          <w:hyperlink w:anchor="_Toc194499993" w:history="1">
            <w:r w:rsidRPr="000F3C94">
              <w:rPr>
                <w:rStyle w:val="Hyperlink"/>
                <w:b w:val="0"/>
                <w:bCs/>
                <w:noProof/>
                <w:szCs w:val="20"/>
                <w:lang w:val="en-GB"/>
              </w:rPr>
              <w:t>5.1</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Introduction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_Toc194499993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14</w:t>
            </w:r>
            <w:r w:rsidRPr="000F3C94">
              <w:rPr>
                <w:b w:val="0"/>
                <w:bCs/>
                <w:noProof/>
                <w:webHidden/>
                <w:szCs w:val="20"/>
                <w:lang w:val="en-GB"/>
              </w:rPr>
              <w:fldChar w:fldCharType="end"/>
            </w:r>
          </w:hyperlink>
        </w:p>
        <w:p w14:paraId="324010C8" w14:textId="5274E2A8" w:rsidR="004976E0" w:rsidRPr="000F3C94" w:rsidRDefault="004976E0">
          <w:pPr>
            <w:pStyle w:val="TOC2"/>
            <w:rPr>
              <w:rFonts w:eastAsiaTheme="minorEastAsia"/>
              <w:b w:val="0"/>
              <w:bCs/>
              <w:noProof/>
              <w:kern w:val="2"/>
              <w:szCs w:val="20"/>
              <w:lang w:val="en-GB" w:eastAsia="en-GB"/>
              <w14:ligatures w14:val="standardContextual"/>
            </w:rPr>
          </w:pPr>
          <w:hyperlink w:anchor="_Toc194499994" w:history="1">
            <w:r w:rsidRPr="000F3C94">
              <w:rPr>
                <w:rStyle w:val="Hyperlink"/>
                <w:rFonts w:eastAsia="Malgun Gothic"/>
                <w:b w:val="0"/>
                <w:bCs/>
                <w:noProof/>
                <w:szCs w:val="20"/>
                <w:lang w:val="en-GB"/>
              </w:rPr>
              <w:t>5.2</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Horizontal reference system</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_Toc194499994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14</w:t>
            </w:r>
            <w:r w:rsidRPr="000F3C94">
              <w:rPr>
                <w:b w:val="0"/>
                <w:bCs/>
                <w:noProof/>
                <w:webHidden/>
                <w:szCs w:val="20"/>
                <w:lang w:val="en-GB"/>
              </w:rPr>
              <w:fldChar w:fldCharType="end"/>
            </w:r>
          </w:hyperlink>
        </w:p>
        <w:p w14:paraId="5ED08605" w14:textId="36FA5C16" w:rsidR="004976E0" w:rsidRPr="000F3C94" w:rsidRDefault="004976E0">
          <w:pPr>
            <w:pStyle w:val="TOC2"/>
            <w:rPr>
              <w:rFonts w:eastAsiaTheme="minorEastAsia"/>
              <w:b w:val="0"/>
              <w:bCs/>
              <w:noProof/>
              <w:kern w:val="2"/>
              <w:szCs w:val="20"/>
              <w:lang w:val="en-GB" w:eastAsia="en-GB"/>
              <w14:ligatures w14:val="standardContextual"/>
            </w:rPr>
          </w:pPr>
          <w:hyperlink w:anchor="_Toc194499995" w:history="1">
            <w:r w:rsidRPr="000F3C94">
              <w:rPr>
                <w:rStyle w:val="Hyperlink"/>
                <w:rFonts w:eastAsia="Malgun Gothic"/>
                <w:b w:val="0"/>
                <w:bCs/>
                <w:noProof/>
                <w:szCs w:val="20"/>
                <w:lang w:val="en-GB"/>
              </w:rPr>
              <w:t>5.3</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Projection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_Toc194499995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14</w:t>
            </w:r>
            <w:r w:rsidRPr="000F3C94">
              <w:rPr>
                <w:b w:val="0"/>
                <w:bCs/>
                <w:noProof/>
                <w:webHidden/>
                <w:szCs w:val="20"/>
                <w:lang w:val="en-GB"/>
              </w:rPr>
              <w:fldChar w:fldCharType="end"/>
            </w:r>
          </w:hyperlink>
        </w:p>
        <w:p w14:paraId="00B264F5" w14:textId="3648CAAF" w:rsidR="004976E0" w:rsidRPr="000F3C94" w:rsidRDefault="004976E0">
          <w:pPr>
            <w:pStyle w:val="TOC2"/>
            <w:rPr>
              <w:rFonts w:eastAsiaTheme="minorEastAsia"/>
              <w:b w:val="0"/>
              <w:bCs/>
              <w:noProof/>
              <w:kern w:val="2"/>
              <w:szCs w:val="20"/>
              <w:lang w:val="en-GB" w:eastAsia="en-GB"/>
              <w14:ligatures w14:val="standardContextual"/>
            </w:rPr>
          </w:pPr>
          <w:hyperlink w:anchor="_Toc194499996" w:history="1">
            <w:r w:rsidRPr="000F3C94">
              <w:rPr>
                <w:rStyle w:val="Hyperlink"/>
                <w:rFonts w:eastAsia="Malgun Gothic"/>
                <w:b w:val="0"/>
                <w:bCs/>
                <w:noProof/>
                <w:szCs w:val="20"/>
                <w:lang w:val="en-GB"/>
              </w:rPr>
              <w:t>5.4</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Vertical coordinate reference system</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_Toc194499996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14</w:t>
            </w:r>
            <w:r w:rsidRPr="000F3C94">
              <w:rPr>
                <w:b w:val="0"/>
                <w:bCs/>
                <w:noProof/>
                <w:webHidden/>
                <w:szCs w:val="20"/>
                <w:lang w:val="en-GB"/>
              </w:rPr>
              <w:fldChar w:fldCharType="end"/>
            </w:r>
          </w:hyperlink>
        </w:p>
        <w:p w14:paraId="56D7B723" w14:textId="4B8BB4B6" w:rsidR="004976E0" w:rsidRPr="000F3C94" w:rsidRDefault="004976E0">
          <w:pPr>
            <w:pStyle w:val="TOC2"/>
            <w:rPr>
              <w:rFonts w:eastAsiaTheme="minorEastAsia"/>
              <w:b w:val="0"/>
              <w:bCs/>
              <w:noProof/>
              <w:kern w:val="2"/>
              <w:szCs w:val="20"/>
              <w:lang w:val="en-GB" w:eastAsia="en-GB"/>
              <w14:ligatures w14:val="standardContextual"/>
            </w:rPr>
          </w:pPr>
          <w:hyperlink w:anchor="_Toc194499997" w:history="1">
            <w:r w:rsidRPr="000F3C94">
              <w:rPr>
                <w:rStyle w:val="Hyperlink"/>
                <w:rFonts w:eastAsia="Malgun Gothic"/>
                <w:b w:val="0"/>
                <w:bCs/>
                <w:noProof/>
                <w:szCs w:val="20"/>
                <w:lang w:val="en-GB"/>
              </w:rPr>
              <w:t>5.5</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Temporal reference system</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_Toc194499997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14</w:t>
            </w:r>
            <w:r w:rsidRPr="000F3C94">
              <w:rPr>
                <w:b w:val="0"/>
                <w:bCs/>
                <w:noProof/>
                <w:webHidden/>
                <w:szCs w:val="20"/>
                <w:lang w:val="en-GB"/>
              </w:rPr>
              <w:fldChar w:fldCharType="end"/>
            </w:r>
          </w:hyperlink>
        </w:p>
        <w:p w14:paraId="2C999308" w14:textId="68A89852" w:rsidR="004976E0" w:rsidRPr="000F3C94" w:rsidRDefault="004976E0">
          <w:pPr>
            <w:pStyle w:val="TOC2"/>
            <w:rPr>
              <w:rFonts w:eastAsiaTheme="minorEastAsia"/>
              <w:b w:val="0"/>
              <w:bCs/>
              <w:noProof/>
              <w:kern w:val="2"/>
              <w:szCs w:val="20"/>
              <w:lang w:val="en-GB" w:eastAsia="en-GB"/>
              <w14:ligatures w14:val="standardContextual"/>
            </w:rPr>
          </w:pPr>
          <w:hyperlink w:anchor="_Toc194499998" w:history="1">
            <w:r w:rsidRPr="000F3C94">
              <w:rPr>
                <w:rStyle w:val="Hyperlink"/>
                <w:rFonts w:eastAsia="Malgun Gothic"/>
                <w:b w:val="0"/>
                <w:bCs/>
                <w:noProof/>
                <w:szCs w:val="20"/>
                <w:lang w:val="en-GB"/>
              </w:rPr>
              <w:t>5.6</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Coverage of nautical products data and scale</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_Toc194499998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15</w:t>
            </w:r>
            <w:r w:rsidRPr="000F3C94">
              <w:rPr>
                <w:b w:val="0"/>
                <w:bCs/>
                <w:noProof/>
                <w:webHidden/>
                <w:szCs w:val="20"/>
                <w:lang w:val="en-GB"/>
              </w:rPr>
              <w:fldChar w:fldCharType="end"/>
            </w:r>
          </w:hyperlink>
        </w:p>
        <w:p w14:paraId="1AAA6CA1" w14:textId="3A7F41A3" w:rsidR="004976E0" w:rsidRPr="000F3C94" w:rsidRDefault="004976E0">
          <w:pPr>
            <w:pStyle w:val="TOC1"/>
            <w:rPr>
              <w:rFonts w:eastAsiaTheme="minorEastAsia"/>
              <w:b w:val="0"/>
              <w:bCs/>
              <w:noProof/>
              <w:kern w:val="2"/>
              <w:szCs w:val="20"/>
              <w:lang w:val="en-GB" w:eastAsia="en-GB"/>
              <w14:ligatures w14:val="standardContextual"/>
            </w:rPr>
          </w:pPr>
          <w:hyperlink w:anchor="_Toc194499999" w:history="1">
            <w:r w:rsidRPr="000F3C94">
              <w:rPr>
                <w:rStyle w:val="Hyperlink"/>
                <w:b w:val="0"/>
                <w:bCs/>
                <w:noProof/>
                <w:szCs w:val="20"/>
                <w:lang w:val="en-GB"/>
              </w:rPr>
              <w:t>6</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Data Quality</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_Toc194499999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15</w:t>
            </w:r>
            <w:r w:rsidRPr="000F3C94">
              <w:rPr>
                <w:b w:val="0"/>
                <w:bCs/>
                <w:noProof/>
                <w:webHidden/>
                <w:szCs w:val="20"/>
                <w:lang w:val="en-GB"/>
              </w:rPr>
              <w:fldChar w:fldCharType="end"/>
            </w:r>
          </w:hyperlink>
        </w:p>
        <w:p w14:paraId="17162459" w14:textId="2D48C488" w:rsidR="004976E0" w:rsidRPr="000F3C94" w:rsidRDefault="004976E0">
          <w:pPr>
            <w:pStyle w:val="TOC2"/>
            <w:rPr>
              <w:rFonts w:eastAsiaTheme="minorEastAsia"/>
              <w:b w:val="0"/>
              <w:bCs/>
              <w:noProof/>
              <w:kern w:val="2"/>
              <w:szCs w:val="20"/>
              <w:lang w:val="en-GB" w:eastAsia="en-GB"/>
              <w14:ligatures w14:val="standardContextual"/>
            </w:rPr>
          </w:pPr>
          <w:hyperlink w:anchor="_Toc194500000" w:history="1">
            <w:r w:rsidRPr="000F3C94">
              <w:rPr>
                <w:rStyle w:val="Hyperlink"/>
                <w:b w:val="0"/>
                <w:bCs/>
                <w:noProof/>
                <w:szCs w:val="20"/>
                <w:lang w:val="en-GB"/>
              </w:rPr>
              <w:t>6.1</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Introduction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_Toc194500000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15</w:t>
            </w:r>
            <w:r w:rsidRPr="000F3C94">
              <w:rPr>
                <w:b w:val="0"/>
                <w:bCs/>
                <w:noProof/>
                <w:webHidden/>
                <w:szCs w:val="20"/>
                <w:lang w:val="en-GB"/>
              </w:rPr>
              <w:fldChar w:fldCharType="end"/>
            </w:r>
          </w:hyperlink>
        </w:p>
        <w:p w14:paraId="477D253A" w14:textId="254EF8A6" w:rsidR="004976E0" w:rsidRPr="000F3C94" w:rsidRDefault="004976E0">
          <w:pPr>
            <w:pStyle w:val="TOC1"/>
            <w:rPr>
              <w:rFonts w:eastAsiaTheme="minorEastAsia"/>
              <w:b w:val="0"/>
              <w:bCs/>
              <w:noProof/>
              <w:kern w:val="2"/>
              <w:szCs w:val="20"/>
              <w:lang w:val="en-GB" w:eastAsia="en-GB"/>
              <w14:ligatures w14:val="standardContextual"/>
            </w:rPr>
          </w:pPr>
          <w:hyperlink w:anchor="_Toc194500001" w:history="1">
            <w:r w:rsidRPr="000F3C94">
              <w:rPr>
                <w:rStyle w:val="Hyperlink"/>
                <w:b w:val="0"/>
                <w:bCs/>
                <w:noProof/>
                <w:szCs w:val="20"/>
                <w:lang w:val="en-GB"/>
              </w:rPr>
              <w:t>7</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Data Capture and Classification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_Toc194500001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15</w:t>
            </w:r>
            <w:r w:rsidRPr="000F3C94">
              <w:rPr>
                <w:b w:val="0"/>
                <w:bCs/>
                <w:noProof/>
                <w:webHidden/>
                <w:szCs w:val="20"/>
                <w:lang w:val="en-GB"/>
              </w:rPr>
              <w:fldChar w:fldCharType="end"/>
            </w:r>
          </w:hyperlink>
        </w:p>
        <w:p w14:paraId="2709F312" w14:textId="07735971" w:rsidR="004976E0" w:rsidRPr="000F3C94" w:rsidRDefault="004976E0">
          <w:pPr>
            <w:pStyle w:val="TOC1"/>
            <w:rPr>
              <w:rFonts w:eastAsiaTheme="minorEastAsia"/>
              <w:b w:val="0"/>
              <w:bCs/>
              <w:noProof/>
              <w:kern w:val="2"/>
              <w:szCs w:val="20"/>
              <w:lang w:val="en-GB" w:eastAsia="en-GB"/>
              <w14:ligatures w14:val="standardContextual"/>
            </w:rPr>
          </w:pPr>
          <w:hyperlink w:anchor="_Toc194500002" w:history="1">
            <w:r w:rsidRPr="000F3C94">
              <w:rPr>
                <w:rStyle w:val="Hyperlink"/>
                <w:b w:val="0"/>
                <w:bCs/>
                <w:noProof/>
                <w:szCs w:val="20"/>
                <w:lang w:val="en-GB"/>
              </w:rPr>
              <w:t>8</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Maintenance</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_Toc194500002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16</w:t>
            </w:r>
            <w:r w:rsidRPr="000F3C94">
              <w:rPr>
                <w:b w:val="0"/>
                <w:bCs/>
                <w:noProof/>
                <w:webHidden/>
                <w:szCs w:val="20"/>
                <w:lang w:val="en-GB"/>
              </w:rPr>
              <w:fldChar w:fldCharType="end"/>
            </w:r>
          </w:hyperlink>
        </w:p>
        <w:p w14:paraId="43BEBA94" w14:textId="4328AA69" w:rsidR="004976E0" w:rsidRPr="000F3C94" w:rsidRDefault="004976E0">
          <w:pPr>
            <w:pStyle w:val="TOC2"/>
            <w:rPr>
              <w:rFonts w:eastAsiaTheme="minorEastAsia"/>
              <w:b w:val="0"/>
              <w:bCs/>
              <w:noProof/>
              <w:kern w:val="2"/>
              <w:szCs w:val="20"/>
              <w:lang w:val="en-GB" w:eastAsia="en-GB"/>
              <w14:ligatures w14:val="standardContextual"/>
            </w:rPr>
          </w:pPr>
          <w:hyperlink w:anchor="_Toc194500003" w:history="1">
            <w:r w:rsidRPr="000F3C94">
              <w:rPr>
                <w:rStyle w:val="Hyperlink"/>
                <w:rFonts w:eastAsia="Malgun Gothic"/>
                <w:b w:val="0"/>
                <w:bCs/>
                <w:noProof/>
                <w:szCs w:val="20"/>
                <w:lang w:val="en-GB"/>
              </w:rPr>
              <w:t>8.1</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Introduction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_Toc194500003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16</w:t>
            </w:r>
            <w:r w:rsidRPr="000F3C94">
              <w:rPr>
                <w:b w:val="0"/>
                <w:bCs/>
                <w:noProof/>
                <w:webHidden/>
                <w:szCs w:val="20"/>
                <w:lang w:val="en-GB"/>
              </w:rPr>
              <w:fldChar w:fldCharType="end"/>
            </w:r>
          </w:hyperlink>
        </w:p>
        <w:p w14:paraId="07088CB9" w14:textId="1A278059" w:rsidR="004976E0" w:rsidRPr="000F3C94" w:rsidRDefault="004976E0">
          <w:pPr>
            <w:pStyle w:val="TOC2"/>
            <w:rPr>
              <w:rFonts w:eastAsiaTheme="minorEastAsia"/>
              <w:b w:val="0"/>
              <w:bCs/>
              <w:noProof/>
              <w:kern w:val="2"/>
              <w:szCs w:val="20"/>
              <w:lang w:val="en-GB" w:eastAsia="en-GB"/>
              <w14:ligatures w14:val="standardContextual"/>
            </w:rPr>
          </w:pPr>
          <w:hyperlink w:anchor="_Toc194500004" w:history="1">
            <w:r w:rsidRPr="000F3C94">
              <w:rPr>
                <w:rStyle w:val="Hyperlink"/>
                <w:b w:val="0"/>
                <w:bCs/>
                <w:noProof/>
                <w:szCs w:val="20"/>
                <w:lang w:val="en-GB"/>
              </w:rPr>
              <w:t>8.2</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Production process for base and update datasets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_Toc194500004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16</w:t>
            </w:r>
            <w:r w:rsidRPr="000F3C94">
              <w:rPr>
                <w:b w:val="0"/>
                <w:bCs/>
                <w:noProof/>
                <w:webHidden/>
                <w:szCs w:val="20"/>
                <w:lang w:val="en-GB"/>
              </w:rPr>
              <w:fldChar w:fldCharType="end"/>
            </w:r>
          </w:hyperlink>
        </w:p>
        <w:p w14:paraId="6E0B3739" w14:textId="11BA938E" w:rsidR="004976E0" w:rsidRPr="000F3C94" w:rsidRDefault="004976E0">
          <w:pPr>
            <w:pStyle w:val="TOC2"/>
            <w:rPr>
              <w:rFonts w:eastAsiaTheme="minorEastAsia"/>
              <w:b w:val="0"/>
              <w:bCs/>
              <w:noProof/>
              <w:kern w:val="2"/>
              <w:szCs w:val="20"/>
              <w:lang w:val="en-GB" w:eastAsia="en-GB"/>
              <w14:ligatures w14:val="standardContextual"/>
            </w:rPr>
          </w:pPr>
          <w:hyperlink w:anchor="_Toc194500005" w:history="1">
            <w:r w:rsidRPr="000F3C94">
              <w:rPr>
                <w:rStyle w:val="Hyperlink"/>
                <w:rFonts w:eastAsia="Malgun Gothic"/>
                <w:b w:val="0"/>
                <w:bCs/>
                <w:noProof/>
                <w:szCs w:val="20"/>
                <w:lang w:val="en-GB"/>
              </w:rPr>
              <w:t>8.3</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Dataset updates and cancellation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_Toc194500005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16</w:t>
            </w:r>
            <w:r w:rsidRPr="000F3C94">
              <w:rPr>
                <w:b w:val="0"/>
                <w:bCs/>
                <w:noProof/>
                <w:webHidden/>
                <w:szCs w:val="20"/>
                <w:lang w:val="en-GB"/>
              </w:rPr>
              <w:fldChar w:fldCharType="end"/>
            </w:r>
          </w:hyperlink>
        </w:p>
        <w:p w14:paraId="3F527161" w14:textId="79D12E0B" w:rsidR="004976E0" w:rsidRPr="000F3C94" w:rsidRDefault="004976E0">
          <w:pPr>
            <w:pStyle w:val="TOC2"/>
            <w:rPr>
              <w:rFonts w:eastAsiaTheme="minorEastAsia"/>
              <w:b w:val="0"/>
              <w:bCs/>
              <w:noProof/>
              <w:kern w:val="2"/>
              <w:szCs w:val="20"/>
              <w:lang w:val="en-GB" w:eastAsia="en-GB"/>
              <w14:ligatures w14:val="standardContextual"/>
            </w:rPr>
          </w:pPr>
          <w:hyperlink w:anchor="_Toc194500006" w:history="1">
            <w:r w:rsidRPr="000F3C94">
              <w:rPr>
                <w:rStyle w:val="Hyperlink"/>
                <w:rFonts w:eastAsia="Malgun Gothic"/>
                <w:b w:val="0"/>
                <w:bCs/>
                <w:noProof/>
                <w:szCs w:val="20"/>
                <w:lang w:val="en-GB"/>
              </w:rPr>
              <w:t>8.4</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Support file updates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_Toc194500006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16</w:t>
            </w:r>
            <w:r w:rsidRPr="000F3C94">
              <w:rPr>
                <w:b w:val="0"/>
                <w:bCs/>
                <w:noProof/>
                <w:webHidden/>
                <w:szCs w:val="20"/>
                <w:lang w:val="en-GB"/>
              </w:rPr>
              <w:fldChar w:fldCharType="end"/>
            </w:r>
          </w:hyperlink>
        </w:p>
        <w:p w14:paraId="58D470D3" w14:textId="1B1E77CA" w:rsidR="004976E0" w:rsidRPr="000F3C94" w:rsidRDefault="004976E0">
          <w:pPr>
            <w:pStyle w:val="TOC2"/>
            <w:rPr>
              <w:rFonts w:eastAsiaTheme="minorEastAsia"/>
              <w:b w:val="0"/>
              <w:bCs/>
              <w:noProof/>
              <w:kern w:val="2"/>
              <w:szCs w:val="20"/>
              <w:lang w:val="en-GB" w:eastAsia="en-GB"/>
              <w14:ligatures w14:val="standardContextual"/>
            </w:rPr>
          </w:pPr>
          <w:hyperlink w:anchor="_Toc194500007" w:history="1">
            <w:r w:rsidRPr="000F3C94">
              <w:rPr>
                <w:rStyle w:val="Hyperlink"/>
                <w:rFonts w:eastAsia="Malgun Gothic"/>
                <w:b w:val="0"/>
                <w:bCs/>
                <w:noProof/>
                <w:szCs w:val="20"/>
                <w:lang w:val="en-GB"/>
              </w:rPr>
              <w:t>8.5</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Feature and Portrayal Catalogues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_Toc194500007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16</w:t>
            </w:r>
            <w:r w:rsidRPr="000F3C94">
              <w:rPr>
                <w:b w:val="0"/>
                <w:bCs/>
                <w:noProof/>
                <w:webHidden/>
                <w:szCs w:val="20"/>
                <w:lang w:val="en-GB"/>
              </w:rPr>
              <w:fldChar w:fldCharType="end"/>
            </w:r>
          </w:hyperlink>
        </w:p>
        <w:p w14:paraId="68F93FA4" w14:textId="608413F5" w:rsidR="004976E0" w:rsidRPr="000F3C94" w:rsidRDefault="004976E0">
          <w:pPr>
            <w:pStyle w:val="TOC2"/>
            <w:rPr>
              <w:rFonts w:eastAsiaTheme="minorEastAsia"/>
              <w:b w:val="0"/>
              <w:bCs/>
              <w:noProof/>
              <w:kern w:val="2"/>
              <w:szCs w:val="20"/>
              <w:lang w:val="en-GB" w:eastAsia="en-GB"/>
              <w14:ligatures w14:val="standardContextual"/>
            </w:rPr>
          </w:pPr>
          <w:hyperlink w:anchor="_Toc194500008" w:history="1">
            <w:r w:rsidRPr="000F3C94">
              <w:rPr>
                <w:rStyle w:val="Hyperlink"/>
                <w:rFonts w:eastAsia="Malgun Gothic"/>
                <w:b w:val="0"/>
                <w:bCs/>
                <w:noProof/>
                <w:szCs w:val="20"/>
                <w:lang w:val="en-GB"/>
              </w:rPr>
              <w:t>8.6</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Feature history, version, and change tracking</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_Toc194500008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16</w:t>
            </w:r>
            <w:r w:rsidRPr="000F3C94">
              <w:rPr>
                <w:b w:val="0"/>
                <w:bCs/>
                <w:noProof/>
                <w:webHidden/>
                <w:szCs w:val="20"/>
                <w:lang w:val="en-GB"/>
              </w:rPr>
              <w:fldChar w:fldCharType="end"/>
            </w:r>
          </w:hyperlink>
        </w:p>
        <w:p w14:paraId="3D0B737C" w14:textId="1B2F75CD" w:rsidR="004976E0" w:rsidRPr="000F3C94" w:rsidRDefault="004976E0">
          <w:pPr>
            <w:pStyle w:val="TOC2"/>
            <w:rPr>
              <w:rFonts w:eastAsiaTheme="minorEastAsia"/>
              <w:b w:val="0"/>
              <w:bCs/>
              <w:noProof/>
              <w:kern w:val="2"/>
              <w:szCs w:val="20"/>
              <w:lang w:val="en-GB" w:eastAsia="en-GB"/>
              <w14:ligatures w14:val="standardContextual"/>
            </w:rPr>
          </w:pPr>
          <w:hyperlink w:anchor="_Toc194500009" w:history="1">
            <w:r w:rsidRPr="000F3C94">
              <w:rPr>
                <w:rStyle w:val="Hyperlink"/>
                <w:rFonts w:eastAsia="Malgun Gothic"/>
                <w:b w:val="0"/>
                <w:bCs/>
                <w:noProof/>
                <w:szCs w:val="20"/>
                <w:lang w:val="en-GB"/>
              </w:rPr>
              <w:t>8.7</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Dataset encryption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_Toc194500009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17</w:t>
            </w:r>
            <w:r w:rsidRPr="000F3C94">
              <w:rPr>
                <w:b w:val="0"/>
                <w:bCs/>
                <w:noProof/>
                <w:webHidden/>
                <w:szCs w:val="20"/>
                <w:lang w:val="en-GB"/>
              </w:rPr>
              <w:fldChar w:fldCharType="end"/>
            </w:r>
          </w:hyperlink>
        </w:p>
        <w:p w14:paraId="7B5A2E04" w14:textId="24ED7B2F" w:rsidR="004976E0" w:rsidRPr="000F3C94" w:rsidRDefault="004976E0">
          <w:pPr>
            <w:pStyle w:val="TOC1"/>
            <w:rPr>
              <w:rFonts w:eastAsiaTheme="minorEastAsia"/>
              <w:b w:val="0"/>
              <w:bCs/>
              <w:noProof/>
              <w:kern w:val="2"/>
              <w:szCs w:val="20"/>
              <w:lang w:val="en-GB" w:eastAsia="en-GB"/>
              <w14:ligatures w14:val="standardContextual"/>
            </w:rPr>
          </w:pPr>
          <w:hyperlink w:anchor="_Toc194500010" w:history="1">
            <w:r w:rsidRPr="000F3C94">
              <w:rPr>
                <w:rStyle w:val="Hyperlink"/>
                <w:b w:val="0"/>
                <w:bCs/>
                <w:noProof/>
                <w:szCs w:val="20"/>
                <w:lang w:val="en-GB"/>
              </w:rPr>
              <w:t>9</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Portrayal</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_Toc194500010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17</w:t>
            </w:r>
            <w:r w:rsidRPr="000F3C94">
              <w:rPr>
                <w:b w:val="0"/>
                <w:bCs/>
                <w:noProof/>
                <w:webHidden/>
                <w:szCs w:val="20"/>
                <w:lang w:val="en-GB"/>
              </w:rPr>
              <w:fldChar w:fldCharType="end"/>
            </w:r>
          </w:hyperlink>
        </w:p>
        <w:p w14:paraId="4DA444B7" w14:textId="7881C31E" w:rsidR="004976E0" w:rsidRPr="000F3C94" w:rsidRDefault="004976E0">
          <w:pPr>
            <w:pStyle w:val="TOC2"/>
            <w:rPr>
              <w:rFonts w:eastAsiaTheme="minorEastAsia"/>
              <w:b w:val="0"/>
              <w:bCs/>
              <w:noProof/>
              <w:kern w:val="2"/>
              <w:szCs w:val="20"/>
              <w:lang w:val="en-GB" w:eastAsia="en-GB"/>
              <w14:ligatures w14:val="standardContextual"/>
            </w:rPr>
          </w:pPr>
          <w:hyperlink w:anchor="_Toc194500011" w:history="1">
            <w:r w:rsidRPr="000F3C94">
              <w:rPr>
                <w:rStyle w:val="Hyperlink"/>
                <w:b w:val="0"/>
                <w:bCs/>
                <w:noProof/>
                <w:szCs w:val="20"/>
                <w:lang w:val="en-GB"/>
              </w:rPr>
              <w:t>9.1</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Portrayal Catalogue</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_Toc194500011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17</w:t>
            </w:r>
            <w:r w:rsidRPr="000F3C94">
              <w:rPr>
                <w:b w:val="0"/>
                <w:bCs/>
                <w:noProof/>
                <w:webHidden/>
                <w:szCs w:val="20"/>
                <w:lang w:val="en-GB"/>
              </w:rPr>
              <w:fldChar w:fldCharType="end"/>
            </w:r>
          </w:hyperlink>
        </w:p>
        <w:p w14:paraId="31ED04A9" w14:textId="147E75AA" w:rsidR="004976E0" w:rsidRPr="000F3C94" w:rsidRDefault="004976E0">
          <w:pPr>
            <w:pStyle w:val="TOC1"/>
            <w:rPr>
              <w:rFonts w:eastAsiaTheme="minorEastAsia"/>
              <w:b w:val="0"/>
              <w:bCs/>
              <w:noProof/>
              <w:kern w:val="2"/>
              <w:szCs w:val="20"/>
              <w:lang w:val="en-GB" w:eastAsia="en-GB"/>
              <w14:ligatures w14:val="standardContextual"/>
            </w:rPr>
          </w:pPr>
          <w:hyperlink w:anchor="_Toc194500012" w:history="1">
            <w:r w:rsidRPr="000F3C94">
              <w:rPr>
                <w:rStyle w:val="Hyperlink"/>
                <w:b w:val="0"/>
                <w:bCs/>
                <w:noProof/>
                <w:szCs w:val="20"/>
                <w:lang w:val="en-GB"/>
              </w:rPr>
              <w:t>10</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Data Product Format (Encoding)</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_Toc194500012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17</w:t>
            </w:r>
            <w:r w:rsidRPr="000F3C94">
              <w:rPr>
                <w:b w:val="0"/>
                <w:bCs/>
                <w:noProof/>
                <w:webHidden/>
                <w:szCs w:val="20"/>
                <w:lang w:val="en-GB"/>
              </w:rPr>
              <w:fldChar w:fldCharType="end"/>
            </w:r>
          </w:hyperlink>
        </w:p>
        <w:p w14:paraId="6CD89B9D" w14:textId="35A3CB3B" w:rsidR="004976E0" w:rsidRPr="000F3C94" w:rsidRDefault="004976E0">
          <w:pPr>
            <w:pStyle w:val="TOC2"/>
            <w:rPr>
              <w:rFonts w:eastAsiaTheme="minorEastAsia"/>
              <w:b w:val="0"/>
              <w:bCs/>
              <w:noProof/>
              <w:kern w:val="2"/>
              <w:szCs w:val="20"/>
              <w:lang w:val="en-GB" w:eastAsia="en-GB"/>
              <w14:ligatures w14:val="standardContextual"/>
            </w:rPr>
          </w:pPr>
          <w:hyperlink w:anchor="_Toc194500013" w:history="1">
            <w:r w:rsidRPr="000F3C94">
              <w:rPr>
                <w:rStyle w:val="Hyperlink"/>
                <w:b w:val="0"/>
                <w:bCs/>
                <w:noProof/>
                <w:szCs w:val="20"/>
                <w:lang w:val="en-GB"/>
              </w:rPr>
              <w:t>10.1</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Introduction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_Toc194500013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17</w:t>
            </w:r>
            <w:r w:rsidRPr="000F3C94">
              <w:rPr>
                <w:b w:val="0"/>
                <w:bCs/>
                <w:noProof/>
                <w:webHidden/>
                <w:szCs w:val="20"/>
                <w:lang w:val="en-GB"/>
              </w:rPr>
              <w:fldChar w:fldCharType="end"/>
            </w:r>
          </w:hyperlink>
        </w:p>
        <w:p w14:paraId="4CD6B62B" w14:textId="78F0C70A" w:rsidR="004976E0" w:rsidRPr="000F3C94" w:rsidRDefault="004976E0">
          <w:pPr>
            <w:pStyle w:val="TOC2"/>
            <w:rPr>
              <w:rFonts w:eastAsiaTheme="minorEastAsia"/>
              <w:b w:val="0"/>
              <w:bCs/>
              <w:noProof/>
              <w:kern w:val="2"/>
              <w:szCs w:val="20"/>
              <w:lang w:val="en-GB" w:eastAsia="en-GB"/>
              <w14:ligatures w14:val="standardContextual"/>
            </w:rPr>
          </w:pPr>
          <w:hyperlink w:anchor="_Toc194500014" w:history="1">
            <w:r w:rsidRPr="000F3C94">
              <w:rPr>
                <w:rStyle w:val="Hyperlink"/>
                <w:rFonts w:eastAsia="Malgun Gothic"/>
                <w:b w:val="0"/>
                <w:bCs/>
                <w:noProof/>
                <w:szCs w:val="20"/>
                <w:lang w:val="en-GB"/>
              </w:rPr>
              <w:t>10.2</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Coordinate encoding in spatial primitives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_Toc194500014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18</w:t>
            </w:r>
            <w:r w:rsidRPr="000F3C94">
              <w:rPr>
                <w:b w:val="0"/>
                <w:bCs/>
                <w:noProof/>
                <w:webHidden/>
                <w:szCs w:val="20"/>
                <w:lang w:val="en-GB"/>
              </w:rPr>
              <w:fldChar w:fldCharType="end"/>
            </w:r>
          </w:hyperlink>
        </w:p>
        <w:p w14:paraId="64176B42" w14:textId="01E2C1BD" w:rsidR="004976E0" w:rsidRPr="000F3C94" w:rsidRDefault="004976E0">
          <w:pPr>
            <w:pStyle w:val="TOC3"/>
            <w:rPr>
              <w:rFonts w:eastAsiaTheme="minorEastAsia"/>
              <w:b w:val="0"/>
              <w:bCs/>
              <w:noProof/>
              <w:kern w:val="2"/>
              <w:szCs w:val="20"/>
              <w:lang w:val="en-GB" w:eastAsia="en-GB"/>
              <w14:ligatures w14:val="standardContextual"/>
            </w:rPr>
          </w:pPr>
          <w:hyperlink w:anchor="_Toc194500015" w:history="1">
            <w:r w:rsidRPr="000F3C94">
              <w:rPr>
                <w:rStyle w:val="Hyperlink"/>
                <w:b w:val="0"/>
                <w:bCs/>
                <w:noProof/>
                <w:szCs w:val="20"/>
                <w:lang w:val="en-GB"/>
              </w:rPr>
              <w:t>10.2.1</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Encoding of coordinates as decimals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_Toc194500015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18</w:t>
            </w:r>
            <w:r w:rsidRPr="000F3C94">
              <w:rPr>
                <w:b w:val="0"/>
                <w:bCs/>
                <w:noProof/>
                <w:webHidden/>
                <w:szCs w:val="20"/>
                <w:lang w:val="en-GB"/>
              </w:rPr>
              <w:fldChar w:fldCharType="end"/>
            </w:r>
          </w:hyperlink>
        </w:p>
        <w:p w14:paraId="717AA26F" w14:textId="7330653D" w:rsidR="004976E0" w:rsidRPr="000F3C94" w:rsidRDefault="004976E0">
          <w:pPr>
            <w:pStyle w:val="TOC2"/>
            <w:rPr>
              <w:rFonts w:eastAsiaTheme="minorEastAsia"/>
              <w:b w:val="0"/>
              <w:bCs/>
              <w:noProof/>
              <w:kern w:val="2"/>
              <w:szCs w:val="20"/>
              <w:lang w:val="en-GB" w:eastAsia="en-GB"/>
              <w14:ligatures w14:val="standardContextual"/>
            </w:rPr>
          </w:pPr>
          <w:hyperlink w:anchor="_Toc194500016" w:history="1">
            <w:r w:rsidRPr="000F3C94">
              <w:rPr>
                <w:rStyle w:val="Hyperlink"/>
                <w:rFonts w:eastAsia="Malgun Gothic"/>
                <w:b w:val="0"/>
                <w:bCs/>
                <w:noProof/>
                <w:szCs w:val="20"/>
                <w:lang w:val="en-GB"/>
              </w:rPr>
              <w:t>10.3</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Numeric attribute encoding</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_Toc194500016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18</w:t>
            </w:r>
            <w:r w:rsidRPr="000F3C94">
              <w:rPr>
                <w:b w:val="0"/>
                <w:bCs/>
                <w:noProof/>
                <w:webHidden/>
                <w:szCs w:val="20"/>
                <w:lang w:val="en-GB"/>
              </w:rPr>
              <w:fldChar w:fldCharType="end"/>
            </w:r>
          </w:hyperlink>
        </w:p>
        <w:p w14:paraId="08B665E7" w14:textId="3D8CBEBA" w:rsidR="004976E0" w:rsidRPr="000F3C94" w:rsidRDefault="004976E0">
          <w:pPr>
            <w:pStyle w:val="TOC2"/>
            <w:rPr>
              <w:rFonts w:eastAsiaTheme="minorEastAsia"/>
              <w:b w:val="0"/>
              <w:bCs/>
              <w:noProof/>
              <w:kern w:val="2"/>
              <w:szCs w:val="20"/>
              <w:lang w:val="en-GB" w:eastAsia="en-GB"/>
              <w14:ligatures w14:val="standardContextual"/>
            </w:rPr>
          </w:pPr>
          <w:hyperlink w:anchor="_Toc194500017" w:history="1">
            <w:r w:rsidRPr="000F3C94">
              <w:rPr>
                <w:rStyle w:val="Hyperlink"/>
                <w:rFonts w:eastAsia="Malgun Gothic"/>
                <w:b w:val="0"/>
                <w:bCs/>
                <w:noProof/>
                <w:szCs w:val="20"/>
                <w:lang w:val="en-GB"/>
              </w:rPr>
              <w:t>10.4</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Text attribute values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_Toc194500017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18</w:t>
            </w:r>
            <w:r w:rsidRPr="000F3C94">
              <w:rPr>
                <w:b w:val="0"/>
                <w:bCs/>
                <w:noProof/>
                <w:webHidden/>
                <w:szCs w:val="20"/>
                <w:lang w:val="en-GB"/>
              </w:rPr>
              <w:fldChar w:fldCharType="end"/>
            </w:r>
          </w:hyperlink>
        </w:p>
        <w:p w14:paraId="586FFFD8" w14:textId="354DBD1F" w:rsidR="004976E0" w:rsidRPr="000F3C94" w:rsidRDefault="004976E0">
          <w:pPr>
            <w:pStyle w:val="TOC2"/>
            <w:rPr>
              <w:rFonts w:eastAsiaTheme="minorEastAsia"/>
              <w:b w:val="0"/>
              <w:bCs/>
              <w:noProof/>
              <w:kern w:val="2"/>
              <w:szCs w:val="20"/>
              <w:lang w:val="en-GB" w:eastAsia="en-GB"/>
              <w14:ligatures w14:val="standardContextual"/>
            </w:rPr>
          </w:pPr>
          <w:hyperlink w:anchor="_Toc194500018" w:history="1">
            <w:r w:rsidRPr="000F3C94">
              <w:rPr>
                <w:rStyle w:val="Hyperlink"/>
                <w:rFonts w:eastAsia="Malgun Gothic"/>
                <w:b w:val="0"/>
                <w:bCs/>
                <w:noProof/>
                <w:szCs w:val="20"/>
                <w:lang w:val="en-GB"/>
              </w:rPr>
              <w:t>10.5</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Mandatory attribute values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_Toc194500018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18</w:t>
            </w:r>
            <w:r w:rsidRPr="000F3C94">
              <w:rPr>
                <w:b w:val="0"/>
                <w:bCs/>
                <w:noProof/>
                <w:webHidden/>
                <w:szCs w:val="20"/>
                <w:lang w:val="en-GB"/>
              </w:rPr>
              <w:fldChar w:fldCharType="end"/>
            </w:r>
          </w:hyperlink>
        </w:p>
        <w:p w14:paraId="5BB6F2C2" w14:textId="5BB6012F" w:rsidR="004976E0" w:rsidRPr="000F3C94" w:rsidRDefault="004976E0">
          <w:pPr>
            <w:pStyle w:val="TOC2"/>
            <w:rPr>
              <w:rFonts w:eastAsiaTheme="minorEastAsia"/>
              <w:b w:val="0"/>
              <w:bCs/>
              <w:noProof/>
              <w:kern w:val="2"/>
              <w:szCs w:val="20"/>
              <w:lang w:val="en-GB" w:eastAsia="en-GB"/>
              <w14:ligatures w14:val="standardContextual"/>
            </w:rPr>
          </w:pPr>
          <w:hyperlink w:anchor="_Toc194500019" w:history="1">
            <w:r w:rsidRPr="000F3C94">
              <w:rPr>
                <w:rStyle w:val="Hyperlink"/>
                <w:rFonts w:eastAsia="Malgun Gothic"/>
                <w:b w:val="0"/>
                <w:bCs/>
                <w:noProof/>
                <w:szCs w:val="20"/>
                <w:lang w:val="en-GB"/>
              </w:rPr>
              <w:t>10.6</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Data overlap</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_Toc194500019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18</w:t>
            </w:r>
            <w:r w:rsidRPr="000F3C94">
              <w:rPr>
                <w:b w:val="0"/>
                <w:bCs/>
                <w:noProof/>
                <w:webHidden/>
                <w:szCs w:val="20"/>
                <w:lang w:val="en-GB"/>
              </w:rPr>
              <w:fldChar w:fldCharType="end"/>
            </w:r>
          </w:hyperlink>
        </w:p>
        <w:p w14:paraId="148BEEE5" w14:textId="65552483" w:rsidR="004976E0" w:rsidRPr="000F3C94" w:rsidRDefault="004976E0">
          <w:pPr>
            <w:pStyle w:val="TOC2"/>
            <w:rPr>
              <w:rFonts w:eastAsiaTheme="minorEastAsia"/>
              <w:b w:val="0"/>
              <w:bCs/>
              <w:noProof/>
              <w:kern w:val="2"/>
              <w:szCs w:val="20"/>
              <w:lang w:val="en-GB" w:eastAsia="en-GB"/>
              <w14:ligatures w14:val="standardContextual"/>
            </w:rPr>
          </w:pPr>
          <w:hyperlink w:anchor="_Toc194500020" w:history="1">
            <w:r w:rsidRPr="000F3C94">
              <w:rPr>
                <w:rStyle w:val="Hyperlink"/>
                <w:rFonts w:eastAsia="Malgun Gothic"/>
                <w:b w:val="0"/>
                <w:bCs/>
                <w:noProof/>
                <w:szCs w:val="20"/>
                <w:lang w:val="en-GB"/>
              </w:rPr>
              <w:t>10.7</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Data extent</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_Toc194500020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19</w:t>
            </w:r>
            <w:r w:rsidRPr="000F3C94">
              <w:rPr>
                <w:b w:val="0"/>
                <w:bCs/>
                <w:noProof/>
                <w:webHidden/>
                <w:szCs w:val="20"/>
                <w:lang w:val="en-GB"/>
              </w:rPr>
              <w:fldChar w:fldCharType="end"/>
            </w:r>
          </w:hyperlink>
        </w:p>
        <w:p w14:paraId="575888AD" w14:textId="6DA4E3B9" w:rsidR="004976E0" w:rsidRPr="000F3C94" w:rsidRDefault="004976E0">
          <w:pPr>
            <w:pStyle w:val="TOC1"/>
            <w:rPr>
              <w:rFonts w:eastAsiaTheme="minorEastAsia"/>
              <w:b w:val="0"/>
              <w:bCs/>
              <w:noProof/>
              <w:kern w:val="2"/>
              <w:szCs w:val="20"/>
              <w:lang w:val="en-GB" w:eastAsia="en-GB"/>
              <w14:ligatures w14:val="standardContextual"/>
            </w:rPr>
          </w:pPr>
          <w:hyperlink w:anchor="_Toc194500021" w:history="1">
            <w:r w:rsidRPr="000F3C94">
              <w:rPr>
                <w:rStyle w:val="Hyperlink"/>
                <w:b w:val="0"/>
                <w:bCs/>
                <w:noProof/>
                <w:szCs w:val="20"/>
                <w:lang w:val="en-GB"/>
              </w:rPr>
              <w:t>11</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Data Product Delivery</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_Toc194500021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19</w:t>
            </w:r>
            <w:r w:rsidRPr="000F3C94">
              <w:rPr>
                <w:b w:val="0"/>
                <w:bCs/>
                <w:noProof/>
                <w:webHidden/>
                <w:szCs w:val="20"/>
                <w:lang w:val="en-GB"/>
              </w:rPr>
              <w:fldChar w:fldCharType="end"/>
            </w:r>
          </w:hyperlink>
        </w:p>
        <w:p w14:paraId="7A804B9B" w14:textId="6F9A688F" w:rsidR="004976E0" w:rsidRPr="000F3C94" w:rsidRDefault="004976E0">
          <w:pPr>
            <w:pStyle w:val="TOC2"/>
            <w:rPr>
              <w:rFonts w:eastAsiaTheme="minorEastAsia"/>
              <w:b w:val="0"/>
              <w:bCs/>
              <w:noProof/>
              <w:kern w:val="2"/>
              <w:szCs w:val="20"/>
              <w:lang w:val="en-GB" w:eastAsia="en-GB"/>
              <w14:ligatures w14:val="standardContextual"/>
            </w:rPr>
          </w:pPr>
          <w:hyperlink w:anchor="_Toc194500022" w:history="1">
            <w:r w:rsidRPr="000F3C94">
              <w:rPr>
                <w:rStyle w:val="Hyperlink"/>
                <w:b w:val="0"/>
                <w:bCs/>
                <w:noProof/>
                <w:szCs w:val="20"/>
                <w:lang w:val="en-GB"/>
              </w:rPr>
              <w:t>11.1</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Data product delivery information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_Toc194500022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19</w:t>
            </w:r>
            <w:r w:rsidRPr="000F3C94">
              <w:rPr>
                <w:b w:val="0"/>
                <w:bCs/>
                <w:noProof/>
                <w:webHidden/>
                <w:szCs w:val="20"/>
                <w:lang w:val="en-GB"/>
              </w:rPr>
              <w:fldChar w:fldCharType="end"/>
            </w:r>
          </w:hyperlink>
        </w:p>
        <w:p w14:paraId="26E175B1" w14:textId="6BCA2531" w:rsidR="004976E0" w:rsidRPr="000F3C94" w:rsidRDefault="004976E0">
          <w:pPr>
            <w:pStyle w:val="TOC3"/>
            <w:rPr>
              <w:rFonts w:eastAsiaTheme="minorEastAsia"/>
              <w:b w:val="0"/>
              <w:bCs/>
              <w:noProof/>
              <w:kern w:val="2"/>
              <w:szCs w:val="20"/>
              <w:lang w:val="en-GB" w:eastAsia="en-GB"/>
              <w14:ligatures w14:val="standardContextual"/>
            </w:rPr>
          </w:pPr>
          <w:hyperlink w:anchor="_Toc194500023" w:history="1">
            <w:r w:rsidRPr="000F3C94">
              <w:rPr>
                <w:rStyle w:val="Hyperlink"/>
                <w:b w:val="0"/>
                <w:bCs/>
                <w:noProof/>
                <w:szCs w:val="20"/>
                <w:lang w:val="en-GB"/>
              </w:rPr>
              <w:t>11.1.1</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Dataset  loading</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_Toc194500023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19</w:t>
            </w:r>
            <w:r w:rsidRPr="000F3C94">
              <w:rPr>
                <w:b w:val="0"/>
                <w:bCs/>
                <w:noProof/>
                <w:webHidden/>
                <w:szCs w:val="20"/>
                <w:lang w:val="en-GB"/>
              </w:rPr>
              <w:fldChar w:fldCharType="end"/>
            </w:r>
          </w:hyperlink>
        </w:p>
        <w:p w14:paraId="326CCEDC" w14:textId="00134AB7" w:rsidR="004976E0" w:rsidRPr="000F3C94" w:rsidRDefault="004976E0">
          <w:pPr>
            <w:pStyle w:val="TOC3"/>
            <w:rPr>
              <w:rFonts w:eastAsiaTheme="minorEastAsia"/>
              <w:b w:val="0"/>
              <w:bCs/>
              <w:noProof/>
              <w:kern w:val="2"/>
              <w:szCs w:val="20"/>
              <w:lang w:val="en-GB" w:eastAsia="en-GB"/>
              <w14:ligatures w14:val="standardContextual"/>
            </w:rPr>
          </w:pPr>
          <w:hyperlink w:anchor="_Toc194500024" w:history="1">
            <w:r w:rsidRPr="000F3C94">
              <w:rPr>
                <w:rStyle w:val="Hyperlink"/>
                <w:b w:val="0"/>
                <w:bCs/>
                <w:noProof/>
                <w:szCs w:val="20"/>
                <w:lang w:val="en-GB"/>
              </w:rPr>
              <w:t>11.1.2</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New Editions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_Toc194500024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19</w:t>
            </w:r>
            <w:r w:rsidRPr="000F3C94">
              <w:rPr>
                <w:b w:val="0"/>
                <w:bCs/>
                <w:noProof/>
                <w:webHidden/>
                <w:szCs w:val="20"/>
                <w:lang w:val="en-GB"/>
              </w:rPr>
              <w:fldChar w:fldCharType="end"/>
            </w:r>
          </w:hyperlink>
        </w:p>
        <w:p w14:paraId="1348934F" w14:textId="5DCC17B3" w:rsidR="004976E0" w:rsidRPr="000F3C94" w:rsidRDefault="004976E0">
          <w:pPr>
            <w:pStyle w:val="TOC3"/>
            <w:rPr>
              <w:rFonts w:eastAsiaTheme="minorEastAsia"/>
              <w:b w:val="0"/>
              <w:bCs/>
              <w:noProof/>
              <w:kern w:val="2"/>
              <w:szCs w:val="20"/>
              <w:lang w:val="en-GB" w:eastAsia="en-GB"/>
              <w14:ligatures w14:val="standardContextual"/>
            </w:rPr>
          </w:pPr>
          <w:hyperlink w:anchor="_Toc194500025" w:history="1">
            <w:r w:rsidRPr="000F3C94">
              <w:rPr>
                <w:rStyle w:val="Hyperlink"/>
                <w:b w:val="0"/>
                <w:bCs/>
                <w:noProof/>
                <w:szCs w:val="20"/>
                <w:lang w:val="en-GB"/>
              </w:rPr>
              <w:t>11.1.3</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Update</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_Toc194500025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19</w:t>
            </w:r>
            <w:r w:rsidRPr="000F3C94">
              <w:rPr>
                <w:b w:val="0"/>
                <w:bCs/>
                <w:noProof/>
                <w:webHidden/>
                <w:szCs w:val="20"/>
                <w:lang w:val="en-GB"/>
              </w:rPr>
              <w:fldChar w:fldCharType="end"/>
            </w:r>
          </w:hyperlink>
        </w:p>
        <w:p w14:paraId="6247F8D1" w14:textId="5229FAD9" w:rsidR="004976E0" w:rsidRPr="000F3C94" w:rsidRDefault="004976E0">
          <w:pPr>
            <w:pStyle w:val="TOC2"/>
            <w:rPr>
              <w:rFonts w:eastAsiaTheme="minorEastAsia"/>
              <w:b w:val="0"/>
              <w:bCs/>
              <w:noProof/>
              <w:kern w:val="2"/>
              <w:szCs w:val="20"/>
              <w:lang w:val="en-GB" w:eastAsia="en-GB"/>
              <w14:ligatures w14:val="standardContextual"/>
            </w:rPr>
          </w:pPr>
          <w:hyperlink w:anchor="_Toc194500026" w:history="1">
            <w:r w:rsidRPr="000F3C94">
              <w:rPr>
                <w:rStyle w:val="Hyperlink"/>
                <w:b w:val="0"/>
                <w:bCs/>
                <w:noProof/>
                <w:szCs w:val="20"/>
                <w:lang w:val="en-GB" w:eastAsia="en-US"/>
              </w:rPr>
              <w:t>11.2</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eastAsia="en-US"/>
              </w:rPr>
              <w:t>Dataset</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_Toc194500026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19</w:t>
            </w:r>
            <w:r w:rsidRPr="000F3C94">
              <w:rPr>
                <w:b w:val="0"/>
                <w:bCs/>
                <w:noProof/>
                <w:webHidden/>
                <w:szCs w:val="20"/>
                <w:lang w:val="en-GB"/>
              </w:rPr>
              <w:fldChar w:fldCharType="end"/>
            </w:r>
          </w:hyperlink>
        </w:p>
        <w:p w14:paraId="7E214FD3" w14:textId="568B1029" w:rsidR="004976E0" w:rsidRPr="000F3C94" w:rsidRDefault="004976E0">
          <w:pPr>
            <w:pStyle w:val="TOC3"/>
            <w:rPr>
              <w:rFonts w:eastAsiaTheme="minorEastAsia"/>
              <w:b w:val="0"/>
              <w:bCs/>
              <w:noProof/>
              <w:kern w:val="2"/>
              <w:szCs w:val="20"/>
              <w:lang w:val="en-GB" w:eastAsia="en-GB"/>
              <w14:ligatures w14:val="standardContextual"/>
            </w:rPr>
          </w:pPr>
          <w:hyperlink w:anchor="_Toc194500027" w:history="1">
            <w:r w:rsidRPr="000F3C94">
              <w:rPr>
                <w:rStyle w:val="Hyperlink"/>
                <w:b w:val="0"/>
                <w:bCs/>
                <w:noProof/>
                <w:szCs w:val="20"/>
                <w:lang w:val="en-GB"/>
              </w:rPr>
              <w:t>11.2.1</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Datasets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_Toc194500027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19</w:t>
            </w:r>
            <w:r w:rsidRPr="000F3C94">
              <w:rPr>
                <w:b w:val="0"/>
                <w:bCs/>
                <w:noProof/>
                <w:webHidden/>
                <w:szCs w:val="20"/>
                <w:lang w:val="en-GB"/>
              </w:rPr>
              <w:fldChar w:fldCharType="end"/>
            </w:r>
          </w:hyperlink>
        </w:p>
        <w:p w14:paraId="5F00530D" w14:textId="2782569F" w:rsidR="004976E0" w:rsidRPr="000F3C94" w:rsidRDefault="004976E0">
          <w:pPr>
            <w:pStyle w:val="TOC3"/>
            <w:rPr>
              <w:rFonts w:eastAsiaTheme="minorEastAsia"/>
              <w:b w:val="0"/>
              <w:bCs/>
              <w:noProof/>
              <w:kern w:val="2"/>
              <w:szCs w:val="20"/>
              <w:lang w:val="en-GB" w:eastAsia="en-GB"/>
              <w14:ligatures w14:val="standardContextual"/>
            </w:rPr>
          </w:pPr>
          <w:hyperlink w:anchor="_Toc194500028" w:history="1">
            <w:r w:rsidRPr="000F3C94">
              <w:rPr>
                <w:rStyle w:val="Hyperlink"/>
                <w:b w:val="0"/>
                <w:bCs/>
                <w:noProof/>
                <w:szCs w:val="20"/>
                <w:lang w:val="en-GB"/>
              </w:rPr>
              <w:t>11.2.2</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Dataset file naming</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_Toc194500028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20</w:t>
            </w:r>
            <w:r w:rsidRPr="000F3C94">
              <w:rPr>
                <w:b w:val="0"/>
                <w:bCs/>
                <w:noProof/>
                <w:webHidden/>
                <w:szCs w:val="20"/>
                <w:lang w:val="en-GB"/>
              </w:rPr>
              <w:fldChar w:fldCharType="end"/>
            </w:r>
          </w:hyperlink>
        </w:p>
        <w:p w14:paraId="2A7F0E3D" w14:textId="4466225D" w:rsidR="004976E0" w:rsidRPr="000F3C94" w:rsidRDefault="004976E0">
          <w:pPr>
            <w:pStyle w:val="TOC3"/>
            <w:rPr>
              <w:rFonts w:eastAsiaTheme="minorEastAsia"/>
              <w:b w:val="0"/>
              <w:bCs/>
              <w:noProof/>
              <w:kern w:val="2"/>
              <w:szCs w:val="20"/>
              <w:lang w:val="en-GB" w:eastAsia="en-GB"/>
              <w14:ligatures w14:val="standardContextual"/>
            </w:rPr>
          </w:pPr>
          <w:hyperlink w:anchor="_Toc194500029" w:history="1">
            <w:r w:rsidRPr="000F3C94">
              <w:rPr>
                <w:rStyle w:val="Hyperlink"/>
                <w:b w:val="0"/>
                <w:bCs/>
                <w:noProof/>
                <w:szCs w:val="20"/>
                <w:lang w:val="en-GB"/>
              </w:rPr>
              <w:t>11.2.3</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Update dataset file naming</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_Toc194500029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21</w:t>
            </w:r>
            <w:r w:rsidRPr="000F3C94">
              <w:rPr>
                <w:b w:val="0"/>
                <w:bCs/>
                <w:noProof/>
                <w:webHidden/>
                <w:szCs w:val="20"/>
                <w:lang w:val="en-GB"/>
              </w:rPr>
              <w:fldChar w:fldCharType="end"/>
            </w:r>
          </w:hyperlink>
        </w:p>
        <w:p w14:paraId="6751FEF1" w14:textId="09B4D65A" w:rsidR="004976E0" w:rsidRPr="000F3C94" w:rsidRDefault="004976E0">
          <w:pPr>
            <w:pStyle w:val="TOC2"/>
            <w:rPr>
              <w:rFonts w:eastAsiaTheme="minorEastAsia"/>
              <w:b w:val="0"/>
              <w:bCs/>
              <w:noProof/>
              <w:kern w:val="2"/>
              <w:szCs w:val="20"/>
              <w:lang w:val="en-GB" w:eastAsia="en-GB"/>
              <w14:ligatures w14:val="standardContextual"/>
            </w:rPr>
          </w:pPr>
          <w:hyperlink w:anchor="_Toc194500030" w:history="1">
            <w:r w:rsidRPr="000F3C94">
              <w:rPr>
                <w:rStyle w:val="Hyperlink"/>
                <w:b w:val="0"/>
                <w:bCs/>
                <w:noProof/>
                <w:szCs w:val="20"/>
                <w:lang w:val="en-GB" w:eastAsia="en-US"/>
              </w:rPr>
              <w:t>11.3</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eastAsia="en-US"/>
              </w:rPr>
              <w:t>Support files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_Toc194500030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21</w:t>
            </w:r>
            <w:r w:rsidRPr="000F3C94">
              <w:rPr>
                <w:b w:val="0"/>
                <w:bCs/>
                <w:noProof/>
                <w:webHidden/>
                <w:szCs w:val="20"/>
                <w:lang w:val="en-GB"/>
              </w:rPr>
              <w:fldChar w:fldCharType="end"/>
            </w:r>
          </w:hyperlink>
        </w:p>
        <w:p w14:paraId="4FAE5A03" w14:textId="785218A9" w:rsidR="004976E0" w:rsidRPr="000F3C94" w:rsidRDefault="004976E0">
          <w:pPr>
            <w:pStyle w:val="TOC3"/>
            <w:rPr>
              <w:rFonts w:eastAsiaTheme="minorEastAsia"/>
              <w:b w:val="0"/>
              <w:bCs/>
              <w:noProof/>
              <w:kern w:val="2"/>
              <w:szCs w:val="20"/>
              <w:lang w:val="en-GB" w:eastAsia="en-GB"/>
              <w14:ligatures w14:val="standardContextual"/>
            </w:rPr>
          </w:pPr>
          <w:hyperlink w:anchor="_Toc194500031" w:history="1">
            <w:r w:rsidRPr="000F3C94">
              <w:rPr>
                <w:rStyle w:val="Hyperlink"/>
                <w:b w:val="0"/>
                <w:bCs/>
                <w:noProof/>
                <w:szCs w:val="20"/>
                <w:lang w:val="en-GB"/>
              </w:rPr>
              <w:t>11.3.1</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Support file naming</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_Toc194500031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21</w:t>
            </w:r>
            <w:r w:rsidRPr="000F3C94">
              <w:rPr>
                <w:b w:val="0"/>
                <w:bCs/>
                <w:noProof/>
                <w:webHidden/>
                <w:szCs w:val="20"/>
                <w:lang w:val="en-GB"/>
              </w:rPr>
              <w:fldChar w:fldCharType="end"/>
            </w:r>
          </w:hyperlink>
        </w:p>
        <w:p w14:paraId="6EC00598" w14:textId="45010BA2" w:rsidR="004976E0" w:rsidRPr="000F3C94" w:rsidRDefault="004976E0">
          <w:pPr>
            <w:pStyle w:val="TOC2"/>
            <w:rPr>
              <w:rFonts w:eastAsiaTheme="minorEastAsia"/>
              <w:b w:val="0"/>
              <w:bCs/>
              <w:noProof/>
              <w:kern w:val="2"/>
              <w:szCs w:val="20"/>
              <w:lang w:val="en-GB" w:eastAsia="en-GB"/>
              <w14:ligatures w14:val="standardContextual"/>
            </w:rPr>
          </w:pPr>
          <w:hyperlink w:anchor="_Toc194500032" w:history="1">
            <w:r w:rsidRPr="000F3C94">
              <w:rPr>
                <w:rStyle w:val="Hyperlink"/>
                <w:rFonts w:eastAsia="Malgun Gothic"/>
                <w:b w:val="0"/>
                <w:bCs/>
                <w:noProof/>
                <w:szCs w:val="20"/>
                <w:lang w:val="en-GB"/>
              </w:rPr>
              <w:t>11.4</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Exchange Set</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_Toc194500032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22</w:t>
            </w:r>
            <w:r w:rsidRPr="000F3C94">
              <w:rPr>
                <w:b w:val="0"/>
                <w:bCs/>
                <w:noProof/>
                <w:webHidden/>
                <w:szCs w:val="20"/>
                <w:lang w:val="en-GB"/>
              </w:rPr>
              <w:fldChar w:fldCharType="end"/>
            </w:r>
          </w:hyperlink>
        </w:p>
        <w:p w14:paraId="57A3969F" w14:textId="1D266E25" w:rsidR="004976E0" w:rsidRPr="000F3C94" w:rsidRDefault="004976E0">
          <w:pPr>
            <w:pStyle w:val="TOC1"/>
            <w:rPr>
              <w:rFonts w:eastAsiaTheme="minorEastAsia"/>
              <w:b w:val="0"/>
              <w:bCs/>
              <w:noProof/>
              <w:kern w:val="2"/>
              <w:szCs w:val="20"/>
              <w:lang w:val="en-GB" w:eastAsia="en-GB"/>
              <w14:ligatures w14:val="standardContextual"/>
            </w:rPr>
          </w:pPr>
          <w:hyperlink w:anchor="_Toc194500033" w:history="1">
            <w:r w:rsidRPr="000F3C94">
              <w:rPr>
                <w:rStyle w:val="Hyperlink"/>
                <w:b w:val="0"/>
                <w:bCs/>
                <w:noProof/>
                <w:szCs w:val="20"/>
                <w:lang w:val="en-GB"/>
              </w:rPr>
              <w:t>12</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Metadata</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_Toc194500033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22</w:t>
            </w:r>
            <w:r w:rsidRPr="000F3C94">
              <w:rPr>
                <w:b w:val="0"/>
                <w:bCs/>
                <w:noProof/>
                <w:webHidden/>
                <w:szCs w:val="20"/>
                <w:lang w:val="en-GB"/>
              </w:rPr>
              <w:fldChar w:fldCharType="end"/>
            </w:r>
          </w:hyperlink>
        </w:p>
        <w:p w14:paraId="39D63C16" w14:textId="0045FB34" w:rsidR="004976E0" w:rsidRPr="000F3C94" w:rsidRDefault="004976E0">
          <w:pPr>
            <w:pStyle w:val="TOC2"/>
            <w:rPr>
              <w:rFonts w:eastAsiaTheme="minorEastAsia"/>
              <w:b w:val="0"/>
              <w:bCs/>
              <w:noProof/>
              <w:kern w:val="2"/>
              <w:szCs w:val="20"/>
              <w:lang w:val="en-GB" w:eastAsia="en-GB"/>
              <w14:ligatures w14:val="standardContextual"/>
            </w:rPr>
          </w:pPr>
          <w:hyperlink w:anchor="_Toc194500034" w:history="1">
            <w:r w:rsidRPr="000F3C94">
              <w:rPr>
                <w:rStyle w:val="Hyperlink"/>
                <w:b w:val="0"/>
                <w:bCs/>
                <w:noProof/>
                <w:szCs w:val="20"/>
                <w:lang w:val="en-GB"/>
              </w:rPr>
              <w:t>12.1</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Introduction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_Toc194500034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22</w:t>
            </w:r>
            <w:r w:rsidRPr="000F3C94">
              <w:rPr>
                <w:b w:val="0"/>
                <w:bCs/>
                <w:noProof/>
                <w:webHidden/>
                <w:szCs w:val="20"/>
                <w:lang w:val="en-GB"/>
              </w:rPr>
              <w:fldChar w:fldCharType="end"/>
            </w:r>
          </w:hyperlink>
        </w:p>
        <w:p w14:paraId="6ACBE82A" w14:textId="3018D0FA" w:rsidR="004976E0" w:rsidRPr="000F3C94" w:rsidRDefault="004976E0">
          <w:pPr>
            <w:pStyle w:val="TOC2"/>
            <w:rPr>
              <w:rFonts w:eastAsiaTheme="minorEastAsia"/>
              <w:b w:val="0"/>
              <w:bCs/>
              <w:noProof/>
              <w:kern w:val="2"/>
              <w:szCs w:val="20"/>
              <w:lang w:val="en-GB" w:eastAsia="en-GB"/>
              <w14:ligatures w14:val="standardContextual"/>
            </w:rPr>
          </w:pPr>
          <w:hyperlink w:anchor="_Toc194500035" w:history="1">
            <w:r w:rsidRPr="000F3C94">
              <w:rPr>
                <w:rStyle w:val="Hyperlink"/>
                <w:b w:val="0"/>
                <w:bCs/>
                <w:noProof/>
                <w:szCs w:val="20"/>
                <w:lang w:val="en-GB"/>
              </w:rPr>
              <w:t>12.2</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Discovery metadata</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_Toc194500035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22</w:t>
            </w:r>
            <w:r w:rsidRPr="000F3C94">
              <w:rPr>
                <w:b w:val="0"/>
                <w:bCs/>
                <w:noProof/>
                <w:webHidden/>
                <w:szCs w:val="20"/>
                <w:lang w:val="en-GB"/>
              </w:rPr>
              <w:fldChar w:fldCharType="end"/>
            </w:r>
          </w:hyperlink>
        </w:p>
        <w:p w14:paraId="2B967ABC" w14:textId="00B293B8" w:rsidR="004976E0" w:rsidRPr="000F3C94" w:rsidRDefault="004976E0">
          <w:pPr>
            <w:pStyle w:val="TOC3"/>
            <w:rPr>
              <w:rFonts w:eastAsiaTheme="minorEastAsia"/>
              <w:b w:val="0"/>
              <w:bCs/>
              <w:noProof/>
              <w:kern w:val="2"/>
              <w:szCs w:val="20"/>
              <w:lang w:val="en-GB" w:eastAsia="en-GB"/>
              <w14:ligatures w14:val="standardContextual"/>
            </w:rPr>
          </w:pPr>
          <w:hyperlink w:anchor="_Toc194500036" w:history="1">
            <w:r w:rsidRPr="000F3C94">
              <w:rPr>
                <w:rStyle w:val="Hyperlink"/>
                <w:b w:val="0"/>
                <w:bCs/>
                <w:noProof/>
                <w:szCs w:val="20"/>
                <w:lang w:val="en-GB"/>
              </w:rPr>
              <w:t>12.2.1</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S100_ExchangeCatalogue</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_Toc194500036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25</w:t>
            </w:r>
            <w:r w:rsidRPr="000F3C94">
              <w:rPr>
                <w:b w:val="0"/>
                <w:bCs/>
                <w:noProof/>
                <w:webHidden/>
                <w:szCs w:val="20"/>
                <w:lang w:val="en-GB"/>
              </w:rPr>
              <w:fldChar w:fldCharType="end"/>
            </w:r>
          </w:hyperlink>
        </w:p>
        <w:p w14:paraId="46EF524B" w14:textId="1996FC72" w:rsidR="004976E0" w:rsidRPr="000F3C94" w:rsidRDefault="004976E0">
          <w:pPr>
            <w:pStyle w:val="TOC3"/>
            <w:rPr>
              <w:rFonts w:eastAsiaTheme="minorEastAsia"/>
              <w:b w:val="0"/>
              <w:bCs/>
              <w:noProof/>
              <w:kern w:val="2"/>
              <w:szCs w:val="20"/>
              <w:lang w:val="en-GB" w:eastAsia="en-GB"/>
              <w14:ligatures w14:val="standardContextual"/>
            </w:rPr>
          </w:pPr>
          <w:hyperlink w:anchor="_Toc194500037" w:history="1">
            <w:r w:rsidRPr="000F3C94">
              <w:rPr>
                <w:rStyle w:val="Hyperlink"/>
                <w:b w:val="0"/>
                <w:bCs/>
                <w:noProof/>
                <w:szCs w:val="20"/>
                <w:lang w:val="en-GB"/>
              </w:rPr>
              <w:t>12.2.2</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S100_DatasetDiscoveryMetadata</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_Toc194500037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26</w:t>
            </w:r>
            <w:r w:rsidRPr="000F3C94">
              <w:rPr>
                <w:b w:val="0"/>
                <w:bCs/>
                <w:noProof/>
                <w:webHidden/>
                <w:szCs w:val="20"/>
                <w:lang w:val="en-GB"/>
              </w:rPr>
              <w:fldChar w:fldCharType="end"/>
            </w:r>
          </w:hyperlink>
        </w:p>
        <w:p w14:paraId="6634D279" w14:textId="29888A20" w:rsidR="004976E0" w:rsidRPr="000F3C94" w:rsidRDefault="004976E0">
          <w:pPr>
            <w:pStyle w:val="TOC3"/>
            <w:rPr>
              <w:rFonts w:eastAsiaTheme="minorEastAsia"/>
              <w:b w:val="0"/>
              <w:bCs/>
              <w:noProof/>
              <w:kern w:val="2"/>
              <w:szCs w:val="20"/>
              <w:lang w:val="en-GB" w:eastAsia="en-GB"/>
              <w14:ligatures w14:val="standardContextual"/>
            </w:rPr>
          </w:pPr>
          <w:hyperlink w:anchor="_Toc194500038" w:history="1">
            <w:r w:rsidRPr="000F3C94">
              <w:rPr>
                <w:rStyle w:val="Hyperlink"/>
                <w:b w:val="0"/>
                <w:bCs/>
                <w:noProof/>
                <w:szCs w:val="20"/>
                <w:lang w:val="en-GB"/>
              </w:rPr>
              <w:t>12.2.3</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S100_SupportFileDiscoveryMetadata</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_Toc194500038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33</w:t>
            </w:r>
            <w:r w:rsidRPr="000F3C94">
              <w:rPr>
                <w:b w:val="0"/>
                <w:bCs/>
                <w:noProof/>
                <w:webHidden/>
                <w:szCs w:val="20"/>
                <w:lang w:val="en-GB"/>
              </w:rPr>
              <w:fldChar w:fldCharType="end"/>
            </w:r>
          </w:hyperlink>
        </w:p>
        <w:p w14:paraId="137B53E3" w14:textId="55CB3C62" w:rsidR="004976E0" w:rsidRPr="000F3C94" w:rsidRDefault="004976E0">
          <w:pPr>
            <w:pStyle w:val="TOC3"/>
            <w:rPr>
              <w:rFonts w:eastAsiaTheme="minorEastAsia"/>
              <w:b w:val="0"/>
              <w:bCs/>
              <w:noProof/>
              <w:kern w:val="2"/>
              <w:szCs w:val="20"/>
              <w:lang w:val="en-GB" w:eastAsia="en-GB"/>
              <w14:ligatures w14:val="standardContextual"/>
            </w:rPr>
          </w:pPr>
          <w:hyperlink w:anchor="_Toc194500039" w:history="1">
            <w:r w:rsidRPr="000F3C94">
              <w:rPr>
                <w:rStyle w:val="Hyperlink"/>
                <w:b w:val="0"/>
                <w:bCs/>
                <w:noProof/>
                <w:szCs w:val="20"/>
                <w:lang w:val="en-GB"/>
              </w:rPr>
              <w:t>12.2.4</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S100_CatalogueDiscoveryMetadata</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_Toc194500039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36</w:t>
            </w:r>
            <w:r w:rsidRPr="000F3C94">
              <w:rPr>
                <w:b w:val="0"/>
                <w:bCs/>
                <w:noProof/>
                <w:webHidden/>
                <w:szCs w:val="20"/>
                <w:lang w:val="en-GB"/>
              </w:rPr>
              <w:fldChar w:fldCharType="end"/>
            </w:r>
          </w:hyperlink>
        </w:p>
        <w:p w14:paraId="7D4DDC77" w14:textId="20C7BBF1" w:rsidR="004976E0" w:rsidRPr="000F3C94" w:rsidRDefault="004976E0">
          <w:pPr>
            <w:pStyle w:val="TOC3"/>
            <w:rPr>
              <w:rFonts w:eastAsiaTheme="minorEastAsia"/>
              <w:b w:val="0"/>
              <w:bCs/>
              <w:noProof/>
              <w:kern w:val="2"/>
              <w:szCs w:val="20"/>
              <w:lang w:val="en-GB" w:eastAsia="en-GB"/>
              <w14:ligatures w14:val="standardContextual"/>
            </w:rPr>
          </w:pPr>
          <w:hyperlink w:anchor="_Toc194500040" w:history="1">
            <w:r w:rsidRPr="000F3C94">
              <w:rPr>
                <w:rStyle w:val="Hyperlink"/>
                <w:b w:val="0"/>
                <w:bCs/>
                <w:noProof/>
                <w:szCs w:val="20"/>
                <w:lang w:val="en-GB"/>
              </w:rPr>
              <w:t>12.2.5</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Miscellaneous metadata types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_Toc194500040 \h </w:instrText>
            </w:r>
            <w:r w:rsidRPr="000F3C94">
              <w:rPr>
                <w:b w:val="0"/>
                <w:bCs/>
                <w:noProof/>
                <w:webHidden/>
                <w:szCs w:val="20"/>
                <w:lang w:val="en-GB"/>
              </w:rPr>
            </w:r>
            <w:r w:rsidRPr="000F3C94">
              <w:rPr>
                <w:b w:val="0"/>
                <w:bCs/>
                <w:noProof/>
                <w:webHidden/>
                <w:szCs w:val="20"/>
                <w:lang w:val="en-GB"/>
              </w:rPr>
              <w:fldChar w:fldCharType="separate"/>
            </w:r>
            <w:r w:rsidRPr="000F3C94">
              <w:rPr>
                <w:b w:val="0"/>
                <w:bCs/>
                <w:noProof/>
                <w:webHidden/>
                <w:szCs w:val="20"/>
                <w:lang w:val="en-GB"/>
              </w:rPr>
              <w:t>37</w:t>
            </w:r>
            <w:r w:rsidRPr="000F3C94">
              <w:rPr>
                <w:b w:val="0"/>
                <w:bCs/>
                <w:noProof/>
                <w:webHidden/>
                <w:szCs w:val="20"/>
                <w:lang w:val="en-GB"/>
              </w:rPr>
              <w:fldChar w:fldCharType="end"/>
            </w:r>
          </w:hyperlink>
        </w:p>
        <w:p w14:paraId="5B66DE82" w14:textId="2F0FB97E" w:rsidR="00DF7FD4" w:rsidRPr="000F3C94" w:rsidRDefault="00DF7FD4">
          <w:pPr>
            <w:rPr>
              <w:lang w:val="en-GB"/>
            </w:rPr>
          </w:pPr>
          <w:r w:rsidRPr="000F3C94">
            <w:rPr>
              <w:bCs/>
              <w:szCs w:val="20"/>
              <w:lang w:val="en-GB"/>
            </w:rPr>
            <w:fldChar w:fldCharType="end"/>
          </w:r>
        </w:p>
      </w:sdtContent>
    </w:sdt>
    <w:p w14:paraId="23E4B6C9" w14:textId="56ED11A2" w:rsidR="00394A4C" w:rsidRPr="000F3C94" w:rsidRDefault="00394A4C" w:rsidP="00100A96">
      <w:pPr>
        <w:tabs>
          <w:tab w:val="right" w:leader="dot" w:pos="8789"/>
        </w:tabs>
        <w:spacing w:after="0" w:line="360" w:lineRule="auto"/>
        <w:rPr>
          <w:lang w:val="en-GB"/>
        </w:rPr>
      </w:pPr>
    </w:p>
    <w:p w14:paraId="2B3D821B" w14:textId="77777777" w:rsidR="002F6A0C" w:rsidRPr="000F3C94" w:rsidRDefault="002F6A0C" w:rsidP="00500883">
      <w:pPr>
        <w:spacing w:after="0"/>
        <w:rPr>
          <w:lang w:val="en-GB"/>
        </w:rPr>
      </w:pPr>
    </w:p>
    <w:p w14:paraId="71B52005" w14:textId="77777777" w:rsidR="00D0524F" w:rsidRPr="000F3C94" w:rsidRDefault="00D0524F" w:rsidP="00500883">
      <w:pPr>
        <w:spacing w:after="0"/>
        <w:rPr>
          <w:lang w:val="en-GB"/>
        </w:rPr>
      </w:pPr>
    </w:p>
    <w:p w14:paraId="2935477D" w14:textId="6C001276" w:rsidR="000620F8" w:rsidRPr="000F3C94" w:rsidRDefault="000620F8" w:rsidP="00FF4151">
      <w:pPr>
        <w:spacing w:after="0"/>
        <w:jc w:val="center"/>
        <w:rPr>
          <w:b/>
          <w:sz w:val="28"/>
          <w:szCs w:val="28"/>
          <w:lang w:val="en-GB"/>
        </w:rPr>
      </w:pPr>
      <w:r w:rsidRPr="000F3C94">
        <w:rPr>
          <w:lang w:val="en-GB"/>
        </w:rPr>
        <w:br w:type="page"/>
      </w:r>
      <w:r w:rsidRPr="000F3C94">
        <w:rPr>
          <w:b/>
          <w:sz w:val="28"/>
          <w:szCs w:val="28"/>
          <w:lang w:val="en-GB"/>
        </w:rPr>
        <w:lastRenderedPageBreak/>
        <w:t xml:space="preserve">Document </w:t>
      </w:r>
      <w:r w:rsidR="007D4CFE" w:rsidRPr="000F3C94">
        <w:rPr>
          <w:b/>
          <w:sz w:val="28"/>
          <w:szCs w:val="28"/>
          <w:lang w:val="en-GB"/>
        </w:rPr>
        <w:t>History</w:t>
      </w:r>
    </w:p>
    <w:p w14:paraId="7F744DD3" w14:textId="77777777" w:rsidR="007D4CFE" w:rsidRPr="000F3C94" w:rsidRDefault="007D4CFE" w:rsidP="00FF4151">
      <w:pPr>
        <w:spacing w:after="0"/>
        <w:jc w:val="center"/>
        <w:rPr>
          <w:b/>
          <w:sz w:val="10"/>
          <w:szCs w:val="10"/>
          <w:lang w:val="en-GB"/>
        </w:rPr>
      </w:pPr>
    </w:p>
    <w:p w14:paraId="1A9B9BC3" w14:textId="6F802594" w:rsidR="000620F8" w:rsidRPr="000F3C94" w:rsidRDefault="007D4CFE" w:rsidP="00C53B69">
      <w:pPr>
        <w:spacing w:after="0"/>
        <w:rPr>
          <w:lang w:val="en-GB"/>
        </w:rPr>
      </w:pPr>
      <w:r w:rsidRPr="000F3C94">
        <w:rPr>
          <w:rFonts w:eastAsia="Malgun Gothic"/>
          <w:lang w:val="en-GB"/>
        </w:rPr>
        <w:t xml:space="preserve">Changes to this Product </w:t>
      </w:r>
      <w:r w:rsidRPr="000F3C94">
        <w:rPr>
          <w:lang w:val="en-GB"/>
        </w:rPr>
        <w:t>Specification are coordinated by the IHO Nautical Information Provision</w:t>
      </w:r>
      <w:r w:rsidRPr="000F3C94">
        <w:rPr>
          <w:spacing w:val="1"/>
          <w:lang w:val="en-GB"/>
        </w:rPr>
        <w:t xml:space="preserve"> </w:t>
      </w:r>
      <w:r w:rsidRPr="000F3C94">
        <w:rPr>
          <w:lang w:val="en-GB"/>
        </w:rPr>
        <w:t>Working</w:t>
      </w:r>
      <w:r w:rsidRPr="000F3C94">
        <w:rPr>
          <w:spacing w:val="-11"/>
          <w:lang w:val="en-GB"/>
        </w:rPr>
        <w:t xml:space="preserve"> </w:t>
      </w:r>
      <w:r w:rsidRPr="000F3C94">
        <w:rPr>
          <w:lang w:val="en-GB"/>
        </w:rPr>
        <w:t>Group</w:t>
      </w:r>
      <w:r w:rsidRPr="000F3C94">
        <w:rPr>
          <w:spacing w:val="-9"/>
          <w:lang w:val="en-GB"/>
        </w:rPr>
        <w:t xml:space="preserve"> </w:t>
      </w:r>
      <w:r w:rsidRPr="000F3C94">
        <w:rPr>
          <w:lang w:val="en-GB"/>
        </w:rPr>
        <w:t>(NIPWG).</w:t>
      </w:r>
      <w:r w:rsidRPr="000F3C94">
        <w:rPr>
          <w:spacing w:val="-10"/>
          <w:lang w:val="en-GB"/>
        </w:rPr>
        <w:t xml:space="preserve"> </w:t>
      </w:r>
      <w:r w:rsidRPr="000F3C94">
        <w:rPr>
          <w:lang w:val="en-GB"/>
        </w:rPr>
        <w:t>New</w:t>
      </w:r>
      <w:r w:rsidRPr="000F3C94">
        <w:rPr>
          <w:spacing w:val="-11"/>
          <w:lang w:val="en-GB"/>
        </w:rPr>
        <w:t xml:space="preserve"> </w:t>
      </w:r>
      <w:r w:rsidRPr="000F3C94">
        <w:rPr>
          <w:lang w:val="en-GB"/>
        </w:rPr>
        <w:t>editions</w:t>
      </w:r>
      <w:r w:rsidRPr="000F3C94">
        <w:rPr>
          <w:spacing w:val="-7"/>
          <w:lang w:val="en-GB"/>
        </w:rPr>
        <w:t xml:space="preserve"> </w:t>
      </w:r>
      <w:r w:rsidRPr="000F3C94">
        <w:rPr>
          <w:lang w:val="en-GB"/>
        </w:rPr>
        <w:t>will</w:t>
      </w:r>
      <w:r w:rsidRPr="000F3C94">
        <w:rPr>
          <w:spacing w:val="-9"/>
          <w:lang w:val="en-GB"/>
        </w:rPr>
        <w:t xml:space="preserve"> </w:t>
      </w:r>
      <w:r w:rsidRPr="000F3C94">
        <w:rPr>
          <w:lang w:val="en-GB"/>
        </w:rPr>
        <w:t>be</w:t>
      </w:r>
      <w:r w:rsidRPr="000F3C94">
        <w:rPr>
          <w:spacing w:val="-10"/>
          <w:lang w:val="en-GB"/>
        </w:rPr>
        <w:t xml:space="preserve"> </w:t>
      </w:r>
      <w:r w:rsidRPr="000F3C94">
        <w:rPr>
          <w:lang w:val="en-GB"/>
        </w:rPr>
        <w:t>made</w:t>
      </w:r>
      <w:r w:rsidRPr="000F3C94">
        <w:rPr>
          <w:spacing w:val="-9"/>
          <w:lang w:val="en-GB"/>
        </w:rPr>
        <w:t xml:space="preserve"> </w:t>
      </w:r>
      <w:r w:rsidRPr="000F3C94">
        <w:rPr>
          <w:lang w:val="en-GB"/>
        </w:rPr>
        <w:t>available</w:t>
      </w:r>
      <w:r w:rsidRPr="000F3C94">
        <w:rPr>
          <w:spacing w:val="-8"/>
          <w:lang w:val="en-GB"/>
        </w:rPr>
        <w:t xml:space="preserve"> </w:t>
      </w:r>
      <w:r w:rsidRPr="000F3C94">
        <w:rPr>
          <w:lang w:val="en-GB"/>
        </w:rPr>
        <w:t>via</w:t>
      </w:r>
      <w:r w:rsidRPr="000F3C94">
        <w:rPr>
          <w:spacing w:val="-10"/>
          <w:lang w:val="en-GB"/>
        </w:rPr>
        <w:t xml:space="preserve"> </w:t>
      </w:r>
      <w:r w:rsidRPr="000F3C94">
        <w:rPr>
          <w:lang w:val="en-GB"/>
        </w:rPr>
        <w:t>the</w:t>
      </w:r>
      <w:r w:rsidRPr="000F3C94">
        <w:rPr>
          <w:spacing w:val="-10"/>
          <w:lang w:val="en-GB"/>
        </w:rPr>
        <w:t xml:space="preserve"> </w:t>
      </w:r>
      <w:r w:rsidRPr="000F3C94">
        <w:rPr>
          <w:lang w:val="en-GB"/>
        </w:rPr>
        <w:t>IHO</w:t>
      </w:r>
      <w:r w:rsidRPr="000F3C94">
        <w:rPr>
          <w:spacing w:val="-7"/>
          <w:lang w:val="en-GB"/>
        </w:rPr>
        <w:t xml:space="preserve"> </w:t>
      </w:r>
      <w:r w:rsidRPr="000F3C94">
        <w:rPr>
          <w:lang w:val="en-GB"/>
        </w:rPr>
        <w:t>web</w:t>
      </w:r>
      <w:r w:rsidRPr="000F3C94">
        <w:rPr>
          <w:spacing w:val="-9"/>
          <w:lang w:val="en-GB"/>
        </w:rPr>
        <w:t xml:space="preserve"> </w:t>
      </w:r>
      <w:r w:rsidRPr="000F3C94">
        <w:rPr>
          <w:lang w:val="en-GB"/>
        </w:rPr>
        <w:t>site.</w:t>
      </w:r>
      <w:r w:rsidRPr="000F3C94">
        <w:rPr>
          <w:spacing w:val="-8"/>
          <w:lang w:val="en-GB"/>
        </w:rPr>
        <w:t xml:space="preserve"> </w:t>
      </w:r>
      <w:r w:rsidRPr="000F3C94">
        <w:rPr>
          <w:lang w:val="en-GB"/>
        </w:rPr>
        <w:t>Maintenance</w:t>
      </w:r>
      <w:r w:rsidRPr="000F3C94">
        <w:rPr>
          <w:spacing w:val="-7"/>
          <w:lang w:val="en-GB"/>
        </w:rPr>
        <w:t xml:space="preserve"> </w:t>
      </w:r>
      <w:r w:rsidRPr="000F3C94">
        <w:rPr>
          <w:lang w:val="en-GB"/>
        </w:rPr>
        <w:t>of</w:t>
      </w:r>
      <w:r w:rsidRPr="000F3C94">
        <w:rPr>
          <w:spacing w:val="-8"/>
          <w:lang w:val="en-GB"/>
        </w:rPr>
        <w:t xml:space="preserve"> </w:t>
      </w:r>
      <w:r w:rsidRPr="000F3C94">
        <w:rPr>
          <w:lang w:val="en-GB"/>
        </w:rPr>
        <w:t>the</w:t>
      </w:r>
      <w:r w:rsidRPr="000F3C94">
        <w:rPr>
          <w:spacing w:val="-53"/>
          <w:lang w:val="en-GB"/>
        </w:rPr>
        <w:t xml:space="preserve"> </w:t>
      </w:r>
      <w:r w:rsidRPr="000F3C94">
        <w:rPr>
          <w:lang w:val="en-GB"/>
        </w:rPr>
        <w:t>Product Specification</w:t>
      </w:r>
      <w:r w:rsidRPr="000F3C94">
        <w:rPr>
          <w:spacing w:val="-2"/>
          <w:lang w:val="en-GB"/>
        </w:rPr>
        <w:t xml:space="preserve"> </w:t>
      </w:r>
      <w:r w:rsidRPr="000F3C94">
        <w:rPr>
          <w:lang w:val="en-GB"/>
        </w:rPr>
        <w:t>shall</w:t>
      </w:r>
      <w:r w:rsidRPr="000F3C94">
        <w:rPr>
          <w:spacing w:val="3"/>
          <w:lang w:val="en-GB"/>
        </w:rPr>
        <w:t xml:space="preserve"> </w:t>
      </w:r>
      <w:r w:rsidRPr="000F3C94">
        <w:rPr>
          <w:lang w:val="en-GB"/>
        </w:rPr>
        <w:t>conform</w:t>
      </w:r>
      <w:r w:rsidRPr="000F3C94">
        <w:rPr>
          <w:spacing w:val="3"/>
          <w:lang w:val="en-GB"/>
        </w:rPr>
        <w:t xml:space="preserve"> </w:t>
      </w:r>
      <w:r w:rsidRPr="000F3C94">
        <w:rPr>
          <w:lang w:val="en-GB"/>
        </w:rPr>
        <w:t>to</w:t>
      </w:r>
      <w:r w:rsidRPr="000F3C94">
        <w:rPr>
          <w:spacing w:val="-2"/>
          <w:lang w:val="en-GB"/>
        </w:rPr>
        <w:t xml:space="preserve"> </w:t>
      </w:r>
      <w:r w:rsidRPr="000F3C94">
        <w:rPr>
          <w:lang w:val="en-GB"/>
        </w:rPr>
        <w:t>IHO Technical</w:t>
      </w:r>
      <w:r w:rsidRPr="000F3C94">
        <w:rPr>
          <w:spacing w:val="-1"/>
          <w:lang w:val="en-GB"/>
        </w:rPr>
        <w:t xml:space="preserve"> </w:t>
      </w:r>
      <w:r w:rsidRPr="000F3C94">
        <w:rPr>
          <w:lang w:val="en-GB"/>
        </w:rPr>
        <w:t>Resolution</w:t>
      </w:r>
      <w:r w:rsidRPr="000F3C94">
        <w:rPr>
          <w:spacing w:val="-2"/>
          <w:lang w:val="en-GB"/>
        </w:rPr>
        <w:t xml:space="preserve"> </w:t>
      </w:r>
      <w:r w:rsidRPr="000F3C94">
        <w:rPr>
          <w:lang w:val="en-GB"/>
        </w:rPr>
        <w:t>2/2007</w:t>
      </w:r>
      <w:r w:rsidRPr="000F3C94">
        <w:rPr>
          <w:spacing w:val="-1"/>
          <w:lang w:val="en-GB"/>
        </w:rPr>
        <w:t xml:space="preserve"> </w:t>
      </w:r>
      <w:r w:rsidRPr="000F3C94">
        <w:rPr>
          <w:lang w:val="en-GB"/>
        </w:rPr>
        <w:t>(as</w:t>
      </w:r>
      <w:r w:rsidRPr="000F3C94">
        <w:rPr>
          <w:spacing w:val="-1"/>
          <w:lang w:val="en-GB"/>
        </w:rPr>
        <w:t xml:space="preserve"> </w:t>
      </w:r>
      <w:r w:rsidRPr="000F3C94">
        <w:rPr>
          <w:lang w:val="en-GB"/>
        </w:rPr>
        <w:t>amended).</w:t>
      </w:r>
    </w:p>
    <w:p w14:paraId="2580563C" w14:textId="77777777" w:rsidR="007D4CFE" w:rsidRPr="000F3C94" w:rsidRDefault="007D4CFE" w:rsidP="00C53B69">
      <w:pPr>
        <w:spacing w:after="0"/>
        <w:rPr>
          <w:rFonts w:eastAsia="Malgun Gothic"/>
          <w:sz w:val="14"/>
          <w:szCs w:val="14"/>
          <w:lang w:val="en-GB"/>
        </w:rPr>
      </w:pPr>
    </w:p>
    <w:tbl>
      <w:tblPr>
        <w:tblW w:w="9066" w:type="dxa"/>
        <w:tblInd w:w="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1416"/>
        <w:gridCol w:w="1559"/>
        <w:gridCol w:w="4536"/>
      </w:tblGrid>
      <w:tr w:rsidR="00BB6AB0" w:rsidRPr="000F3C94" w14:paraId="6D52822A" w14:textId="77777777" w:rsidTr="003D2B95">
        <w:trPr>
          <w:trHeight w:val="580"/>
        </w:trPr>
        <w:tc>
          <w:tcPr>
            <w:tcW w:w="1555" w:type="dxa"/>
            <w:shd w:val="clear" w:color="auto" w:fill="D9D9D9"/>
          </w:tcPr>
          <w:p w14:paraId="49C63838" w14:textId="77777777" w:rsidR="007D4CFE" w:rsidRPr="000F3C94" w:rsidRDefault="007D4CFE">
            <w:pPr>
              <w:pStyle w:val="TableParagraph"/>
              <w:spacing w:before="54"/>
              <w:ind w:right="654"/>
              <w:rPr>
                <w:b/>
                <w:sz w:val="20"/>
                <w:lang w:val="en-GB"/>
              </w:rPr>
            </w:pPr>
            <w:r w:rsidRPr="000F3C94">
              <w:rPr>
                <w:b/>
                <w:sz w:val="20"/>
                <w:lang w:val="en-GB"/>
              </w:rPr>
              <w:t>Version</w:t>
            </w:r>
            <w:r w:rsidRPr="000F3C94">
              <w:rPr>
                <w:b/>
                <w:spacing w:val="-53"/>
                <w:sz w:val="20"/>
                <w:lang w:val="en-GB"/>
              </w:rPr>
              <w:t xml:space="preserve"> </w:t>
            </w:r>
            <w:r w:rsidRPr="000F3C94">
              <w:rPr>
                <w:b/>
                <w:sz w:val="20"/>
                <w:lang w:val="en-GB"/>
              </w:rPr>
              <w:t>Number</w:t>
            </w:r>
          </w:p>
        </w:tc>
        <w:tc>
          <w:tcPr>
            <w:tcW w:w="1416" w:type="dxa"/>
            <w:shd w:val="clear" w:color="auto" w:fill="D9D9D9"/>
          </w:tcPr>
          <w:p w14:paraId="5467A7CA" w14:textId="77777777" w:rsidR="007D4CFE" w:rsidRPr="000F3C94" w:rsidRDefault="007D4CFE">
            <w:pPr>
              <w:pStyle w:val="TableParagraph"/>
              <w:spacing w:before="54"/>
              <w:rPr>
                <w:b/>
                <w:sz w:val="20"/>
                <w:lang w:val="en-GB"/>
              </w:rPr>
            </w:pPr>
            <w:r w:rsidRPr="000F3C94">
              <w:rPr>
                <w:b/>
                <w:sz w:val="20"/>
                <w:lang w:val="en-GB"/>
              </w:rPr>
              <w:t>Date</w:t>
            </w:r>
          </w:p>
        </w:tc>
        <w:tc>
          <w:tcPr>
            <w:tcW w:w="1559" w:type="dxa"/>
            <w:shd w:val="clear" w:color="auto" w:fill="D9D9D9"/>
          </w:tcPr>
          <w:p w14:paraId="279CDC5B" w14:textId="77777777" w:rsidR="007D4CFE" w:rsidRPr="000F3C94" w:rsidRDefault="007D4CFE">
            <w:pPr>
              <w:pStyle w:val="TableParagraph"/>
              <w:spacing w:before="54"/>
              <w:rPr>
                <w:b/>
                <w:sz w:val="20"/>
                <w:lang w:val="en-GB"/>
              </w:rPr>
            </w:pPr>
            <w:r w:rsidRPr="000F3C94">
              <w:rPr>
                <w:b/>
                <w:sz w:val="20"/>
                <w:lang w:val="en-GB"/>
              </w:rPr>
              <w:t>Approved</w:t>
            </w:r>
            <w:r w:rsidRPr="000F3C94">
              <w:rPr>
                <w:b/>
                <w:spacing w:val="-4"/>
                <w:sz w:val="20"/>
                <w:lang w:val="en-GB"/>
              </w:rPr>
              <w:t xml:space="preserve"> </w:t>
            </w:r>
            <w:r w:rsidRPr="000F3C94">
              <w:rPr>
                <w:b/>
                <w:sz w:val="20"/>
                <w:lang w:val="en-GB"/>
              </w:rPr>
              <w:t>By</w:t>
            </w:r>
          </w:p>
        </w:tc>
        <w:tc>
          <w:tcPr>
            <w:tcW w:w="4536" w:type="dxa"/>
            <w:shd w:val="clear" w:color="auto" w:fill="D9D9D9"/>
          </w:tcPr>
          <w:p w14:paraId="47BE5F15" w14:textId="77777777" w:rsidR="007D4CFE" w:rsidRPr="000F3C94" w:rsidRDefault="007D4CFE">
            <w:pPr>
              <w:pStyle w:val="TableParagraph"/>
              <w:spacing w:before="54"/>
              <w:ind w:left="116"/>
              <w:rPr>
                <w:b/>
                <w:sz w:val="20"/>
                <w:lang w:val="en-GB"/>
              </w:rPr>
            </w:pPr>
            <w:r w:rsidRPr="000F3C94">
              <w:rPr>
                <w:b/>
                <w:sz w:val="20"/>
                <w:lang w:val="en-GB"/>
              </w:rPr>
              <w:t>Purpose</w:t>
            </w:r>
          </w:p>
        </w:tc>
      </w:tr>
      <w:tr w:rsidR="00BB6AB0" w:rsidRPr="000F3C94" w14:paraId="351E72E1" w14:textId="77777777" w:rsidTr="003D2B95">
        <w:trPr>
          <w:trHeight w:val="350"/>
        </w:trPr>
        <w:tc>
          <w:tcPr>
            <w:tcW w:w="1555" w:type="dxa"/>
            <w:shd w:val="clear" w:color="auto" w:fill="auto"/>
          </w:tcPr>
          <w:p w14:paraId="115887C9" w14:textId="77777777" w:rsidR="007D4CFE" w:rsidRPr="000F3C94" w:rsidRDefault="007D4CFE">
            <w:pPr>
              <w:pStyle w:val="TableParagraph"/>
              <w:spacing w:before="57"/>
              <w:rPr>
                <w:sz w:val="20"/>
                <w:lang w:val="en-GB"/>
              </w:rPr>
            </w:pPr>
            <w:r w:rsidRPr="000F3C94">
              <w:rPr>
                <w:sz w:val="20"/>
                <w:lang w:val="en-GB"/>
              </w:rPr>
              <w:t>0.0.1</w:t>
            </w:r>
          </w:p>
        </w:tc>
        <w:tc>
          <w:tcPr>
            <w:tcW w:w="1416" w:type="dxa"/>
            <w:shd w:val="clear" w:color="auto" w:fill="auto"/>
          </w:tcPr>
          <w:p w14:paraId="0C5DEDAF" w14:textId="77777777" w:rsidR="007D4CFE" w:rsidRPr="000F3C94" w:rsidRDefault="007D4CFE">
            <w:pPr>
              <w:pStyle w:val="TableParagraph"/>
              <w:spacing w:before="57"/>
              <w:rPr>
                <w:sz w:val="20"/>
                <w:lang w:val="en-GB"/>
              </w:rPr>
            </w:pPr>
            <w:r w:rsidRPr="000F3C94">
              <w:rPr>
                <w:sz w:val="20"/>
                <w:lang w:val="en-GB"/>
              </w:rPr>
              <w:t>28</w:t>
            </w:r>
            <w:r w:rsidRPr="000F3C94">
              <w:rPr>
                <w:spacing w:val="-3"/>
                <w:sz w:val="20"/>
                <w:lang w:val="en-GB"/>
              </w:rPr>
              <w:t xml:space="preserve"> </w:t>
            </w:r>
            <w:r w:rsidRPr="000F3C94">
              <w:rPr>
                <w:sz w:val="20"/>
                <w:lang w:val="en-GB"/>
              </w:rPr>
              <w:t>Dec 2018</w:t>
            </w:r>
          </w:p>
        </w:tc>
        <w:tc>
          <w:tcPr>
            <w:tcW w:w="1559" w:type="dxa"/>
            <w:shd w:val="clear" w:color="auto" w:fill="auto"/>
          </w:tcPr>
          <w:p w14:paraId="0A7406E1" w14:textId="77777777" w:rsidR="007D4CFE" w:rsidRPr="000F3C94" w:rsidRDefault="007D4CFE">
            <w:pPr>
              <w:pStyle w:val="TableParagraph"/>
              <w:spacing w:before="57"/>
              <w:rPr>
                <w:sz w:val="20"/>
                <w:lang w:val="en-GB"/>
              </w:rPr>
            </w:pPr>
            <w:r w:rsidRPr="000F3C94">
              <w:rPr>
                <w:sz w:val="20"/>
                <w:lang w:val="en-GB"/>
              </w:rPr>
              <w:t>KHOA</w:t>
            </w:r>
          </w:p>
        </w:tc>
        <w:tc>
          <w:tcPr>
            <w:tcW w:w="4536" w:type="dxa"/>
            <w:shd w:val="clear" w:color="auto" w:fill="auto"/>
          </w:tcPr>
          <w:p w14:paraId="203890F9" w14:textId="77777777" w:rsidR="007D4CFE" w:rsidRPr="000F3C94" w:rsidRDefault="007D4CFE">
            <w:pPr>
              <w:pStyle w:val="TableParagraph"/>
              <w:spacing w:before="57"/>
              <w:ind w:left="116"/>
              <w:rPr>
                <w:sz w:val="20"/>
                <w:lang w:val="en-GB"/>
              </w:rPr>
            </w:pPr>
            <w:r w:rsidRPr="000F3C94">
              <w:rPr>
                <w:sz w:val="20"/>
                <w:lang w:val="en-GB"/>
              </w:rPr>
              <w:t>First</w:t>
            </w:r>
            <w:r w:rsidRPr="000F3C94">
              <w:rPr>
                <w:spacing w:val="-3"/>
                <w:sz w:val="20"/>
                <w:lang w:val="en-GB"/>
              </w:rPr>
              <w:t xml:space="preserve"> </w:t>
            </w:r>
            <w:r w:rsidRPr="000F3C94">
              <w:rPr>
                <w:sz w:val="20"/>
                <w:lang w:val="en-GB"/>
              </w:rPr>
              <w:t>Draft</w:t>
            </w:r>
          </w:p>
        </w:tc>
      </w:tr>
      <w:tr w:rsidR="00BB6AB0" w:rsidRPr="000F3C94" w14:paraId="350BF169" w14:textId="77777777" w:rsidTr="003D2B95">
        <w:trPr>
          <w:trHeight w:val="350"/>
        </w:trPr>
        <w:tc>
          <w:tcPr>
            <w:tcW w:w="1555" w:type="dxa"/>
            <w:shd w:val="clear" w:color="auto" w:fill="auto"/>
          </w:tcPr>
          <w:p w14:paraId="6C29F415" w14:textId="77777777" w:rsidR="007D4CFE" w:rsidRPr="000F3C94" w:rsidRDefault="007D4CFE">
            <w:pPr>
              <w:pStyle w:val="TableParagraph"/>
              <w:spacing w:before="57"/>
              <w:rPr>
                <w:sz w:val="20"/>
                <w:lang w:val="en-GB"/>
              </w:rPr>
            </w:pPr>
            <w:r w:rsidRPr="000F3C94">
              <w:rPr>
                <w:sz w:val="20"/>
                <w:lang w:val="en-GB"/>
              </w:rPr>
              <w:t>0.7.5</w:t>
            </w:r>
          </w:p>
        </w:tc>
        <w:tc>
          <w:tcPr>
            <w:tcW w:w="1416" w:type="dxa"/>
            <w:shd w:val="clear" w:color="auto" w:fill="auto"/>
          </w:tcPr>
          <w:p w14:paraId="2085BB5F" w14:textId="77777777" w:rsidR="007D4CFE" w:rsidRPr="000F3C94" w:rsidRDefault="007D4CFE">
            <w:pPr>
              <w:pStyle w:val="TableParagraph"/>
              <w:spacing w:before="57"/>
              <w:rPr>
                <w:sz w:val="20"/>
                <w:lang w:val="en-GB"/>
              </w:rPr>
            </w:pPr>
            <w:r w:rsidRPr="000F3C94">
              <w:rPr>
                <w:sz w:val="20"/>
                <w:lang w:val="en-GB"/>
              </w:rPr>
              <w:t>20</w:t>
            </w:r>
            <w:r w:rsidRPr="000F3C94">
              <w:rPr>
                <w:spacing w:val="-3"/>
                <w:sz w:val="20"/>
                <w:lang w:val="en-GB"/>
              </w:rPr>
              <w:t xml:space="preserve"> </w:t>
            </w:r>
            <w:r w:rsidRPr="000F3C94">
              <w:rPr>
                <w:sz w:val="20"/>
                <w:lang w:val="en-GB"/>
              </w:rPr>
              <w:t>Nov</w:t>
            </w:r>
            <w:r w:rsidRPr="000F3C94">
              <w:rPr>
                <w:spacing w:val="-1"/>
                <w:sz w:val="20"/>
                <w:lang w:val="en-GB"/>
              </w:rPr>
              <w:t xml:space="preserve"> </w:t>
            </w:r>
            <w:r w:rsidRPr="000F3C94">
              <w:rPr>
                <w:sz w:val="20"/>
                <w:lang w:val="en-GB"/>
              </w:rPr>
              <w:t>2019</w:t>
            </w:r>
          </w:p>
        </w:tc>
        <w:tc>
          <w:tcPr>
            <w:tcW w:w="1559" w:type="dxa"/>
            <w:shd w:val="clear" w:color="auto" w:fill="auto"/>
          </w:tcPr>
          <w:p w14:paraId="4571FB29" w14:textId="77777777" w:rsidR="007D4CFE" w:rsidRPr="000F3C94" w:rsidRDefault="007D4CFE">
            <w:pPr>
              <w:pStyle w:val="TableParagraph"/>
              <w:spacing w:before="57"/>
              <w:rPr>
                <w:sz w:val="20"/>
                <w:lang w:val="en-GB"/>
              </w:rPr>
            </w:pPr>
            <w:r w:rsidRPr="000F3C94">
              <w:rPr>
                <w:sz w:val="20"/>
                <w:lang w:val="en-GB"/>
              </w:rPr>
              <w:t>KHOA</w:t>
            </w:r>
          </w:p>
        </w:tc>
        <w:tc>
          <w:tcPr>
            <w:tcW w:w="4536" w:type="dxa"/>
            <w:shd w:val="clear" w:color="auto" w:fill="auto"/>
          </w:tcPr>
          <w:p w14:paraId="40BD30F5" w14:textId="77777777" w:rsidR="007D4CFE" w:rsidRPr="000F3C94" w:rsidRDefault="007D4CFE">
            <w:pPr>
              <w:pStyle w:val="TableParagraph"/>
              <w:spacing w:before="57"/>
              <w:ind w:left="116"/>
              <w:rPr>
                <w:sz w:val="20"/>
                <w:lang w:val="en-GB"/>
              </w:rPr>
            </w:pPr>
            <w:r w:rsidRPr="000F3C94">
              <w:rPr>
                <w:sz w:val="20"/>
                <w:lang w:val="en-GB"/>
              </w:rPr>
              <w:t>Working</w:t>
            </w:r>
            <w:r w:rsidRPr="000F3C94">
              <w:rPr>
                <w:spacing w:val="-2"/>
                <w:sz w:val="20"/>
                <w:lang w:val="en-GB"/>
              </w:rPr>
              <w:t xml:space="preserve"> </w:t>
            </w:r>
            <w:r w:rsidRPr="000F3C94">
              <w:rPr>
                <w:sz w:val="20"/>
                <w:lang w:val="en-GB"/>
              </w:rPr>
              <w:t>Draft</w:t>
            </w:r>
          </w:p>
        </w:tc>
      </w:tr>
      <w:tr w:rsidR="00BB6AB0" w:rsidRPr="000F3C94" w14:paraId="72A345FC" w14:textId="77777777" w:rsidTr="003D2B95">
        <w:trPr>
          <w:trHeight w:val="349"/>
        </w:trPr>
        <w:tc>
          <w:tcPr>
            <w:tcW w:w="1555" w:type="dxa"/>
            <w:shd w:val="clear" w:color="auto" w:fill="auto"/>
          </w:tcPr>
          <w:p w14:paraId="26390AC9" w14:textId="77777777" w:rsidR="007D4CFE" w:rsidRPr="000F3C94" w:rsidRDefault="007D4CFE">
            <w:pPr>
              <w:pStyle w:val="TableParagraph"/>
              <w:spacing w:before="57"/>
              <w:rPr>
                <w:sz w:val="20"/>
                <w:lang w:val="en-GB"/>
              </w:rPr>
            </w:pPr>
            <w:r w:rsidRPr="000F3C94">
              <w:rPr>
                <w:sz w:val="20"/>
                <w:lang w:val="en-GB"/>
              </w:rPr>
              <w:t>1.0.0</w:t>
            </w:r>
          </w:p>
        </w:tc>
        <w:tc>
          <w:tcPr>
            <w:tcW w:w="1416" w:type="dxa"/>
            <w:shd w:val="clear" w:color="auto" w:fill="auto"/>
          </w:tcPr>
          <w:p w14:paraId="755F78FD" w14:textId="77777777" w:rsidR="007D4CFE" w:rsidRPr="000F3C94" w:rsidRDefault="007D4CFE">
            <w:pPr>
              <w:pStyle w:val="TableParagraph"/>
              <w:spacing w:before="57"/>
              <w:rPr>
                <w:sz w:val="20"/>
                <w:lang w:val="en-GB"/>
              </w:rPr>
            </w:pPr>
            <w:r w:rsidRPr="000F3C94">
              <w:rPr>
                <w:sz w:val="20"/>
                <w:lang w:val="en-GB"/>
              </w:rPr>
              <w:t>11</w:t>
            </w:r>
            <w:r w:rsidRPr="000F3C94">
              <w:rPr>
                <w:spacing w:val="-3"/>
                <w:sz w:val="20"/>
                <w:lang w:val="en-GB"/>
              </w:rPr>
              <w:t xml:space="preserve"> </w:t>
            </w:r>
            <w:r w:rsidRPr="000F3C94">
              <w:rPr>
                <w:sz w:val="20"/>
                <w:lang w:val="en-GB"/>
              </w:rPr>
              <w:t>Mar</w:t>
            </w:r>
            <w:r w:rsidRPr="000F3C94">
              <w:rPr>
                <w:spacing w:val="-2"/>
                <w:sz w:val="20"/>
                <w:lang w:val="en-GB"/>
              </w:rPr>
              <w:t xml:space="preserve"> </w:t>
            </w:r>
            <w:r w:rsidRPr="000F3C94">
              <w:rPr>
                <w:sz w:val="20"/>
                <w:lang w:val="en-GB"/>
              </w:rPr>
              <w:t>2022</w:t>
            </w:r>
          </w:p>
        </w:tc>
        <w:tc>
          <w:tcPr>
            <w:tcW w:w="1559" w:type="dxa"/>
            <w:shd w:val="clear" w:color="auto" w:fill="auto"/>
          </w:tcPr>
          <w:p w14:paraId="6AB1760C" w14:textId="77777777" w:rsidR="007D4CFE" w:rsidRPr="000F3C94" w:rsidRDefault="007D4CFE">
            <w:pPr>
              <w:pStyle w:val="TableParagraph"/>
              <w:spacing w:before="57"/>
              <w:rPr>
                <w:sz w:val="20"/>
                <w:lang w:val="en-GB"/>
              </w:rPr>
            </w:pPr>
            <w:r w:rsidRPr="000F3C94">
              <w:rPr>
                <w:sz w:val="20"/>
                <w:lang w:val="en-GB"/>
              </w:rPr>
              <w:t>KHOA</w:t>
            </w:r>
          </w:p>
        </w:tc>
        <w:tc>
          <w:tcPr>
            <w:tcW w:w="4536" w:type="dxa"/>
            <w:shd w:val="clear" w:color="auto" w:fill="auto"/>
          </w:tcPr>
          <w:p w14:paraId="350A992E" w14:textId="77777777" w:rsidR="007D4CFE" w:rsidRPr="000F3C94" w:rsidRDefault="007D4CFE">
            <w:pPr>
              <w:pStyle w:val="TableParagraph"/>
              <w:spacing w:before="57"/>
              <w:ind w:left="116"/>
              <w:rPr>
                <w:sz w:val="20"/>
                <w:lang w:val="en-GB"/>
              </w:rPr>
            </w:pPr>
            <w:r w:rsidRPr="000F3C94">
              <w:rPr>
                <w:sz w:val="20"/>
                <w:lang w:val="en-GB"/>
              </w:rPr>
              <w:t>Release</w:t>
            </w:r>
            <w:r w:rsidRPr="000F3C94">
              <w:rPr>
                <w:spacing w:val="-4"/>
                <w:sz w:val="20"/>
                <w:lang w:val="en-GB"/>
              </w:rPr>
              <w:t xml:space="preserve"> </w:t>
            </w:r>
            <w:r w:rsidRPr="000F3C94">
              <w:rPr>
                <w:sz w:val="20"/>
                <w:lang w:val="en-GB"/>
              </w:rPr>
              <w:t>1.0.0</w:t>
            </w:r>
          </w:p>
        </w:tc>
      </w:tr>
      <w:tr w:rsidR="00BB6AB0" w:rsidRPr="000F3C94" w14:paraId="48074691" w14:textId="77777777" w:rsidTr="003D2B95">
        <w:trPr>
          <w:trHeight w:val="578"/>
        </w:trPr>
        <w:tc>
          <w:tcPr>
            <w:tcW w:w="1555" w:type="dxa"/>
            <w:shd w:val="clear" w:color="auto" w:fill="auto"/>
          </w:tcPr>
          <w:p w14:paraId="7CC0D14D" w14:textId="77777777" w:rsidR="007D4CFE" w:rsidRPr="000F3C94" w:rsidRDefault="007D4CFE">
            <w:pPr>
              <w:pStyle w:val="TableParagraph"/>
              <w:spacing w:before="57"/>
              <w:rPr>
                <w:sz w:val="20"/>
                <w:lang w:val="en-GB"/>
              </w:rPr>
            </w:pPr>
            <w:r w:rsidRPr="000F3C94">
              <w:rPr>
                <w:sz w:val="20"/>
                <w:lang w:val="en-GB"/>
              </w:rPr>
              <w:t>1.0.0</w:t>
            </w:r>
          </w:p>
        </w:tc>
        <w:tc>
          <w:tcPr>
            <w:tcW w:w="1416" w:type="dxa"/>
            <w:shd w:val="clear" w:color="auto" w:fill="auto"/>
          </w:tcPr>
          <w:p w14:paraId="0C2A6173" w14:textId="77777777" w:rsidR="007D4CFE" w:rsidRPr="000F3C94" w:rsidRDefault="007D4CFE">
            <w:pPr>
              <w:pStyle w:val="TableParagraph"/>
              <w:spacing w:before="57"/>
              <w:rPr>
                <w:sz w:val="20"/>
                <w:lang w:val="en-GB"/>
              </w:rPr>
            </w:pPr>
            <w:r w:rsidRPr="000F3C94">
              <w:rPr>
                <w:sz w:val="20"/>
                <w:lang w:val="en-GB"/>
              </w:rPr>
              <w:t>May</w:t>
            </w:r>
            <w:r w:rsidRPr="000F3C94">
              <w:rPr>
                <w:spacing w:val="-3"/>
                <w:sz w:val="20"/>
                <w:lang w:val="en-GB"/>
              </w:rPr>
              <w:t xml:space="preserve"> </w:t>
            </w:r>
            <w:r w:rsidRPr="000F3C94">
              <w:rPr>
                <w:sz w:val="20"/>
                <w:lang w:val="en-GB"/>
              </w:rPr>
              <w:t>2022</w:t>
            </w:r>
          </w:p>
        </w:tc>
        <w:tc>
          <w:tcPr>
            <w:tcW w:w="1559" w:type="dxa"/>
            <w:shd w:val="clear" w:color="auto" w:fill="auto"/>
          </w:tcPr>
          <w:p w14:paraId="50E93099" w14:textId="77777777" w:rsidR="007D4CFE" w:rsidRPr="000F3C94" w:rsidRDefault="007D4CFE">
            <w:pPr>
              <w:pStyle w:val="TableParagraph"/>
              <w:spacing w:before="57"/>
              <w:rPr>
                <w:sz w:val="20"/>
                <w:lang w:val="en-GB"/>
              </w:rPr>
            </w:pPr>
            <w:r w:rsidRPr="000F3C94">
              <w:rPr>
                <w:sz w:val="20"/>
                <w:lang w:val="en-GB"/>
              </w:rPr>
              <w:t>HSSC</w:t>
            </w:r>
          </w:p>
        </w:tc>
        <w:tc>
          <w:tcPr>
            <w:tcW w:w="4536" w:type="dxa"/>
            <w:shd w:val="clear" w:color="auto" w:fill="auto"/>
          </w:tcPr>
          <w:p w14:paraId="1CFA43C9" w14:textId="77777777" w:rsidR="007D4CFE" w:rsidRPr="000F3C94" w:rsidRDefault="007D4CFE">
            <w:pPr>
              <w:pStyle w:val="TableParagraph"/>
              <w:spacing w:before="57"/>
              <w:ind w:left="116" w:right="680"/>
              <w:rPr>
                <w:sz w:val="20"/>
                <w:lang w:val="en-GB"/>
              </w:rPr>
            </w:pPr>
            <w:r w:rsidRPr="000F3C94">
              <w:rPr>
                <w:sz w:val="20"/>
                <w:lang w:val="en-GB"/>
              </w:rPr>
              <w:t>Initial</w:t>
            </w:r>
            <w:r w:rsidRPr="000F3C94">
              <w:rPr>
                <w:spacing w:val="-5"/>
                <w:sz w:val="20"/>
                <w:lang w:val="en-GB"/>
              </w:rPr>
              <w:t xml:space="preserve"> </w:t>
            </w:r>
            <w:r w:rsidRPr="000F3C94">
              <w:rPr>
                <w:sz w:val="20"/>
                <w:lang w:val="en-GB"/>
              </w:rPr>
              <w:t>published</w:t>
            </w:r>
            <w:r w:rsidRPr="000F3C94">
              <w:rPr>
                <w:spacing w:val="-3"/>
                <w:sz w:val="20"/>
                <w:lang w:val="en-GB"/>
              </w:rPr>
              <w:t xml:space="preserve"> </w:t>
            </w:r>
            <w:r w:rsidRPr="000F3C94">
              <w:rPr>
                <w:sz w:val="20"/>
                <w:lang w:val="en-GB"/>
              </w:rPr>
              <w:t>version</w:t>
            </w:r>
            <w:r w:rsidRPr="000F3C94">
              <w:rPr>
                <w:spacing w:val="-3"/>
                <w:sz w:val="20"/>
                <w:lang w:val="en-GB"/>
              </w:rPr>
              <w:t xml:space="preserve"> </w:t>
            </w:r>
            <w:r w:rsidRPr="000F3C94">
              <w:rPr>
                <w:sz w:val="20"/>
                <w:lang w:val="en-GB"/>
              </w:rPr>
              <w:t>for evaluation</w:t>
            </w:r>
            <w:r w:rsidRPr="000F3C94">
              <w:rPr>
                <w:spacing w:val="-4"/>
                <w:sz w:val="20"/>
                <w:lang w:val="en-GB"/>
              </w:rPr>
              <w:t xml:space="preserve"> </w:t>
            </w:r>
            <w:r w:rsidRPr="000F3C94">
              <w:rPr>
                <w:sz w:val="20"/>
                <w:lang w:val="en-GB"/>
              </w:rPr>
              <w:t>and</w:t>
            </w:r>
            <w:r w:rsidRPr="000F3C94">
              <w:rPr>
                <w:spacing w:val="-52"/>
                <w:sz w:val="20"/>
                <w:lang w:val="en-GB"/>
              </w:rPr>
              <w:t xml:space="preserve"> </w:t>
            </w:r>
            <w:r w:rsidRPr="000F3C94">
              <w:rPr>
                <w:sz w:val="20"/>
                <w:lang w:val="en-GB"/>
              </w:rPr>
              <w:t>testing.</w:t>
            </w:r>
          </w:p>
        </w:tc>
      </w:tr>
      <w:tr w:rsidR="009629B2" w:rsidRPr="000F3C94" w14:paraId="7CC60B59" w14:textId="77777777" w:rsidTr="003D2B95">
        <w:trPr>
          <w:trHeight w:val="350"/>
        </w:trPr>
        <w:tc>
          <w:tcPr>
            <w:tcW w:w="1555" w:type="dxa"/>
            <w:shd w:val="clear" w:color="auto" w:fill="auto"/>
            <w:tcMar>
              <w:top w:w="85" w:type="dxa"/>
              <w:left w:w="85" w:type="dxa"/>
            </w:tcMar>
          </w:tcPr>
          <w:p w14:paraId="5A2B0CA1" w14:textId="3CC34334" w:rsidR="009629B2" w:rsidRPr="000F3C94" w:rsidRDefault="009629B2" w:rsidP="009629B2">
            <w:pPr>
              <w:pStyle w:val="TableParagraph"/>
              <w:spacing w:before="0"/>
              <w:ind w:left="0"/>
              <w:rPr>
                <w:rFonts w:ascii="Times New Roman"/>
                <w:sz w:val="18"/>
                <w:lang w:val="en-GB"/>
              </w:rPr>
            </w:pPr>
            <w:r w:rsidRPr="000F3C94">
              <w:rPr>
                <w:sz w:val="20"/>
                <w:lang w:val="en-GB"/>
              </w:rPr>
              <w:t>1.1.0</w:t>
            </w:r>
          </w:p>
        </w:tc>
        <w:tc>
          <w:tcPr>
            <w:tcW w:w="1416" w:type="dxa"/>
            <w:shd w:val="clear" w:color="auto" w:fill="auto"/>
          </w:tcPr>
          <w:p w14:paraId="4090622B" w14:textId="5FCA57E1" w:rsidR="009629B2" w:rsidRPr="000F3C94" w:rsidRDefault="009629B2" w:rsidP="004406E8">
            <w:pPr>
              <w:pStyle w:val="TableParagraph"/>
              <w:spacing w:before="0"/>
              <w:ind w:left="0" w:firstLineChars="50" w:firstLine="100"/>
              <w:rPr>
                <w:rFonts w:ascii="Times New Roman"/>
                <w:sz w:val="18"/>
                <w:lang w:val="en-GB"/>
              </w:rPr>
            </w:pPr>
            <w:r w:rsidRPr="000F3C94">
              <w:rPr>
                <w:sz w:val="20"/>
                <w:lang w:val="en-GB"/>
              </w:rPr>
              <w:t>Oct</w:t>
            </w:r>
            <w:r w:rsidRPr="000F3C94">
              <w:rPr>
                <w:spacing w:val="-3"/>
                <w:sz w:val="20"/>
                <w:lang w:val="en-GB"/>
              </w:rPr>
              <w:t xml:space="preserve"> </w:t>
            </w:r>
            <w:r w:rsidRPr="000F3C94">
              <w:rPr>
                <w:sz w:val="20"/>
                <w:lang w:val="en-GB"/>
              </w:rPr>
              <w:t>2023</w:t>
            </w:r>
          </w:p>
        </w:tc>
        <w:tc>
          <w:tcPr>
            <w:tcW w:w="1559" w:type="dxa"/>
            <w:shd w:val="clear" w:color="auto" w:fill="auto"/>
          </w:tcPr>
          <w:p w14:paraId="7E12D1C0" w14:textId="0BC7FC90" w:rsidR="009629B2" w:rsidRPr="000F3C94" w:rsidRDefault="009629B2" w:rsidP="004406E8">
            <w:pPr>
              <w:pStyle w:val="TableParagraph"/>
              <w:spacing w:before="0"/>
              <w:ind w:left="0" w:firstLineChars="50" w:firstLine="100"/>
              <w:rPr>
                <w:rFonts w:ascii="Times New Roman" w:eastAsia="Malgun Gothic"/>
                <w:sz w:val="18"/>
                <w:lang w:val="en-GB" w:eastAsia="ko-KR"/>
              </w:rPr>
            </w:pPr>
            <w:r w:rsidRPr="000F3C94">
              <w:rPr>
                <w:sz w:val="20"/>
                <w:lang w:val="en-GB"/>
              </w:rPr>
              <w:t>KHOA</w:t>
            </w:r>
          </w:p>
        </w:tc>
        <w:tc>
          <w:tcPr>
            <w:tcW w:w="4536" w:type="dxa"/>
            <w:shd w:val="clear" w:color="auto" w:fill="auto"/>
          </w:tcPr>
          <w:p w14:paraId="3305B38E" w14:textId="6DA2E093" w:rsidR="009629B2" w:rsidRPr="000F3C94" w:rsidRDefault="009629B2" w:rsidP="009629B2">
            <w:pPr>
              <w:pStyle w:val="TableParagraph"/>
              <w:spacing w:before="0"/>
              <w:ind w:left="0" w:firstLineChars="50" w:firstLine="100"/>
              <w:rPr>
                <w:rFonts w:ascii="Times New Roman"/>
                <w:sz w:val="20"/>
                <w:lang w:val="en-GB"/>
              </w:rPr>
            </w:pPr>
            <w:r w:rsidRPr="000F3C94">
              <w:rPr>
                <w:sz w:val="20"/>
                <w:lang w:val="en-GB"/>
              </w:rPr>
              <w:t>Updated to align with S-100 Edition 5.0.0</w:t>
            </w:r>
          </w:p>
        </w:tc>
      </w:tr>
      <w:tr w:rsidR="003F5FC2" w:rsidRPr="000F3C94" w14:paraId="61BCE39D" w14:textId="77777777" w:rsidTr="003D2B95">
        <w:trPr>
          <w:trHeight w:val="350"/>
        </w:trPr>
        <w:tc>
          <w:tcPr>
            <w:tcW w:w="1555" w:type="dxa"/>
            <w:shd w:val="clear" w:color="auto" w:fill="auto"/>
            <w:tcMar>
              <w:top w:w="85" w:type="dxa"/>
              <w:left w:w="85" w:type="dxa"/>
            </w:tcMar>
          </w:tcPr>
          <w:p w14:paraId="00C954CB" w14:textId="47019182" w:rsidR="003F5FC2" w:rsidRPr="000F3C94" w:rsidRDefault="003F5FC2" w:rsidP="003F5FC2">
            <w:pPr>
              <w:pStyle w:val="TableParagraph"/>
              <w:spacing w:before="0"/>
              <w:ind w:left="0" w:firstLineChars="6" w:firstLine="12"/>
              <w:rPr>
                <w:sz w:val="20"/>
                <w:lang w:val="en-GB"/>
              </w:rPr>
            </w:pPr>
            <w:r w:rsidRPr="000F3C94">
              <w:rPr>
                <w:rFonts w:eastAsia="Malgun Gothic"/>
                <w:sz w:val="20"/>
                <w:lang w:val="en-GB" w:eastAsia="ko-KR"/>
              </w:rPr>
              <w:t>1.2.0</w:t>
            </w:r>
          </w:p>
        </w:tc>
        <w:tc>
          <w:tcPr>
            <w:tcW w:w="1416" w:type="dxa"/>
            <w:shd w:val="clear" w:color="auto" w:fill="auto"/>
          </w:tcPr>
          <w:p w14:paraId="46C6B069" w14:textId="1E0FB516" w:rsidR="003F5FC2" w:rsidRPr="000F3C94" w:rsidRDefault="003F5FC2" w:rsidP="003F5FC2">
            <w:pPr>
              <w:pStyle w:val="TableParagraph"/>
              <w:spacing w:before="0"/>
              <w:ind w:left="0" w:firstLineChars="50" w:firstLine="100"/>
              <w:rPr>
                <w:sz w:val="20"/>
                <w:lang w:val="en-GB"/>
              </w:rPr>
            </w:pPr>
            <w:r w:rsidRPr="000F3C94">
              <w:rPr>
                <w:sz w:val="20"/>
                <w:lang w:val="en-GB"/>
              </w:rPr>
              <w:t>Feb 2024</w:t>
            </w:r>
          </w:p>
        </w:tc>
        <w:tc>
          <w:tcPr>
            <w:tcW w:w="1559" w:type="dxa"/>
            <w:shd w:val="clear" w:color="auto" w:fill="auto"/>
          </w:tcPr>
          <w:p w14:paraId="4F6A7C9E" w14:textId="69BAD311" w:rsidR="003F5FC2" w:rsidRPr="000F3C94" w:rsidRDefault="003F5FC2" w:rsidP="003F5FC2">
            <w:pPr>
              <w:pStyle w:val="TableParagraph"/>
              <w:spacing w:before="0"/>
              <w:ind w:left="0" w:firstLineChars="50" w:firstLine="100"/>
              <w:rPr>
                <w:sz w:val="20"/>
                <w:lang w:val="en-GB"/>
              </w:rPr>
            </w:pPr>
            <w:r w:rsidRPr="000F3C94">
              <w:rPr>
                <w:sz w:val="20"/>
                <w:lang w:val="en-GB"/>
              </w:rPr>
              <w:t>KHOA</w:t>
            </w:r>
          </w:p>
        </w:tc>
        <w:tc>
          <w:tcPr>
            <w:tcW w:w="4536" w:type="dxa"/>
            <w:shd w:val="clear" w:color="auto" w:fill="auto"/>
          </w:tcPr>
          <w:p w14:paraId="433BA1D9" w14:textId="20F340B6" w:rsidR="003F5FC2" w:rsidRPr="000F3C94" w:rsidRDefault="003F5FC2" w:rsidP="003F5FC2">
            <w:pPr>
              <w:pStyle w:val="TableParagraph"/>
              <w:spacing w:before="0"/>
              <w:ind w:left="0" w:firstLineChars="50" w:firstLine="100"/>
              <w:rPr>
                <w:sz w:val="20"/>
                <w:lang w:val="en-GB"/>
              </w:rPr>
            </w:pPr>
            <w:r w:rsidRPr="000F3C94">
              <w:rPr>
                <w:sz w:val="20"/>
                <w:lang w:val="en-GB"/>
              </w:rPr>
              <w:t xml:space="preserve">Revised Data </w:t>
            </w:r>
            <w:proofErr w:type="spellStart"/>
            <w:r w:rsidRPr="000F3C94">
              <w:rPr>
                <w:sz w:val="20"/>
                <w:lang w:val="en-GB"/>
              </w:rPr>
              <w:t>Modeling</w:t>
            </w:r>
            <w:proofErr w:type="spellEnd"/>
          </w:p>
        </w:tc>
      </w:tr>
      <w:tr w:rsidR="003D2B95" w:rsidRPr="000F3C94" w14:paraId="54E83BC1" w14:textId="77777777" w:rsidTr="00884EAD">
        <w:trPr>
          <w:trHeight w:val="350"/>
        </w:trPr>
        <w:tc>
          <w:tcPr>
            <w:tcW w:w="1555" w:type="dxa"/>
            <w:shd w:val="clear" w:color="auto" w:fill="auto"/>
            <w:vAlign w:val="center"/>
          </w:tcPr>
          <w:p w14:paraId="3A74FDB3" w14:textId="507137B1" w:rsidR="003D2B95" w:rsidRPr="000F3C94" w:rsidRDefault="003D2B95" w:rsidP="00884EAD">
            <w:pPr>
              <w:pStyle w:val="TableParagraph"/>
              <w:spacing w:before="0"/>
              <w:ind w:left="0" w:firstLineChars="50" w:firstLine="100"/>
              <w:jc w:val="both"/>
              <w:rPr>
                <w:sz w:val="20"/>
                <w:lang w:val="en-GB"/>
              </w:rPr>
            </w:pPr>
            <w:r w:rsidRPr="000F3C94">
              <w:rPr>
                <w:sz w:val="20"/>
                <w:lang w:val="en-GB"/>
              </w:rPr>
              <w:t>2.0.0</w:t>
            </w:r>
          </w:p>
        </w:tc>
        <w:tc>
          <w:tcPr>
            <w:tcW w:w="1416" w:type="dxa"/>
            <w:shd w:val="clear" w:color="auto" w:fill="auto"/>
            <w:vAlign w:val="center"/>
          </w:tcPr>
          <w:p w14:paraId="353590FF" w14:textId="3FCA5CB8" w:rsidR="003D2B95" w:rsidRPr="000F3C94" w:rsidRDefault="003D2B95" w:rsidP="00884EAD">
            <w:pPr>
              <w:pStyle w:val="TableParagraph"/>
              <w:spacing w:before="0"/>
              <w:ind w:left="0" w:firstLineChars="50" w:firstLine="100"/>
              <w:jc w:val="both"/>
              <w:rPr>
                <w:sz w:val="20"/>
                <w:lang w:val="en-GB"/>
              </w:rPr>
            </w:pPr>
            <w:r w:rsidRPr="000F3C94">
              <w:rPr>
                <w:sz w:val="20"/>
                <w:lang w:val="en-GB"/>
              </w:rPr>
              <w:t>Mar 202</w:t>
            </w:r>
            <w:r w:rsidR="00E43CD3" w:rsidRPr="000F3C94">
              <w:rPr>
                <w:sz w:val="20"/>
                <w:lang w:val="en-GB"/>
              </w:rPr>
              <w:t>4</w:t>
            </w:r>
          </w:p>
        </w:tc>
        <w:tc>
          <w:tcPr>
            <w:tcW w:w="1559" w:type="dxa"/>
            <w:shd w:val="clear" w:color="auto" w:fill="auto"/>
            <w:vAlign w:val="center"/>
          </w:tcPr>
          <w:p w14:paraId="63085FBA" w14:textId="335749DA" w:rsidR="003D2B95" w:rsidRPr="000F3C94" w:rsidRDefault="003D2B95" w:rsidP="00884EAD">
            <w:pPr>
              <w:pStyle w:val="TableParagraph"/>
              <w:spacing w:before="0"/>
              <w:ind w:left="0" w:firstLineChars="50" w:firstLine="100"/>
              <w:jc w:val="both"/>
              <w:rPr>
                <w:sz w:val="20"/>
                <w:lang w:val="en-GB"/>
              </w:rPr>
            </w:pPr>
            <w:r w:rsidRPr="000F3C94">
              <w:rPr>
                <w:sz w:val="20"/>
                <w:lang w:val="en-GB"/>
              </w:rPr>
              <w:t>KHOA</w:t>
            </w:r>
          </w:p>
        </w:tc>
        <w:tc>
          <w:tcPr>
            <w:tcW w:w="4536" w:type="dxa"/>
            <w:shd w:val="clear" w:color="auto" w:fill="auto"/>
            <w:vAlign w:val="center"/>
          </w:tcPr>
          <w:p w14:paraId="534D3B49" w14:textId="35ACD0AE" w:rsidR="003D2B95" w:rsidRPr="000F3C94" w:rsidRDefault="003D2B95" w:rsidP="00884EAD">
            <w:pPr>
              <w:pStyle w:val="TableParagraph"/>
              <w:spacing w:before="57"/>
              <w:ind w:left="116" w:right="680"/>
              <w:jc w:val="both"/>
              <w:rPr>
                <w:sz w:val="20"/>
                <w:lang w:val="en-GB"/>
              </w:rPr>
            </w:pPr>
            <w:r w:rsidRPr="000F3C94">
              <w:rPr>
                <w:sz w:val="20"/>
                <w:lang w:val="en-GB"/>
              </w:rPr>
              <w:t>Updated to align with S-100 Edition 5.2.0 and Applied feedback from NIPWG</w:t>
            </w:r>
          </w:p>
        </w:tc>
      </w:tr>
      <w:tr w:rsidR="00884EAD" w:rsidRPr="000F3C94" w14:paraId="560F6612" w14:textId="77777777" w:rsidTr="00884EAD">
        <w:trPr>
          <w:trHeight w:val="350"/>
        </w:trPr>
        <w:tc>
          <w:tcPr>
            <w:tcW w:w="1555" w:type="dxa"/>
            <w:shd w:val="clear" w:color="auto" w:fill="auto"/>
            <w:vAlign w:val="center"/>
          </w:tcPr>
          <w:p w14:paraId="6C494BF4" w14:textId="16018FFD" w:rsidR="00884EAD" w:rsidRPr="000F3C94" w:rsidRDefault="00884EAD" w:rsidP="00884EAD">
            <w:pPr>
              <w:pStyle w:val="TableParagraph"/>
              <w:spacing w:before="0"/>
              <w:ind w:left="0" w:firstLineChars="50" w:firstLine="100"/>
              <w:jc w:val="both"/>
              <w:rPr>
                <w:sz w:val="20"/>
                <w:lang w:val="en-GB"/>
              </w:rPr>
            </w:pPr>
            <w:r w:rsidRPr="000F3C94">
              <w:rPr>
                <w:sz w:val="20"/>
                <w:lang w:val="en-GB"/>
              </w:rPr>
              <w:t>2.0.0</w:t>
            </w:r>
          </w:p>
        </w:tc>
        <w:tc>
          <w:tcPr>
            <w:tcW w:w="1416" w:type="dxa"/>
            <w:shd w:val="clear" w:color="auto" w:fill="auto"/>
            <w:vAlign w:val="center"/>
          </w:tcPr>
          <w:p w14:paraId="52F3BE9C" w14:textId="5373F6F8" w:rsidR="00884EAD" w:rsidRPr="000F3C94" w:rsidRDefault="00884EAD" w:rsidP="00884EAD">
            <w:pPr>
              <w:pStyle w:val="TableParagraph"/>
              <w:spacing w:before="0"/>
              <w:ind w:left="0" w:firstLineChars="50" w:firstLine="100"/>
              <w:jc w:val="both"/>
              <w:rPr>
                <w:sz w:val="20"/>
                <w:lang w:val="en-GB"/>
              </w:rPr>
            </w:pPr>
            <w:r w:rsidRPr="000F3C94">
              <w:rPr>
                <w:sz w:val="20"/>
                <w:lang w:val="en-GB"/>
              </w:rPr>
              <w:t>July 2024</w:t>
            </w:r>
          </w:p>
        </w:tc>
        <w:tc>
          <w:tcPr>
            <w:tcW w:w="1559" w:type="dxa"/>
            <w:shd w:val="clear" w:color="auto" w:fill="auto"/>
            <w:vAlign w:val="center"/>
          </w:tcPr>
          <w:p w14:paraId="6BE440F5" w14:textId="1EB5B659" w:rsidR="00884EAD" w:rsidRPr="000F3C94" w:rsidRDefault="00884EAD" w:rsidP="00884EAD">
            <w:pPr>
              <w:pStyle w:val="TableParagraph"/>
              <w:spacing w:before="0"/>
              <w:ind w:left="0" w:firstLineChars="50" w:firstLine="100"/>
              <w:jc w:val="both"/>
              <w:rPr>
                <w:sz w:val="20"/>
                <w:lang w:val="en-GB"/>
              </w:rPr>
            </w:pPr>
            <w:r w:rsidRPr="000F3C94">
              <w:rPr>
                <w:sz w:val="20"/>
                <w:lang w:val="en-GB"/>
              </w:rPr>
              <w:t>KHOA</w:t>
            </w:r>
          </w:p>
        </w:tc>
        <w:tc>
          <w:tcPr>
            <w:tcW w:w="4536" w:type="dxa"/>
            <w:shd w:val="clear" w:color="auto" w:fill="auto"/>
            <w:vAlign w:val="center"/>
          </w:tcPr>
          <w:p w14:paraId="2E9CF27D" w14:textId="043011B9" w:rsidR="00884EAD" w:rsidRPr="000F3C94" w:rsidRDefault="00884EAD" w:rsidP="00884EAD">
            <w:pPr>
              <w:pStyle w:val="TableParagraph"/>
              <w:spacing w:before="57"/>
              <w:ind w:left="116" w:right="680"/>
              <w:jc w:val="both"/>
              <w:rPr>
                <w:rFonts w:ascii="Times New Roman"/>
                <w:sz w:val="18"/>
                <w:lang w:val="en-GB"/>
              </w:rPr>
            </w:pPr>
            <w:r w:rsidRPr="000F3C94">
              <w:rPr>
                <w:sz w:val="20"/>
                <w:lang w:val="en-GB"/>
              </w:rPr>
              <w:t>Applied feedback from NIPWG</w:t>
            </w:r>
          </w:p>
        </w:tc>
      </w:tr>
      <w:tr w:rsidR="00105679" w:rsidRPr="000F3C94" w14:paraId="5D1E1F3B" w14:textId="77777777" w:rsidTr="00884EAD">
        <w:trPr>
          <w:trHeight w:val="350"/>
        </w:trPr>
        <w:tc>
          <w:tcPr>
            <w:tcW w:w="1555" w:type="dxa"/>
            <w:shd w:val="clear" w:color="auto" w:fill="auto"/>
            <w:vAlign w:val="center"/>
          </w:tcPr>
          <w:p w14:paraId="54A78FCE" w14:textId="115FF0CE" w:rsidR="00105679" w:rsidRPr="000F3C94" w:rsidRDefault="00105679" w:rsidP="00105679">
            <w:pPr>
              <w:pStyle w:val="TableParagraph"/>
              <w:spacing w:before="0"/>
              <w:ind w:left="0" w:firstLineChars="50" w:firstLine="100"/>
              <w:jc w:val="both"/>
              <w:rPr>
                <w:sz w:val="20"/>
                <w:lang w:val="en-GB"/>
              </w:rPr>
            </w:pPr>
            <w:r w:rsidRPr="000F3C94">
              <w:rPr>
                <w:sz w:val="20"/>
                <w:lang w:val="en-GB"/>
              </w:rPr>
              <w:t>2.0.0</w:t>
            </w:r>
          </w:p>
        </w:tc>
        <w:tc>
          <w:tcPr>
            <w:tcW w:w="1416" w:type="dxa"/>
            <w:shd w:val="clear" w:color="auto" w:fill="auto"/>
            <w:vAlign w:val="center"/>
          </w:tcPr>
          <w:p w14:paraId="3B44B7F7" w14:textId="08EED7A2" w:rsidR="00105679" w:rsidRPr="000F3C94" w:rsidRDefault="00105679" w:rsidP="00105679">
            <w:pPr>
              <w:pStyle w:val="TableParagraph"/>
              <w:spacing w:before="0"/>
              <w:ind w:left="0" w:firstLineChars="50" w:firstLine="100"/>
              <w:jc w:val="both"/>
              <w:rPr>
                <w:sz w:val="20"/>
                <w:lang w:val="en-GB"/>
              </w:rPr>
            </w:pPr>
            <w:r w:rsidRPr="000F3C94">
              <w:rPr>
                <w:sz w:val="20"/>
                <w:lang w:val="en-GB"/>
              </w:rPr>
              <w:t>Mar 2025</w:t>
            </w:r>
          </w:p>
        </w:tc>
        <w:tc>
          <w:tcPr>
            <w:tcW w:w="1559" w:type="dxa"/>
            <w:shd w:val="clear" w:color="auto" w:fill="auto"/>
            <w:vAlign w:val="center"/>
          </w:tcPr>
          <w:p w14:paraId="5652484F" w14:textId="585C6636" w:rsidR="00105679" w:rsidRPr="000F3C94" w:rsidRDefault="00105679" w:rsidP="00105679">
            <w:pPr>
              <w:pStyle w:val="TableParagraph"/>
              <w:spacing w:before="0"/>
              <w:ind w:left="0" w:firstLineChars="50" w:firstLine="100"/>
              <w:jc w:val="both"/>
              <w:rPr>
                <w:sz w:val="20"/>
                <w:lang w:val="en-GB"/>
              </w:rPr>
            </w:pPr>
            <w:r w:rsidRPr="000F3C94">
              <w:rPr>
                <w:sz w:val="20"/>
                <w:lang w:val="en-GB"/>
              </w:rPr>
              <w:t>IHO CL xx/2025</w:t>
            </w:r>
          </w:p>
        </w:tc>
        <w:tc>
          <w:tcPr>
            <w:tcW w:w="4536" w:type="dxa"/>
            <w:shd w:val="clear" w:color="auto" w:fill="auto"/>
            <w:vAlign w:val="center"/>
          </w:tcPr>
          <w:p w14:paraId="2DACE6C7" w14:textId="6E420EE5" w:rsidR="00105679" w:rsidRPr="000F3C94" w:rsidRDefault="00105679" w:rsidP="00105679">
            <w:pPr>
              <w:pStyle w:val="TableParagraph"/>
              <w:spacing w:before="57"/>
              <w:ind w:left="116" w:right="680"/>
              <w:jc w:val="both"/>
              <w:rPr>
                <w:sz w:val="20"/>
                <w:lang w:val="en-GB"/>
              </w:rPr>
            </w:pPr>
            <w:r w:rsidRPr="000F3C94">
              <w:rPr>
                <w:sz w:val="20"/>
                <w:lang w:val="en-GB"/>
              </w:rPr>
              <w:t>First operational version of S-128</w:t>
            </w:r>
          </w:p>
        </w:tc>
      </w:tr>
      <w:tr w:rsidR="00884EAD" w:rsidRPr="000F3C94" w14:paraId="226FF2B1" w14:textId="77777777" w:rsidTr="003D2B95">
        <w:trPr>
          <w:trHeight w:val="350"/>
        </w:trPr>
        <w:tc>
          <w:tcPr>
            <w:tcW w:w="1555" w:type="dxa"/>
            <w:shd w:val="clear" w:color="auto" w:fill="auto"/>
          </w:tcPr>
          <w:p w14:paraId="27CBB761" w14:textId="5AFD4A80" w:rsidR="00884EAD" w:rsidRPr="000F3C94" w:rsidRDefault="00884EAD" w:rsidP="00884EAD">
            <w:pPr>
              <w:pStyle w:val="TableParagraph"/>
              <w:spacing w:before="0"/>
              <w:ind w:left="0"/>
              <w:rPr>
                <w:rFonts w:ascii="Times New Roman" w:eastAsiaTheme="minorEastAsia"/>
                <w:sz w:val="18"/>
                <w:lang w:val="en-GB" w:eastAsia="ko-KR"/>
              </w:rPr>
            </w:pPr>
          </w:p>
        </w:tc>
        <w:tc>
          <w:tcPr>
            <w:tcW w:w="1416" w:type="dxa"/>
            <w:shd w:val="clear" w:color="auto" w:fill="auto"/>
          </w:tcPr>
          <w:p w14:paraId="4D46BADC" w14:textId="77777777" w:rsidR="00884EAD" w:rsidRPr="000F3C94" w:rsidRDefault="00884EAD" w:rsidP="00884EAD">
            <w:pPr>
              <w:pStyle w:val="TableParagraph"/>
              <w:spacing w:before="0"/>
              <w:ind w:left="0"/>
              <w:rPr>
                <w:rFonts w:ascii="Times New Roman"/>
                <w:sz w:val="18"/>
                <w:lang w:val="en-GB"/>
              </w:rPr>
            </w:pPr>
          </w:p>
        </w:tc>
        <w:tc>
          <w:tcPr>
            <w:tcW w:w="1559" w:type="dxa"/>
            <w:shd w:val="clear" w:color="auto" w:fill="auto"/>
          </w:tcPr>
          <w:p w14:paraId="2D7B73B9" w14:textId="77777777" w:rsidR="00884EAD" w:rsidRPr="000F3C94" w:rsidRDefault="00884EAD" w:rsidP="00884EAD">
            <w:pPr>
              <w:pStyle w:val="TableParagraph"/>
              <w:spacing w:before="0"/>
              <w:ind w:left="0"/>
              <w:rPr>
                <w:rFonts w:ascii="Times New Roman"/>
                <w:sz w:val="18"/>
                <w:lang w:val="en-GB"/>
              </w:rPr>
            </w:pPr>
          </w:p>
        </w:tc>
        <w:tc>
          <w:tcPr>
            <w:tcW w:w="4536" w:type="dxa"/>
            <w:shd w:val="clear" w:color="auto" w:fill="auto"/>
          </w:tcPr>
          <w:p w14:paraId="741345F6" w14:textId="77777777" w:rsidR="00884EAD" w:rsidRPr="000F3C94" w:rsidRDefault="00884EAD" w:rsidP="00884EAD">
            <w:pPr>
              <w:pStyle w:val="TableParagraph"/>
              <w:spacing w:before="0"/>
              <w:ind w:left="0"/>
              <w:rPr>
                <w:rFonts w:ascii="Times New Roman"/>
                <w:sz w:val="18"/>
                <w:lang w:val="en-GB"/>
              </w:rPr>
            </w:pPr>
          </w:p>
        </w:tc>
      </w:tr>
      <w:tr w:rsidR="00884EAD" w:rsidRPr="000F3C94" w14:paraId="46A518C3" w14:textId="77777777" w:rsidTr="003D2B95">
        <w:trPr>
          <w:trHeight w:val="350"/>
        </w:trPr>
        <w:tc>
          <w:tcPr>
            <w:tcW w:w="1555" w:type="dxa"/>
            <w:shd w:val="clear" w:color="auto" w:fill="auto"/>
          </w:tcPr>
          <w:p w14:paraId="3BBE41C0" w14:textId="77777777" w:rsidR="00884EAD" w:rsidRPr="000F3C94" w:rsidRDefault="00884EAD" w:rsidP="00884EAD">
            <w:pPr>
              <w:pStyle w:val="TableParagraph"/>
              <w:spacing w:before="0"/>
              <w:ind w:left="0"/>
              <w:rPr>
                <w:rFonts w:ascii="Times New Roman"/>
                <w:sz w:val="18"/>
                <w:lang w:val="en-GB"/>
              </w:rPr>
            </w:pPr>
          </w:p>
        </w:tc>
        <w:tc>
          <w:tcPr>
            <w:tcW w:w="1416" w:type="dxa"/>
            <w:shd w:val="clear" w:color="auto" w:fill="auto"/>
          </w:tcPr>
          <w:p w14:paraId="0CED273D" w14:textId="77777777" w:rsidR="00884EAD" w:rsidRPr="000F3C94" w:rsidRDefault="00884EAD" w:rsidP="00884EAD">
            <w:pPr>
              <w:pStyle w:val="TableParagraph"/>
              <w:spacing w:before="0"/>
              <w:ind w:left="0"/>
              <w:rPr>
                <w:rFonts w:ascii="Times New Roman"/>
                <w:sz w:val="18"/>
                <w:lang w:val="en-GB"/>
              </w:rPr>
            </w:pPr>
          </w:p>
        </w:tc>
        <w:tc>
          <w:tcPr>
            <w:tcW w:w="1559" w:type="dxa"/>
            <w:shd w:val="clear" w:color="auto" w:fill="auto"/>
          </w:tcPr>
          <w:p w14:paraId="01070364" w14:textId="77777777" w:rsidR="00884EAD" w:rsidRPr="000F3C94" w:rsidRDefault="00884EAD" w:rsidP="00884EAD">
            <w:pPr>
              <w:pStyle w:val="TableParagraph"/>
              <w:spacing w:before="0"/>
              <w:ind w:left="0"/>
              <w:rPr>
                <w:rFonts w:ascii="Times New Roman"/>
                <w:sz w:val="18"/>
                <w:lang w:val="en-GB"/>
              </w:rPr>
            </w:pPr>
          </w:p>
        </w:tc>
        <w:tc>
          <w:tcPr>
            <w:tcW w:w="4536" w:type="dxa"/>
            <w:shd w:val="clear" w:color="auto" w:fill="auto"/>
          </w:tcPr>
          <w:p w14:paraId="0519B799" w14:textId="77777777" w:rsidR="00884EAD" w:rsidRPr="000F3C94" w:rsidRDefault="00884EAD" w:rsidP="00884EAD">
            <w:pPr>
              <w:pStyle w:val="TableParagraph"/>
              <w:spacing w:before="0"/>
              <w:ind w:left="0"/>
              <w:rPr>
                <w:rFonts w:ascii="Times New Roman"/>
                <w:sz w:val="18"/>
                <w:lang w:val="en-GB"/>
              </w:rPr>
            </w:pPr>
          </w:p>
        </w:tc>
      </w:tr>
      <w:tr w:rsidR="00884EAD" w:rsidRPr="000F3C94" w14:paraId="4685217E" w14:textId="77777777" w:rsidTr="003D2B95">
        <w:trPr>
          <w:trHeight w:val="350"/>
        </w:trPr>
        <w:tc>
          <w:tcPr>
            <w:tcW w:w="1555" w:type="dxa"/>
            <w:shd w:val="clear" w:color="auto" w:fill="auto"/>
          </w:tcPr>
          <w:p w14:paraId="46B3CE4F" w14:textId="77777777" w:rsidR="00884EAD" w:rsidRPr="000F3C94" w:rsidRDefault="00884EAD" w:rsidP="00884EAD">
            <w:pPr>
              <w:pStyle w:val="TableParagraph"/>
              <w:spacing w:before="0"/>
              <w:ind w:left="0"/>
              <w:rPr>
                <w:rFonts w:ascii="Times New Roman"/>
                <w:sz w:val="18"/>
                <w:lang w:val="en-GB"/>
              </w:rPr>
            </w:pPr>
          </w:p>
        </w:tc>
        <w:tc>
          <w:tcPr>
            <w:tcW w:w="1416" w:type="dxa"/>
            <w:shd w:val="clear" w:color="auto" w:fill="auto"/>
          </w:tcPr>
          <w:p w14:paraId="7AFE82A4" w14:textId="77777777" w:rsidR="00884EAD" w:rsidRPr="000F3C94" w:rsidRDefault="00884EAD" w:rsidP="00884EAD">
            <w:pPr>
              <w:pStyle w:val="TableParagraph"/>
              <w:spacing w:before="0"/>
              <w:ind w:left="0"/>
              <w:rPr>
                <w:rFonts w:ascii="Times New Roman"/>
                <w:sz w:val="18"/>
                <w:lang w:val="en-GB"/>
              </w:rPr>
            </w:pPr>
          </w:p>
        </w:tc>
        <w:tc>
          <w:tcPr>
            <w:tcW w:w="1559" w:type="dxa"/>
            <w:shd w:val="clear" w:color="auto" w:fill="auto"/>
          </w:tcPr>
          <w:p w14:paraId="10E6B488" w14:textId="77777777" w:rsidR="00884EAD" w:rsidRPr="000F3C94" w:rsidRDefault="00884EAD" w:rsidP="00884EAD">
            <w:pPr>
              <w:pStyle w:val="TableParagraph"/>
              <w:spacing w:before="0"/>
              <w:ind w:left="0"/>
              <w:rPr>
                <w:rFonts w:ascii="Times New Roman"/>
                <w:sz w:val="18"/>
                <w:lang w:val="en-GB"/>
              </w:rPr>
            </w:pPr>
          </w:p>
        </w:tc>
        <w:tc>
          <w:tcPr>
            <w:tcW w:w="4536" w:type="dxa"/>
            <w:shd w:val="clear" w:color="auto" w:fill="auto"/>
          </w:tcPr>
          <w:p w14:paraId="7DA88F0F" w14:textId="77777777" w:rsidR="00884EAD" w:rsidRPr="000F3C94" w:rsidRDefault="00884EAD" w:rsidP="00884EAD">
            <w:pPr>
              <w:pStyle w:val="TableParagraph"/>
              <w:spacing w:before="0"/>
              <w:ind w:left="0"/>
              <w:rPr>
                <w:rFonts w:ascii="Times New Roman"/>
                <w:sz w:val="18"/>
                <w:lang w:val="en-GB"/>
              </w:rPr>
            </w:pPr>
          </w:p>
        </w:tc>
      </w:tr>
      <w:tr w:rsidR="00884EAD" w:rsidRPr="000F3C94" w14:paraId="72B8066C" w14:textId="77777777" w:rsidTr="003D2B95">
        <w:trPr>
          <w:trHeight w:val="350"/>
        </w:trPr>
        <w:tc>
          <w:tcPr>
            <w:tcW w:w="1555" w:type="dxa"/>
            <w:shd w:val="clear" w:color="auto" w:fill="auto"/>
          </w:tcPr>
          <w:p w14:paraId="7C62C01A" w14:textId="77777777" w:rsidR="00884EAD" w:rsidRPr="000F3C94" w:rsidRDefault="00884EAD" w:rsidP="00884EAD">
            <w:pPr>
              <w:pStyle w:val="TableParagraph"/>
              <w:spacing w:before="0"/>
              <w:ind w:left="0"/>
              <w:rPr>
                <w:rFonts w:ascii="Times New Roman"/>
                <w:sz w:val="18"/>
                <w:lang w:val="en-GB"/>
              </w:rPr>
            </w:pPr>
          </w:p>
        </w:tc>
        <w:tc>
          <w:tcPr>
            <w:tcW w:w="1416" w:type="dxa"/>
            <w:shd w:val="clear" w:color="auto" w:fill="auto"/>
          </w:tcPr>
          <w:p w14:paraId="7370A3C6" w14:textId="77777777" w:rsidR="00884EAD" w:rsidRPr="000F3C94" w:rsidRDefault="00884EAD" w:rsidP="00884EAD">
            <w:pPr>
              <w:pStyle w:val="TableParagraph"/>
              <w:spacing w:before="0"/>
              <w:ind w:left="0"/>
              <w:rPr>
                <w:rFonts w:ascii="Times New Roman"/>
                <w:sz w:val="18"/>
                <w:lang w:val="en-GB"/>
              </w:rPr>
            </w:pPr>
          </w:p>
        </w:tc>
        <w:tc>
          <w:tcPr>
            <w:tcW w:w="1559" w:type="dxa"/>
            <w:shd w:val="clear" w:color="auto" w:fill="auto"/>
          </w:tcPr>
          <w:p w14:paraId="4347C65C" w14:textId="77777777" w:rsidR="00884EAD" w:rsidRPr="000F3C94" w:rsidRDefault="00884EAD" w:rsidP="00884EAD">
            <w:pPr>
              <w:pStyle w:val="TableParagraph"/>
              <w:spacing w:before="0"/>
              <w:ind w:left="0"/>
              <w:rPr>
                <w:rFonts w:ascii="Times New Roman"/>
                <w:sz w:val="18"/>
                <w:lang w:val="en-GB"/>
              </w:rPr>
            </w:pPr>
          </w:p>
        </w:tc>
        <w:tc>
          <w:tcPr>
            <w:tcW w:w="4536" w:type="dxa"/>
            <w:shd w:val="clear" w:color="auto" w:fill="auto"/>
          </w:tcPr>
          <w:p w14:paraId="339192C3" w14:textId="77777777" w:rsidR="00884EAD" w:rsidRPr="000F3C94" w:rsidRDefault="00884EAD" w:rsidP="00884EAD">
            <w:pPr>
              <w:pStyle w:val="TableParagraph"/>
              <w:spacing w:before="0"/>
              <w:ind w:left="0"/>
              <w:rPr>
                <w:rFonts w:ascii="Times New Roman"/>
                <w:sz w:val="18"/>
                <w:lang w:val="en-GB"/>
              </w:rPr>
            </w:pPr>
          </w:p>
        </w:tc>
      </w:tr>
      <w:tr w:rsidR="00884EAD" w:rsidRPr="000F3C94" w14:paraId="77CAFB14" w14:textId="77777777" w:rsidTr="003D2B95">
        <w:trPr>
          <w:trHeight w:val="352"/>
        </w:trPr>
        <w:tc>
          <w:tcPr>
            <w:tcW w:w="1555" w:type="dxa"/>
            <w:shd w:val="clear" w:color="auto" w:fill="auto"/>
          </w:tcPr>
          <w:p w14:paraId="18DB574C" w14:textId="77777777" w:rsidR="00884EAD" w:rsidRPr="000F3C94" w:rsidRDefault="00884EAD" w:rsidP="00884EAD">
            <w:pPr>
              <w:pStyle w:val="TableParagraph"/>
              <w:spacing w:before="0"/>
              <w:ind w:left="0"/>
              <w:rPr>
                <w:rFonts w:ascii="Times New Roman"/>
                <w:sz w:val="18"/>
                <w:lang w:val="en-GB"/>
              </w:rPr>
            </w:pPr>
          </w:p>
        </w:tc>
        <w:tc>
          <w:tcPr>
            <w:tcW w:w="1416" w:type="dxa"/>
            <w:shd w:val="clear" w:color="auto" w:fill="auto"/>
          </w:tcPr>
          <w:p w14:paraId="31B0AE0A" w14:textId="77777777" w:rsidR="00884EAD" w:rsidRPr="000F3C94" w:rsidRDefault="00884EAD" w:rsidP="00884EAD">
            <w:pPr>
              <w:pStyle w:val="TableParagraph"/>
              <w:spacing w:before="0"/>
              <w:ind w:left="0"/>
              <w:rPr>
                <w:rFonts w:ascii="Times New Roman"/>
                <w:sz w:val="18"/>
                <w:lang w:val="en-GB"/>
              </w:rPr>
            </w:pPr>
          </w:p>
        </w:tc>
        <w:tc>
          <w:tcPr>
            <w:tcW w:w="1559" w:type="dxa"/>
            <w:shd w:val="clear" w:color="auto" w:fill="auto"/>
          </w:tcPr>
          <w:p w14:paraId="62118EA5" w14:textId="77777777" w:rsidR="00884EAD" w:rsidRPr="000F3C94" w:rsidRDefault="00884EAD" w:rsidP="00884EAD">
            <w:pPr>
              <w:pStyle w:val="TableParagraph"/>
              <w:spacing w:before="0"/>
              <w:ind w:left="0"/>
              <w:rPr>
                <w:rFonts w:ascii="Times New Roman"/>
                <w:sz w:val="18"/>
                <w:lang w:val="en-GB"/>
              </w:rPr>
            </w:pPr>
          </w:p>
        </w:tc>
        <w:tc>
          <w:tcPr>
            <w:tcW w:w="4536" w:type="dxa"/>
            <w:shd w:val="clear" w:color="auto" w:fill="auto"/>
          </w:tcPr>
          <w:p w14:paraId="569A480D" w14:textId="77777777" w:rsidR="00884EAD" w:rsidRPr="000F3C94" w:rsidRDefault="00884EAD" w:rsidP="00884EAD">
            <w:pPr>
              <w:pStyle w:val="TableParagraph"/>
              <w:spacing w:before="0"/>
              <w:ind w:left="0"/>
              <w:rPr>
                <w:rFonts w:ascii="Times New Roman"/>
                <w:sz w:val="18"/>
                <w:lang w:val="en-GB"/>
              </w:rPr>
            </w:pPr>
          </w:p>
        </w:tc>
      </w:tr>
    </w:tbl>
    <w:p w14:paraId="7EC43A28" w14:textId="77777777" w:rsidR="00A174B6" w:rsidRPr="000F3C94" w:rsidRDefault="00A174B6" w:rsidP="00C53B69">
      <w:pPr>
        <w:spacing w:after="0"/>
        <w:rPr>
          <w:lang w:val="en-GB"/>
        </w:rPr>
      </w:pPr>
    </w:p>
    <w:p w14:paraId="58E1353A" w14:textId="48AC8E60" w:rsidR="00A174B6" w:rsidRPr="000F3C94" w:rsidRDefault="00A174B6" w:rsidP="00C53B69">
      <w:pPr>
        <w:spacing w:after="0"/>
        <w:rPr>
          <w:lang w:val="en-GB"/>
        </w:rPr>
      </w:pPr>
      <w:r w:rsidRPr="000F3C94">
        <w:rPr>
          <w:lang w:val="en-GB"/>
        </w:rPr>
        <w:br w:type="page"/>
      </w:r>
    </w:p>
    <w:p w14:paraId="68A38F9E" w14:textId="77777777" w:rsidR="00A174B6" w:rsidRPr="000F3C94" w:rsidRDefault="00A174B6" w:rsidP="00A174B6">
      <w:pPr>
        <w:suppressAutoHyphens/>
        <w:rPr>
          <w:b/>
          <w:sz w:val="28"/>
          <w:lang w:val="en-GB" w:eastAsia="en-GB"/>
        </w:rPr>
      </w:pPr>
    </w:p>
    <w:p w14:paraId="65C9913D" w14:textId="77777777" w:rsidR="00A174B6" w:rsidRPr="000F3C94" w:rsidRDefault="00A174B6" w:rsidP="00A174B6">
      <w:pPr>
        <w:suppressAutoHyphens/>
        <w:spacing w:after="0"/>
        <w:rPr>
          <w:b/>
          <w:sz w:val="28"/>
          <w:lang w:val="en-GB" w:eastAsia="en-GB"/>
        </w:rPr>
      </w:pPr>
    </w:p>
    <w:p w14:paraId="00D5C022" w14:textId="77777777" w:rsidR="00A174B6" w:rsidRPr="000F3C94" w:rsidRDefault="00A174B6" w:rsidP="00A174B6">
      <w:pPr>
        <w:suppressAutoHyphens/>
        <w:spacing w:after="0"/>
        <w:jc w:val="center"/>
        <w:rPr>
          <w:b/>
          <w:sz w:val="28"/>
          <w:lang w:val="en-GB" w:eastAsia="en-GB"/>
        </w:rPr>
      </w:pPr>
    </w:p>
    <w:p w14:paraId="23388C34" w14:textId="77777777" w:rsidR="00A174B6" w:rsidRPr="000F3C94" w:rsidRDefault="00A174B6" w:rsidP="00A174B6">
      <w:pPr>
        <w:suppressAutoHyphens/>
        <w:spacing w:after="0"/>
        <w:jc w:val="center"/>
        <w:rPr>
          <w:b/>
          <w:sz w:val="28"/>
          <w:lang w:val="en-GB" w:eastAsia="en-GB"/>
        </w:rPr>
      </w:pPr>
    </w:p>
    <w:p w14:paraId="1532E44D" w14:textId="77777777" w:rsidR="00161D51" w:rsidRPr="000F3C94" w:rsidRDefault="00161D51" w:rsidP="00A174B6">
      <w:pPr>
        <w:suppressAutoHyphens/>
        <w:spacing w:after="0"/>
        <w:jc w:val="center"/>
        <w:rPr>
          <w:b/>
          <w:sz w:val="28"/>
          <w:lang w:val="en-GB" w:eastAsia="en-GB"/>
        </w:rPr>
      </w:pPr>
    </w:p>
    <w:p w14:paraId="5E910277" w14:textId="77777777" w:rsidR="00161D51" w:rsidRPr="000F3C94" w:rsidRDefault="00161D51" w:rsidP="00A174B6">
      <w:pPr>
        <w:suppressAutoHyphens/>
        <w:spacing w:after="0"/>
        <w:jc w:val="center"/>
        <w:rPr>
          <w:b/>
          <w:sz w:val="28"/>
          <w:lang w:val="en-GB" w:eastAsia="en-GB"/>
        </w:rPr>
      </w:pPr>
    </w:p>
    <w:p w14:paraId="533DFE46" w14:textId="77777777" w:rsidR="00161D51" w:rsidRPr="000F3C94" w:rsidRDefault="00161D51" w:rsidP="00A174B6">
      <w:pPr>
        <w:suppressAutoHyphens/>
        <w:spacing w:after="0"/>
        <w:jc w:val="center"/>
        <w:rPr>
          <w:b/>
          <w:sz w:val="28"/>
          <w:lang w:val="en-GB" w:eastAsia="en-GB"/>
        </w:rPr>
      </w:pPr>
    </w:p>
    <w:p w14:paraId="0D911C04" w14:textId="77777777" w:rsidR="00161D51" w:rsidRPr="000F3C94" w:rsidRDefault="00161D51" w:rsidP="00A174B6">
      <w:pPr>
        <w:suppressAutoHyphens/>
        <w:spacing w:after="0"/>
        <w:jc w:val="center"/>
        <w:rPr>
          <w:b/>
          <w:sz w:val="28"/>
          <w:lang w:val="en-GB" w:eastAsia="en-GB"/>
        </w:rPr>
      </w:pPr>
    </w:p>
    <w:p w14:paraId="1491D804" w14:textId="77777777" w:rsidR="00161D51" w:rsidRPr="000F3C94" w:rsidRDefault="00161D51" w:rsidP="00A174B6">
      <w:pPr>
        <w:suppressAutoHyphens/>
        <w:spacing w:after="0"/>
        <w:jc w:val="center"/>
        <w:rPr>
          <w:b/>
          <w:sz w:val="28"/>
          <w:lang w:val="en-GB" w:eastAsia="en-GB"/>
        </w:rPr>
      </w:pPr>
    </w:p>
    <w:p w14:paraId="647E222A" w14:textId="77777777" w:rsidR="00161D51" w:rsidRPr="000F3C94" w:rsidRDefault="00161D51" w:rsidP="00A174B6">
      <w:pPr>
        <w:suppressAutoHyphens/>
        <w:spacing w:after="0"/>
        <w:jc w:val="center"/>
        <w:rPr>
          <w:b/>
          <w:sz w:val="28"/>
          <w:lang w:val="en-GB" w:eastAsia="en-GB"/>
        </w:rPr>
      </w:pPr>
    </w:p>
    <w:p w14:paraId="4B67750B" w14:textId="77777777" w:rsidR="00A174B6" w:rsidRPr="000F3C94" w:rsidRDefault="00A174B6" w:rsidP="00A174B6">
      <w:pPr>
        <w:suppressAutoHyphens/>
        <w:spacing w:after="0"/>
        <w:jc w:val="center"/>
        <w:rPr>
          <w:b/>
          <w:sz w:val="28"/>
          <w:lang w:val="en-GB" w:eastAsia="en-GB"/>
        </w:rPr>
      </w:pPr>
    </w:p>
    <w:p w14:paraId="5B01F748" w14:textId="77777777" w:rsidR="00A174B6" w:rsidRPr="000F3C94" w:rsidRDefault="00A174B6" w:rsidP="00A174B6">
      <w:pPr>
        <w:suppressAutoHyphens/>
        <w:spacing w:after="0"/>
        <w:jc w:val="center"/>
        <w:rPr>
          <w:b/>
          <w:sz w:val="28"/>
          <w:lang w:val="en-GB" w:eastAsia="en-GB"/>
        </w:rPr>
      </w:pPr>
    </w:p>
    <w:p w14:paraId="757863DD" w14:textId="77777777" w:rsidR="00A174B6" w:rsidRPr="000F3C94" w:rsidRDefault="00A174B6" w:rsidP="00A174B6">
      <w:pPr>
        <w:suppressAutoHyphens/>
        <w:spacing w:after="0"/>
        <w:jc w:val="center"/>
        <w:rPr>
          <w:b/>
          <w:sz w:val="28"/>
          <w:lang w:val="en-GB" w:eastAsia="en-GB"/>
        </w:rPr>
      </w:pPr>
    </w:p>
    <w:p w14:paraId="269C05E7" w14:textId="77777777" w:rsidR="00A174B6" w:rsidRPr="000F3C94" w:rsidRDefault="00A174B6" w:rsidP="00A174B6">
      <w:pPr>
        <w:suppressAutoHyphens/>
        <w:spacing w:after="0"/>
        <w:jc w:val="center"/>
        <w:rPr>
          <w:b/>
          <w:sz w:val="28"/>
          <w:lang w:val="en-GB" w:eastAsia="en-GB"/>
        </w:rPr>
      </w:pPr>
    </w:p>
    <w:p w14:paraId="4A9B490E" w14:textId="77777777" w:rsidR="00A174B6" w:rsidRPr="000F3C94" w:rsidRDefault="00A174B6" w:rsidP="00A174B6">
      <w:pPr>
        <w:suppressAutoHyphens/>
        <w:spacing w:after="0"/>
        <w:jc w:val="center"/>
        <w:rPr>
          <w:b/>
          <w:sz w:val="28"/>
          <w:lang w:val="en-GB" w:eastAsia="en-GB"/>
        </w:rPr>
      </w:pPr>
    </w:p>
    <w:p w14:paraId="424E8BA2" w14:textId="77777777" w:rsidR="00A174B6" w:rsidRPr="000F3C94" w:rsidRDefault="00A174B6" w:rsidP="00A174B6">
      <w:pPr>
        <w:suppressAutoHyphens/>
        <w:spacing w:after="0"/>
        <w:jc w:val="center"/>
        <w:rPr>
          <w:b/>
          <w:sz w:val="28"/>
          <w:lang w:val="en-GB" w:eastAsia="en-GB"/>
        </w:rPr>
      </w:pPr>
    </w:p>
    <w:p w14:paraId="5A4F8EC1" w14:textId="77777777" w:rsidR="00A174B6" w:rsidRPr="000F3C94" w:rsidRDefault="00A174B6" w:rsidP="00A174B6">
      <w:pPr>
        <w:suppressAutoHyphens/>
        <w:spacing w:after="0"/>
        <w:jc w:val="center"/>
        <w:rPr>
          <w:b/>
          <w:sz w:val="28"/>
          <w:lang w:val="en-GB" w:eastAsia="en-GB"/>
        </w:rPr>
      </w:pPr>
    </w:p>
    <w:p w14:paraId="39247833" w14:textId="77777777" w:rsidR="00A174B6" w:rsidRPr="000F3C94" w:rsidRDefault="00A174B6" w:rsidP="00A174B6">
      <w:pPr>
        <w:pBdr>
          <w:top w:val="single" w:sz="8" w:space="0" w:color="000000" w:shadow="1"/>
          <w:left w:val="single" w:sz="8" w:space="0" w:color="000000" w:shadow="1"/>
          <w:bottom w:val="single" w:sz="8" w:space="0" w:color="000000" w:shadow="1"/>
          <w:right w:val="single" w:sz="8" w:space="0" w:color="000000" w:shadow="1"/>
        </w:pBdr>
        <w:suppressAutoHyphens/>
        <w:spacing w:after="0"/>
        <w:jc w:val="center"/>
        <w:rPr>
          <w:rFonts w:ascii="Arial Narrow" w:hAnsi="Arial Narrow"/>
          <w:lang w:val="en-GB" w:eastAsia="en-GB"/>
        </w:rPr>
      </w:pPr>
      <w:r w:rsidRPr="000F3C94">
        <w:rPr>
          <w:rFonts w:ascii="Arial Narrow" w:hAnsi="Arial Narrow"/>
          <w:lang w:val="en-GB" w:eastAsia="en-GB"/>
        </w:rPr>
        <w:t>Page intentionally left blank</w:t>
      </w:r>
    </w:p>
    <w:p w14:paraId="39E68481" w14:textId="42A1EBD5" w:rsidR="00A174B6" w:rsidRPr="000F3C94" w:rsidRDefault="00A174B6" w:rsidP="00C53B69">
      <w:pPr>
        <w:spacing w:after="0"/>
        <w:rPr>
          <w:lang w:val="en-GB"/>
        </w:rPr>
        <w:sectPr w:rsidR="00A174B6" w:rsidRPr="000F3C94" w:rsidSect="005609D8">
          <w:headerReference w:type="even" r:id="rId15"/>
          <w:headerReference w:type="default" r:id="rId16"/>
          <w:footerReference w:type="even" r:id="rId17"/>
          <w:footerReference w:type="default" r:id="rId18"/>
          <w:headerReference w:type="first" r:id="rId19"/>
          <w:pgSz w:w="11906" w:h="16838" w:code="9"/>
          <w:pgMar w:top="1440" w:right="1400" w:bottom="1440" w:left="1400" w:header="709" w:footer="283" w:gutter="0"/>
          <w:pgNumType w:fmt="lowerRoman"/>
          <w:cols w:space="720"/>
          <w:titlePg/>
          <w:docGrid w:linePitch="272"/>
        </w:sectPr>
      </w:pPr>
    </w:p>
    <w:p w14:paraId="57A205BD" w14:textId="77777777" w:rsidR="00A0577E" w:rsidRPr="000F3C94" w:rsidRDefault="00A0577E" w:rsidP="001723C4">
      <w:pPr>
        <w:pStyle w:val="Heading1"/>
        <w:tabs>
          <w:tab w:val="clear" w:pos="400"/>
          <w:tab w:val="clear" w:pos="560"/>
          <w:tab w:val="left" w:pos="567"/>
        </w:tabs>
        <w:rPr>
          <w:lang w:val="en-GB"/>
        </w:rPr>
      </w:pPr>
      <w:bookmarkStart w:id="0" w:name="_Toc225648272"/>
      <w:bookmarkStart w:id="1" w:name="_Toc225065129"/>
      <w:bookmarkStart w:id="2" w:name="_Toc152232529"/>
      <w:bookmarkStart w:id="3" w:name="_Toc194499965"/>
      <w:r w:rsidRPr="000F3C94">
        <w:rPr>
          <w:lang w:val="en-GB"/>
        </w:rPr>
        <w:lastRenderedPageBreak/>
        <w:t>Overview</w:t>
      </w:r>
      <w:bookmarkEnd w:id="0"/>
      <w:bookmarkEnd w:id="1"/>
      <w:bookmarkEnd w:id="2"/>
      <w:bookmarkEnd w:id="3"/>
    </w:p>
    <w:p w14:paraId="3C198DF5" w14:textId="77777777" w:rsidR="00E831A7" w:rsidRPr="000F3C94" w:rsidRDefault="00C623C0" w:rsidP="00737F4F">
      <w:pPr>
        <w:pStyle w:val="Heading2"/>
        <w:tabs>
          <w:tab w:val="clear" w:pos="540"/>
          <w:tab w:val="clear" w:pos="700"/>
          <w:tab w:val="left" w:pos="709"/>
        </w:tabs>
        <w:rPr>
          <w:lang w:val="en-GB"/>
        </w:rPr>
      </w:pPr>
      <w:r w:rsidRPr="000F3C94">
        <w:rPr>
          <w:lang w:val="en-GB"/>
        </w:rPr>
        <w:t xml:space="preserve"> </w:t>
      </w:r>
      <w:bookmarkStart w:id="4" w:name="_Toc152232530"/>
      <w:bookmarkStart w:id="5" w:name="_Toc194499966"/>
      <w:r w:rsidR="000F2AEA" w:rsidRPr="000F3C94">
        <w:rPr>
          <w:lang w:val="en-GB"/>
        </w:rPr>
        <w:t>Introduction</w:t>
      </w:r>
      <w:bookmarkEnd w:id="4"/>
      <w:bookmarkEnd w:id="5"/>
    </w:p>
    <w:p w14:paraId="6524C1EB" w14:textId="77777777" w:rsidR="007D4CFE" w:rsidRPr="000F3C94" w:rsidRDefault="007D4CFE" w:rsidP="00737F4F">
      <w:pPr>
        <w:rPr>
          <w:lang w:val="en-GB"/>
        </w:rPr>
      </w:pPr>
      <w:r w:rsidRPr="000F3C94">
        <w:rPr>
          <w:lang w:val="en-GB"/>
        </w:rPr>
        <w:t>This document has been produced by the IHO Nautical Information Provision Working Group (NIPWG) in response to a requirement to produce a data product that can be used as a Nautical Publication Information Overlay (NPIO) within an Electronic Chart Display and Information System (ECDIS). It is based on the IHO S-100 framework Specification and the ISO 19100 series of standards. It is a vector Product Specification that is primarily intended for encoding the content of Catalogues of Nautical Products, for navigational purposes.</w:t>
      </w:r>
    </w:p>
    <w:p w14:paraId="03518854" w14:textId="155228AD" w:rsidR="007D4CFE" w:rsidRPr="000F3C94" w:rsidRDefault="007D4CFE" w:rsidP="00737F4F">
      <w:pPr>
        <w:rPr>
          <w:lang w:val="en-GB"/>
        </w:rPr>
      </w:pPr>
      <w:r w:rsidRPr="000F3C94">
        <w:rPr>
          <w:lang w:val="en-GB"/>
        </w:rPr>
        <w:t>Catalogue of Nautical Products (CNP) datasets describe the availability of paper charts, ENCs and other nautical products, applications for navigational purposes, online services and e-Navigation services. This includes their issue date, status, producing agency, and coverage.</w:t>
      </w:r>
    </w:p>
    <w:p w14:paraId="45D815C6" w14:textId="77777777" w:rsidR="000F7D2C" w:rsidRPr="000F3C94" w:rsidRDefault="000F7D2C" w:rsidP="00737F4F">
      <w:pPr>
        <w:rPr>
          <w:lang w:val="en-GB"/>
        </w:rPr>
      </w:pPr>
    </w:p>
    <w:p w14:paraId="17837779" w14:textId="77777777" w:rsidR="00816736" w:rsidRPr="000F3C94" w:rsidRDefault="00AC2813" w:rsidP="000F7D2C">
      <w:pPr>
        <w:pStyle w:val="Heading2"/>
        <w:tabs>
          <w:tab w:val="clear" w:pos="540"/>
        </w:tabs>
        <w:rPr>
          <w:lang w:val="en-GB"/>
        </w:rPr>
      </w:pPr>
      <w:bookmarkStart w:id="6" w:name="_Toc152232531"/>
      <w:bookmarkStart w:id="7" w:name="_Toc194499967"/>
      <w:r w:rsidRPr="000F3C94">
        <w:rPr>
          <w:lang w:val="en-GB"/>
        </w:rPr>
        <w:t>References</w:t>
      </w:r>
      <w:bookmarkEnd w:id="6"/>
      <w:bookmarkEnd w:id="7"/>
    </w:p>
    <w:p w14:paraId="298B0D70" w14:textId="709A3F62" w:rsidR="00C61F76" w:rsidRPr="000F3C94" w:rsidRDefault="00C61F76" w:rsidP="00737F4F">
      <w:pPr>
        <w:rPr>
          <w:lang w:val="en-GB" w:eastAsia="en-GB"/>
        </w:rPr>
      </w:pPr>
      <w:r w:rsidRPr="000F3C94">
        <w:rPr>
          <w:lang w:val="en-GB" w:eastAsia="en-GB"/>
        </w:rPr>
        <w:t>S-100</w:t>
      </w:r>
      <w:r w:rsidR="0066308B" w:rsidRPr="000F3C94">
        <w:rPr>
          <w:lang w:val="en-GB" w:eastAsia="en-GB"/>
        </w:rPr>
        <w:t xml:space="preserve">: </w:t>
      </w:r>
      <w:r w:rsidRPr="000F3C94">
        <w:rPr>
          <w:i/>
          <w:iCs/>
          <w:lang w:val="en-GB" w:eastAsia="en-GB"/>
        </w:rPr>
        <w:t xml:space="preserve">IHO Universal </w:t>
      </w:r>
      <w:r w:rsidR="001D74D7" w:rsidRPr="000F3C94">
        <w:rPr>
          <w:i/>
          <w:iCs/>
          <w:lang w:val="en-GB" w:eastAsia="en-GB"/>
        </w:rPr>
        <w:t xml:space="preserve">Hydrographic </w:t>
      </w:r>
      <w:r w:rsidRPr="000F3C94">
        <w:rPr>
          <w:i/>
          <w:iCs/>
          <w:lang w:val="en-GB" w:eastAsia="en-GB"/>
        </w:rPr>
        <w:t>Data Model</w:t>
      </w:r>
      <w:r w:rsidR="0066308B" w:rsidRPr="000F3C94">
        <w:rPr>
          <w:lang w:val="en-GB" w:eastAsia="en-GB"/>
        </w:rPr>
        <w:t xml:space="preserve">, Edition </w:t>
      </w:r>
      <w:r w:rsidR="00A16A44" w:rsidRPr="000F3C94">
        <w:rPr>
          <w:lang w:val="en-GB" w:eastAsia="en-GB"/>
        </w:rPr>
        <w:t>5.2.0</w:t>
      </w:r>
    </w:p>
    <w:p w14:paraId="1749C97A" w14:textId="687E7AF9" w:rsidR="0066308B" w:rsidRPr="000F3C94" w:rsidRDefault="0066308B" w:rsidP="00737F4F">
      <w:pPr>
        <w:rPr>
          <w:spacing w:val="-14"/>
          <w:lang w:val="en-GB"/>
        </w:rPr>
      </w:pPr>
      <w:r w:rsidRPr="000F3C94">
        <w:rPr>
          <w:rFonts w:eastAsia="Malgun Gothic"/>
          <w:spacing w:val="-14"/>
          <w:lang w:val="en-GB"/>
        </w:rPr>
        <w:t xml:space="preserve">ISO 8601:2004: </w:t>
      </w:r>
      <w:r w:rsidRPr="000F3C94">
        <w:rPr>
          <w:i/>
          <w:spacing w:val="-14"/>
          <w:lang w:val="en-GB"/>
        </w:rPr>
        <w:t>Data elements and interchange formats - Information interchange - Representation of dates and times</w:t>
      </w:r>
      <w:r w:rsidR="00C14682" w:rsidRPr="000F3C94">
        <w:rPr>
          <w:i/>
          <w:spacing w:val="-14"/>
          <w:lang w:val="en-GB"/>
        </w:rPr>
        <w:t>.</w:t>
      </w:r>
    </w:p>
    <w:p w14:paraId="19C2D9A9" w14:textId="36217148" w:rsidR="00E61348" w:rsidRPr="000F3C94" w:rsidRDefault="00E61348" w:rsidP="00737F4F">
      <w:pPr>
        <w:rPr>
          <w:lang w:val="en-GB"/>
        </w:rPr>
      </w:pPr>
      <w:r w:rsidRPr="000F3C94">
        <w:rPr>
          <w:rFonts w:eastAsia="Malgun Gothic"/>
          <w:lang w:val="en-GB"/>
        </w:rPr>
        <w:t xml:space="preserve">ISO 19101-1:2014: </w:t>
      </w:r>
      <w:r w:rsidRPr="000F3C94">
        <w:rPr>
          <w:lang w:val="en-GB"/>
        </w:rPr>
        <w:t>G</w:t>
      </w:r>
      <w:r w:rsidRPr="000F3C94">
        <w:rPr>
          <w:i/>
          <w:lang w:val="en-GB"/>
        </w:rPr>
        <w:t xml:space="preserve">eographic Information - </w:t>
      </w:r>
      <w:r w:rsidRPr="000F3C94">
        <w:rPr>
          <w:i/>
          <w:color w:val="000000"/>
          <w:lang w:val="en-GB"/>
        </w:rPr>
        <w:t>Reference Model</w:t>
      </w:r>
      <w:r w:rsidRPr="000F3C94">
        <w:rPr>
          <w:i/>
          <w:color w:val="000000"/>
          <w:spacing w:val="1"/>
          <w:lang w:val="en-GB"/>
        </w:rPr>
        <w:t xml:space="preserve"> </w:t>
      </w:r>
      <w:r w:rsidRPr="000F3C94">
        <w:rPr>
          <w:i/>
          <w:color w:val="000000"/>
          <w:lang w:val="en-GB"/>
        </w:rPr>
        <w:t>- Part 1- Fundamentals</w:t>
      </w:r>
    </w:p>
    <w:p w14:paraId="267FB1C4" w14:textId="65D53D41" w:rsidR="007C39AF" w:rsidRPr="000F3C94" w:rsidRDefault="0066308B" w:rsidP="00737F4F">
      <w:pPr>
        <w:tabs>
          <w:tab w:val="left" w:pos="7385"/>
        </w:tabs>
        <w:rPr>
          <w:rFonts w:eastAsia="Malgun Gothic"/>
          <w:lang w:val="en-GB"/>
        </w:rPr>
      </w:pPr>
      <w:r w:rsidRPr="000F3C94">
        <w:rPr>
          <w:lang w:val="en-GB"/>
        </w:rPr>
        <w:t>ISO 19101-2:20</w:t>
      </w:r>
      <w:r w:rsidR="00C14682" w:rsidRPr="000F3C94">
        <w:rPr>
          <w:lang w:val="en-GB"/>
        </w:rPr>
        <w:t>1</w:t>
      </w:r>
      <w:r w:rsidRPr="000F3C94">
        <w:rPr>
          <w:lang w:val="en-GB"/>
        </w:rPr>
        <w:t xml:space="preserve">8: </w:t>
      </w:r>
      <w:bookmarkStart w:id="8" w:name="_Hlk158730600"/>
      <w:r w:rsidRPr="000F3C94">
        <w:rPr>
          <w:lang w:val="en-GB"/>
        </w:rPr>
        <w:t>G</w:t>
      </w:r>
      <w:r w:rsidRPr="000F3C94">
        <w:rPr>
          <w:i/>
          <w:lang w:val="en-GB"/>
        </w:rPr>
        <w:t xml:space="preserve">eographic Information - </w:t>
      </w:r>
      <w:bookmarkEnd w:id="8"/>
      <w:r w:rsidR="00D83461" w:rsidRPr="000F3C94">
        <w:rPr>
          <w:i/>
          <w:lang w:val="en-GB"/>
        </w:rPr>
        <w:t>Reference model</w:t>
      </w:r>
      <w:r w:rsidRPr="000F3C94">
        <w:rPr>
          <w:rFonts w:eastAsia="Malgun Gothic"/>
          <w:lang w:val="en-GB"/>
        </w:rPr>
        <w:t>.</w:t>
      </w:r>
    </w:p>
    <w:p w14:paraId="0EC31E66" w14:textId="77777777" w:rsidR="009B2F93" w:rsidRPr="000F3C94" w:rsidRDefault="0066308B" w:rsidP="00737F4F">
      <w:pPr>
        <w:rPr>
          <w:spacing w:val="-53"/>
          <w:lang w:val="en-GB"/>
        </w:rPr>
      </w:pPr>
      <w:r w:rsidRPr="000F3C94">
        <w:rPr>
          <w:lang w:val="en-GB"/>
        </w:rPr>
        <w:t>ISO/TS 19103:2005: G</w:t>
      </w:r>
      <w:r w:rsidRPr="000F3C94">
        <w:rPr>
          <w:i/>
          <w:lang w:val="en-GB"/>
        </w:rPr>
        <w:t>eographic Information - Conceptual schema language</w:t>
      </w:r>
      <w:r w:rsidRPr="000F3C94">
        <w:rPr>
          <w:lang w:val="en-GB"/>
        </w:rPr>
        <w:t>.</w:t>
      </w:r>
      <w:r w:rsidRPr="000F3C94">
        <w:rPr>
          <w:spacing w:val="-53"/>
          <w:lang w:val="en-GB"/>
        </w:rPr>
        <w:t xml:space="preserve"> </w:t>
      </w:r>
    </w:p>
    <w:p w14:paraId="037A957D" w14:textId="409BD309" w:rsidR="0066308B" w:rsidRPr="000F3C94" w:rsidRDefault="0066308B" w:rsidP="00737F4F">
      <w:pPr>
        <w:rPr>
          <w:lang w:val="en-GB"/>
        </w:rPr>
      </w:pPr>
      <w:r w:rsidRPr="000F3C94">
        <w:rPr>
          <w:lang w:val="en-GB"/>
        </w:rPr>
        <w:t>ISO</w:t>
      </w:r>
      <w:r w:rsidRPr="000F3C94">
        <w:rPr>
          <w:spacing w:val="-1"/>
          <w:lang w:val="en-GB"/>
        </w:rPr>
        <w:t xml:space="preserve"> </w:t>
      </w:r>
      <w:r w:rsidRPr="000F3C94">
        <w:rPr>
          <w:lang w:val="en-GB"/>
        </w:rPr>
        <w:t>19106:2004</w:t>
      </w:r>
      <w:r w:rsidR="00905016" w:rsidRPr="000F3C94">
        <w:rPr>
          <w:lang w:val="en-GB"/>
        </w:rPr>
        <w:t>:</w:t>
      </w:r>
      <w:r w:rsidRPr="000F3C94">
        <w:rPr>
          <w:spacing w:val="-1"/>
          <w:lang w:val="en-GB"/>
        </w:rPr>
        <w:t xml:space="preserve"> </w:t>
      </w:r>
      <w:r w:rsidRPr="000F3C94">
        <w:rPr>
          <w:i/>
          <w:lang w:val="en-GB"/>
        </w:rPr>
        <w:t>Geographic Information</w:t>
      </w:r>
      <w:r w:rsidRPr="000F3C94">
        <w:rPr>
          <w:i/>
          <w:spacing w:val="-2"/>
          <w:lang w:val="en-GB"/>
        </w:rPr>
        <w:t xml:space="preserve"> </w:t>
      </w:r>
      <w:r w:rsidRPr="000F3C94">
        <w:rPr>
          <w:i/>
          <w:lang w:val="en-GB"/>
        </w:rPr>
        <w:t>–</w:t>
      </w:r>
      <w:r w:rsidRPr="000F3C94">
        <w:rPr>
          <w:i/>
          <w:spacing w:val="1"/>
          <w:lang w:val="en-GB"/>
        </w:rPr>
        <w:t xml:space="preserve"> </w:t>
      </w:r>
      <w:r w:rsidRPr="000F3C94">
        <w:rPr>
          <w:i/>
          <w:lang w:val="en-GB"/>
        </w:rPr>
        <w:t>Profiles</w:t>
      </w:r>
      <w:r w:rsidRPr="000F3C94">
        <w:rPr>
          <w:lang w:val="en-GB"/>
        </w:rPr>
        <w:t>.</w:t>
      </w:r>
    </w:p>
    <w:p w14:paraId="3D74D3D5" w14:textId="34FBD3BE" w:rsidR="0066308B" w:rsidRPr="000F3C94" w:rsidRDefault="0066308B" w:rsidP="00737F4F">
      <w:pPr>
        <w:rPr>
          <w:lang w:val="en-GB"/>
        </w:rPr>
      </w:pPr>
      <w:r w:rsidRPr="000F3C94">
        <w:rPr>
          <w:lang w:val="en-GB"/>
        </w:rPr>
        <w:t>ISO</w:t>
      </w:r>
      <w:r w:rsidRPr="000F3C94">
        <w:rPr>
          <w:spacing w:val="-2"/>
          <w:lang w:val="en-GB"/>
        </w:rPr>
        <w:t xml:space="preserve"> </w:t>
      </w:r>
      <w:r w:rsidRPr="000F3C94">
        <w:rPr>
          <w:lang w:val="en-GB"/>
        </w:rPr>
        <w:t>19107:20</w:t>
      </w:r>
      <w:r w:rsidR="00C14682" w:rsidRPr="000F3C94">
        <w:rPr>
          <w:lang w:val="en-GB"/>
        </w:rPr>
        <w:t>19</w:t>
      </w:r>
      <w:r w:rsidRPr="000F3C94">
        <w:rPr>
          <w:lang w:val="en-GB"/>
        </w:rPr>
        <w:t xml:space="preserve">: </w:t>
      </w:r>
      <w:r w:rsidRPr="000F3C94">
        <w:rPr>
          <w:i/>
          <w:lang w:val="en-GB"/>
        </w:rPr>
        <w:t>Geographic</w:t>
      </w:r>
      <w:r w:rsidRPr="000F3C94">
        <w:rPr>
          <w:i/>
          <w:spacing w:val="-1"/>
          <w:lang w:val="en-GB"/>
        </w:rPr>
        <w:t xml:space="preserve"> </w:t>
      </w:r>
      <w:r w:rsidRPr="000F3C94">
        <w:rPr>
          <w:i/>
          <w:lang w:val="en-GB"/>
        </w:rPr>
        <w:t>Information</w:t>
      </w:r>
      <w:r w:rsidRPr="000F3C94">
        <w:rPr>
          <w:i/>
          <w:spacing w:val="-2"/>
          <w:lang w:val="en-GB"/>
        </w:rPr>
        <w:t xml:space="preserve"> </w:t>
      </w:r>
      <w:r w:rsidRPr="000F3C94">
        <w:rPr>
          <w:i/>
          <w:lang w:val="en-GB"/>
        </w:rPr>
        <w:t>– Spatial</w:t>
      </w:r>
      <w:r w:rsidRPr="000F3C94">
        <w:rPr>
          <w:i/>
          <w:spacing w:val="-3"/>
          <w:lang w:val="en-GB"/>
        </w:rPr>
        <w:t xml:space="preserve"> </w:t>
      </w:r>
      <w:r w:rsidRPr="000F3C94">
        <w:rPr>
          <w:i/>
          <w:lang w:val="en-GB"/>
        </w:rPr>
        <w:t>schema</w:t>
      </w:r>
      <w:r w:rsidRPr="000F3C94">
        <w:rPr>
          <w:lang w:val="en-GB"/>
        </w:rPr>
        <w:t>.</w:t>
      </w:r>
    </w:p>
    <w:p w14:paraId="6907ACDD" w14:textId="0794810F" w:rsidR="00C8160E" w:rsidRPr="000F3C94" w:rsidRDefault="00C8160E" w:rsidP="00737F4F">
      <w:pPr>
        <w:rPr>
          <w:rFonts w:eastAsia="Malgun Gothic"/>
          <w:lang w:val="en-GB"/>
        </w:rPr>
      </w:pPr>
      <w:r w:rsidRPr="000F3C94">
        <w:rPr>
          <w:lang w:val="en-GB"/>
        </w:rPr>
        <w:t>ISO 19108:2002:</w:t>
      </w:r>
      <w:r w:rsidRPr="000F3C94">
        <w:rPr>
          <w:rFonts w:eastAsia="Malgun Gothic"/>
          <w:lang w:val="en-GB"/>
        </w:rPr>
        <w:t xml:space="preserve"> </w:t>
      </w:r>
      <w:r w:rsidRPr="000F3C94">
        <w:rPr>
          <w:i/>
          <w:lang w:val="en-GB"/>
        </w:rPr>
        <w:t>Geographic Information – Temporal Schema.</w:t>
      </w:r>
    </w:p>
    <w:p w14:paraId="38E467C3" w14:textId="4789E9FC" w:rsidR="009B2F93" w:rsidRPr="000F3C94" w:rsidRDefault="0066308B" w:rsidP="00737F4F">
      <w:pPr>
        <w:rPr>
          <w:spacing w:val="1"/>
          <w:lang w:val="en-GB"/>
        </w:rPr>
      </w:pPr>
      <w:r w:rsidRPr="000F3C94">
        <w:rPr>
          <w:lang w:val="en-GB"/>
        </w:rPr>
        <w:t>ISO</w:t>
      </w:r>
      <w:r w:rsidRPr="000F3C94">
        <w:rPr>
          <w:spacing w:val="6"/>
          <w:lang w:val="en-GB"/>
        </w:rPr>
        <w:t xml:space="preserve"> </w:t>
      </w:r>
      <w:r w:rsidRPr="000F3C94">
        <w:rPr>
          <w:lang w:val="en-GB"/>
        </w:rPr>
        <w:t xml:space="preserve">19109:2005: </w:t>
      </w:r>
      <w:bookmarkStart w:id="9" w:name="_Hlk158730371"/>
      <w:r w:rsidRPr="000F3C94">
        <w:rPr>
          <w:i/>
          <w:lang w:val="en-GB"/>
        </w:rPr>
        <w:t>Geographic</w:t>
      </w:r>
      <w:r w:rsidRPr="000F3C94">
        <w:rPr>
          <w:i/>
          <w:spacing w:val="6"/>
          <w:lang w:val="en-GB"/>
        </w:rPr>
        <w:t xml:space="preserve"> </w:t>
      </w:r>
      <w:r w:rsidRPr="000F3C94">
        <w:rPr>
          <w:i/>
          <w:lang w:val="en-GB"/>
        </w:rPr>
        <w:t>Information</w:t>
      </w:r>
      <w:r w:rsidRPr="000F3C94">
        <w:rPr>
          <w:i/>
          <w:spacing w:val="7"/>
          <w:lang w:val="en-GB"/>
        </w:rPr>
        <w:t xml:space="preserve"> </w:t>
      </w:r>
      <w:r w:rsidRPr="000F3C94">
        <w:rPr>
          <w:i/>
          <w:lang w:val="en-GB"/>
        </w:rPr>
        <w:t>-</w:t>
      </w:r>
      <w:r w:rsidRPr="000F3C94">
        <w:rPr>
          <w:i/>
          <w:spacing w:val="7"/>
          <w:lang w:val="en-GB"/>
        </w:rPr>
        <w:t xml:space="preserve"> </w:t>
      </w:r>
      <w:bookmarkEnd w:id="9"/>
      <w:r w:rsidRPr="000F3C94">
        <w:rPr>
          <w:i/>
          <w:lang w:val="en-GB"/>
        </w:rPr>
        <w:t>Rules</w:t>
      </w:r>
      <w:r w:rsidRPr="000F3C94">
        <w:rPr>
          <w:i/>
          <w:spacing w:val="6"/>
          <w:lang w:val="en-GB"/>
        </w:rPr>
        <w:t xml:space="preserve"> </w:t>
      </w:r>
      <w:r w:rsidRPr="000F3C94">
        <w:rPr>
          <w:i/>
          <w:lang w:val="en-GB"/>
        </w:rPr>
        <w:t>for</w:t>
      </w:r>
      <w:r w:rsidRPr="000F3C94">
        <w:rPr>
          <w:i/>
          <w:spacing w:val="8"/>
          <w:lang w:val="en-GB"/>
        </w:rPr>
        <w:t xml:space="preserve"> </w:t>
      </w:r>
      <w:r w:rsidRPr="000F3C94">
        <w:rPr>
          <w:i/>
          <w:lang w:val="en-GB"/>
        </w:rPr>
        <w:t>Application</w:t>
      </w:r>
      <w:r w:rsidRPr="000F3C94">
        <w:rPr>
          <w:i/>
          <w:spacing w:val="5"/>
          <w:lang w:val="en-GB"/>
        </w:rPr>
        <w:t xml:space="preserve"> </w:t>
      </w:r>
      <w:r w:rsidRPr="000F3C94">
        <w:rPr>
          <w:i/>
          <w:lang w:val="en-GB"/>
        </w:rPr>
        <w:t>Schema</w:t>
      </w:r>
      <w:r w:rsidRPr="000F3C94">
        <w:rPr>
          <w:lang w:val="en-GB"/>
        </w:rPr>
        <w:t>.</w:t>
      </w:r>
      <w:r w:rsidRPr="000F3C94">
        <w:rPr>
          <w:spacing w:val="1"/>
          <w:lang w:val="en-GB"/>
        </w:rPr>
        <w:t xml:space="preserve"> </w:t>
      </w:r>
    </w:p>
    <w:p w14:paraId="10E23F18" w14:textId="204A1C89" w:rsidR="009027CB" w:rsidRPr="000F3C94" w:rsidRDefault="009027CB" w:rsidP="00737F4F">
      <w:pPr>
        <w:rPr>
          <w:spacing w:val="1"/>
          <w:lang w:val="en-GB"/>
        </w:rPr>
      </w:pPr>
      <w:r w:rsidRPr="000F3C94">
        <w:rPr>
          <w:rFonts w:eastAsia="Malgun Gothic"/>
          <w:spacing w:val="1"/>
          <w:lang w:val="en-GB"/>
        </w:rPr>
        <w:t xml:space="preserve">ISO 19110:2005: </w:t>
      </w:r>
      <w:r w:rsidRPr="000F3C94">
        <w:rPr>
          <w:i/>
          <w:lang w:val="en-GB"/>
        </w:rPr>
        <w:t>Geographic</w:t>
      </w:r>
      <w:r w:rsidRPr="000F3C94">
        <w:rPr>
          <w:i/>
          <w:spacing w:val="6"/>
          <w:lang w:val="en-GB"/>
        </w:rPr>
        <w:t xml:space="preserve"> </w:t>
      </w:r>
      <w:r w:rsidRPr="000F3C94">
        <w:rPr>
          <w:i/>
          <w:lang w:val="en-GB"/>
        </w:rPr>
        <w:t>Information</w:t>
      </w:r>
      <w:r w:rsidRPr="000F3C94">
        <w:rPr>
          <w:i/>
          <w:spacing w:val="7"/>
          <w:lang w:val="en-GB"/>
        </w:rPr>
        <w:t xml:space="preserve"> </w:t>
      </w:r>
      <w:r w:rsidRPr="000F3C94">
        <w:rPr>
          <w:i/>
          <w:lang w:val="en-GB"/>
        </w:rPr>
        <w:t xml:space="preserve">- </w:t>
      </w:r>
      <w:r w:rsidRPr="000F3C94">
        <w:rPr>
          <w:i/>
          <w:color w:val="000000"/>
          <w:lang w:val="en-GB"/>
        </w:rPr>
        <w:t>Methodology for Feature Cataloguing</w:t>
      </w:r>
    </w:p>
    <w:p w14:paraId="2418E179" w14:textId="091C5028" w:rsidR="0066308B" w:rsidRPr="000F3C94" w:rsidRDefault="0066308B" w:rsidP="00737F4F">
      <w:pPr>
        <w:rPr>
          <w:lang w:val="en-GB"/>
        </w:rPr>
      </w:pPr>
      <w:r w:rsidRPr="000F3C94">
        <w:rPr>
          <w:lang w:val="en-GB"/>
        </w:rPr>
        <w:t>ISO</w:t>
      </w:r>
      <w:r w:rsidRPr="000F3C94">
        <w:rPr>
          <w:spacing w:val="-3"/>
          <w:lang w:val="en-GB"/>
        </w:rPr>
        <w:t xml:space="preserve"> </w:t>
      </w:r>
      <w:r w:rsidRPr="000F3C94">
        <w:rPr>
          <w:lang w:val="en-GB"/>
        </w:rPr>
        <w:t>19111:200</w:t>
      </w:r>
      <w:r w:rsidR="00814981" w:rsidRPr="000F3C94">
        <w:rPr>
          <w:lang w:val="en-GB"/>
        </w:rPr>
        <w:t>7</w:t>
      </w:r>
      <w:r w:rsidR="00905016" w:rsidRPr="000F3C94">
        <w:rPr>
          <w:lang w:val="en-GB"/>
        </w:rPr>
        <w:t>:</w:t>
      </w:r>
      <w:r w:rsidRPr="000F3C94">
        <w:rPr>
          <w:spacing w:val="-3"/>
          <w:lang w:val="en-GB"/>
        </w:rPr>
        <w:t xml:space="preserve"> </w:t>
      </w:r>
      <w:r w:rsidRPr="000F3C94">
        <w:rPr>
          <w:i/>
          <w:lang w:val="en-GB"/>
        </w:rPr>
        <w:t>Geographic</w:t>
      </w:r>
      <w:r w:rsidRPr="000F3C94">
        <w:rPr>
          <w:i/>
          <w:spacing w:val="-3"/>
          <w:lang w:val="en-GB"/>
        </w:rPr>
        <w:t xml:space="preserve"> </w:t>
      </w:r>
      <w:r w:rsidRPr="000F3C94">
        <w:rPr>
          <w:i/>
          <w:lang w:val="en-GB"/>
        </w:rPr>
        <w:t>information</w:t>
      </w:r>
      <w:r w:rsidRPr="000F3C94">
        <w:rPr>
          <w:i/>
          <w:spacing w:val="-1"/>
          <w:lang w:val="en-GB"/>
        </w:rPr>
        <w:t xml:space="preserve"> </w:t>
      </w:r>
      <w:r w:rsidRPr="000F3C94">
        <w:rPr>
          <w:i/>
          <w:lang w:val="en-GB"/>
        </w:rPr>
        <w:t>- Spatial</w:t>
      </w:r>
      <w:r w:rsidRPr="000F3C94">
        <w:rPr>
          <w:i/>
          <w:spacing w:val="-5"/>
          <w:lang w:val="en-GB"/>
        </w:rPr>
        <w:t xml:space="preserve"> </w:t>
      </w:r>
      <w:r w:rsidRPr="000F3C94">
        <w:rPr>
          <w:i/>
          <w:lang w:val="en-GB"/>
        </w:rPr>
        <w:t>referencing</w:t>
      </w:r>
      <w:r w:rsidRPr="000F3C94">
        <w:rPr>
          <w:i/>
          <w:spacing w:val="-3"/>
          <w:lang w:val="en-GB"/>
        </w:rPr>
        <w:t xml:space="preserve"> </w:t>
      </w:r>
      <w:r w:rsidRPr="000F3C94">
        <w:rPr>
          <w:i/>
          <w:lang w:val="en-GB"/>
        </w:rPr>
        <w:t>by</w:t>
      </w:r>
      <w:r w:rsidRPr="000F3C94">
        <w:rPr>
          <w:i/>
          <w:spacing w:val="-2"/>
          <w:lang w:val="en-GB"/>
        </w:rPr>
        <w:t xml:space="preserve"> </w:t>
      </w:r>
      <w:r w:rsidRPr="000F3C94">
        <w:rPr>
          <w:i/>
          <w:lang w:val="en-GB"/>
        </w:rPr>
        <w:t>coordinates</w:t>
      </w:r>
      <w:r w:rsidRPr="000F3C94">
        <w:rPr>
          <w:lang w:val="en-GB"/>
        </w:rPr>
        <w:t>.</w:t>
      </w:r>
    </w:p>
    <w:p w14:paraId="190547A3" w14:textId="3C4A47ED" w:rsidR="0066308B" w:rsidRPr="000F3C94" w:rsidRDefault="0066308B" w:rsidP="00737F4F">
      <w:pPr>
        <w:rPr>
          <w:lang w:val="en-GB"/>
        </w:rPr>
      </w:pPr>
      <w:r w:rsidRPr="000F3C94">
        <w:rPr>
          <w:lang w:val="en-GB"/>
        </w:rPr>
        <w:t>ISO</w:t>
      </w:r>
      <w:r w:rsidRPr="000F3C94">
        <w:rPr>
          <w:spacing w:val="-2"/>
          <w:lang w:val="en-GB"/>
        </w:rPr>
        <w:t xml:space="preserve"> </w:t>
      </w:r>
      <w:r w:rsidRPr="000F3C94">
        <w:rPr>
          <w:lang w:val="en-GB"/>
        </w:rPr>
        <w:t>19115-1:</w:t>
      </w:r>
      <w:r w:rsidR="00814981" w:rsidRPr="000F3C94">
        <w:rPr>
          <w:lang w:val="en-GB"/>
        </w:rPr>
        <w:t>2018</w:t>
      </w:r>
      <w:r w:rsidRPr="000F3C94">
        <w:rPr>
          <w:lang w:val="en-GB"/>
        </w:rPr>
        <w:t xml:space="preserve">: </w:t>
      </w:r>
      <w:r w:rsidRPr="000F3C94">
        <w:rPr>
          <w:i/>
          <w:lang w:val="en-GB"/>
        </w:rPr>
        <w:t>Geographic information</w:t>
      </w:r>
      <w:r w:rsidRPr="000F3C94">
        <w:rPr>
          <w:i/>
          <w:spacing w:val="1"/>
          <w:lang w:val="en-GB"/>
        </w:rPr>
        <w:t xml:space="preserve"> </w:t>
      </w:r>
      <w:r w:rsidRPr="000F3C94">
        <w:rPr>
          <w:i/>
          <w:lang w:val="en-GB"/>
        </w:rPr>
        <w:t>– Metadata</w:t>
      </w:r>
      <w:r w:rsidRPr="000F3C94">
        <w:rPr>
          <w:lang w:val="en-GB"/>
        </w:rPr>
        <w:t>,</w:t>
      </w:r>
      <w:r w:rsidRPr="000F3C94">
        <w:rPr>
          <w:spacing w:val="-3"/>
          <w:lang w:val="en-GB"/>
        </w:rPr>
        <w:t xml:space="preserve"> </w:t>
      </w:r>
      <w:r w:rsidRPr="000F3C94">
        <w:rPr>
          <w:lang w:val="en-GB"/>
        </w:rPr>
        <w:t>Amended by</w:t>
      </w:r>
      <w:r w:rsidRPr="000F3C94">
        <w:rPr>
          <w:spacing w:val="-6"/>
          <w:lang w:val="en-GB"/>
        </w:rPr>
        <w:t xml:space="preserve"> </w:t>
      </w:r>
      <w:r w:rsidRPr="000F3C94">
        <w:rPr>
          <w:lang w:val="en-GB"/>
        </w:rPr>
        <w:t>Amendment</w:t>
      </w:r>
      <w:r w:rsidRPr="000F3C94">
        <w:rPr>
          <w:spacing w:val="-2"/>
          <w:lang w:val="en-GB"/>
        </w:rPr>
        <w:t xml:space="preserve"> </w:t>
      </w:r>
      <w:r w:rsidRPr="000F3C94">
        <w:rPr>
          <w:lang w:val="en-GB"/>
        </w:rPr>
        <w:t>1.</w:t>
      </w:r>
    </w:p>
    <w:p w14:paraId="702A8ECF" w14:textId="08B62B1D" w:rsidR="009B2F93" w:rsidRPr="000F3C94" w:rsidRDefault="0066308B" w:rsidP="00737F4F">
      <w:pPr>
        <w:rPr>
          <w:spacing w:val="-53"/>
          <w:lang w:val="en-GB"/>
        </w:rPr>
      </w:pPr>
      <w:r w:rsidRPr="000F3C94">
        <w:rPr>
          <w:lang w:val="en-GB"/>
        </w:rPr>
        <w:t>ISO 19115-2:20</w:t>
      </w:r>
      <w:r w:rsidR="00C14682" w:rsidRPr="000F3C94">
        <w:rPr>
          <w:lang w:val="en-GB"/>
        </w:rPr>
        <w:t>1</w:t>
      </w:r>
      <w:r w:rsidRPr="000F3C94">
        <w:rPr>
          <w:lang w:val="en-GB"/>
        </w:rPr>
        <w:t xml:space="preserve">9: </w:t>
      </w:r>
      <w:r w:rsidRPr="000F3C94">
        <w:rPr>
          <w:i/>
          <w:lang w:val="en-GB"/>
        </w:rPr>
        <w:t>Geographic information - Metadata: Extensions for imagery and gridded data</w:t>
      </w:r>
      <w:r w:rsidRPr="000F3C94">
        <w:rPr>
          <w:lang w:val="en-GB"/>
        </w:rPr>
        <w:t>.</w:t>
      </w:r>
      <w:r w:rsidRPr="000F3C94">
        <w:rPr>
          <w:spacing w:val="-53"/>
          <w:lang w:val="en-GB"/>
        </w:rPr>
        <w:t xml:space="preserve"> </w:t>
      </w:r>
    </w:p>
    <w:p w14:paraId="45587F11" w14:textId="52515965" w:rsidR="003A0FC7" w:rsidRPr="000F3C94" w:rsidRDefault="003A0FC7" w:rsidP="00737F4F">
      <w:pPr>
        <w:rPr>
          <w:lang w:val="en-GB"/>
        </w:rPr>
      </w:pPr>
      <w:r w:rsidRPr="000F3C94">
        <w:rPr>
          <w:rFonts w:eastAsia="Malgun Gothic"/>
          <w:lang w:val="en-GB"/>
        </w:rPr>
        <w:t xml:space="preserve">ISO 19117:2012: </w:t>
      </w:r>
      <w:r w:rsidRPr="000F3C94">
        <w:rPr>
          <w:i/>
          <w:color w:val="000000"/>
          <w:lang w:val="en-GB"/>
        </w:rPr>
        <w:t>Geographic information</w:t>
      </w:r>
      <w:r w:rsidRPr="000F3C94">
        <w:rPr>
          <w:i/>
          <w:color w:val="000000"/>
          <w:spacing w:val="1"/>
          <w:lang w:val="en-GB"/>
        </w:rPr>
        <w:t xml:space="preserve"> </w:t>
      </w:r>
      <w:r w:rsidRPr="000F3C94">
        <w:rPr>
          <w:i/>
          <w:color w:val="000000"/>
          <w:lang w:val="en-GB"/>
        </w:rPr>
        <w:t>- Portrayal</w:t>
      </w:r>
    </w:p>
    <w:p w14:paraId="385D9263" w14:textId="4FA0AD1C" w:rsidR="0066308B" w:rsidRPr="000F3C94" w:rsidRDefault="0066308B" w:rsidP="00737F4F">
      <w:pPr>
        <w:rPr>
          <w:lang w:val="en-GB"/>
        </w:rPr>
      </w:pPr>
      <w:r w:rsidRPr="000F3C94">
        <w:rPr>
          <w:lang w:val="en-GB"/>
        </w:rPr>
        <w:t>ISO</w:t>
      </w:r>
      <w:r w:rsidRPr="000F3C94">
        <w:rPr>
          <w:spacing w:val="-2"/>
          <w:lang w:val="en-GB"/>
        </w:rPr>
        <w:t xml:space="preserve"> </w:t>
      </w:r>
      <w:r w:rsidRPr="000F3C94">
        <w:rPr>
          <w:lang w:val="en-GB"/>
        </w:rPr>
        <w:t>19123:2005</w:t>
      </w:r>
      <w:r w:rsidR="00905016" w:rsidRPr="000F3C94">
        <w:rPr>
          <w:lang w:val="en-GB"/>
        </w:rPr>
        <w:t>:</w:t>
      </w:r>
      <w:r w:rsidRPr="000F3C94">
        <w:rPr>
          <w:spacing w:val="-2"/>
          <w:lang w:val="en-GB"/>
        </w:rPr>
        <w:t xml:space="preserve"> </w:t>
      </w:r>
      <w:r w:rsidRPr="000F3C94">
        <w:rPr>
          <w:i/>
          <w:lang w:val="en-GB"/>
        </w:rPr>
        <w:t>Geographic</w:t>
      </w:r>
      <w:r w:rsidRPr="000F3C94">
        <w:rPr>
          <w:i/>
          <w:spacing w:val="-1"/>
          <w:lang w:val="en-GB"/>
        </w:rPr>
        <w:t xml:space="preserve"> </w:t>
      </w:r>
      <w:r w:rsidRPr="000F3C94">
        <w:rPr>
          <w:i/>
          <w:lang w:val="en-GB"/>
        </w:rPr>
        <w:t>information -</w:t>
      </w:r>
      <w:r w:rsidRPr="000F3C94">
        <w:rPr>
          <w:i/>
          <w:spacing w:val="1"/>
          <w:lang w:val="en-GB"/>
        </w:rPr>
        <w:t xml:space="preserve"> </w:t>
      </w:r>
      <w:r w:rsidRPr="000F3C94">
        <w:rPr>
          <w:i/>
          <w:lang w:val="en-GB"/>
        </w:rPr>
        <w:t>Schema</w:t>
      </w:r>
      <w:r w:rsidRPr="000F3C94">
        <w:rPr>
          <w:i/>
          <w:spacing w:val="-2"/>
          <w:lang w:val="en-GB"/>
        </w:rPr>
        <w:t xml:space="preserve"> </w:t>
      </w:r>
      <w:r w:rsidRPr="000F3C94">
        <w:rPr>
          <w:i/>
          <w:lang w:val="en-GB"/>
        </w:rPr>
        <w:t>for</w:t>
      </w:r>
      <w:r w:rsidRPr="000F3C94">
        <w:rPr>
          <w:i/>
          <w:spacing w:val="-1"/>
          <w:lang w:val="en-GB"/>
        </w:rPr>
        <w:t xml:space="preserve"> </w:t>
      </w:r>
      <w:r w:rsidRPr="000F3C94">
        <w:rPr>
          <w:i/>
          <w:lang w:val="en-GB"/>
        </w:rPr>
        <w:t>coverage</w:t>
      </w:r>
      <w:r w:rsidRPr="000F3C94">
        <w:rPr>
          <w:i/>
          <w:spacing w:val="-2"/>
          <w:lang w:val="en-GB"/>
        </w:rPr>
        <w:t xml:space="preserve"> </w:t>
      </w:r>
      <w:r w:rsidRPr="000F3C94">
        <w:rPr>
          <w:i/>
          <w:lang w:val="en-GB"/>
        </w:rPr>
        <w:t>geometry and</w:t>
      </w:r>
      <w:r w:rsidRPr="000F3C94">
        <w:rPr>
          <w:i/>
          <w:spacing w:val="-2"/>
          <w:lang w:val="en-GB"/>
        </w:rPr>
        <w:t xml:space="preserve"> </w:t>
      </w:r>
      <w:r w:rsidRPr="000F3C94">
        <w:rPr>
          <w:i/>
          <w:lang w:val="en-GB"/>
        </w:rPr>
        <w:t>functions</w:t>
      </w:r>
      <w:r w:rsidRPr="000F3C94">
        <w:rPr>
          <w:lang w:val="en-GB"/>
        </w:rPr>
        <w:t>.</w:t>
      </w:r>
    </w:p>
    <w:p w14:paraId="2ED64632" w14:textId="77777777" w:rsidR="009B2F93" w:rsidRPr="000F3C94" w:rsidRDefault="0066308B" w:rsidP="00737F4F">
      <w:pPr>
        <w:rPr>
          <w:spacing w:val="-53"/>
          <w:lang w:val="en-GB"/>
        </w:rPr>
      </w:pPr>
      <w:r w:rsidRPr="000F3C94">
        <w:rPr>
          <w:lang w:val="en-GB"/>
        </w:rPr>
        <w:t xml:space="preserve">ISO 19129:2009: </w:t>
      </w:r>
      <w:r w:rsidRPr="000F3C94">
        <w:rPr>
          <w:i/>
          <w:lang w:val="en-GB"/>
        </w:rPr>
        <w:t>Geographic information - Imagery gridded and coverage data framework</w:t>
      </w:r>
      <w:r w:rsidRPr="000F3C94">
        <w:rPr>
          <w:lang w:val="en-GB"/>
        </w:rPr>
        <w:t>.</w:t>
      </w:r>
      <w:r w:rsidRPr="000F3C94">
        <w:rPr>
          <w:spacing w:val="-53"/>
          <w:lang w:val="en-GB"/>
        </w:rPr>
        <w:t xml:space="preserve"> </w:t>
      </w:r>
    </w:p>
    <w:p w14:paraId="5DB42462" w14:textId="2F2C9E2B" w:rsidR="0066308B" w:rsidRPr="000F3C94" w:rsidRDefault="0066308B" w:rsidP="00737F4F">
      <w:pPr>
        <w:rPr>
          <w:lang w:val="en-GB"/>
        </w:rPr>
      </w:pPr>
      <w:r w:rsidRPr="000F3C94">
        <w:rPr>
          <w:lang w:val="en-GB"/>
        </w:rPr>
        <w:t>ISO</w:t>
      </w:r>
      <w:r w:rsidRPr="000F3C94">
        <w:rPr>
          <w:spacing w:val="-1"/>
          <w:lang w:val="en-GB"/>
        </w:rPr>
        <w:t xml:space="preserve"> </w:t>
      </w:r>
      <w:r w:rsidRPr="000F3C94">
        <w:rPr>
          <w:lang w:val="en-GB"/>
        </w:rPr>
        <w:t>19131:20</w:t>
      </w:r>
      <w:r w:rsidR="00066C10" w:rsidRPr="000F3C94">
        <w:rPr>
          <w:lang w:val="en-GB"/>
        </w:rPr>
        <w:t>08</w:t>
      </w:r>
      <w:r w:rsidR="000140DB" w:rsidRPr="000F3C94">
        <w:rPr>
          <w:lang w:val="en-GB"/>
        </w:rPr>
        <w:t>:</w:t>
      </w:r>
      <w:r w:rsidRPr="000F3C94">
        <w:rPr>
          <w:spacing w:val="-1"/>
          <w:lang w:val="en-GB"/>
        </w:rPr>
        <w:t xml:space="preserve"> </w:t>
      </w:r>
      <w:r w:rsidRPr="000F3C94">
        <w:rPr>
          <w:i/>
          <w:lang w:val="en-GB"/>
        </w:rPr>
        <w:t>Geographic</w:t>
      </w:r>
      <w:r w:rsidRPr="000F3C94">
        <w:rPr>
          <w:i/>
          <w:spacing w:val="-1"/>
          <w:lang w:val="en-GB"/>
        </w:rPr>
        <w:t xml:space="preserve"> </w:t>
      </w:r>
      <w:r w:rsidRPr="000F3C94">
        <w:rPr>
          <w:i/>
          <w:lang w:val="en-GB"/>
        </w:rPr>
        <w:t>information</w:t>
      </w:r>
      <w:r w:rsidRPr="000F3C94">
        <w:rPr>
          <w:i/>
          <w:spacing w:val="1"/>
          <w:lang w:val="en-GB"/>
        </w:rPr>
        <w:t xml:space="preserve"> </w:t>
      </w:r>
      <w:r w:rsidRPr="000F3C94">
        <w:rPr>
          <w:i/>
          <w:lang w:val="en-GB"/>
        </w:rPr>
        <w:t>- Data product</w:t>
      </w:r>
      <w:r w:rsidRPr="000F3C94">
        <w:rPr>
          <w:i/>
          <w:spacing w:val="-1"/>
          <w:lang w:val="en-GB"/>
        </w:rPr>
        <w:t xml:space="preserve"> </w:t>
      </w:r>
      <w:r w:rsidRPr="000F3C94">
        <w:rPr>
          <w:i/>
          <w:lang w:val="en-GB"/>
        </w:rPr>
        <w:t>specifications</w:t>
      </w:r>
      <w:r w:rsidRPr="000F3C94">
        <w:rPr>
          <w:lang w:val="en-GB"/>
        </w:rPr>
        <w:t>.</w:t>
      </w:r>
    </w:p>
    <w:p w14:paraId="0613F8BD" w14:textId="5DBCB056" w:rsidR="009B2F93" w:rsidRPr="000F3C94" w:rsidRDefault="0066308B" w:rsidP="00737F4F">
      <w:pPr>
        <w:rPr>
          <w:spacing w:val="1"/>
          <w:lang w:val="en-GB"/>
        </w:rPr>
      </w:pPr>
      <w:r w:rsidRPr="000F3C94">
        <w:rPr>
          <w:lang w:val="en-GB"/>
        </w:rPr>
        <w:t>ISO 19136:20</w:t>
      </w:r>
      <w:r w:rsidR="00C14682" w:rsidRPr="000F3C94">
        <w:rPr>
          <w:lang w:val="en-GB"/>
        </w:rPr>
        <w:t>20</w:t>
      </w:r>
      <w:r w:rsidRPr="000F3C94">
        <w:rPr>
          <w:lang w:val="en-GB"/>
        </w:rPr>
        <w:t xml:space="preserve">: </w:t>
      </w:r>
      <w:r w:rsidRPr="000F3C94">
        <w:rPr>
          <w:i/>
          <w:lang w:val="en-GB"/>
        </w:rPr>
        <w:t>Geographic Information – Geography Markup Language</w:t>
      </w:r>
      <w:r w:rsidRPr="000F3C94">
        <w:rPr>
          <w:lang w:val="en-GB"/>
        </w:rPr>
        <w:t>.</w:t>
      </w:r>
      <w:r w:rsidRPr="000F3C94">
        <w:rPr>
          <w:spacing w:val="1"/>
          <w:lang w:val="en-GB"/>
        </w:rPr>
        <w:t xml:space="preserve"> </w:t>
      </w:r>
    </w:p>
    <w:p w14:paraId="6D1EE7C8" w14:textId="2AC5AF7B" w:rsidR="0066308B" w:rsidRPr="000F3C94" w:rsidRDefault="0066308B" w:rsidP="00737F4F">
      <w:pPr>
        <w:rPr>
          <w:lang w:val="en-GB"/>
        </w:rPr>
      </w:pPr>
      <w:r w:rsidRPr="000F3C94">
        <w:rPr>
          <w:lang w:val="en-GB"/>
        </w:rPr>
        <w:t>ISO</w:t>
      </w:r>
      <w:r w:rsidRPr="000F3C94">
        <w:rPr>
          <w:spacing w:val="-3"/>
          <w:lang w:val="en-GB"/>
        </w:rPr>
        <w:t xml:space="preserve"> </w:t>
      </w:r>
      <w:r w:rsidRPr="000F3C94">
        <w:rPr>
          <w:lang w:val="en-GB"/>
        </w:rPr>
        <w:t>19136-2:2015</w:t>
      </w:r>
      <w:r w:rsidR="00905016" w:rsidRPr="000F3C94">
        <w:rPr>
          <w:lang w:val="en-GB"/>
        </w:rPr>
        <w:t>:</w:t>
      </w:r>
      <w:r w:rsidRPr="000F3C94">
        <w:rPr>
          <w:spacing w:val="-4"/>
          <w:lang w:val="en-GB"/>
        </w:rPr>
        <w:t xml:space="preserve"> </w:t>
      </w:r>
      <w:r w:rsidRPr="000F3C94">
        <w:rPr>
          <w:i/>
          <w:lang w:val="en-GB"/>
        </w:rPr>
        <w:t>Geographic</w:t>
      </w:r>
      <w:r w:rsidRPr="000F3C94">
        <w:rPr>
          <w:i/>
          <w:spacing w:val="-3"/>
          <w:lang w:val="en-GB"/>
        </w:rPr>
        <w:t xml:space="preserve"> </w:t>
      </w:r>
      <w:r w:rsidRPr="000F3C94">
        <w:rPr>
          <w:i/>
          <w:lang w:val="en-GB"/>
        </w:rPr>
        <w:t>Information</w:t>
      </w:r>
      <w:r w:rsidRPr="000F3C94">
        <w:rPr>
          <w:i/>
          <w:spacing w:val="-2"/>
          <w:lang w:val="en-GB"/>
        </w:rPr>
        <w:t xml:space="preserve"> </w:t>
      </w:r>
      <w:r w:rsidRPr="000F3C94">
        <w:rPr>
          <w:i/>
          <w:lang w:val="en-GB"/>
        </w:rPr>
        <w:t>–</w:t>
      </w:r>
      <w:r w:rsidRPr="000F3C94">
        <w:rPr>
          <w:i/>
          <w:spacing w:val="-2"/>
          <w:lang w:val="en-GB"/>
        </w:rPr>
        <w:t xml:space="preserve"> </w:t>
      </w:r>
      <w:r w:rsidRPr="000F3C94">
        <w:rPr>
          <w:i/>
          <w:lang w:val="en-GB"/>
        </w:rPr>
        <w:t>Geography</w:t>
      </w:r>
      <w:r w:rsidRPr="000F3C94">
        <w:rPr>
          <w:i/>
          <w:spacing w:val="-1"/>
          <w:lang w:val="en-GB"/>
        </w:rPr>
        <w:t xml:space="preserve"> </w:t>
      </w:r>
      <w:r w:rsidRPr="000F3C94">
        <w:rPr>
          <w:i/>
          <w:lang w:val="en-GB"/>
        </w:rPr>
        <w:t>Markup</w:t>
      </w:r>
      <w:r w:rsidRPr="000F3C94">
        <w:rPr>
          <w:i/>
          <w:spacing w:val="-2"/>
          <w:lang w:val="en-GB"/>
        </w:rPr>
        <w:t xml:space="preserve"> </w:t>
      </w:r>
      <w:r w:rsidRPr="000F3C94">
        <w:rPr>
          <w:i/>
          <w:lang w:val="en-GB"/>
        </w:rPr>
        <w:t>Language</w:t>
      </w:r>
      <w:r w:rsidRPr="000F3C94">
        <w:rPr>
          <w:lang w:val="en-GB"/>
        </w:rPr>
        <w:t>.</w:t>
      </w:r>
    </w:p>
    <w:p w14:paraId="55176461" w14:textId="27633275" w:rsidR="0066308B" w:rsidRPr="000F3C94" w:rsidRDefault="0066308B" w:rsidP="00737F4F">
      <w:pPr>
        <w:rPr>
          <w:lang w:val="en-GB"/>
        </w:rPr>
      </w:pPr>
      <w:r w:rsidRPr="000F3C94">
        <w:rPr>
          <w:lang w:val="en-GB"/>
        </w:rPr>
        <w:t>ISO/TS</w:t>
      </w:r>
      <w:r w:rsidRPr="000F3C94">
        <w:rPr>
          <w:spacing w:val="-4"/>
          <w:lang w:val="en-GB"/>
        </w:rPr>
        <w:t xml:space="preserve"> </w:t>
      </w:r>
      <w:r w:rsidRPr="000F3C94">
        <w:rPr>
          <w:lang w:val="en-GB"/>
        </w:rPr>
        <w:t>19139:</w:t>
      </w:r>
      <w:r w:rsidR="00C14682" w:rsidRPr="000F3C94">
        <w:rPr>
          <w:lang w:val="en-GB"/>
        </w:rPr>
        <w:t>2007</w:t>
      </w:r>
      <w:r w:rsidRPr="000F3C94">
        <w:rPr>
          <w:spacing w:val="-3"/>
          <w:lang w:val="en-GB"/>
        </w:rPr>
        <w:t xml:space="preserve"> </w:t>
      </w:r>
      <w:r w:rsidRPr="000F3C94">
        <w:rPr>
          <w:i/>
          <w:lang w:val="en-GB"/>
        </w:rPr>
        <w:t>Geographic</w:t>
      </w:r>
      <w:r w:rsidRPr="000F3C94">
        <w:rPr>
          <w:i/>
          <w:spacing w:val="-3"/>
          <w:lang w:val="en-GB"/>
        </w:rPr>
        <w:t xml:space="preserve"> </w:t>
      </w:r>
      <w:r w:rsidRPr="000F3C94">
        <w:rPr>
          <w:i/>
          <w:lang w:val="en-GB"/>
        </w:rPr>
        <w:t>Information</w:t>
      </w:r>
      <w:r w:rsidRPr="000F3C94">
        <w:rPr>
          <w:i/>
          <w:spacing w:val="1"/>
          <w:lang w:val="en-GB"/>
        </w:rPr>
        <w:t xml:space="preserve"> </w:t>
      </w:r>
      <w:r w:rsidRPr="000F3C94">
        <w:rPr>
          <w:i/>
          <w:lang w:val="en-GB"/>
        </w:rPr>
        <w:t>–</w:t>
      </w:r>
      <w:r w:rsidRPr="000F3C94">
        <w:rPr>
          <w:i/>
          <w:spacing w:val="-2"/>
          <w:lang w:val="en-GB"/>
        </w:rPr>
        <w:t xml:space="preserve"> </w:t>
      </w:r>
      <w:r w:rsidRPr="000F3C94">
        <w:rPr>
          <w:i/>
          <w:lang w:val="en-GB"/>
        </w:rPr>
        <w:t>Metadata</w:t>
      </w:r>
      <w:r w:rsidRPr="000F3C94">
        <w:rPr>
          <w:i/>
          <w:spacing w:val="-2"/>
          <w:lang w:val="en-GB"/>
        </w:rPr>
        <w:t xml:space="preserve"> </w:t>
      </w:r>
      <w:r w:rsidRPr="000F3C94">
        <w:rPr>
          <w:i/>
          <w:lang w:val="en-GB"/>
        </w:rPr>
        <w:t>–</w:t>
      </w:r>
      <w:r w:rsidRPr="000F3C94">
        <w:rPr>
          <w:i/>
          <w:spacing w:val="-1"/>
          <w:lang w:val="en-GB"/>
        </w:rPr>
        <w:t xml:space="preserve"> </w:t>
      </w:r>
      <w:r w:rsidRPr="000F3C94">
        <w:rPr>
          <w:i/>
          <w:lang w:val="en-GB"/>
        </w:rPr>
        <w:t>XML</w:t>
      </w:r>
      <w:r w:rsidRPr="000F3C94">
        <w:rPr>
          <w:i/>
          <w:spacing w:val="-2"/>
          <w:lang w:val="en-GB"/>
        </w:rPr>
        <w:t xml:space="preserve"> </w:t>
      </w:r>
      <w:r w:rsidRPr="000F3C94">
        <w:rPr>
          <w:i/>
          <w:lang w:val="en-GB"/>
        </w:rPr>
        <w:t>schema</w:t>
      </w:r>
      <w:r w:rsidRPr="000F3C94">
        <w:rPr>
          <w:i/>
          <w:spacing w:val="-1"/>
          <w:lang w:val="en-GB"/>
        </w:rPr>
        <w:t xml:space="preserve"> </w:t>
      </w:r>
      <w:r w:rsidRPr="000F3C94">
        <w:rPr>
          <w:i/>
          <w:lang w:val="en-GB"/>
        </w:rPr>
        <w:t>implementation</w:t>
      </w:r>
      <w:r w:rsidRPr="000F3C94">
        <w:rPr>
          <w:lang w:val="en-GB"/>
        </w:rPr>
        <w:t>.</w:t>
      </w:r>
    </w:p>
    <w:p w14:paraId="5487C9BF" w14:textId="4764F91B" w:rsidR="006B1FAD" w:rsidRPr="000F3C94" w:rsidRDefault="006B1FAD" w:rsidP="00737F4F">
      <w:pPr>
        <w:ind w:left="1985" w:hanging="1985"/>
        <w:rPr>
          <w:iCs/>
          <w:lang w:val="en-GB" w:eastAsia="en-GB"/>
        </w:rPr>
      </w:pPr>
      <w:r w:rsidRPr="000F3C94">
        <w:rPr>
          <w:lang w:val="en-GB" w:eastAsia="en-GB"/>
        </w:rPr>
        <w:t xml:space="preserve">ISO 19157:2013: </w:t>
      </w:r>
      <w:r w:rsidRPr="000F3C94">
        <w:rPr>
          <w:i/>
          <w:iCs/>
          <w:lang w:val="en-GB" w:eastAsia="en-GB"/>
        </w:rPr>
        <w:t>Geographic Information – Data Quality</w:t>
      </w:r>
    </w:p>
    <w:p w14:paraId="0916A1A2" w14:textId="77777777" w:rsidR="00EF643D" w:rsidRPr="000F3C94" w:rsidRDefault="00EF643D" w:rsidP="000F7D2C">
      <w:pPr>
        <w:rPr>
          <w:rFonts w:eastAsia="Malgun Gothic"/>
          <w:lang w:val="en-GB"/>
        </w:rPr>
      </w:pPr>
    </w:p>
    <w:p w14:paraId="568F492B" w14:textId="77777777" w:rsidR="00F61C52" w:rsidRPr="000F3C94" w:rsidRDefault="00F61C52" w:rsidP="00FE4EBF">
      <w:pPr>
        <w:pStyle w:val="Heading2"/>
        <w:tabs>
          <w:tab w:val="clear" w:pos="540"/>
        </w:tabs>
        <w:rPr>
          <w:lang w:val="en-GB"/>
        </w:rPr>
      </w:pPr>
      <w:bookmarkStart w:id="10" w:name="_Toc225648274"/>
      <w:bookmarkStart w:id="11" w:name="_Toc225065131"/>
      <w:bookmarkStart w:id="12" w:name="_Toc152232532"/>
      <w:bookmarkStart w:id="13" w:name="_Toc194499968"/>
      <w:r w:rsidRPr="000F3C94">
        <w:rPr>
          <w:lang w:val="en-GB"/>
        </w:rPr>
        <w:t>Terms, definitions and abbreviations</w:t>
      </w:r>
      <w:bookmarkEnd w:id="10"/>
      <w:bookmarkEnd w:id="11"/>
      <w:bookmarkEnd w:id="12"/>
      <w:bookmarkEnd w:id="13"/>
    </w:p>
    <w:p w14:paraId="51F6DB66" w14:textId="7CE9CC29" w:rsidR="00BF254A" w:rsidRPr="000F3C94" w:rsidRDefault="00481CAF" w:rsidP="00FE4EBF">
      <w:pPr>
        <w:pStyle w:val="Heading3"/>
        <w:tabs>
          <w:tab w:val="clear" w:pos="660"/>
        </w:tabs>
        <w:rPr>
          <w:lang w:val="en-GB"/>
        </w:rPr>
      </w:pPr>
      <w:bookmarkStart w:id="14" w:name="_Toc152232533"/>
      <w:bookmarkStart w:id="15" w:name="_Toc194499969"/>
      <w:bookmarkStart w:id="16" w:name="_Toc225648275"/>
      <w:bookmarkStart w:id="17" w:name="_Toc225065132"/>
      <w:r w:rsidRPr="000F3C94">
        <w:rPr>
          <w:lang w:val="en-GB"/>
        </w:rPr>
        <w:t>Use of Language</w:t>
      </w:r>
      <w:bookmarkEnd w:id="14"/>
      <w:bookmarkEnd w:id="15"/>
    </w:p>
    <w:p w14:paraId="22B7BB90" w14:textId="77777777" w:rsidR="00BF254A" w:rsidRPr="000F3C94" w:rsidRDefault="00BF254A" w:rsidP="004831E9">
      <w:pPr>
        <w:spacing w:after="60"/>
        <w:rPr>
          <w:lang w:val="en-GB"/>
        </w:rPr>
      </w:pPr>
      <w:r w:rsidRPr="000F3C94">
        <w:rPr>
          <w:lang w:val="en-GB"/>
        </w:rPr>
        <w:t>Within this document:</w:t>
      </w:r>
    </w:p>
    <w:p w14:paraId="7DA33B81" w14:textId="77777777" w:rsidR="00BF254A" w:rsidRPr="000F3C94" w:rsidRDefault="00BF254A" w:rsidP="004831E9">
      <w:pPr>
        <w:numPr>
          <w:ilvl w:val="0"/>
          <w:numId w:val="9"/>
        </w:numPr>
        <w:spacing w:after="60"/>
        <w:ind w:left="567" w:hanging="283"/>
        <w:rPr>
          <w:lang w:val="en-GB"/>
        </w:rPr>
      </w:pPr>
      <w:r w:rsidRPr="000F3C94">
        <w:rPr>
          <w:lang w:val="en-GB"/>
        </w:rPr>
        <w:t>“Must” indicates a mandatory requirement.</w:t>
      </w:r>
    </w:p>
    <w:p w14:paraId="7A2ECCE7" w14:textId="77777777" w:rsidR="00BF254A" w:rsidRPr="000F3C94" w:rsidRDefault="00BF254A" w:rsidP="004831E9">
      <w:pPr>
        <w:pStyle w:val="BodyTextIndent2"/>
        <w:numPr>
          <w:ilvl w:val="0"/>
          <w:numId w:val="9"/>
        </w:numPr>
        <w:spacing w:after="60" w:line="240" w:lineRule="auto"/>
        <w:ind w:left="567" w:hanging="283"/>
        <w:rPr>
          <w:lang w:val="en-GB"/>
        </w:rPr>
      </w:pPr>
      <w:r w:rsidRPr="000F3C94">
        <w:rPr>
          <w:lang w:val="en-GB"/>
        </w:rPr>
        <w:t>“Should” indicates an optional requirement, that is the recommended process to be followed, but is not mandatory.</w:t>
      </w:r>
    </w:p>
    <w:p w14:paraId="7077C2A9" w14:textId="77777777" w:rsidR="00BF254A" w:rsidRPr="000F3C94" w:rsidRDefault="00BF254A" w:rsidP="004831E9">
      <w:pPr>
        <w:numPr>
          <w:ilvl w:val="0"/>
          <w:numId w:val="9"/>
        </w:numPr>
        <w:ind w:left="568" w:hanging="284"/>
        <w:rPr>
          <w:lang w:val="en-GB"/>
        </w:rPr>
      </w:pPr>
      <w:r w:rsidRPr="000F3C94">
        <w:rPr>
          <w:lang w:val="en-GB"/>
        </w:rPr>
        <w:lastRenderedPageBreak/>
        <w:t>“May” means “allowed to” or “could possibly”, and is not mandatory.</w:t>
      </w:r>
    </w:p>
    <w:p w14:paraId="3E507CAC" w14:textId="7B7BD6AA" w:rsidR="00B1567B" w:rsidRPr="000F3C94" w:rsidRDefault="00B1567B" w:rsidP="004831E9">
      <w:pPr>
        <w:pStyle w:val="Heading3"/>
        <w:rPr>
          <w:lang w:val="en-GB"/>
        </w:rPr>
      </w:pPr>
      <w:bookmarkStart w:id="18" w:name="_Toc152232534"/>
      <w:bookmarkStart w:id="19" w:name="_Toc194499970"/>
      <w:bookmarkEnd w:id="16"/>
      <w:bookmarkEnd w:id="17"/>
      <w:r w:rsidRPr="000F3C94">
        <w:rPr>
          <w:lang w:val="en-GB"/>
        </w:rPr>
        <w:t xml:space="preserve">Terms and </w:t>
      </w:r>
      <w:r w:rsidR="00287A70" w:rsidRPr="000F3C94">
        <w:rPr>
          <w:lang w:val="en-GB"/>
        </w:rPr>
        <w:t>d</w:t>
      </w:r>
      <w:r w:rsidRPr="000F3C94">
        <w:rPr>
          <w:lang w:val="en-GB"/>
        </w:rPr>
        <w:t>efinitions</w:t>
      </w:r>
      <w:bookmarkEnd w:id="18"/>
      <w:bookmarkEnd w:id="19"/>
    </w:p>
    <w:p w14:paraId="48884E3C" w14:textId="038F5472" w:rsidR="00C43CD4" w:rsidRPr="000F3C94" w:rsidRDefault="00C43CD4" w:rsidP="00C43CD4">
      <w:pPr>
        <w:rPr>
          <w:lang w:val="en-GB"/>
        </w:rPr>
      </w:pPr>
      <w:r w:rsidRPr="000F3C94">
        <w:rPr>
          <w:lang w:val="en-GB"/>
        </w:rPr>
        <w:t xml:space="preserve">The S-100 framework is based on the ISO 19100 series of geographic standards. The terms and definitions provided here are used to standardize the nomenclature found within that framework, whenever possible. They are taken from the references cited in clause </w:t>
      </w:r>
      <w:r w:rsidR="00E61348" w:rsidRPr="000F3C94">
        <w:rPr>
          <w:lang w:val="en-GB"/>
        </w:rPr>
        <w:t>1.2</w:t>
      </w:r>
      <w:r w:rsidRPr="000F3C94">
        <w:rPr>
          <w:lang w:val="en-GB"/>
        </w:rPr>
        <w:t xml:space="preserve">. Modifications have been made when necessary. </w:t>
      </w:r>
    </w:p>
    <w:p w14:paraId="7488AFAE" w14:textId="77777777" w:rsidR="00C43CD4" w:rsidRPr="000F3C94" w:rsidRDefault="00C43CD4" w:rsidP="00C40C44">
      <w:pPr>
        <w:pStyle w:val="NoSpacing"/>
        <w:rPr>
          <w:b/>
          <w:bCs/>
        </w:rPr>
      </w:pPr>
      <w:r w:rsidRPr="000F3C94">
        <w:rPr>
          <w:b/>
          <w:bCs/>
        </w:rPr>
        <w:t xml:space="preserve">Application </w:t>
      </w:r>
    </w:p>
    <w:p w14:paraId="2618DF26" w14:textId="37A3DB23" w:rsidR="00613C3A" w:rsidRPr="000F3C94" w:rsidRDefault="00C43CD4" w:rsidP="00C40C44">
      <w:pPr>
        <w:pStyle w:val="NoSpacing"/>
        <w:spacing w:after="100"/>
      </w:pPr>
      <w:r w:rsidRPr="000F3C94">
        <w:t>Manipulation and processing of data in support of user requirements (ISO 19101).</w:t>
      </w:r>
    </w:p>
    <w:p w14:paraId="2F2D82A3" w14:textId="77777777" w:rsidR="00C43CD4" w:rsidRPr="000F3C94" w:rsidRDefault="00C43CD4" w:rsidP="00C40C44">
      <w:pPr>
        <w:pStyle w:val="NoSpacing"/>
        <w:rPr>
          <w:b/>
          <w:bCs/>
        </w:rPr>
      </w:pPr>
      <w:r w:rsidRPr="000F3C94">
        <w:rPr>
          <w:b/>
          <w:bCs/>
        </w:rPr>
        <w:t xml:space="preserve">Application Schema </w:t>
      </w:r>
    </w:p>
    <w:p w14:paraId="05B4C893" w14:textId="09123E83" w:rsidR="00613C3A" w:rsidRPr="000F3C94" w:rsidRDefault="00C43CD4" w:rsidP="00C40C44">
      <w:pPr>
        <w:pStyle w:val="NoSpacing"/>
        <w:spacing w:after="100"/>
      </w:pPr>
      <w:r w:rsidRPr="000F3C94">
        <w:t>Conceptual schema for data required by one or more applications (ISO 19101).</w:t>
      </w:r>
    </w:p>
    <w:p w14:paraId="7A9E5D12" w14:textId="77777777" w:rsidR="00C43CD4" w:rsidRPr="000F3C94" w:rsidRDefault="00C43CD4" w:rsidP="00C40C44">
      <w:pPr>
        <w:pStyle w:val="NoSpacing"/>
        <w:rPr>
          <w:b/>
          <w:bCs/>
        </w:rPr>
      </w:pPr>
      <w:r w:rsidRPr="000F3C94">
        <w:rPr>
          <w:b/>
          <w:bCs/>
        </w:rPr>
        <w:t xml:space="preserve">Conceptual Model </w:t>
      </w:r>
    </w:p>
    <w:p w14:paraId="50FCBA92" w14:textId="7C006EB4" w:rsidR="00613C3A" w:rsidRPr="000F3C94" w:rsidRDefault="00C43CD4" w:rsidP="00C40C44">
      <w:pPr>
        <w:pStyle w:val="NoSpacing"/>
        <w:spacing w:after="100"/>
      </w:pPr>
      <w:r w:rsidRPr="000F3C94">
        <w:t>Model that defines concepts of a universe of discourse (ISO 19101).</w:t>
      </w:r>
    </w:p>
    <w:p w14:paraId="4F13B8F0" w14:textId="68639FF7" w:rsidR="00C43CD4" w:rsidRPr="000F3C94" w:rsidRDefault="00C43CD4" w:rsidP="00C40C44">
      <w:pPr>
        <w:pStyle w:val="NoSpacing"/>
        <w:rPr>
          <w:b/>
          <w:bCs/>
        </w:rPr>
      </w:pPr>
      <w:r w:rsidRPr="000F3C94">
        <w:rPr>
          <w:b/>
          <w:bCs/>
        </w:rPr>
        <w:t xml:space="preserve">Conceptual Schema </w:t>
      </w:r>
    </w:p>
    <w:p w14:paraId="0F19F192" w14:textId="5AE0C55D" w:rsidR="00613C3A" w:rsidRPr="000F3C94" w:rsidRDefault="00C43CD4" w:rsidP="00C40C44">
      <w:pPr>
        <w:pStyle w:val="NoSpacing"/>
        <w:spacing w:after="100"/>
      </w:pPr>
      <w:r w:rsidRPr="000F3C94">
        <w:t>Formal description of a conceptual model (ISO 19101).</w:t>
      </w:r>
    </w:p>
    <w:p w14:paraId="6A7210EF" w14:textId="2EBD07B5" w:rsidR="00613C3A" w:rsidRPr="000F3C94" w:rsidRDefault="00C43CD4" w:rsidP="00C40C44">
      <w:pPr>
        <w:pStyle w:val="NoSpacing"/>
        <w:rPr>
          <w:b/>
          <w:bCs/>
        </w:rPr>
      </w:pPr>
      <w:r w:rsidRPr="000F3C94">
        <w:rPr>
          <w:b/>
          <w:bCs/>
        </w:rPr>
        <w:t xml:space="preserve">Coverage </w:t>
      </w:r>
    </w:p>
    <w:p w14:paraId="45EAE83F" w14:textId="241AAF59" w:rsidR="00C43CD4" w:rsidRPr="000F3C94" w:rsidRDefault="00C43CD4" w:rsidP="00C40C44">
      <w:pPr>
        <w:pStyle w:val="NoSpacing"/>
        <w:spacing w:after="60"/>
      </w:pPr>
      <w:r w:rsidRPr="000F3C94">
        <w:rPr>
          <w:b/>
          <w:bCs/>
        </w:rPr>
        <w:t>Feature</w:t>
      </w:r>
      <w:r w:rsidRPr="000F3C94">
        <w:t xml:space="preserve"> that acts as a function to return values from its range for any direct position within its spatial, temporal or spatiotemporal </w:t>
      </w:r>
      <w:r w:rsidRPr="000F3C94">
        <w:rPr>
          <w:b/>
          <w:bCs/>
        </w:rPr>
        <w:t>domain</w:t>
      </w:r>
      <w:r w:rsidRPr="000F3C94">
        <w:t xml:space="preserve"> (ISO 19123).</w:t>
      </w:r>
    </w:p>
    <w:p w14:paraId="5ABFD2E4" w14:textId="64C7A674" w:rsidR="002243FE" w:rsidRPr="000F3C94" w:rsidRDefault="00C43CD4" w:rsidP="00C40C44">
      <w:pPr>
        <w:pStyle w:val="NoSpacing"/>
        <w:spacing w:after="120"/>
      </w:pPr>
      <w:r w:rsidRPr="000F3C94">
        <w:t>EXAMPLE: Raster image, polygon overlay, digital elevation matrix.</w:t>
      </w:r>
    </w:p>
    <w:p w14:paraId="73425502" w14:textId="4F09D562" w:rsidR="00C43CD4" w:rsidRPr="000F3C94" w:rsidRDefault="00C43CD4" w:rsidP="00C40C44">
      <w:pPr>
        <w:pStyle w:val="NoSpacing"/>
        <w:rPr>
          <w:b/>
          <w:bCs/>
        </w:rPr>
      </w:pPr>
      <w:r w:rsidRPr="000F3C94">
        <w:rPr>
          <w:b/>
          <w:bCs/>
        </w:rPr>
        <w:t xml:space="preserve">Data Product </w:t>
      </w:r>
    </w:p>
    <w:p w14:paraId="7B4699AD" w14:textId="4231E62F" w:rsidR="00613C3A" w:rsidRPr="000F3C94" w:rsidRDefault="00C43CD4" w:rsidP="00C40C44">
      <w:pPr>
        <w:pStyle w:val="NoSpacing"/>
        <w:spacing w:after="120"/>
      </w:pPr>
      <w:r w:rsidRPr="000F3C94">
        <w:rPr>
          <w:b/>
          <w:bCs/>
        </w:rPr>
        <w:t>Dataset</w:t>
      </w:r>
      <w:r w:rsidRPr="000F3C94">
        <w:t xml:space="preserve"> or </w:t>
      </w:r>
      <w:r w:rsidRPr="000F3C94">
        <w:rPr>
          <w:b/>
          <w:bCs/>
        </w:rPr>
        <w:t>dataset series</w:t>
      </w:r>
      <w:r w:rsidRPr="000F3C94">
        <w:t xml:space="preserve"> that conforms to a </w:t>
      </w:r>
      <w:r w:rsidRPr="000F3C94">
        <w:rPr>
          <w:b/>
          <w:bCs/>
        </w:rPr>
        <w:t>data Product Specification</w:t>
      </w:r>
      <w:r w:rsidRPr="000F3C94">
        <w:t>.</w:t>
      </w:r>
    </w:p>
    <w:p w14:paraId="1AB32722" w14:textId="49B68CDB" w:rsidR="00C43CD4" w:rsidRPr="000F3C94" w:rsidRDefault="00C43CD4" w:rsidP="00C40C44">
      <w:pPr>
        <w:pStyle w:val="NoSpacing"/>
        <w:rPr>
          <w:b/>
          <w:bCs/>
        </w:rPr>
      </w:pPr>
      <w:r w:rsidRPr="000F3C94">
        <w:rPr>
          <w:b/>
          <w:bCs/>
        </w:rPr>
        <w:t xml:space="preserve">Data Product Specification </w:t>
      </w:r>
    </w:p>
    <w:p w14:paraId="680ED6A0" w14:textId="240488D9" w:rsidR="00C43CD4" w:rsidRPr="000F3C94" w:rsidRDefault="00C43CD4" w:rsidP="00F631A0">
      <w:pPr>
        <w:pStyle w:val="NoSpacing"/>
        <w:spacing w:after="60"/>
      </w:pPr>
      <w:r w:rsidRPr="000F3C94">
        <w:t xml:space="preserve">Detailed description of a </w:t>
      </w:r>
      <w:r w:rsidRPr="000F3C94">
        <w:rPr>
          <w:b/>
          <w:bCs/>
        </w:rPr>
        <w:t>dataset</w:t>
      </w:r>
      <w:r w:rsidRPr="000F3C94">
        <w:t xml:space="preserve"> or </w:t>
      </w:r>
      <w:r w:rsidRPr="000F3C94">
        <w:rPr>
          <w:b/>
          <w:bCs/>
        </w:rPr>
        <w:t>dataset series</w:t>
      </w:r>
      <w:r w:rsidRPr="000F3C94">
        <w:t xml:space="preserve"> together with additional information that will enable it to be created, supplied to, and used by another party</w:t>
      </w:r>
      <w:r w:rsidR="00613C3A" w:rsidRPr="000F3C94">
        <w:t>.</w:t>
      </w:r>
    </w:p>
    <w:p w14:paraId="43FAFAB3" w14:textId="427CAB2C" w:rsidR="00C43CD4" w:rsidRPr="000F3C94" w:rsidRDefault="00C43CD4" w:rsidP="00F631A0">
      <w:pPr>
        <w:pStyle w:val="NoSpacing"/>
        <w:spacing w:after="120"/>
      </w:pPr>
      <w:r w:rsidRPr="000F3C94">
        <w:t>NOTE: A data Product Specification provides a description of the universe of discourse and a specification for mapping the universe of discourse to a dataset. It may be used for production, sales, end-use, or other purpose</w:t>
      </w:r>
      <w:r w:rsidR="00613C3A" w:rsidRPr="000F3C94">
        <w:t>.</w:t>
      </w:r>
    </w:p>
    <w:p w14:paraId="34A18CB3" w14:textId="4FFF77BC" w:rsidR="00C43CD4" w:rsidRPr="000F3C94" w:rsidRDefault="00C43CD4" w:rsidP="00C40C44">
      <w:pPr>
        <w:pStyle w:val="NoSpacing"/>
        <w:rPr>
          <w:b/>
          <w:bCs/>
        </w:rPr>
      </w:pPr>
      <w:r w:rsidRPr="000F3C94">
        <w:rPr>
          <w:b/>
          <w:bCs/>
        </w:rPr>
        <w:t xml:space="preserve">Dataset </w:t>
      </w:r>
    </w:p>
    <w:p w14:paraId="64D45B07" w14:textId="77777777" w:rsidR="00C43CD4" w:rsidRPr="000F3C94" w:rsidRDefault="00C43CD4" w:rsidP="00F631A0">
      <w:pPr>
        <w:pStyle w:val="NoSpacing"/>
        <w:spacing w:after="60"/>
      </w:pPr>
      <w:r w:rsidRPr="000F3C94">
        <w:t xml:space="preserve">Identifiable collection of data (ISO 19115). </w:t>
      </w:r>
    </w:p>
    <w:p w14:paraId="5B04CAEC" w14:textId="77777777" w:rsidR="00C43CD4" w:rsidRPr="000F3C94" w:rsidRDefault="00C43CD4" w:rsidP="00F631A0">
      <w:pPr>
        <w:pStyle w:val="NoSpacing"/>
        <w:spacing w:after="120"/>
      </w:pPr>
      <w:r w:rsidRPr="000F3C94">
        <w:t xml:space="preserve">NOTE: A dataset may be a smaller grouping of data which, though limited by some constraint such as spatial extent or feature type, is located physically within a larger dataset. Theoretically, a dataset may be as small as a single feature or feature attribute contained within a larger dataset. A hardcopy map or chart may be considered a dataset. </w:t>
      </w:r>
    </w:p>
    <w:p w14:paraId="3CC5A395" w14:textId="77777777" w:rsidR="00C43CD4" w:rsidRPr="000F3C94" w:rsidRDefault="00C43CD4" w:rsidP="00C40C44">
      <w:pPr>
        <w:pStyle w:val="NoSpacing"/>
        <w:rPr>
          <w:b/>
          <w:bCs/>
        </w:rPr>
      </w:pPr>
      <w:r w:rsidRPr="000F3C94">
        <w:rPr>
          <w:b/>
          <w:bCs/>
        </w:rPr>
        <w:t xml:space="preserve">Dataset Series </w:t>
      </w:r>
    </w:p>
    <w:p w14:paraId="59C6AD4C" w14:textId="220BD58C" w:rsidR="00C43CD4" w:rsidRPr="000F3C94" w:rsidRDefault="00C43CD4" w:rsidP="00C40C44">
      <w:pPr>
        <w:pStyle w:val="NoSpacing"/>
        <w:spacing w:after="100"/>
      </w:pPr>
      <w:r w:rsidRPr="000F3C94">
        <w:t xml:space="preserve">Collection of </w:t>
      </w:r>
      <w:r w:rsidRPr="000F3C94">
        <w:rPr>
          <w:b/>
          <w:bCs/>
        </w:rPr>
        <w:t>datasets</w:t>
      </w:r>
      <w:r w:rsidRPr="000F3C94">
        <w:t xml:space="preserve"> sharing common characteristics (ISO </w:t>
      </w:r>
      <w:r w:rsidR="007A54FD" w:rsidRPr="000F3C94">
        <w:t>c</w:t>
      </w:r>
      <w:r w:rsidRPr="000F3C94">
        <w:t>19115).</w:t>
      </w:r>
    </w:p>
    <w:p w14:paraId="4BAAF4B0" w14:textId="77777777" w:rsidR="00C43CD4" w:rsidRPr="000F3C94" w:rsidRDefault="00C43CD4" w:rsidP="00C40C44">
      <w:pPr>
        <w:pStyle w:val="NoSpacing"/>
        <w:keepNext/>
        <w:keepLines/>
        <w:rPr>
          <w:b/>
          <w:bCs/>
        </w:rPr>
      </w:pPr>
      <w:r w:rsidRPr="000F3C94">
        <w:rPr>
          <w:b/>
          <w:bCs/>
        </w:rPr>
        <w:t xml:space="preserve">Domain </w:t>
      </w:r>
    </w:p>
    <w:p w14:paraId="76B6A788" w14:textId="77777777" w:rsidR="00C43CD4" w:rsidRPr="000F3C94" w:rsidRDefault="00C43CD4" w:rsidP="00313828">
      <w:pPr>
        <w:pStyle w:val="NoSpacing"/>
        <w:spacing w:after="60"/>
      </w:pPr>
      <w:r w:rsidRPr="000F3C94">
        <w:t xml:space="preserve">Well-defined set (ISO/TS 19103). </w:t>
      </w:r>
    </w:p>
    <w:p w14:paraId="0F5C3115" w14:textId="77777777" w:rsidR="00C43CD4" w:rsidRPr="000F3C94" w:rsidRDefault="00C43CD4" w:rsidP="00313828">
      <w:pPr>
        <w:pStyle w:val="NoSpacing"/>
        <w:spacing w:after="120"/>
      </w:pPr>
      <w:r w:rsidRPr="000F3C94">
        <w:t xml:space="preserve">NOTE: Well-defined means that the definition is both necessary and sufficient, as everything that satisfies the definition is in the set and everything that does not satisfy the definition is necessarily outside the set. </w:t>
      </w:r>
    </w:p>
    <w:p w14:paraId="785BCE31" w14:textId="77777777" w:rsidR="00C43CD4" w:rsidRPr="000F3C94" w:rsidRDefault="00C43CD4" w:rsidP="00C40C44">
      <w:pPr>
        <w:pStyle w:val="NoSpacing"/>
        <w:rPr>
          <w:b/>
          <w:bCs/>
        </w:rPr>
      </w:pPr>
      <w:r w:rsidRPr="000F3C94">
        <w:rPr>
          <w:b/>
          <w:bCs/>
        </w:rPr>
        <w:t xml:space="preserve">Feature </w:t>
      </w:r>
    </w:p>
    <w:p w14:paraId="7112FDDE" w14:textId="77777777" w:rsidR="00C43CD4" w:rsidRPr="000F3C94" w:rsidRDefault="00C43CD4" w:rsidP="00313828">
      <w:pPr>
        <w:pStyle w:val="NoSpacing"/>
        <w:spacing w:after="60"/>
      </w:pPr>
      <w:r w:rsidRPr="000F3C94">
        <w:t xml:space="preserve">Abstraction of real world phenomena (ISO 19101). </w:t>
      </w:r>
    </w:p>
    <w:p w14:paraId="35B61D70" w14:textId="31E26EAD" w:rsidR="00C43CD4" w:rsidRPr="000F3C94" w:rsidRDefault="00C43CD4" w:rsidP="00313828">
      <w:pPr>
        <w:pStyle w:val="NoSpacing"/>
        <w:spacing w:after="120"/>
      </w:pPr>
      <w:r w:rsidRPr="000F3C94">
        <w:t>NOTE: A feature can occur as a type or an instance. Feature type or feature instance will be used when only one is meant.</w:t>
      </w:r>
    </w:p>
    <w:p w14:paraId="1A06B1DE" w14:textId="77777777" w:rsidR="00C43CD4" w:rsidRPr="000F3C94" w:rsidRDefault="00C43CD4" w:rsidP="00C40C44">
      <w:pPr>
        <w:pStyle w:val="NoSpacing"/>
        <w:rPr>
          <w:b/>
          <w:bCs/>
        </w:rPr>
      </w:pPr>
      <w:r w:rsidRPr="000F3C94">
        <w:rPr>
          <w:b/>
          <w:bCs/>
        </w:rPr>
        <w:t xml:space="preserve">Feature Association </w:t>
      </w:r>
    </w:p>
    <w:p w14:paraId="4068216C" w14:textId="77777777" w:rsidR="00C43CD4" w:rsidRPr="000F3C94" w:rsidRDefault="00C43CD4" w:rsidP="008A33E1">
      <w:pPr>
        <w:pStyle w:val="NoSpacing"/>
        <w:spacing w:after="120"/>
      </w:pPr>
      <w:r w:rsidRPr="000F3C94">
        <w:t xml:space="preserve">Relationship that links instances of one </w:t>
      </w:r>
      <w:r w:rsidRPr="000F3C94">
        <w:rPr>
          <w:b/>
          <w:bCs/>
        </w:rPr>
        <w:t>feature</w:t>
      </w:r>
      <w:r w:rsidRPr="000F3C94">
        <w:t xml:space="preserve"> type with instances of the same or a different </w:t>
      </w:r>
      <w:r w:rsidRPr="000F3C94">
        <w:rPr>
          <w:b/>
          <w:bCs/>
        </w:rPr>
        <w:t>feature</w:t>
      </w:r>
      <w:r w:rsidRPr="000F3C94">
        <w:t xml:space="preserve"> type (ISO19110). </w:t>
      </w:r>
    </w:p>
    <w:p w14:paraId="536A4B96" w14:textId="77777777" w:rsidR="00C43CD4" w:rsidRPr="000F3C94" w:rsidRDefault="00C43CD4" w:rsidP="008A33E1">
      <w:pPr>
        <w:pStyle w:val="NoSpacing"/>
        <w:keepNext/>
        <w:keepLines/>
        <w:rPr>
          <w:b/>
          <w:bCs/>
        </w:rPr>
      </w:pPr>
      <w:r w:rsidRPr="000F3C94">
        <w:rPr>
          <w:b/>
          <w:bCs/>
        </w:rPr>
        <w:t xml:space="preserve">Feature Attribute </w:t>
      </w:r>
    </w:p>
    <w:p w14:paraId="20F9040A" w14:textId="77777777" w:rsidR="00C43CD4" w:rsidRPr="000F3C94" w:rsidRDefault="00C43CD4" w:rsidP="008A33E1">
      <w:pPr>
        <w:pStyle w:val="NoSpacing"/>
        <w:spacing w:after="60"/>
      </w:pPr>
      <w:r w:rsidRPr="000F3C94">
        <w:t xml:space="preserve">Characteristic of a </w:t>
      </w:r>
      <w:r w:rsidRPr="000F3C94">
        <w:rPr>
          <w:b/>
          <w:bCs/>
        </w:rPr>
        <w:t>feature</w:t>
      </w:r>
      <w:r w:rsidRPr="000F3C94">
        <w:t xml:space="preserve"> (ISO 19101-1:2014, 4.1.12). </w:t>
      </w:r>
    </w:p>
    <w:p w14:paraId="42606D8D" w14:textId="2CA7500A" w:rsidR="00C43CD4" w:rsidRPr="000F3C94" w:rsidRDefault="00C43CD4" w:rsidP="008A33E1">
      <w:pPr>
        <w:pStyle w:val="NoSpacing"/>
        <w:spacing w:after="60"/>
      </w:pPr>
      <w:r w:rsidRPr="000F3C94">
        <w:t xml:space="preserve">EXAMPLE 1: A feature attribute named “colour” can have an attribute value “green” which belongs to the data type “text”. </w:t>
      </w:r>
    </w:p>
    <w:p w14:paraId="2259812D" w14:textId="29B65312" w:rsidR="00C43CD4" w:rsidRPr="000F3C94" w:rsidRDefault="00C43CD4" w:rsidP="008A33E1">
      <w:pPr>
        <w:pStyle w:val="NoSpacing"/>
        <w:spacing w:after="60"/>
      </w:pPr>
      <w:r w:rsidRPr="000F3C94">
        <w:lastRenderedPageBreak/>
        <w:t>EXAMPLE 2: A feature attribute named length can have an attribute value “82</w:t>
      </w:r>
      <w:r w:rsidR="00CD54C0" w:rsidRPr="000F3C94">
        <w:t>.</w:t>
      </w:r>
      <w:r w:rsidRPr="000F3C94">
        <w:t xml:space="preserve">4” which belongs to the data type “real”. </w:t>
      </w:r>
    </w:p>
    <w:p w14:paraId="23A1D6FE" w14:textId="77777777" w:rsidR="00C43CD4" w:rsidRPr="000F3C94" w:rsidRDefault="00C43CD4" w:rsidP="008A33E1">
      <w:pPr>
        <w:pStyle w:val="NoSpacing"/>
        <w:spacing w:after="60"/>
      </w:pPr>
      <w:r w:rsidRPr="000F3C94">
        <w:t>NOTE 1: A feature attribute has a type name, a data type and a value domain associated to it. A feature attribute for a feature instance also has an attribute value taken from the value domain.</w:t>
      </w:r>
    </w:p>
    <w:p w14:paraId="296C7703" w14:textId="77777777" w:rsidR="00C43CD4" w:rsidRPr="000F3C94" w:rsidRDefault="00C43CD4" w:rsidP="008A33E1">
      <w:pPr>
        <w:pStyle w:val="NoSpacing"/>
        <w:spacing w:after="60"/>
      </w:pPr>
      <w:r w:rsidRPr="000F3C94">
        <w:t xml:space="preserve">NOTE 2: In a Feature Catalogue a feature attribute can include a value domain but does not specify attribute values for feature instance. </w:t>
      </w:r>
    </w:p>
    <w:p w14:paraId="4BA4E362" w14:textId="29231FA4" w:rsidR="00C43CD4" w:rsidRPr="000F3C94" w:rsidRDefault="00C43CD4" w:rsidP="008A33E1">
      <w:pPr>
        <w:pStyle w:val="NoSpacing"/>
        <w:spacing w:after="60"/>
      </w:pPr>
      <w:r w:rsidRPr="000F3C94">
        <w:t>NOTE</w:t>
      </w:r>
      <w:r w:rsidR="00027661" w:rsidRPr="000F3C94">
        <w:t xml:space="preserve"> </w:t>
      </w:r>
      <w:r w:rsidRPr="000F3C94">
        <w:t xml:space="preserve">3: In UML, attribute associations and operations are representation types and are not fundamental to the type of a characteristic nor to the type of feature. All three are equally capable of representing the same characteristics of a feature. Every implementation of a characteristic is allowed to use the representation type that is most appropriate and can use several different representations for a single characteristic if required. </w:t>
      </w:r>
    </w:p>
    <w:p w14:paraId="06C6E922" w14:textId="77777777" w:rsidR="00C43CD4" w:rsidRPr="000F3C94" w:rsidRDefault="00C43CD4" w:rsidP="00027661">
      <w:pPr>
        <w:pStyle w:val="NoSpacing"/>
        <w:spacing w:after="120"/>
      </w:pPr>
      <w:r w:rsidRPr="000F3C94">
        <w:t xml:space="preserve">Feature associations and feature operations therefore are different types of feature attribute, the distinction between them being based on storage and access mechanism rather than semantics. </w:t>
      </w:r>
    </w:p>
    <w:p w14:paraId="17CC28A1" w14:textId="77777777" w:rsidR="00C43CD4" w:rsidRPr="000F3C94" w:rsidRDefault="00C43CD4" w:rsidP="00C40C44">
      <w:pPr>
        <w:pStyle w:val="NoSpacing"/>
        <w:rPr>
          <w:b/>
          <w:bCs/>
        </w:rPr>
      </w:pPr>
      <w:r w:rsidRPr="000F3C94">
        <w:rPr>
          <w:b/>
          <w:bCs/>
        </w:rPr>
        <w:t xml:space="preserve">Geographic Data </w:t>
      </w:r>
    </w:p>
    <w:p w14:paraId="332A5CB3" w14:textId="77777777" w:rsidR="00C43CD4" w:rsidRPr="000F3C94" w:rsidRDefault="00C43CD4" w:rsidP="00027661">
      <w:pPr>
        <w:pStyle w:val="NoSpacing"/>
        <w:spacing w:after="60"/>
      </w:pPr>
      <w:r w:rsidRPr="000F3C94">
        <w:t xml:space="preserve">Data with implicit or explicit reference to a location relative to the Earth (ISO 19109). </w:t>
      </w:r>
    </w:p>
    <w:p w14:paraId="725C2DAC" w14:textId="4F25C7EB" w:rsidR="00C43CD4" w:rsidRPr="000F3C94" w:rsidRDefault="00C43CD4" w:rsidP="00027661">
      <w:pPr>
        <w:pStyle w:val="NoSpacing"/>
        <w:spacing w:after="120"/>
      </w:pPr>
      <w:r w:rsidRPr="000F3C94">
        <w:t>NOTE: Geographic information is also used as a term for information concerning phenomena implicitly or explicitly associated with a location relative to the Earth.</w:t>
      </w:r>
    </w:p>
    <w:p w14:paraId="211498E6" w14:textId="77777777" w:rsidR="00C43CD4" w:rsidRPr="000F3C94" w:rsidRDefault="00C43CD4" w:rsidP="00C40C44">
      <w:pPr>
        <w:pStyle w:val="NoSpacing"/>
        <w:rPr>
          <w:b/>
          <w:bCs/>
        </w:rPr>
      </w:pPr>
      <w:r w:rsidRPr="000F3C94">
        <w:rPr>
          <w:b/>
          <w:bCs/>
        </w:rPr>
        <w:t xml:space="preserve">Metadata </w:t>
      </w:r>
    </w:p>
    <w:p w14:paraId="12630B28" w14:textId="529D9F4C" w:rsidR="00C43CD4" w:rsidRPr="000F3C94" w:rsidRDefault="00C43CD4" w:rsidP="00027661">
      <w:pPr>
        <w:pStyle w:val="NoSpacing"/>
        <w:spacing w:after="120"/>
      </w:pPr>
      <w:r w:rsidRPr="000F3C94">
        <w:t xml:space="preserve">Information about a resource (ISO 19115 – 1: 2014, 4.10). </w:t>
      </w:r>
    </w:p>
    <w:p w14:paraId="7D233481" w14:textId="77777777" w:rsidR="00C43CD4" w:rsidRPr="000F3C94" w:rsidRDefault="00C43CD4" w:rsidP="00C40C44">
      <w:pPr>
        <w:pStyle w:val="NoSpacing"/>
        <w:rPr>
          <w:b/>
          <w:bCs/>
        </w:rPr>
      </w:pPr>
      <w:r w:rsidRPr="000F3C94">
        <w:rPr>
          <w:b/>
          <w:bCs/>
        </w:rPr>
        <w:t xml:space="preserve">Model </w:t>
      </w:r>
    </w:p>
    <w:p w14:paraId="4C519479" w14:textId="77777777" w:rsidR="00C43CD4" w:rsidRPr="000F3C94" w:rsidRDefault="00C43CD4" w:rsidP="00027661">
      <w:pPr>
        <w:pStyle w:val="NoSpacing"/>
        <w:spacing w:after="120"/>
      </w:pPr>
      <w:r w:rsidRPr="000F3C94">
        <w:t xml:space="preserve">Abstraction of some aspects of reality (ISO 19109). </w:t>
      </w:r>
    </w:p>
    <w:p w14:paraId="23A34864" w14:textId="77777777" w:rsidR="00C43CD4" w:rsidRPr="000F3C94" w:rsidRDefault="00C43CD4" w:rsidP="00C40C44">
      <w:pPr>
        <w:pStyle w:val="NoSpacing"/>
        <w:rPr>
          <w:b/>
          <w:bCs/>
        </w:rPr>
      </w:pPr>
      <w:r w:rsidRPr="000F3C94">
        <w:rPr>
          <w:b/>
          <w:bCs/>
        </w:rPr>
        <w:t xml:space="preserve">Portrayal </w:t>
      </w:r>
    </w:p>
    <w:p w14:paraId="53D9DA1B" w14:textId="77777777" w:rsidR="00C43CD4" w:rsidRPr="000F3C94" w:rsidRDefault="00C43CD4" w:rsidP="00027661">
      <w:pPr>
        <w:pStyle w:val="NoSpacing"/>
        <w:spacing w:after="60"/>
      </w:pPr>
      <w:r w:rsidRPr="000F3C94">
        <w:t xml:space="preserve">Presentation of information to humans (ISO 19117). </w:t>
      </w:r>
    </w:p>
    <w:p w14:paraId="44001015" w14:textId="77777777" w:rsidR="00C43CD4" w:rsidRPr="000F3C94" w:rsidRDefault="00C43CD4" w:rsidP="00027661">
      <w:pPr>
        <w:pStyle w:val="NoSpacing"/>
        <w:spacing w:after="120"/>
      </w:pPr>
      <w:r w:rsidRPr="000F3C94">
        <w:t xml:space="preserve">NOTE: Within the scope of this International Standard Portrayal is restricted to the portrayal of geographic information” (ISO 19117:2012; 4.20). </w:t>
      </w:r>
    </w:p>
    <w:p w14:paraId="2D26DCFA" w14:textId="77777777" w:rsidR="00C43CD4" w:rsidRPr="000F3C94" w:rsidRDefault="00C43CD4" w:rsidP="00C40C44">
      <w:pPr>
        <w:pStyle w:val="NoSpacing"/>
        <w:rPr>
          <w:b/>
          <w:bCs/>
        </w:rPr>
      </w:pPr>
      <w:r w:rsidRPr="000F3C94">
        <w:rPr>
          <w:b/>
          <w:bCs/>
        </w:rPr>
        <w:t xml:space="preserve">Quality </w:t>
      </w:r>
    </w:p>
    <w:p w14:paraId="3B4A7BEE" w14:textId="77777777" w:rsidR="00C43CD4" w:rsidRPr="000F3C94" w:rsidRDefault="00C43CD4" w:rsidP="00027661">
      <w:pPr>
        <w:pStyle w:val="NoSpacing"/>
        <w:spacing w:after="120"/>
      </w:pPr>
      <w:r w:rsidRPr="000F3C94">
        <w:t xml:space="preserve">Totality of characteristics of a product that bear on its ability to satisfy stated and implied needs (ISO 19101). </w:t>
      </w:r>
    </w:p>
    <w:p w14:paraId="7EAB21DD" w14:textId="77777777" w:rsidR="00C43CD4" w:rsidRPr="000F3C94" w:rsidRDefault="00C43CD4" w:rsidP="00C40C44">
      <w:pPr>
        <w:pStyle w:val="NoSpacing"/>
        <w:rPr>
          <w:b/>
          <w:bCs/>
        </w:rPr>
      </w:pPr>
      <w:r w:rsidRPr="000F3C94">
        <w:rPr>
          <w:b/>
          <w:bCs/>
        </w:rPr>
        <w:t xml:space="preserve">Universe of Discourse </w:t>
      </w:r>
    </w:p>
    <w:p w14:paraId="53BE1715" w14:textId="338133C0" w:rsidR="00DA4B97" w:rsidRPr="000F3C94" w:rsidRDefault="00C43CD4" w:rsidP="00027661">
      <w:pPr>
        <w:pStyle w:val="NoSpacing"/>
        <w:spacing w:after="120"/>
      </w:pPr>
      <w:r w:rsidRPr="000F3C94">
        <w:t>View of the real or hypothetical world that includes everything of interest (ISO 19101).</w:t>
      </w:r>
    </w:p>
    <w:p w14:paraId="5332F358" w14:textId="77777777" w:rsidR="009D5DE0" w:rsidRPr="000F3C94" w:rsidRDefault="009D5DE0" w:rsidP="00FE4EBF">
      <w:pPr>
        <w:pStyle w:val="Heading3"/>
        <w:tabs>
          <w:tab w:val="clear" w:pos="660"/>
        </w:tabs>
        <w:rPr>
          <w:lang w:val="en-GB"/>
        </w:rPr>
      </w:pPr>
      <w:bookmarkStart w:id="20" w:name="_Toc225648276"/>
      <w:bookmarkStart w:id="21" w:name="_Toc225065133"/>
      <w:bookmarkStart w:id="22" w:name="_Toc152232535"/>
      <w:bookmarkStart w:id="23" w:name="_Toc194499971"/>
      <w:r w:rsidRPr="000F3C94">
        <w:rPr>
          <w:lang w:val="en-GB"/>
        </w:rPr>
        <w:t>Abbreviations</w:t>
      </w:r>
      <w:bookmarkEnd w:id="20"/>
      <w:bookmarkEnd w:id="21"/>
      <w:bookmarkEnd w:id="22"/>
      <w:bookmarkEnd w:id="23"/>
    </w:p>
    <w:p w14:paraId="106AFA9D" w14:textId="4C83CA6F" w:rsidR="00724FEE" w:rsidRPr="000F3C94" w:rsidRDefault="00B436FA" w:rsidP="00027661">
      <w:pPr>
        <w:pStyle w:val="note0"/>
        <w:rPr>
          <w:i w:val="0"/>
          <w:iCs/>
          <w:color w:val="auto"/>
          <w:lang w:val="en-GB"/>
        </w:rPr>
      </w:pPr>
      <w:r w:rsidRPr="000F3C94">
        <w:rPr>
          <w:i w:val="0"/>
          <w:iCs/>
          <w:color w:val="auto"/>
          <w:lang w:val="en-GB"/>
        </w:rPr>
        <w:t>This Product Specification adopts the following conve</w:t>
      </w:r>
      <w:r w:rsidR="00562AA8" w:rsidRPr="000F3C94">
        <w:rPr>
          <w:i w:val="0"/>
          <w:iCs/>
          <w:color w:val="auto"/>
          <w:lang w:val="en-GB"/>
        </w:rPr>
        <w:t>n</w:t>
      </w:r>
      <w:r w:rsidRPr="000F3C94">
        <w:rPr>
          <w:i w:val="0"/>
          <w:iCs/>
          <w:color w:val="auto"/>
          <w:lang w:val="en-GB"/>
        </w:rPr>
        <w:t xml:space="preserve">tion for symbols and abbreviated terms: </w:t>
      </w:r>
    </w:p>
    <w:p w14:paraId="05743A70" w14:textId="71FA2284" w:rsidR="00B436FA" w:rsidRPr="000F3C94" w:rsidRDefault="00B436FA" w:rsidP="00027661">
      <w:pPr>
        <w:pStyle w:val="NoSpacing"/>
        <w:spacing w:after="120"/>
      </w:pPr>
      <w:r w:rsidRPr="000F3C94">
        <w:t>ASCII</w:t>
      </w:r>
      <w:r w:rsidR="00E92F09" w:rsidRPr="000F3C94">
        <w:tab/>
      </w:r>
      <w:r w:rsidR="00E92F09" w:rsidRPr="000F3C94">
        <w:tab/>
        <w:t>American</w:t>
      </w:r>
      <w:r w:rsidR="00E92F09" w:rsidRPr="000F3C94">
        <w:rPr>
          <w:spacing w:val="-2"/>
        </w:rPr>
        <w:t xml:space="preserve"> </w:t>
      </w:r>
      <w:r w:rsidR="00E92F09" w:rsidRPr="000F3C94">
        <w:t>Standard</w:t>
      </w:r>
      <w:r w:rsidR="00E92F09" w:rsidRPr="000F3C94">
        <w:rPr>
          <w:spacing w:val="2"/>
        </w:rPr>
        <w:t xml:space="preserve"> </w:t>
      </w:r>
      <w:r w:rsidR="00E92F09" w:rsidRPr="000F3C94">
        <w:t>Code</w:t>
      </w:r>
      <w:r w:rsidR="00E92F09" w:rsidRPr="000F3C94">
        <w:rPr>
          <w:spacing w:val="-1"/>
        </w:rPr>
        <w:t xml:space="preserve"> </w:t>
      </w:r>
      <w:r w:rsidR="00E92F09" w:rsidRPr="000F3C94">
        <w:t>for</w:t>
      </w:r>
      <w:r w:rsidR="00E92F09" w:rsidRPr="000F3C94">
        <w:rPr>
          <w:spacing w:val="-1"/>
        </w:rPr>
        <w:t xml:space="preserve"> </w:t>
      </w:r>
      <w:r w:rsidR="00E92F09" w:rsidRPr="000F3C94">
        <w:t>Information</w:t>
      </w:r>
      <w:r w:rsidR="00E92F09" w:rsidRPr="000F3C94">
        <w:rPr>
          <w:spacing w:val="-2"/>
        </w:rPr>
        <w:t xml:space="preserve"> </w:t>
      </w:r>
      <w:r w:rsidR="00E92F09" w:rsidRPr="000F3C94">
        <w:t>Interchange</w:t>
      </w:r>
    </w:p>
    <w:p w14:paraId="240B12F2" w14:textId="1F0E0FBE" w:rsidR="00D02008" w:rsidRPr="000F3C94" w:rsidRDefault="00D02008" w:rsidP="00027661">
      <w:pPr>
        <w:pStyle w:val="NoSpacing"/>
        <w:spacing w:after="120"/>
        <w:rPr>
          <w:rFonts w:eastAsiaTheme="minorEastAsia"/>
          <w:lang w:eastAsia="ko-KR"/>
        </w:rPr>
      </w:pPr>
      <w:r w:rsidRPr="000F3C94">
        <w:rPr>
          <w:rFonts w:eastAsiaTheme="minorEastAsia"/>
          <w:lang w:eastAsia="ko-KR"/>
        </w:rPr>
        <w:t>CNP           Catalogue</w:t>
      </w:r>
      <w:r w:rsidR="00556F1C" w:rsidRPr="000F3C94">
        <w:rPr>
          <w:rFonts w:eastAsiaTheme="minorEastAsia"/>
          <w:lang w:eastAsia="ko-KR"/>
        </w:rPr>
        <w:t xml:space="preserve"> of</w:t>
      </w:r>
      <w:r w:rsidRPr="000F3C94">
        <w:rPr>
          <w:rFonts w:eastAsiaTheme="minorEastAsia"/>
          <w:lang w:eastAsia="ko-KR"/>
        </w:rPr>
        <w:t xml:space="preserve"> Nautical Product</w:t>
      </w:r>
      <w:r w:rsidR="00556F1C" w:rsidRPr="000F3C94">
        <w:rPr>
          <w:rFonts w:eastAsiaTheme="minorEastAsia"/>
          <w:lang w:eastAsia="ko-KR"/>
        </w:rPr>
        <w:t>s</w:t>
      </w:r>
    </w:p>
    <w:p w14:paraId="21D025D8" w14:textId="327AC9E6" w:rsidR="00BA7A85" w:rsidRPr="000F3C94" w:rsidRDefault="00BA7A85" w:rsidP="00027661">
      <w:pPr>
        <w:pStyle w:val="NoSpacing"/>
        <w:spacing w:after="120"/>
        <w:rPr>
          <w:rFonts w:eastAsiaTheme="minorEastAsia"/>
          <w:lang w:eastAsia="ko-KR"/>
        </w:rPr>
      </w:pPr>
      <w:r w:rsidRPr="000F3C94">
        <w:rPr>
          <w:rFonts w:eastAsiaTheme="minorEastAsia"/>
          <w:lang w:eastAsia="ko-KR"/>
        </w:rPr>
        <w:t>DCEG        Data Classification and Encoding Guide</w:t>
      </w:r>
    </w:p>
    <w:p w14:paraId="2EE3D2E0" w14:textId="77793787" w:rsidR="00E92F09" w:rsidRPr="000F3C94" w:rsidRDefault="00E92F09" w:rsidP="00027661">
      <w:pPr>
        <w:pStyle w:val="NoSpacing"/>
        <w:spacing w:after="120"/>
      </w:pPr>
      <w:r w:rsidRPr="000F3C94">
        <w:t>ECDIS</w:t>
      </w:r>
      <w:r w:rsidRPr="000F3C94">
        <w:tab/>
      </w:r>
      <w:r w:rsidRPr="000F3C94">
        <w:tab/>
        <w:t>Electronic Chart Display and Information Systems</w:t>
      </w:r>
    </w:p>
    <w:p w14:paraId="5A3BDC59" w14:textId="77A662D7" w:rsidR="00E92F09" w:rsidRPr="000F3C94" w:rsidRDefault="00E92F09" w:rsidP="00027661">
      <w:pPr>
        <w:pStyle w:val="NoSpacing"/>
        <w:spacing w:after="120"/>
      </w:pPr>
      <w:r w:rsidRPr="000F3C94">
        <w:t xml:space="preserve">ENC </w:t>
      </w:r>
      <w:r w:rsidRPr="000F3C94">
        <w:tab/>
      </w:r>
      <w:r w:rsidRPr="000F3C94">
        <w:tab/>
        <w:t>Electronic</w:t>
      </w:r>
      <w:r w:rsidRPr="000F3C94">
        <w:rPr>
          <w:spacing w:val="-1"/>
        </w:rPr>
        <w:t xml:space="preserve"> </w:t>
      </w:r>
      <w:r w:rsidRPr="000F3C94">
        <w:t>Navigational</w:t>
      </w:r>
      <w:r w:rsidRPr="000F3C94">
        <w:rPr>
          <w:spacing w:val="-2"/>
        </w:rPr>
        <w:t xml:space="preserve"> </w:t>
      </w:r>
      <w:r w:rsidRPr="000F3C94">
        <w:t>Chart</w:t>
      </w:r>
    </w:p>
    <w:p w14:paraId="40FEF133" w14:textId="2DD865AC" w:rsidR="00E92F09" w:rsidRPr="000F3C94" w:rsidRDefault="00E92F09" w:rsidP="00027661">
      <w:pPr>
        <w:pStyle w:val="NoSpacing"/>
        <w:spacing w:after="120"/>
      </w:pPr>
      <w:r w:rsidRPr="000F3C94">
        <w:t xml:space="preserve">GML </w:t>
      </w:r>
      <w:r w:rsidRPr="000F3C94">
        <w:tab/>
      </w:r>
      <w:r w:rsidRPr="000F3C94">
        <w:tab/>
        <w:t>Geography</w:t>
      </w:r>
      <w:r w:rsidRPr="000F3C94">
        <w:rPr>
          <w:spacing w:val="-4"/>
        </w:rPr>
        <w:t xml:space="preserve"> </w:t>
      </w:r>
      <w:r w:rsidRPr="000F3C94">
        <w:t>Markup</w:t>
      </w:r>
      <w:r w:rsidRPr="000F3C94">
        <w:rPr>
          <w:spacing w:val="-2"/>
        </w:rPr>
        <w:t xml:space="preserve"> </w:t>
      </w:r>
      <w:r w:rsidRPr="000F3C94">
        <w:t>Language</w:t>
      </w:r>
    </w:p>
    <w:p w14:paraId="0E612315" w14:textId="29C9E9E5" w:rsidR="00E92F09" w:rsidRPr="000F3C94" w:rsidRDefault="00E92F09" w:rsidP="00027661">
      <w:pPr>
        <w:pStyle w:val="NoSpacing"/>
        <w:spacing w:after="120"/>
      </w:pPr>
      <w:r w:rsidRPr="000F3C94">
        <w:t xml:space="preserve">IHO </w:t>
      </w:r>
      <w:r w:rsidRPr="000F3C94">
        <w:tab/>
      </w:r>
      <w:r w:rsidRPr="000F3C94">
        <w:tab/>
        <w:t>International Hydrographic Organization</w:t>
      </w:r>
    </w:p>
    <w:p w14:paraId="6A109C68" w14:textId="3EE75AB4" w:rsidR="00E92F09" w:rsidRPr="000F3C94" w:rsidRDefault="00E92F09" w:rsidP="00027661">
      <w:pPr>
        <w:pStyle w:val="NoSpacing"/>
        <w:spacing w:after="120"/>
      </w:pPr>
      <w:r w:rsidRPr="000F3C94">
        <w:rPr>
          <w:rFonts w:eastAsia="Malgun Gothic"/>
          <w:lang w:eastAsia="ko-KR"/>
        </w:rPr>
        <w:t xml:space="preserve">IOC </w:t>
      </w:r>
      <w:r w:rsidRPr="000F3C94">
        <w:tab/>
      </w:r>
      <w:r w:rsidRPr="000F3C94">
        <w:tab/>
      </w:r>
      <w:r w:rsidRPr="000F3C94">
        <w:rPr>
          <w:rFonts w:eastAsia="Malgun Gothic"/>
          <w:lang w:eastAsia="ko-KR"/>
        </w:rPr>
        <w:t xml:space="preserve">International </w:t>
      </w:r>
      <w:r w:rsidRPr="000F3C94">
        <w:t>Oceanographic</w:t>
      </w:r>
      <w:r w:rsidRPr="000F3C94">
        <w:rPr>
          <w:spacing w:val="-5"/>
        </w:rPr>
        <w:t xml:space="preserve"> </w:t>
      </w:r>
      <w:r w:rsidRPr="000F3C94">
        <w:t>Commission</w:t>
      </w:r>
    </w:p>
    <w:p w14:paraId="5EBAA78F" w14:textId="06FE55C9" w:rsidR="00E92F09" w:rsidRPr="000F3C94" w:rsidRDefault="00E92F09" w:rsidP="00027661">
      <w:pPr>
        <w:pStyle w:val="NoSpacing"/>
        <w:spacing w:after="120"/>
        <w:rPr>
          <w:rFonts w:eastAsia="Malgun Gothic"/>
          <w:lang w:eastAsia="ko-KR"/>
        </w:rPr>
      </w:pPr>
      <w:r w:rsidRPr="000F3C94">
        <w:t xml:space="preserve">ISO </w:t>
      </w:r>
      <w:r w:rsidRPr="000F3C94">
        <w:tab/>
      </w:r>
      <w:r w:rsidRPr="000F3C94">
        <w:tab/>
        <w:t>International Organization for Standardization</w:t>
      </w:r>
    </w:p>
    <w:p w14:paraId="010BA6B4" w14:textId="5FD7C199" w:rsidR="00E92F09" w:rsidRPr="000F3C94" w:rsidRDefault="00E92F09" w:rsidP="00027661">
      <w:pPr>
        <w:pStyle w:val="NoSpacing"/>
        <w:spacing w:after="120"/>
      </w:pPr>
      <w:r w:rsidRPr="000F3C94">
        <w:t>NIPWG</w:t>
      </w:r>
      <w:r w:rsidRPr="000F3C94">
        <w:tab/>
        <w:t xml:space="preserve"> </w:t>
      </w:r>
      <w:r w:rsidRPr="000F3C94">
        <w:tab/>
        <w:t>IHO</w:t>
      </w:r>
      <w:r w:rsidRPr="000F3C94">
        <w:rPr>
          <w:spacing w:val="-2"/>
        </w:rPr>
        <w:t xml:space="preserve"> </w:t>
      </w:r>
      <w:r w:rsidRPr="000F3C94">
        <w:t>Nautical</w:t>
      </w:r>
      <w:r w:rsidRPr="000F3C94">
        <w:rPr>
          <w:spacing w:val="-1"/>
        </w:rPr>
        <w:t xml:space="preserve"> </w:t>
      </w:r>
      <w:r w:rsidRPr="000F3C94">
        <w:t>Information</w:t>
      </w:r>
      <w:r w:rsidRPr="000F3C94">
        <w:rPr>
          <w:spacing w:val="-3"/>
        </w:rPr>
        <w:t xml:space="preserve"> </w:t>
      </w:r>
      <w:r w:rsidRPr="000F3C94">
        <w:t>Provision</w:t>
      </w:r>
      <w:r w:rsidRPr="000F3C94">
        <w:rPr>
          <w:spacing w:val="-5"/>
        </w:rPr>
        <w:t xml:space="preserve"> </w:t>
      </w:r>
      <w:r w:rsidRPr="000F3C94">
        <w:t>Working</w:t>
      </w:r>
      <w:r w:rsidRPr="000F3C94">
        <w:rPr>
          <w:spacing w:val="-2"/>
        </w:rPr>
        <w:t xml:space="preserve"> </w:t>
      </w:r>
      <w:r w:rsidRPr="000F3C94">
        <w:t>Group</w:t>
      </w:r>
    </w:p>
    <w:p w14:paraId="07CBF3BF" w14:textId="5C3ABEB5" w:rsidR="00E92F09" w:rsidRPr="000F3C94" w:rsidRDefault="00E92F09" w:rsidP="00027661">
      <w:pPr>
        <w:pStyle w:val="NoSpacing"/>
        <w:spacing w:after="120"/>
        <w:rPr>
          <w:lang w:eastAsia="ko-KR"/>
        </w:rPr>
      </w:pPr>
      <w:r w:rsidRPr="000F3C94">
        <w:t xml:space="preserve">NPIO </w:t>
      </w:r>
      <w:r w:rsidRPr="000F3C94">
        <w:tab/>
      </w:r>
      <w:r w:rsidRPr="000F3C94">
        <w:tab/>
        <w:t>Nautical</w:t>
      </w:r>
      <w:r w:rsidRPr="000F3C94">
        <w:rPr>
          <w:spacing w:val="-1"/>
        </w:rPr>
        <w:t xml:space="preserve"> </w:t>
      </w:r>
      <w:r w:rsidRPr="000F3C94">
        <w:t>Publication</w:t>
      </w:r>
      <w:r w:rsidRPr="000F3C94">
        <w:rPr>
          <w:spacing w:val="-1"/>
        </w:rPr>
        <w:t xml:space="preserve"> </w:t>
      </w:r>
      <w:r w:rsidRPr="000F3C94">
        <w:t>Information</w:t>
      </w:r>
      <w:r w:rsidRPr="000F3C94">
        <w:rPr>
          <w:spacing w:val="-2"/>
        </w:rPr>
        <w:t xml:space="preserve"> </w:t>
      </w:r>
      <w:r w:rsidRPr="000F3C94">
        <w:t>Overlay</w:t>
      </w:r>
    </w:p>
    <w:p w14:paraId="4D38E63C" w14:textId="2B31F2A3" w:rsidR="00E92F09" w:rsidRPr="000F3C94" w:rsidRDefault="00E92F09" w:rsidP="00027661">
      <w:pPr>
        <w:pStyle w:val="NoSpacing"/>
        <w:spacing w:after="120"/>
      </w:pPr>
      <w:r w:rsidRPr="000F3C94">
        <w:t>UML</w:t>
      </w:r>
      <w:r w:rsidRPr="000F3C94">
        <w:tab/>
      </w:r>
      <w:r w:rsidRPr="000F3C94">
        <w:tab/>
        <w:t xml:space="preserve">Unified </w:t>
      </w:r>
      <w:proofErr w:type="spellStart"/>
      <w:r w:rsidRPr="000F3C94">
        <w:t>Modeling</w:t>
      </w:r>
      <w:proofErr w:type="spellEnd"/>
      <w:r w:rsidRPr="000F3C94">
        <w:t xml:space="preserve"> Language</w:t>
      </w:r>
    </w:p>
    <w:p w14:paraId="6D256AA3" w14:textId="5106FB22" w:rsidR="00E92F09" w:rsidRPr="000F3C94" w:rsidRDefault="00E92F09" w:rsidP="00027661">
      <w:pPr>
        <w:pStyle w:val="NoSpacing"/>
        <w:spacing w:after="120"/>
      </w:pPr>
      <w:r w:rsidRPr="000F3C94">
        <w:t xml:space="preserve">URI </w:t>
      </w:r>
      <w:r w:rsidRPr="000F3C94">
        <w:tab/>
      </w:r>
      <w:r w:rsidRPr="000F3C94">
        <w:tab/>
        <w:t>Uniform</w:t>
      </w:r>
      <w:r w:rsidRPr="000F3C94">
        <w:rPr>
          <w:spacing w:val="-8"/>
        </w:rPr>
        <w:t xml:space="preserve"> </w:t>
      </w:r>
      <w:r w:rsidRPr="000F3C94">
        <w:t>Resource</w:t>
      </w:r>
      <w:r w:rsidRPr="000F3C94">
        <w:rPr>
          <w:spacing w:val="-11"/>
        </w:rPr>
        <w:t xml:space="preserve"> </w:t>
      </w:r>
      <w:r w:rsidRPr="000F3C94">
        <w:t>Identifier</w:t>
      </w:r>
    </w:p>
    <w:p w14:paraId="7179BEA8" w14:textId="26711809" w:rsidR="00E92F09" w:rsidRPr="000F3C94" w:rsidRDefault="00E92F09" w:rsidP="00027661">
      <w:pPr>
        <w:pStyle w:val="NoSpacing"/>
        <w:spacing w:after="120"/>
      </w:pPr>
      <w:r w:rsidRPr="000F3C94">
        <w:t xml:space="preserve">URL </w:t>
      </w:r>
      <w:r w:rsidRPr="000F3C94">
        <w:tab/>
      </w:r>
      <w:r w:rsidRPr="000F3C94">
        <w:tab/>
        <w:t>Uniform</w:t>
      </w:r>
      <w:r w:rsidRPr="000F3C94">
        <w:rPr>
          <w:spacing w:val="-2"/>
        </w:rPr>
        <w:t xml:space="preserve"> </w:t>
      </w:r>
      <w:r w:rsidRPr="000F3C94">
        <w:t>Resource</w:t>
      </w:r>
      <w:r w:rsidRPr="000F3C94">
        <w:rPr>
          <w:spacing w:val="-7"/>
        </w:rPr>
        <w:t xml:space="preserve"> </w:t>
      </w:r>
      <w:r w:rsidRPr="000F3C94">
        <w:t>Locator</w:t>
      </w:r>
    </w:p>
    <w:p w14:paraId="1D6E0C5F" w14:textId="14184EC7" w:rsidR="00E92F09" w:rsidRPr="000F3C94" w:rsidRDefault="00E92F09" w:rsidP="00027661">
      <w:pPr>
        <w:pStyle w:val="NoSpacing"/>
        <w:spacing w:after="120"/>
      </w:pPr>
      <w:r w:rsidRPr="000F3C94">
        <w:t xml:space="preserve">WMS </w:t>
      </w:r>
      <w:r w:rsidRPr="000F3C94">
        <w:tab/>
      </w:r>
      <w:r w:rsidRPr="000F3C94">
        <w:tab/>
        <w:t>Web</w:t>
      </w:r>
      <w:r w:rsidRPr="000F3C94">
        <w:rPr>
          <w:spacing w:val="-2"/>
        </w:rPr>
        <w:t xml:space="preserve"> </w:t>
      </w:r>
      <w:r w:rsidRPr="000F3C94">
        <w:t>Map</w:t>
      </w:r>
      <w:r w:rsidRPr="000F3C94">
        <w:rPr>
          <w:spacing w:val="-2"/>
        </w:rPr>
        <w:t xml:space="preserve"> </w:t>
      </w:r>
      <w:r w:rsidRPr="000F3C94">
        <w:t>Service</w:t>
      </w:r>
    </w:p>
    <w:p w14:paraId="3B487437" w14:textId="4A73ACB3" w:rsidR="00E92F09" w:rsidRPr="000F3C94" w:rsidRDefault="00E92F09" w:rsidP="00027661">
      <w:pPr>
        <w:pStyle w:val="NoSpacing"/>
        <w:spacing w:after="120"/>
      </w:pPr>
      <w:r w:rsidRPr="000F3C94">
        <w:lastRenderedPageBreak/>
        <w:t xml:space="preserve">WFS </w:t>
      </w:r>
      <w:r w:rsidRPr="000F3C94">
        <w:tab/>
      </w:r>
      <w:r w:rsidRPr="000F3C94">
        <w:tab/>
        <w:t>Web</w:t>
      </w:r>
      <w:r w:rsidRPr="000F3C94">
        <w:rPr>
          <w:spacing w:val="-2"/>
        </w:rPr>
        <w:t xml:space="preserve"> </w:t>
      </w:r>
      <w:r w:rsidRPr="000F3C94">
        <w:t>Feature</w:t>
      </w:r>
      <w:r w:rsidRPr="000F3C94">
        <w:rPr>
          <w:spacing w:val="-3"/>
        </w:rPr>
        <w:t xml:space="preserve"> </w:t>
      </w:r>
      <w:r w:rsidRPr="000F3C94">
        <w:t>Service</w:t>
      </w:r>
    </w:p>
    <w:p w14:paraId="31B80C1D" w14:textId="626B8E52" w:rsidR="00E92F09" w:rsidRPr="000F3C94" w:rsidRDefault="00E92F09" w:rsidP="00027661">
      <w:pPr>
        <w:pStyle w:val="NoSpacing"/>
        <w:spacing w:after="120"/>
      </w:pPr>
      <w:r w:rsidRPr="000F3C94">
        <w:t xml:space="preserve">www </w:t>
      </w:r>
      <w:r w:rsidRPr="000F3C94">
        <w:tab/>
      </w:r>
      <w:r w:rsidRPr="000F3C94">
        <w:tab/>
        <w:t>World</w:t>
      </w:r>
      <w:r w:rsidRPr="000F3C94">
        <w:rPr>
          <w:spacing w:val="-3"/>
        </w:rPr>
        <w:t xml:space="preserve"> </w:t>
      </w:r>
      <w:r w:rsidRPr="000F3C94">
        <w:t>Wide</w:t>
      </w:r>
      <w:r w:rsidRPr="000F3C94">
        <w:rPr>
          <w:spacing w:val="-3"/>
        </w:rPr>
        <w:t xml:space="preserve"> </w:t>
      </w:r>
      <w:r w:rsidRPr="000F3C94">
        <w:t>Web</w:t>
      </w:r>
    </w:p>
    <w:p w14:paraId="78B62D35" w14:textId="43C01A82" w:rsidR="00E92F09" w:rsidRPr="000F3C94" w:rsidRDefault="00E92F09" w:rsidP="00027661">
      <w:pPr>
        <w:pStyle w:val="NoSpacing"/>
        <w:spacing w:after="120"/>
      </w:pPr>
      <w:r w:rsidRPr="000F3C94">
        <w:t xml:space="preserve">WGS </w:t>
      </w:r>
      <w:r w:rsidRPr="000F3C94">
        <w:tab/>
      </w:r>
      <w:r w:rsidRPr="000F3C94">
        <w:tab/>
        <w:t>World</w:t>
      </w:r>
      <w:r w:rsidRPr="000F3C94">
        <w:rPr>
          <w:spacing w:val="-3"/>
        </w:rPr>
        <w:t xml:space="preserve"> </w:t>
      </w:r>
      <w:r w:rsidRPr="000F3C94">
        <w:t>Geodetic</w:t>
      </w:r>
      <w:r w:rsidRPr="000F3C94">
        <w:rPr>
          <w:spacing w:val="-2"/>
        </w:rPr>
        <w:t xml:space="preserve"> </w:t>
      </w:r>
      <w:r w:rsidRPr="000F3C94">
        <w:t>System</w:t>
      </w:r>
    </w:p>
    <w:p w14:paraId="2A5CF406" w14:textId="69BD2656" w:rsidR="00E92F09" w:rsidRPr="000F3C94" w:rsidRDefault="00E92F09" w:rsidP="00027661">
      <w:pPr>
        <w:pStyle w:val="NoSpacing"/>
        <w:spacing w:after="120"/>
      </w:pPr>
      <w:r w:rsidRPr="000F3C94">
        <w:t xml:space="preserve">XML </w:t>
      </w:r>
      <w:r w:rsidRPr="000F3C94">
        <w:tab/>
      </w:r>
      <w:r w:rsidRPr="000F3C94">
        <w:tab/>
      </w:r>
      <w:proofErr w:type="spellStart"/>
      <w:r w:rsidR="00570EF2" w:rsidRPr="000F3C94">
        <w:t>eX</w:t>
      </w:r>
      <w:r w:rsidRPr="000F3C94">
        <w:t>tensible</w:t>
      </w:r>
      <w:proofErr w:type="spellEnd"/>
      <w:r w:rsidRPr="000F3C94">
        <w:rPr>
          <w:spacing w:val="-3"/>
        </w:rPr>
        <w:t xml:space="preserve"> </w:t>
      </w:r>
      <w:r w:rsidRPr="000F3C94">
        <w:t>Markup</w:t>
      </w:r>
      <w:r w:rsidRPr="000F3C94">
        <w:rPr>
          <w:spacing w:val="-3"/>
        </w:rPr>
        <w:t xml:space="preserve"> </w:t>
      </w:r>
      <w:r w:rsidRPr="000F3C94">
        <w:t>Language</w:t>
      </w:r>
    </w:p>
    <w:p w14:paraId="3428D487" w14:textId="7C200AB8" w:rsidR="00E92F09" w:rsidRPr="000F3C94" w:rsidRDefault="00E92F09" w:rsidP="00027661">
      <w:pPr>
        <w:pStyle w:val="NoSpacing"/>
        <w:spacing w:after="120"/>
      </w:pPr>
      <w:r w:rsidRPr="000F3C94">
        <w:t xml:space="preserve">XSLT </w:t>
      </w:r>
      <w:r w:rsidRPr="000F3C94">
        <w:tab/>
      </w:r>
      <w:r w:rsidRPr="000F3C94">
        <w:tab/>
      </w:r>
      <w:proofErr w:type="spellStart"/>
      <w:r w:rsidRPr="000F3C94">
        <w:t>eXtensible</w:t>
      </w:r>
      <w:proofErr w:type="spellEnd"/>
      <w:r w:rsidRPr="000F3C94">
        <w:rPr>
          <w:spacing w:val="-3"/>
        </w:rPr>
        <w:t xml:space="preserve"> </w:t>
      </w:r>
      <w:r w:rsidRPr="000F3C94">
        <w:t>Stylesheet</w:t>
      </w:r>
      <w:r w:rsidRPr="000F3C94">
        <w:rPr>
          <w:spacing w:val="-2"/>
        </w:rPr>
        <w:t xml:space="preserve"> </w:t>
      </w:r>
      <w:r w:rsidRPr="000F3C94">
        <w:t>Language</w:t>
      </w:r>
      <w:r w:rsidRPr="000F3C94">
        <w:rPr>
          <w:spacing w:val="-3"/>
        </w:rPr>
        <w:t xml:space="preserve"> </w:t>
      </w:r>
      <w:r w:rsidRPr="000F3C94">
        <w:t>Transformations</w:t>
      </w:r>
    </w:p>
    <w:p w14:paraId="418DB84A" w14:textId="77777777" w:rsidR="00E92F09" w:rsidRPr="000F3C94" w:rsidRDefault="00E92F09" w:rsidP="00027661">
      <w:pPr>
        <w:rPr>
          <w:rStyle w:val="BookTitle"/>
          <w:lang w:val="en-GB"/>
        </w:rPr>
      </w:pPr>
    </w:p>
    <w:p w14:paraId="731D1127" w14:textId="1B0683BA" w:rsidR="00C92C5E" w:rsidRPr="000F3C94" w:rsidRDefault="00C92C5E" w:rsidP="00FE4EBF">
      <w:pPr>
        <w:pStyle w:val="Heading2"/>
        <w:tabs>
          <w:tab w:val="clear" w:pos="540"/>
        </w:tabs>
        <w:rPr>
          <w:lang w:val="en-GB"/>
        </w:rPr>
      </w:pPr>
      <w:bookmarkStart w:id="24" w:name="_Toc225648277"/>
      <w:bookmarkStart w:id="25" w:name="_Toc225065134"/>
      <w:bookmarkStart w:id="26" w:name="_Toc152232536"/>
      <w:bookmarkStart w:id="27" w:name="_Toc194499972"/>
      <w:r w:rsidRPr="000F3C94">
        <w:rPr>
          <w:lang w:val="en-GB"/>
        </w:rPr>
        <w:t xml:space="preserve">General </w:t>
      </w:r>
      <w:r w:rsidR="00181D02" w:rsidRPr="000F3C94">
        <w:rPr>
          <w:lang w:val="en-GB"/>
        </w:rPr>
        <w:t>S-128 d</w:t>
      </w:r>
      <w:r w:rsidRPr="000F3C94">
        <w:rPr>
          <w:lang w:val="en-GB"/>
        </w:rPr>
        <w:t xml:space="preserve">ata </w:t>
      </w:r>
      <w:r w:rsidR="00181D02" w:rsidRPr="000F3C94">
        <w:rPr>
          <w:lang w:val="en-GB"/>
        </w:rPr>
        <w:t>p</w:t>
      </w:r>
      <w:r w:rsidRPr="000F3C94">
        <w:rPr>
          <w:lang w:val="en-GB"/>
        </w:rPr>
        <w:t xml:space="preserve">roduct </w:t>
      </w:r>
      <w:r w:rsidR="00181D02" w:rsidRPr="000F3C94">
        <w:rPr>
          <w:lang w:val="en-GB"/>
        </w:rPr>
        <w:t>d</w:t>
      </w:r>
      <w:r w:rsidRPr="000F3C94">
        <w:rPr>
          <w:lang w:val="en-GB"/>
        </w:rPr>
        <w:t>escription</w:t>
      </w:r>
      <w:bookmarkEnd w:id="24"/>
      <w:bookmarkEnd w:id="25"/>
      <w:bookmarkEnd w:id="26"/>
      <w:bookmarkEnd w:id="27"/>
    </w:p>
    <w:p w14:paraId="3D28073E" w14:textId="5BCBAE96" w:rsidR="00724FEE" w:rsidRPr="000F3C94" w:rsidRDefault="00264749" w:rsidP="00972855">
      <w:pPr>
        <w:pStyle w:val="note0"/>
        <w:rPr>
          <w:i w:val="0"/>
          <w:iCs/>
          <w:color w:val="auto"/>
          <w:lang w:val="en-GB"/>
        </w:rPr>
      </w:pPr>
      <w:r w:rsidRPr="000F3C94">
        <w:rPr>
          <w:i w:val="0"/>
          <w:iCs/>
          <w:color w:val="auto"/>
          <w:lang w:val="en-GB"/>
        </w:rPr>
        <w:t xml:space="preserve">NOTE: </w:t>
      </w:r>
      <w:r w:rsidR="00593BFB" w:rsidRPr="000F3C94">
        <w:rPr>
          <w:i w:val="0"/>
          <w:iCs/>
          <w:color w:val="auto"/>
          <w:lang w:val="en-GB"/>
        </w:rPr>
        <w:t>This clause contains general information about the data product</w:t>
      </w:r>
    </w:p>
    <w:p w14:paraId="43AABBF3" w14:textId="5D6F0A77" w:rsidR="00C92C5E" w:rsidRPr="000F3C94" w:rsidRDefault="00C92C5E" w:rsidP="00B36913">
      <w:pPr>
        <w:pStyle w:val="Label1"/>
        <w:spacing w:after="120" w:line="240" w:lineRule="auto"/>
        <w:rPr>
          <w:b w:val="0"/>
          <w:bCs/>
          <w:lang w:val="en-GB"/>
        </w:rPr>
      </w:pPr>
      <w:r w:rsidRPr="000F3C94">
        <w:rPr>
          <w:lang w:val="en-GB"/>
        </w:rPr>
        <w:t>Title:</w:t>
      </w:r>
      <w:r w:rsidRPr="000F3C94">
        <w:rPr>
          <w:lang w:val="en-GB"/>
        </w:rPr>
        <w:tab/>
      </w:r>
      <w:r w:rsidR="00593BFB" w:rsidRPr="000F3C94">
        <w:rPr>
          <w:b w:val="0"/>
          <w:bCs/>
          <w:sz w:val="20"/>
          <w:szCs w:val="20"/>
          <w:lang w:val="en-GB"/>
        </w:rPr>
        <w:t>Catalogue of Nautical Products Product Specification</w:t>
      </w:r>
    </w:p>
    <w:p w14:paraId="07F93EBC" w14:textId="28367871" w:rsidR="00C92C5E" w:rsidRPr="000F3C94" w:rsidRDefault="00C92C5E" w:rsidP="00B36913">
      <w:pPr>
        <w:pStyle w:val="Label1"/>
        <w:spacing w:after="120" w:line="240" w:lineRule="auto"/>
        <w:rPr>
          <w:b w:val="0"/>
          <w:bCs/>
          <w:lang w:val="en-GB"/>
        </w:rPr>
      </w:pPr>
      <w:r w:rsidRPr="000F3C94">
        <w:rPr>
          <w:lang w:val="en-GB"/>
        </w:rPr>
        <w:t xml:space="preserve">Abstract: </w:t>
      </w:r>
      <w:r w:rsidRPr="000F3C94">
        <w:rPr>
          <w:lang w:val="en-GB"/>
        </w:rPr>
        <w:tab/>
      </w:r>
      <w:r w:rsidR="00593BFB" w:rsidRPr="000F3C94">
        <w:rPr>
          <w:b w:val="0"/>
          <w:bCs/>
          <w:sz w:val="20"/>
          <w:szCs w:val="20"/>
          <w:lang w:val="en-GB"/>
        </w:rPr>
        <w:t>Catalogue of Nautical Products (CNP) datasets describe the availability and reliability of paper chart, ENC, S-100 based nautical products, application for navigational purpose, online service and e-Navigation services. This includes their issue date, publication status, producing agency, and source indication. CNP is intended to exchange status of nautical products and to be a supplement to ENC, and therefore does not describe the geographic information in detail equal to ENC, rather it is shown as a coverage of nautical products.</w:t>
      </w:r>
    </w:p>
    <w:p w14:paraId="7FE86385" w14:textId="18748E28" w:rsidR="00C95E28" w:rsidRPr="000F3C94" w:rsidRDefault="00C92C5E" w:rsidP="00B36913">
      <w:pPr>
        <w:pStyle w:val="Label1"/>
        <w:spacing w:after="120" w:line="240" w:lineRule="auto"/>
        <w:rPr>
          <w:lang w:val="en-GB"/>
        </w:rPr>
      </w:pPr>
      <w:r w:rsidRPr="000F3C94">
        <w:rPr>
          <w:lang w:val="en-GB"/>
        </w:rPr>
        <w:t xml:space="preserve">Content: </w:t>
      </w:r>
      <w:r w:rsidRPr="000F3C94">
        <w:rPr>
          <w:lang w:val="en-GB"/>
        </w:rPr>
        <w:tab/>
      </w:r>
      <w:r w:rsidR="00593BFB" w:rsidRPr="000F3C94">
        <w:rPr>
          <w:b w:val="0"/>
          <w:bCs/>
          <w:sz w:val="20"/>
          <w:szCs w:val="20"/>
          <w:lang w:val="en-GB"/>
        </w:rPr>
        <w:t xml:space="preserve">Datasets conforming to this Specification will contain Catalogues of </w:t>
      </w:r>
      <w:r w:rsidR="009200C8" w:rsidRPr="000F3C94">
        <w:rPr>
          <w:b w:val="0"/>
          <w:bCs/>
          <w:sz w:val="20"/>
          <w:szCs w:val="20"/>
          <w:lang w:val="en-GB"/>
        </w:rPr>
        <w:t xml:space="preserve">some of </w:t>
      </w:r>
      <w:r w:rsidR="00593BFB" w:rsidRPr="000F3C94">
        <w:rPr>
          <w:b w:val="0"/>
          <w:bCs/>
          <w:sz w:val="20"/>
          <w:szCs w:val="20"/>
          <w:lang w:val="en-GB"/>
        </w:rPr>
        <w:t>relevant nautical products information for the area of coverage such as paper chart, ENC, Nautical Publication, S-100 based nautical products and e- Navigation service.</w:t>
      </w:r>
    </w:p>
    <w:p w14:paraId="113EF27C" w14:textId="5631280B" w:rsidR="00C92C5E" w:rsidRPr="000F3C94" w:rsidRDefault="00C92C5E" w:rsidP="00214C45">
      <w:pPr>
        <w:pStyle w:val="Label1"/>
        <w:spacing w:after="60" w:line="240" w:lineRule="auto"/>
        <w:rPr>
          <w:lang w:val="en-GB"/>
        </w:rPr>
      </w:pPr>
      <w:r w:rsidRPr="000F3C94">
        <w:rPr>
          <w:lang w:val="en-GB"/>
        </w:rPr>
        <w:t>Spatial Extent:</w:t>
      </w:r>
      <w:r w:rsidR="00593BFB" w:rsidRPr="000F3C94">
        <w:rPr>
          <w:lang w:val="en-GB"/>
        </w:rPr>
        <w:t xml:space="preserve"> </w:t>
      </w:r>
      <w:r w:rsidR="00593BFB" w:rsidRPr="000F3C94">
        <w:rPr>
          <w:lang w:val="en-GB"/>
        </w:rPr>
        <w:tab/>
      </w:r>
    </w:p>
    <w:p w14:paraId="36E93A9E" w14:textId="62E71583" w:rsidR="00D1527E" w:rsidRPr="000F3C94" w:rsidRDefault="00C92C5E" w:rsidP="00214C45">
      <w:pPr>
        <w:pStyle w:val="Label2"/>
        <w:spacing w:after="60"/>
        <w:ind w:left="1361"/>
        <w:rPr>
          <w:szCs w:val="20"/>
          <w:lang w:val="en-GB"/>
        </w:rPr>
      </w:pPr>
      <w:r w:rsidRPr="000F3C94">
        <w:rPr>
          <w:szCs w:val="20"/>
          <w:lang w:val="en-GB"/>
        </w:rPr>
        <w:t xml:space="preserve">Description: </w:t>
      </w:r>
      <w:r w:rsidR="00593BFB" w:rsidRPr="000F3C94">
        <w:rPr>
          <w:b w:val="0"/>
          <w:bCs/>
          <w:szCs w:val="20"/>
          <w:lang w:val="en-GB"/>
        </w:rPr>
        <w:t>Global coverage of maritime areas.</w:t>
      </w:r>
    </w:p>
    <w:p w14:paraId="2C7A8263" w14:textId="3EB3DB81" w:rsidR="00C92C5E" w:rsidRPr="000F3C94" w:rsidRDefault="00C92C5E" w:rsidP="00214C45">
      <w:pPr>
        <w:pStyle w:val="Label2"/>
        <w:spacing w:after="60"/>
        <w:ind w:left="1361"/>
        <w:rPr>
          <w:szCs w:val="20"/>
          <w:lang w:val="en-GB"/>
        </w:rPr>
      </w:pPr>
      <w:r w:rsidRPr="000F3C94">
        <w:rPr>
          <w:szCs w:val="20"/>
          <w:lang w:val="en-GB"/>
        </w:rPr>
        <w:t xml:space="preserve">East Bounding </w:t>
      </w:r>
      <w:r w:rsidR="00F01D09" w:rsidRPr="000F3C94">
        <w:rPr>
          <w:szCs w:val="20"/>
          <w:lang w:val="en-GB"/>
        </w:rPr>
        <w:t>Longitude</w:t>
      </w:r>
      <w:r w:rsidRPr="000F3C94">
        <w:rPr>
          <w:szCs w:val="20"/>
          <w:lang w:val="en-GB"/>
        </w:rPr>
        <w:t>:</w:t>
      </w:r>
      <w:r w:rsidR="008D49AA" w:rsidRPr="000F3C94">
        <w:rPr>
          <w:szCs w:val="20"/>
          <w:lang w:val="en-GB"/>
        </w:rPr>
        <w:t xml:space="preserve"> </w:t>
      </w:r>
      <w:r w:rsidR="00593BFB" w:rsidRPr="000F3C94">
        <w:rPr>
          <w:b w:val="0"/>
          <w:bCs/>
          <w:szCs w:val="20"/>
          <w:lang w:val="en-GB"/>
        </w:rPr>
        <w:t>180°</w:t>
      </w:r>
    </w:p>
    <w:p w14:paraId="72E8D246" w14:textId="0AEE756F" w:rsidR="00C92C5E" w:rsidRPr="000F3C94" w:rsidRDefault="00C92C5E" w:rsidP="00214C45">
      <w:pPr>
        <w:pStyle w:val="Label2"/>
        <w:spacing w:after="60"/>
        <w:ind w:left="1361"/>
        <w:rPr>
          <w:szCs w:val="20"/>
          <w:lang w:val="en-GB"/>
        </w:rPr>
      </w:pPr>
      <w:r w:rsidRPr="000F3C94">
        <w:rPr>
          <w:szCs w:val="20"/>
          <w:lang w:val="en-GB"/>
        </w:rPr>
        <w:t xml:space="preserve">West Bounding </w:t>
      </w:r>
      <w:r w:rsidR="00F01D09" w:rsidRPr="000F3C94">
        <w:rPr>
          <w:szCs w:val="20"/>
          <w:lang w:val="en-GB"/>
        </w:rPr>
        <w:t xml:space="preserve">Longitude: </w:t>
      </w:r>
      <w:r w:rsidR="00593BFB" w:rsidRPr="000F3C94">
        <w:rPr>
          <w:b w:val="0"/>
          <w:bCs/>
          <w:szCs w:val="20"/>
          <w:lang w:val="en-GB"/>
        </w:rPr>
        <w:t>-180°</w:t>
      </w:r>
    </w:p>
    <w:p w14:paraId="68D7BE1D" w14:textId="380F0342" w:rsidR="00C92C5E" w:rsidRPr="000F3C94" w:rsidRDefault="00C92C5E" w:rsidP="00214C45">
      <w:pPr>
        <w:pStyle w:val="Label2"/>
        <w:spacing w:after="60"/>
        <w:ind w:left="1361"/>
        <w:rPr>
          <w:szCs w:val="20"/>
          <w:lang w:val="en-GB"/>
        </w:rPr>
      </w:pPr>
      <w:r w:rsidRPr="000F3C94">
        <w:rPr>
          <w:szCs w:val="20"/>
          <w:lang w:val="en-GB"/>
        </w:rPr>
        <w:t>North Bounding</w:t>
      </w:r>
      <w:r w:rsidR="00F01D09" w:rsidRPr="000F3C94">
        <w:rPr>
          <w:szCs w:val="20"/>
          <w:lang w:val="en-GB"/>
        </w:rPr>
        <w:t xml:space="preserve"> Latitude:</w:t>
      </w:r>
      <w:r w:rsidR="008D49AA" w:rsidRPr="000F3C94">
        <w:rPr>
          <w:szCs w:val="20"/>
          <w:lang w:val="en-GB"/>
        </w:rPr>
        <w:t xml:space="preserve"> </w:t>
      </w:r>
      <w:r w:rsidR="00593BFB" w:rsidRPr="000F3C94">
        <w:rPr>
          <w:b w:val="0"/>
          <w:bCs/>
          <w:szCs w:val="20"/>
          <w:lang w:val="en-GB"/>
        </w:rPr>
        <w:t>90°</w:t>
      </w:r>
    </w:p>
    <w:p w14:paraId="37A553F3" w14:textId="63C69374" w:rsidR="009332CB" w:rsidRPr="000F3C94" w:rsidRDefault="00C92C5E" w:rsidP="00B36913">
      <w:pPr>
        <w:pStyle w:val="Label2"/>
        <w:ind w:left="1361"/>
        <w:rPr>
          <w:szCs w:val="20"/>
          <w:lang w:val="en-GB"/>
        </w:rPr>
      </w:pPr>
      <w:r w:rsidRPr="000F3C94">
        <w:rPr>
          <w:szCs w:val="20"/>
          <w:lang w:val="en-GB"/>
        </w:rPr>
        <w:t xml:space="preserve">South Bounding </w:t>
      </w:r>
      <w:r w:rsidR="00F01D09" w:rsidRPr="000F3C94">
        <w:rPr>
          <w:szCs w:val="20"/>
          <w:lang w:val="en-GB"/>
        </w:rPr>
        <w:t>Latitude</w:t>
      </w:r>
      <w:r w:rsidR="00593BFB" w:rsidRPr="000F3C94">
        <w:rPr>
          <w:szCs w:val="20"/>
          <w:lang w:val="en-GB"/>
        </w:rPr>
        <w:t xml:space="preserve">: </w:t>
      </w:r>
      <w:r w:rsidR="00593BFB" w:rsidRPr="000F3C94">
        <w:rPr>
          <w:b w:val="0"/>
          <w:bCs/>
          <w:szCs w:val="20"/>
          <w:lang w:val="en-GB"/>
        </w:rPr>
        <w:t>-90°</w:t>
      </w:r>
      <w:r w:rsidR="00F01D09" w:rsidRPr="000F3C94">
        <w:rPr>
          <w:szCs w:val="20"/>
          <w:lang w:val="en-GB"/>
        </w:rPr>
        <w:t xml:space="preserve"> </w:t>
      </w:r>
      <w:r w:rsidR="009332CB" w:rsidRPr="000F3C94">
        <w:rPr>
          <w:szCs w:val="20"/>
          <w:lang w:val="en-GB"/>
        </w:rPr>
        <w:tab/>
      </w:r>
      <w:r w:rsidR="009332CB" w:rsidRPr="000F3C94">
        <w:rPr>
          <w:szCs w:val="20"/>
          <w:lang w:val="en-GB"/>
        </w:rPr>
        <w:tab/>
      </w:r>
      <w:r w:rsidR="006022BC" w:rsidRPr="000F3C94">
        <w:rPr>
          <w:szCs w:val="20"/>
          <w:lang w:val="en-GB"/>
        </w:rPr>
        <w:tab/>
      </w:r>
    </w:p>
    <w:p w14:paraId="5C925CF4" w14:textId="2CF3B7BC" w:rsidR="00C92C5E" w:rsidRPr="000F3C94" w:rsidRDefault="00C92C5E" w:rsidP="0084188A">
      <w:pPr>
        <w:pStyle w:val="Label1"/>
        <w:spacing w:line="240" w:lineRule="auto"/>
        <w:rPr>
          <w:lang w:val="en-GB"/>
        </w:rPr>
      </w:pPr>
      <w:r w:rsidRPr="000F3C94">
        <w:rPr>
          <w:lang w:val="en-GB"/>
        </w:rPr>
        <w:t>Purpose:</w:t>
      </w:r>
      <w:r w:rsidRPr="000F3C94">
        <w:rPr>
          <w:lang w:val="en-GB" w:eastAsia="en-GB"/>
        </w:rPr>
        <w:t xml:space="preserve"> </w:t>
      </w:r>
      <w:r w:rsidRPr="000F3C94">
        <w:rPr>
          <w:lang w:val="en-GB" w:eastAsia="en-GB"/>
        </w:rPr>
        <w:tab/>
      </w:r>
      <w:r w:rsidR="000D6280" w:rsidRPr="000F3C94">
        <w:rPr>
          <w:b w:val="0"/>
          <w:bCs/>
          <w:lang w:val="en-GB" w:eastAsia="en-GB"/>
        </w:rPr>
        <w:tab/>
      </w:r>
      <w:r w:rsidR="0084188A" w:rsidRPr="000F3C94">
        <w:rPr>
          <w:b w:val="0"/>
          <w:bCs/>
          <w:sz w:val="20"/>
          <w:szCs w:val="20"/>
          <w:lang w:val="en-GB"/>
        </w:rPr>
        <w:t>Describing status of nautical products, and to allow the producer to exchange catalogue of nautical products with interested stakeholders.</w:t>
      </w:r>
    </w:p>
    <w:p w14:paraId="7604E803" w14:textId="77777777" w:rsidR="001221F6" w:rsidRPr="000F3C94" w:rsidRDefault="001221F6" w:rsidP="005D0907">
      <w:pPr>
        <w:autoSpaceDE w:val="0"/>
        <w:autoSpaceDN w:val="0"/>
        <w:adjustRightInd w:val="0"/>
        <w:rPr>
          <w:b/>
          <w:sz w:val="22"/>
          <w:lang w:val="en-GB"/>
        </w:rPr>
      </w:pPr>
    </w:p>
    <w:p w14:paraId="3545A018" w14:textId="77777777" w:rsidR="001221F6" w:rsidRPr="000F3C94" w:rsidRDefault="001221F6" w:rsidP="005D0907">
      <w:pPr>
        <w:pStyle w:val="Heading2"/>
        <w:tabs>
          <w:tab w:val="clear" w:pos="540"/>
        </w:tabs>
        <w:rPr>
          <w:lang w:val="en-GB"/>
        </w:rPr>
      </w:pPr>
      <w:bookmarkStart w:id="28" w:name="_Toc152232537"/>
      <w:bookmarkStart w:id="29" w:name="_Toc194499973"/>
      <w:r w:rsidRPr="000F3C94">
        <w:rPr>
          <w:lang w:val="en-GB"/>
        </w:rPr>
        <w:t>Data product specification metadata</w:t>
      </w:r>
      <w:bookmarkEnd w:id="28"/>
      <w:bookmarkEnd w:id="29"/>
    </w:p>
    <w:p w14:paraId="4B1B8CDD" w14:textId="1A08B729" w:rsidR="000F2AEA" w:rsidRPr="000F3C94" w:rsidRDefault="002531E5" w:rsidP="00972855">
      <w:pPr>
        <w:pStyle w:val="note0"/>
        <w:rPr>
          <w:i w:val="0"/>
          <w:iCs/>
          <w:color w:val="auto"/>
          <w:lang w:val="en-GB"/>
        </w:rPr>
      </w:pPr>
      <w:r w:rsidRPr="000F3C94">
        <w:rPr>
          <w:i w:val="0"/>
          <w:iCs/>
          <w:color w:val="auto"/>
          <w:lang w:val="en-GB"/>
        </w:rPr>
        <w:t>NOTE</w:t>
      </w:r>
      <w:r w:rsidR="00BC11F8" w:rsidRPr="000F3C94">
        <w:rPr>
          <w:i w:val="0"/>
          <w:iCs/>
          <w:color w:val="auto"/>
          <w:lang w:val="en-GB"/>
        </w:rPr>
        <w:t xml:space="preserve">: </w:t>
      </w:r>
      <w:r w:rsidR="006F19E2" w:rsidRPr="000F3C94">
        <w:rPr>
          <w:i w:val="0"/>
          <w:iCs/>
          <w:color w:val="auto"/>
          <w:lang w:val="en-GB"/>
        </w:rPr>
        <w:t>T</w:t>
      </w:r>
      <w:r w:rsidR="000F2AEA" w:rsidRPr="000F3C94">
        <w:rPr>
          <w:i w:val="0"/>
          <w:iCs/>
          <w:color w:val="auto"/>
          <w:lang w:val="en-GB"/>
        </w:rPr>
        <w:t xml:space="preserve">his information uniquely identifies this </w:t>
      </w:r>
      <w:r w:rsidR="00B366A1" w:rsidRPr="000F3C94">
        <w:rPr>
          <w:i w:val="0"/>
          <w:iCs/>
          <w:color w:val="auto"/>
          <w:lang w:val="en-GB"/>
        </w:rPr>
        <w:t xml:space="preserve">Product Specification </w:t>
      </w:r>
      <w:r w:rsidR="000F2AEA" w:rsidRPr="000F3C94">
        <w:rPr>
          <w:i w:val="0"/>
          <w:iCs/>
          <w:color w:val="auto"/>
          <w:lang w:val="en-GB"/>
        </w:rPr>
        <w:t>and provides information about its creation and maintenance.</w:t>
      </w:r>
      <w:r w:rsidR="00595A33" w:rsidRPr="000F3C94">
        <w:rPr>
          <w:i w:val="0"/>
          <w:iCs/>
          <w:color w:val="auto"/>
          <w:lang w:val="en-GB"/>
        </w:rPr>
        <w:t xml:space="preserve">  For further information o</w:t>
      </w:r>
      <w:r w:rsidR="008D49AA" w:rsidRPr="000F3C94">
        <w:rPr>
          <w:i w:val="0"/>
          <w:iCs/>
          <w:color w:val="auto"/>
          <w:lang w:val="en-GB"/>
        </w:rPr>
        <w:t>n dataset metadata see clause</w:t>
      </w:r>
      <w:r w:rsidR="00BC11F8" w:rsidRPr="000F3C94">
        <w:rPr>
          <w:i w:val="0"/>
          <w:iCs/>
          <w:color w:val="auto"/>
          <w:lang w:val="en-GB"/>
        </w:rPr>
        <w:t xml:space="preserve"> 12</w:t>
      </w:r>
      <w:r w:rsidR="00595A33" w:rsidRPr="000F3C94">
        <w:rPr>
          <w:i w:val="0"/>
          <w:iCs/>
          <w:color w:val="auto"/>
          <w:lang w:val="en-GB"/>
        </w:rPr>
        <w:t>.</w:t>
      </w:r>
    </w:p>
    <w:p w14:paraId="7AF7D372" w14:textId="701516C0" w:rsidR="000F2AEA" w:rsidRPr="000F3C94" w:rsidRDefault="000F2AEA" w:rsidP="00B36913">
      <w:pPr>
        <w:pStyle w:val="Label1"/>
        <w:spacing w:after="120" w:line="240" w:lineRule="auto"/>
        <w:rPr>
          <w:lang w:val="en-GB"/>
        </w:rPr>
      </w:pPr>
      <w:r w:rsidRPr="000F3C94">
        <w:rPr>
          <w:lang w:val="en-GB"/>
        </w:rPr>
        <w:t>Title:</w:t>
      </w:r>
      <w:r w:rsidRPr="000F3C94">
        <w:rPr>
          <w:lang w:val="en-GB"/>
        </w:rPr>
        <w:tab/>
      </w:r>
      <w:r w:rsidRPr="000F3C94">
        <w:rPr>
          <w:lang w:val="en-GB"/>
        </w:rPr>
        <w:tab/>
      </w:r>
      <w:r w:rsidR="006F19E2" w:rsidRPr="000F3C94">
        <w:rPr>
          <w:b w:val="0"/>
          <w:bCs/>
          <w:sz w:val="20"/>
          <w:szCs w:val="20"/>
          <w:lang w:val="en-GB"/>
        </w:rPr>
        <w:t>Catalogue of Nautical Products</w:t>
      </w:r>
    </w:p>
    <w:p w14:paraId="1077C277" w14:textId="6AF636E1" w:rsidR="000F2AEA" w:rsidRPr="000F3C94" w:rsidRDefault="000F2AEA" w:rsidP="00B36913">
      <w:pPr>
        <w:ind w:left="1695" w:hanging="1695"/>
        <w:rPr>
          <w:lang w:val="en-GB"/>
        </w:rPr>
      </w:pPr>
      <w:r w:rsidRPr="000F3C94">
        <w:rPr>
          <w:rStyle w:val="Label1Char"/>
        </w:rPr>
        <w:t>S-100 Version:</w:t>
      </w:r>
      <w:r w:rsidRPr="000F3C94">
        <w:rPr>
          <w:b/>
          <w:sz w:val="22"/>
          <w:lang w:val="en-GB"/>
        </w:rPr>
        <w:tab/>
      </w:r>
      <w:r w:rsidR="003D2B95" w:rsidRPr="000F3C94">
        <w:rPr>
          <w:lang w:val="en-GB"/>
        </w:rPr>
        <w:t>5.2.0</w:t>
      </w:r>
    </w:p>
    <w:p w14:paraId="5D6C010E" w14:textId="462F6B59" w:rsidR="000F2AEA" w:rsidRPr="000F3C94" w:rsidRDefault="008D49AA" w:rsidP="00B36913">
      <w:pPr>
        <w:rPr>
          <w:lang w:val="en-GB"/>
        </w:rPr>
      </w:pPr>
      <w:r w:rsidRPr="000F3C94">
        <w:rPr>
          <w:rStyle w:val="Label1Char"/>
        </w:rPr>
        <w:t>S-1</w:t>
      </w:r>
      <w:r w:rsidR="006F19E2" w:rsidRPr="000F3C94">
        <w:rPr>
          <w:rStyle w:val="Label1Char"/>
        </w:rPr>
        <w:t>28</w:t>
      </w:r>
      <w:r w:rsidR="000F2AEA" w:rsidRPr="000F3C94">
        <w:rPr>
          <w:rStyle w:val="Label1Char"/>
        </w:rPr>
        <w:t xml:space="preserve"> Version:</w:t>
      </w:r>
      <w:r w:rsidR="000F2AEA" w:rsidRPr="000F3C94">
        <w:rPr>
          <w:lang w:val="en-GB"/>
        </w:rPr>
        <w:t xml:space="preserve"> </w:t>
      </w:r>
      <w:r w:rsidR="000F2AEA" w:rsidRPr="000F3C94">
        <w:rPr>
          <w:lang w:val="en-GB"/>
        </w:rPr>
        <w:tab/>
      </w:r>
      <w:r w:rsidR="003D2B95" w:rsidRPr="000F3C94">
        <w:rPr>
          <w:lang w:val="en-GB"/>
        </w:rPr>
        <w:t>2.0.0</w:t>
      </w:r>
    </w:p>
    <w:p w14:paraId="13716E46" w14:textId="3E229E80" w:rsidR="000F2AEA" w:rsidRPr="000F3C94" w:rsidRDefault="000F2AEA" w:rsidP="00B36913">
      <w:pPr>
        <w:pStyle w:val="Label1"/>
        <w:spacing w:after="120" w:line="240" w:lineRule="auto"/>
        <w:rPr>
          <w:lang w:val="en-GB"/>
        </w:rPr>
      </w:pPr>
      <w:r w:rsidRPr="000F3C94">
        <w:rPr>
          <w:lang w:val="en-GB"/>
        </w:rPr>
        <w:t>Date:</w:t>
      </w:r>
      <w:r w:rsidRPr="000F3C94">
        <w:rPr>
          <w:lang w:val="en-GB"/>
        </w:rPr>
        <w:tab/>
      </w:r>
      <w:r w:rsidRPr="000F3C94">
        <w:rPr>
          <w:lang w:val="en-GB"/>
        </w:rPr>
        <w:tab/>
      </w:r>
      <w:r w:rsidR="00B05E7E" w:rsidRPr="000F3C94">
        <w:rPr>
          <w:b w:val="0"/>
          <w:bCs/>
          <w:sz w:val="20"/>
          <w:szCs w:val="20"/>
          <w:lang w:val="en-GB"/>
        </w:rPr>
        <w:t>March 2025</w:t>
      </w:r>
    </w:p>
    <w:p w14:paraId="01A03466" w14:textId="0F1C9F8E" w:rsidR="000F2AEA" w:rsidRPr="000F3C94" w:rsidRDefault="000F2AEA" w:rsidP="00B36913">
      <w:pPr>
        <w:pStyle w:val="Label1"/>
        <w:spacing w:after="120" w:line="240" w:lineRule="auto"/>
        <w:rPr>
          <w:lang w:val="en-GB"/>
        </w:rPr>
      </w:pPr>
      <w:r w:rsidRPr="000F3C94">
        <w:rPr>
          <w:lang w:val="en-GB"/>
        </w:rPr>
        <w:t xml:space="preserve">Language: </w:t>
      </w:r>
      <w:r w:rsidRPr="000F3C94">
        <w:rPr>
          <w:lang w:val="en-GB"/>
        </w:rPr>
        <w:tab/>
      </w:r>
      <w:r w:rsidR="00455409" w:rsidRPr="000F3C94">
        <w:rPr>
          <w:b w:val="0"/>
          <w:bCs/>
          <w:sz w:val="20"/>
          <w:szCs w:val="20"/>
          <w:lang w:val="en-GB"/>
        </w:rPr>
        <w:t>English</w:t>
      </w:r>
    </w:p>
    <w:p w14:paraId="7A06CCAC" w14:textId="6E1178EE" w:rsidR="000F2AEA" w:rsidRPr="000F3C94" w:rsidRDefault="000F2AEA" w:rsidP="00B36913">
      <w:pPr>
        <w:pStyle w:val="Label1"/>
        <w:spacing w:after="120" w:line="240" w:lineRule="auto"/>
        <w:rPr>
          <w:lang w:val="en-GB"/>
        </w:rPr>
      </w:pPr>
      <w:r w:rsidRPr="000F3C94">
        <w:rPr>
          <w:lang w:val="en-GB"/>
        </w:rPr>
        <w:t xml:space="preserve">Classification: </w:t>
      </w:r>
      <w:r w:rsidRPr="000F3C94">
        <w:rPr>
          <w:lang w:val="en-GB"/>
        </w:rPr>
        <w:tab/>
      </w:r>
      <w:r w:rsidR="00455409" w:rsidRPr="000F3C94">
        <w:rPr>
          <w:b w:val="0"/>
          <w:bCs/>
          <w:sz w:val="20"/>
          <w:szCs w:val="20"/>
          <w:lang w:val="en-GB"/>
        </w:rPr>
        <w:t>Unclassified</w:t>
      </w:r>
    </w:p>
    <w:p w14:paraId="71E6D559" w14:textId="2B611AFF" w:rsidR="00F949A2" w:rsidRPr="000F3C94" w:rsidRDefault="000F2AEA" w:rsidP="00666457">
      <w:pPr>
        <w:pStyle w:val="Label1"/>
        <w:spacing w:line="240" w:lineRule="auto"/>
        <w:rPr>
          <w:b w:val="0"/>
          <w:bCs/>
          <w:sz w:val="20"/>
          <w:szCs w:val="20"/>
          <w:lang w:val="en-GB"/>
        </w:rPr>
      </w:pPr>
      <w:r w:rsidRPr="000F3C94">
        <w:rPr>
          <w:lang w:val="en-GB"/>
        </w:rPr>
        <w:t xml:space="preserve">Contact: </w:t>
      </w:r>
      <w:r w:rsidRPr="000F3C94">
        <w:rPr>
          <w:lang w:val="en-GB"/>
        </w:rPr>
        <w:tab/>
      </w:r>
      <w:r w:rsidRPr="000F3C94">
        <w:rPr>
          <w:lang w:val="en-GB"/>
        </w:rPr>
        <w:tab/>
      </w:r>
      <w:r w:rsidR="00455409" w:rsidRPr="000F3C94">
        <w:rPr>
          <w:b w:val="0"/>
          <w:bCs/>
          <w:sz w:val="20"/>
          <w:szCs w:val="20"/>
          <w:lang w:val="en-GB"/>
        </w:rPr>
        <w:t>International Hydrographic Organization (IHO)</w:t>
      </w:r>
    </w:p>
    <w:p w14:paraId="35A0DDD2" w14:textId="483FAAB2" w:rsidR="00455409" w:rsidRPr="000F3C94" w:rsidRDefault="00455409" w:rsidP="00666457">
      <w:pPr>
        <w:pStyle w:val="Label1"/>
        <w:spacing w:line="240" w:lineRule="auto"/>
        <w:rPr>
          <w:b w:val="0"/>
          <w:bCs/>
          <w:sz w:val="20"/>
          <w:szCs w:val="20"/>
          <w:lang w:val="en-GB"/>
        </w:rPr>
      </w:pPr>
      <w:r w:rsidRPr="000F3C94">
        <w:rPr>
          <w:b w:val="0"/>
          <w:bCs/>
          <w:sz w:val="20"/>
          <w:szCs w:val="20"/>
          <w:lang w:val="en-GB"/>
        </w:rPr>
        <w:tab/>
        <w:t>4b quai Antoine 1er,</w:t>
      </w:r>
    </w:p>
    <w:p w14:paraId="4B6F6094" w14:textId="30C47C89" w:rsidR="00455409" w:rsidRPr="000F3C94" w:rsidRDefault="00455409" w:rsidP="00666457">
      <w:pPr>
        <w:pStyle w:val="Label1"/>
        <w:spacing w:line="240" w:lineRule="auto"/>
        <w:rPr>
          <w:b w:val="0"/>
          <w:bCs/>
          <w:sz w:val="20"/>
          <w:szCs w:val="20"/>
          <w:lang w:val="en-GB"/>
        </w:rPr>
      </w:pPr>
      <w:r w:rsidRPr="000F3C94">
        <w:rPr>
          <w:b w:val="0"/>
          <w:bCs/>
          <w:sz w:val="20"/>
          <w:szCs w:val="20"/>
          <w:lang w:val="en-GB"/>
        </w:rPr>
        <w:tab/>
        <w:t>B.P 445</w:t>
      </w:r>
    </w:p>
    <w:p w14:paraId="43CA4167" w14:textId="001D8E6A" w:rsidR="00455409" w:rsidRPr="000F3C94" w:rsidRDefault="00455409" w:rsidP="00666457">
      <w:pPr>
        <w:pStyle w:val="Label1"/>
        <w:spacing w:line="240" w:lineRule="auto"/>
        <w:rPr>
          <w:b w:val="0"/>
          <w:bCs/>
          <w:sz w:val="20"/>
          <w:szCs w:val="20"/>
          <w:lang w:val="en-GB"/>
        </w:rPr>
      </w:pPr>
      <w:r w:rsidRPr="000F3C94">
        <w:rPr>
          <w:b w:val="0"/>
          <w:bCs/>
          <w:sz w:val="20"/>
          <w:szCs w:val="20"/>
          <w:lang w:val="en-GB"/>
        </w:rPr>
        <w:tab/>
        <w:t>MC 98011 MONACO CEDEX</w:t>
      </w:r>
    </w:p>
    <w:p w14:paraId="0F0AA539" w14:textId="51277515" w:rsidR="00455409" w:rsidRPr="000F3C94" w:rsidRDefault="00455409" w:rsidP="00666457">
      <w:pPr>
        <w:pStyle w:val="Label1"/>
        <w:spacing w:line="240" w:lineRule="auto"/>
        <w:rPr>
          <w:b w:val="0"/>
          <w:bCs/>
          <w:sz w:val="20"/>
          <w:szCs w:val="20"/>
          <w:lang w:val="en-GB"/>
        </w:rPr>
      </w:pPr>
      <w:r w:rsidRPr="000F3C94">
        <w:rPr>
          <w:b w:val="0"/>
          <w:bCs/>
          <w:sz w:val="20"/>
          <w:szCs w:val="20"/>
          <w:lang w:val="en-GB"/>
        </w:rPr>
        <w:tab/>
        <w:t xml:space="preserve">Telephone : </w:t>
      </w:r>
      <w:r w:rsidR="00570EF2" w:rsidRPr="000F3C94">
        <w:rPr>
          <w:b w:val="0"/>
          <w:bCs/>
          <w:sz w:val="20"/>
          <w:szCs w:val="20"/>
          <w:lang w:val="en-GB"/>
        </w:rPr>
        <w:t>+</w:t>
      </w:r>
      <w:r w:rsidRPr="000F3C94">
        <w:rPr>
          <w:b w:val="0"/>
          <w:bCs/>
          <w:sz w:val="20"/>
          <w:szCs w:val="20"/>
          <w:lang w:val="en-GB"/>
        </w:rPr>
        <w:t>377 93 10 81 00</w:t>
      </w:r>
    </w:p>
    <w:p w14:paraId="360B488A" w14:textId="1A5E08D5" w:rsidR="00455409" w:rsidRPr="000F3C94" w:rsidRDefault="00455409" w:rsidP="00666457">
      <w:pPr>
        <w:pStyle w:val="Label1"/>
        <w:spacing w:line="240" w:lineRule="auto"/>
        <w:rPr>
          <w:b w:val="0"/>
          <w:bCs/>
          <w:sz w:val="20"/>
          <w:szCs w:val="20"/>
          <w:lang w:val="en-GB"/>
        </w:rPr>
      </w:pPr>
      <w:r w:rsidRPr="000F3C94">
        <w:rPr>
          <w:b w:val="0"/>
          <w:bCs/>
          <w:sz w:val="20"/>
          <w:szCs w:val="20"/>
          <w:lang w:val="en-GB"/>
        </w:rPr>
        <w:tab/>
        <w:t>Fax : + 377 93 10 81 40</w:t>
      </w:r>
    </w:p>
    <w:p w14:paraId="35A9A228" w14:textId="7DAE7730" w:rsidR="00455409" w:rsidRPr="000F3C94" w:rsidRDefault="00455409" w:rsidP="00B36913">
      <w:pPr>
        <w:pStyle w:val="Label1"/>
        <w:spacing w:after="120" w:line="240" w:lineRule="auto"/>
        <w:rPr>
          <w:b w:val="0"/>
          <w:bCs/>
          <w:sz w:val="20"/>
          <w:szCs w:val="20"/>
          <w:lang w:val="en-GB"/>
        </w:rPr>
      </w:pPr>
      <w:r w:rsidRPr="000F3C94">
        <w:rPr>
          <w:b w:val="0"/>
          <w:bCs/>
          <w:sz w:val="20"/>
          <w:szCs w:val="20"/>
          <w:lang w:val="en-GB"/>
        </w:rPr>
        <w:tab/>
        <w:t xml:space="preserve">Email : </w:t>
      </w:r>
      <w:hyperlink r:id="rId20" w:history="1">
        <w:r w:rsidR="00435540" w:rsidRPr="000F3C94">
          <w:rPr>
            <w:rStyle w:val="Hyperlink"/>
            <w:b w:val="0"/>
            <w:bCs/>
            <w:sz w:val="20"/>
            <w:szCs w:val="20"/>
            <w:lang w:val="en-GB"/>
          </w:rPr>
          <w:t>info@iho.int</w:t>
        </w:r>
      </w:hyperlink>
      <w:r w:rsidR="00435540" w:rsidRPr="000F3C94">
        <w:rPr>
          <w:b w:val="0"/>
          <w:bCs/>
          <w:sz w:val="20"/>
          <w:szCs w:val="20"/>
          <w:lang w:val="en-GB"/>
        </w:rPr>
        <w:t xml:space="preserve"> </w:t>
      </w:r>
    </w:p>
    <w:p w14:paraId="3F93AE3E" w14:textId="6671F500" w:rsidR="000F2AEA" w:rsidRPr="000F3C94" w:rsidRDefault="000F2AEA" w:rsidP="00B36913">
      <w:pPr>
        <w:pStyle w:val="Label1"/>
        <w:spacing w:after="120" w:line="240" w:lineRule="auto"/>
        <w:rPr>
          <w:sz w:val="20"/>
          <w:szCs w:val="20"/>
          <w:lang w:val="en-GB"/>
        </w:rPr>
      </w:pPr>
      <w:r w:rsidRPr="000F3C94">
        <w:rPr>
          <w:lang w:val="en-GB"/>
        </w:rPr>
        <w:t xml:space="preserve">URL: </w:t>
      </w:r>
      <w:r w:rsidRPr="000F3C94">
        <w:rPr>
          <w:lang w:val="en-GB"/>
        </w:rPr>
        <w:tab/>
      </w:r>
      <w:r w:rsidRPr="000F3C94">
        <w:rPr>
          <w:lang w:val="en-GB"/>
        </w:rPr>
        <w:tab/>
      </w:r>
      <w:hyperlink r:id="rId21" w:history="1">
        <w:r w:rsidR="00D76437" w:rsidRPr="000F3C94">
          <w:rPr>
            <w:rStyle w:val="Hyperlink"/>
            <w:b w:val="0"/>
            <w:bCs/>
            <w:sz w:val="20"/>
            <w:szCs w:val="20"/>
            <w:lang w:val="en-GB"/>
          </w:rPr>
          <w:t>https://iho.int</w:t>
        </w:r>
      </w:hyperlink>
      <w:r w:rsidR="00D76437" w:rsidRPr="000F3C94">
        <w:rPr>
          <w:b w:val="0"/>
          <w:bCs/>
          <w:sz w:val="20"/>
          <w:szCs w:val="20"/>
          <w:lang w:val="en-GB"/>
        </w:rPr>
        <w:t xml:space="preserve"> </w:t>
      </w:r>
    </w:p>
    <w:p w14:paraId="1F90648E" w14:textId="45AFEE4B" w:rsidR="000F2AEA" w:rsidRPr="000F3C94" w:rsidRDefault="000F2AEA" w:rsidP="00B36913">
      <w:pPr>
        <w:pStyle w:val="Label1"/>
        <w:spacing w:after="120" w:line="240" w:lineRule="auto"/>
        <w:rPr>
          <w:sz w:val="20"/>
          <w:szCs w:val="20"/>
          <w:lang w:val="en-GB"/>
        </w:rPr>
      </w:pPr>
      <w:r w:rsidRPr="000F3C94">
        <w:rPr>
          <w:lang w:val="en-GB"/>
        </w:rPr>
        <w:lastRenderedPageBreak/>
        <w:t xml:space="preserve">Identifier: </w:t>
      </w:r>
      <w:r w:rsidRPr="000F3C94">
        <w:rPr>
          <w:lang w:val="en-GB"/>
        </w:rPr>
        <w:tab/>
      </w:r>
      <w:r w:rsidRPr="000F3C94">
        <w:rPr>
          <w:lang w:val="en-GB"/>
        </w:rPr>
        <w:tab/>
      </w:r>
      <w:r w:rsidR="00455409" w:rsidRPr="000F3C94">
        <w:rPr>
          <w:b w:val="0"/>
          <w:bCs/>
          <w:sz w:val="20"/>
          <w:szCs w:val="20"/>
          <w:lang w:val="en-GB"/>
        </w:rPr>
        <w:t>S-128</w:t>
      </w:r>
    </w:p>
    <w:p w14:paraId="016E61DF" w14:textId="63F4F471" w:rsidR="009F7443" w:rsidRPr="000F3C94" w:rsidRDefault="000F2AEA" w:rsidP="00B36913">
      <w:pPr>
        <w:pStyle w:val="Label1"/>
        <w:spacing w:after="120" w:line="240" w:lineRule="auto"/>
        <w:rPr>
          <w:b w:val="0"/>
          <w:bCs/>
          <w:sz w:val="20"/>
          <w:szCs w:val="20"/>
          <w:lang w:val="en-GB"/>
        </w:rPr>
      </w:pPr>
      <w:r w:rsidRPr="000F3C94">
        <w:rPr>
          <w:lang w:val="en-GB"/>
        </w:rPr>
        <w:t>Maintenance:</w:t>
      </w:r>
      <w:r w:rsidRPr="000F3C94">
        <w:rPr>
          <w:lang w:val="en-GB"/>
        </w:rPr>
        <w:tab/>
      </w:r>
      <w:r w:rsidRPr="000F3C94">
        <w:rPr>
          <w:b w:val="0"/>
          <w:bCs/>
          <w:lang w:val="en-GB"/>
        </w:rPr>
        <w:tab/>
      </w:r>
      <w:r w:rsidR="00455409" w:rsidRPr="000F3C94">
        <w:rPr>
          <w:b w:val="0"/>
          <w:bCs/>
          <w:sz w:val="20"/>
          <w:szCs w:val="20"/>
          <w:lang w:val="en-GB"/>
        </w:rPr>
        <w:t>Amendments to this Specification will be produced on a needs basis. For</w:t>
      </w:r>
      <w:r w:rsidR="00455409" w:rsidRPr="000F3C94">
        <w:rPr>
          <w:b w:val="0"/>
          <w:bCs/>
          <w:spacing w:val="1"/>
          <w:sz w:val="20"/>
          <w:szCs w:val="20"/>
          <w:lang w:val="en-GB"/>
        </w:rPr>
        <w:t xml:space="preserve"> </w:t>
      </w:r>
      <w:r w:rsidR="00455409" w:rsidRPr="000F3C94">
        <w:rPr>
          <w:b w:val="0"/>
          <w:bCs/>
          <w:sz w:val="20"/>
          <w:szCs w:val="20"/>
          <w:lang w:val="en-GB"/>
        </w:rPr>
        <w:t>reporting</w:t>
      </w:r>
      <w:r w:rsidR="00455409" w:rsidRPr="000F3C94">
        <w:rPr>
          <w:b w:val="0"/>
          <w:bCs/>
          <w:spacing w:val="1"/>
          <w:sz w:val="20"/>
          <w:szCs w:val="20"/>
          <w:lang w:val="en-GB"/>
        </w:rPr>
        <w:t xml:space="preserve"> </w:t>
      </w:r>
      <w:r w:rsidR="00455409" w:rsidRPr="000F3C94">
        <w:rPr>
          <w:b w:val="0"/>
          <w:bCs/>
          <w:sz w:val="20"/>
          <w:szCs w:val="20"/>
          <w:lang w:val="en-GB"/>
        </w:rPr>
        <w:t>issues</w:t>
      </w:r>
      <w:r w:rsidR="00455409" w:rsidRPr="000F3C94">
        <w:rPr>
          <w:b w:val="0"/>
          <w:bCs/>
          <w:spacing w:val="1"/>
          <w:sz w:val="20"/>
          <w:szCs w:val="20"/>
          <w:lang w:val="en-GB"/>
        </w:rPr>
        <w:t xml:space="preserve"> </w:t>
      </w:r>
      <w:r w:rsidR="00455409" w:rsidRPr="000F3C94">
        <w:rPr>
          <w:b w:val="0"/>
          <w:bCs/>
          <w:sz w:val="20"/>
          <w:szCs w:val="20"/>
          <w:lang w:val="en-GB"/>
        </w:rPr>
        <w:t>with</w:t>
      </w:r>
      <w:r w:rsidR="00455409" w:rsidRPr="000F3C94">
        <w:rPr>
          <w:b w:val="0"/>
          <w:bCs/>
          <w:spacing w:val="1"/>
          <w:sz w:val="20"/>
          <w:szCs w:val="20"/>
          <w:lang w:val="en-GB"/>
        </w:rPr>
        <w:t xml:space="preserve"> </w:t>
      </w:r>
      <w:r w:rsidR="00455409" w:rsidRPr="000F3C94">
        <w:rPr>
          <w:b w:val="0"/>
          <w:bCs/>
          <w:sz w:val="20"/>
          <w:szCs w:val="20"/>
          <w:lang w:val="en-GB"/>
        </w:rPr>
        <w:t>this</w:t>
      </w:r>
      <w:r w:rsidR="00455409" w:rsidRPr="000F3C94">
        <w:rPr>
          <w:b w:val="0"/>
          <w:bCs/>
          <w:spacing w:val="1"/>
          <w:sz w:val="20"/>
          <w:szCs w:val="20"/>
          <w:lang w:val="en-GB"/>
        </w:rPr>
        <w:t xml:space="preserve"> </w:t>
      </w:r>
      <w:r w:rsidR="00455409" w:rsidRPr="000F3C94">
        <w:rPr>
          <w:b w:val="0"/>
          <w:bCs/>
          <w:sz w:val="20"/>
          <w:szCs w:val="20"/>
          <w:lang w:val="en-GB"/>
        </w:rPr>
        <w:t>Specification</w:t>
      </w:r>
      <w:r w:rsidR="00455409" w:rsidRPr="000F3C94">
        <w:rPr>
          <w:b w:val="0"/>
          <w:bCs/>
          <w:spacing w:val="1"/>
          <w:sz w:val="20"/>
          <w:szCs w:val="20"/>
          <w:lang w:val="en-GB"/>
        </w:rPr>
        <w:t xml:space="preserve"> </w:t>
      </w:r>
      <w:r w:rsidR="00455409" w:rsidRPr="000F3C94">
        <w:rPr>
          <w:b w:val="0"/>
          <w:bCs/>
          <w:sz w:val="20"/>
          <w:szCs w:val="20"/>
          <w:lang w:val="en-GB"/>
        </w:rPr>
        <w:t>which</w:t>
      </w:r>
      <w:r w:rsidR="00455409" w:rsidRPr="000F3C94">
        <w:rPr>
          <w:b w:val="0"/>
          <w:bCs/>
          <w:spacing w:val="1"/>
          <w:sz w:val="20"/>
          <w:szCs w:val="20"/>
          <w:lang w:val="en-GB"/>
        </w:rPr>
        <w:t xml:space="preserve"> </w:t>
      </w:r>
      <w:r w:rsidR="00455409" w:rsidRPr="000F3C94">
        <w:rPr>
          <w:b w:val="0"/>
          <w:bCs/>
          <w:sz w:val="20"/>
          <w:szCs w:val="20"/>
          <w:lang w:val="en-GB"/>
        </w:rPr>
        <w:t>need</w:t>
      </w:r>
      <w:r w:rsidR="00455409" w:rsidRPr="000F3C94">
        <w:rPr>
          <w:b w:val="0"/>
          <w:bCs/>
          <w:spacing w:val="1"/>
          <w:sz w:val="20"/>
          <w:szCs w:val="20"/>
          <w:lang w:val="en-GB"/>
        </w:rPr>
        <w:t xml:space="preserve"> </w:t>
      </w:r>
      <w:r w:rsidR="00455409" w:rsidRPr="000F3C94">
        <w:rPr>
          <w:b w:val="0"/>
          <w:bCs/>
          <w:sz w:val="20"/>
          <w:szCs w:val="20"/>
          <w:lang w:val="en-GB"/>
        </w:rPr>
        <w:t>correction,</w:t>
      </w:r>
      <w:r w:rsidR="00455409" w:rsidRPr="000F3C94">
        <w:rPr>
          <w:b w:val="0"/>
          <w:bCs/>
          <w:spacing w:val="1"/>
          <w:sz w:val="20"/>
          <w:szCs w:val="20"/>
          <w:lang w:val="en-GB"/>
        </w:rPr>
        <w:t xml:space="preserve"> </w:t>
      </w:r>
      <w:r w:rsidR="00455409" w:rsidRPr="000F3C94">
        <w:rPr>
          <w:b w:val="0"/>
          <w:bCs/>
          <w:sz w:val="20"/>
          <w:szCs w:val="20"/>
          <w:lang w:val="en-GB"/>
        </w:rPr>
        <w:t>use</w:t>
      </w:r>
      <w:r w:rsidR="00455409" w:rsidRPr="000F3C94">
        <w:rPr>
          <w:b w:val="0"/>
          <w:bCs/>
          <w:spacing w:val="1"/>
          <w:sz w:val="20"/>
          <w:szCs w:val="20"/>
          <w:lang w:val="en-GB"/>
        </w:rPr>
        <w:t xml:space="preserve"> </w:t>
      </w:r>
      <w:r w:rsidR="00455409" w:rsidRPr="000F3C94">
        <w:rPr>
          <w:b w:val="0"/>
          <w:bCs/>
          <w:sz w:val="20"/>
          <w:szCs w:val="20"/>
          <w:lang w:val="en-GB"/>
        </w:rPr>
        <w:t>the</w:t>
      </w:r>
      <w:r w:rsidR="00455409" w:rsidRPr="000F3C94">
        <w:rPr>
          <w:b w:val="0"/>
          <w:bCs/>
          <w:spacing w:val="1"/>
          <w:sz w:val="20"/>
          <w:szCs w:val="20"/>
          <w:lang w:val="en-GB"/>
        </w:rPr>
        <w:t xml:space="preserve"> </w:t>
      </w:r>
      <w:r w:rsidR="00455409" w:rsidRPr="000F3C94">
        <w:rPr>
          <w:b w:val="0"/>
          <w:bCs/>
          <w:sz w:val="20"/>
          <w:szCs w:val="20"/>
          <w:lang w:val="en-GB"/>
        </w:rPr>
        <w:t>contact</w:t>
      </w:r>
      <w:r w:rsidR="00455409" w:rsidRPr="000F3C94">
        <w:rPr>
          <w:b w:val="0"/>
          <w:bCs/>
          <w:spacing w:val="-2"/>
          <w:sz w:val="20"/>
          <w:szCs w:val="20"/>
          <w:lang w:val="en-GB"/>
        </w:rPr>
        <w:t xml:space="preserve"> </w:t>
      </w:r>
      <w:r w:rsidR="00455409" w:rsidRPr="000F3C94">
        <w:rPr>
          <w:b w:val="0"/>
          <w:bCs/>
          <w:sz w:val="20"/>
          <w:szCs w:val="20"/>
          <w:lang w:val="en-GB"/>
        </w:rPr>
        <w:t>information.</w:t>
      </w:r>
    </w:p>
    <w:p w14:paraId="03978F25" w14:textId="77777777" w:rsidR="00B31A65" w:rsidRPr="000F3C94" w:rsidRDefault="00B31A65" w:rsidP="00FB4271">
      <w:pPr>
        <w:pStyle w:val="Label1"/>
        <w:spacing w:after="120" w:line="240" w:lineRule="auto"/>
        <w:rPr>
          <w:rFonts w:eastAsia="Times New Roman"/>
          <w:b w:val="0"/>
          <w:bCs/>
          <w:sz w:val="20"/>
          <w:szCs w:val="20"/>
          <w:lang w:val="en-GB" w:eastAsia="en-GB"/>
        </w:rPr>
      </w:pPr>
    </w:p>
    <w:p w14:paraId="51C942FE" w14:textId="4CE3D06E" w:rsidR="008D49AA" w:rsidRPr="000F3C94" w:rsidRDefault="009F7443" w:rsidP="001B1989">
      <w:pPr>
        <w:pStyle w:val="Heading2"/>
        <w:tabs>
          <w:tab w:val="clear" w:pos="540"/>
        </w:tabs>
        <w:rPr>
          <w:lang w:val="en-GB" w:eastAsia="en-US"/>
        </w:rPr>
      </w:pPr>
      <w:bookmarkStart w:id="30" w:name="_Toc152232538"/>
      <w:bookmarkStart w:id="31" w:name="_Toc194499974"/>
      <w:r w:rsidRPr="000F3C94">
        <w:rPr>
          <w:lang w:val="en-GB" w:eastAsia="en-US"/>
        </w:rPr>
        <w:t xml:space="preserve">IHO Product Specification </w:t>
      </w:r>
      <w:r w:rsidR="00F85D6A" w:rsidRPr="000F3C94">
        <w:rPr>
          <w:lang w:val="en-GB" w:eastAsia="en-US"/>
        </w:rPr>
        <w:t>m</w:t>
      </w:r>
      <w:r w:rsidRPr="000F3C94">
        <w:rPr>
          <w:lang w:val="en-GB" w:eastAsia="en-US"/>
        </w:rPr>
        <w:t>aintenance</w:t>
      </w:r>
      <w:bookmarkEnd w:id="30"/>
      <w:bookmarkEnd w:id="31"/>
    </w:p>
    <w:p w14:paraId="35B2956E" w14:textId="68A3CAB0" w:rsidR="00CD70BD" w:rsidRPr="000F3C94" w:rsidRDefault="00101EF2" w:rsidP="004A3CFB">
      <w:pPr>
        <w:pStyle w:val="Heading3"/>
        <w:tabs>
          <w:tab w:val="clear" w:pos="660"/>
        </w:tabs>
        <w:rPr>
          <w:lang w:val="en-GB"/>
        </w:rPr>
      </w:pPr>
      <w:bookmarkStart w:id="32" w:name="_Toc152232539"/>
      <w:bookmarkStart w:id="33" w:name="_Toc194499975"/>
      <w:r w:rsidRPr="000F3C94">
        <w:rPr>
          <w:lang w:val="en-GB"/>
        </w:rPr>
        <w:t>Introduction</w:t>
      </w:r>
      <w:bookmarkEnd w:id="32"/>
      <w:bookmarkEnd w:id="33"/>
    </w:p>
    <w:p w14:paraId="189E9990" w14:textId="21CE27D1" w:rsidR="009F7443" w:rsidRPr="000F3C94" w:rsidRDefault="008D49AA" w:rsidP="00DB035D">
      <w:pPr>
        <w:rPr>
          <w:lang w:val="en-GB" w:eastAsia="en-US"/>
        </w:rPr>
      </w:pPr>
      <w:r w:rsidRPr="000F3C94">
        <w:rPr>
          <w:lang w:val="en-GB" w:eastAsia="en-US"/>
        </w:rPr>
        <w:t>Changes to S-1</w:t>
      </w:r>
      <w:r w:rsidR="00101EF2" w:rsidRPr="000F3C94">
        <w:rPr>
          <w:lang w:val="en-GB" w:eastAsia="en-US"/>
        </w:rPr>
        <w:t>28</w:t>
      </w:r>
      <w:r w:rsidR="009F7443" w:rsidRPr="000F3C94">
        <w:rPr>
          <w:lang w:val="en-GB" w:eastAsia="en-US"/>
        </w:rPr>
        <w:t xml:space="preserve"> will be released by the IHO as a new edition, revision, or clarification.  </w:t>
      </w:r>
    </w:p>
    <w:p w14:paraId="1775F631" w14:textId="7A66F772" w:rsidR="009F7443" w:rsidRPr="000F3C94" w:rsidRDefault="00101EF2" w:rsidP="004A3CFB">
      <w:pPr>
        <w:pStyle w:val="Heading3"/>
        <w:tabs>
          <w:tab w:val="clear" w:pos="660"/>
        </w:tabs>
        <w:rPr>
          <w:lang w:val="en-GB"/>
        </w:rPr>
      </w:pPr>
      <w:bookmarkStart w:id="34" w:name="_Toc152232540"/>
      <w:bookmarkStart w:id="35" w:name="_Toc194499976"/>
      <w:r w:rsidRPr="000F3C94">
        <w:rPr>
          <w:lang w:val="en-GB"/>
        </w:rPr>
        <w:t>New Edition</w:t>
      </w:r>
      <w:bookmarkEnd w:id="34"/>
      <w:bookmarkEnd w:id="35"/>
    </w:p>
    <w:p w14:paraId="23727737" w14:textId="684DDA8B" w:rsidR="008F7F95" w:rsidRPr="000F3C94" w:rsidRDefault="009F7443" w:rsidP="00DB035D">
      <w:pPr>
        <w:autoSpaceDE w:val="0"/>
        <w:autoSpaceDN w:val="0"/>
        <w:adjustRightInd w:val="0"/>
        <w:rPr>
          <w:color w:val="000000"/>
          <w:lang w:val="en-GB" w:eastAsia="en-US"/>
        </w:rPr>
      </w:pPr>
      <w:r w:rsidRPr="000F3C94">
        <w:rPr>
          <w:iCs/>
          <w:color w:val="000000"/>
          <w:lang w:val="en-GB" w:eastAsia="en-US"/>
        </w:rPr>
        <w:t>New Editions</w:t>
      </w:r>
      <w:r w:rsidRPr="000F3C94">
        <w:rPr>
          <w:i/>
          <w:iCs/>
          <w:color w:val="000000"/>
          <w:lang w:val="en-GB" w:eastAsia="en-US"/>
        </w:rPr>
        <w:t xml:space="preserve"> </w:t>
      </w:r>
      <w:r w:rsidRPr="000F3C94">
        <w:rPr>
          <w:color w:val="000000"/>
          <w:lang w:val="en-GB" w:eastAsia="en-US"/>
        </w:rPr>
        <w:t xml:space="preserve">of </w:t>
      </w:r>
      <w:r w:rsidR="00A217FA" w:rsidRPr="000F3C94">
        <w:rPr>
          <w:lang w:val="en-GB" w:eastAsia="en-US"/>
        </w:rPr>
        <w:t>S-1</w:t>
      </w:r>
      <w:r w:rsidR="008D6043" w:rsidRPr="000F3C94">
        <w:rPr>
          <w:lang w:val="en-GB" w:eastAsia="en-US"/>
        </w:rPr>
        <w:t>28</w:t>
      </w:r>
      <w:r w:rsidRPr="000F3C94">
        <w:rPr>
          <w:color w:val="000000"/>
          <w:lang w:val="en-GB" w:eastAsia="en-US"/>
        </w:rPr>
        <w:t xml:space="preserve"> introduce significant changes. </w:t>
      </w:r>
      <w:r w:rsidRPr="000F3C94">
        <w:rPr>
          <w:i/>
          <w:iCs/>
          <w:color w:val="000000"/>
          <w:lang w:val="en-GB" w:eastAsia="en-US"/>
        </w:rPr>
        <w:t xml:space="preserve">New Editions </w:t>
      </w:r>
      <w:r w:rsidRPr="000F3C94">
        <w:rPr>
          <w:color w:val="000000"/>
          <w:lang w:val="en-GB" w:eastAsia="en-US"/>
        </w:rPr>
        <w:t xml:space="preserve">enable new concepts, such as the ability to support new functions or applications, or the introduction of new constructs or data types. </w:t>
      </w:r>
      <w:r w:rsidRPr="000F3C94">
        <w:rPr>
          <w:i/>
          <w:iCs/>
          <w:color w:val="000000"/>
          <w:lang w:val="en-GB" w:eastAsia="en-US"/>
        </w:rPr>
        <w:t xml:space="preserve">New Editions </w:t>
      </w:r>
      <w:r w:rsidRPr="000F3C94">
        <w:rPr>
          <w:color w:val="000000"/>
          <w:lang w:val="en-GB" w:eastAsia="en-US"/>
        </w:rPr>
        <w:t xml:space="preserve">are likely to have a significant impact on either existing users or future users </w:t>
      </w:r>
      <w:r w:rsidR="008D49AA" w:rsidRPr="000F3C94">
        <w:rPr>
          <w:color w:val="000000"/>
          <w:lang w:val="en-GB" w:eastAsia="en-US"/>
        </w:rPr>
        <w:t>of S-10n</w:t>
      </w:r>
      <w:r w:rsidRPr="000F3C94">
        <w:rPr>
          <w:color w:val="000000"/>
          <w:lang w:val="en-GB" w:eastAsia="en-US"/>
        </w:rPr>
        <w:t xml:space="preserve">. </w:t>
      </w:r>
    </w:p>
    <w:p w14:paraId="15F68FBE" w14:textId="26249F77" w:rsidR="00CD70BD" w:rsidRPr="000F3C94" w:rsidRDefault="00D17744" w:rsidP="004A3CFB">
      <w:pPr>
        <w:pStyle w:val="Heading3"/>
        <w:tabs>
          <w:tab w:val="clear" w:pos="660"/>
        </w:tabs>
        <w:rPr>
          <w:lang w:val="en-GB"/>
        </w:rPr>
      </w:pPr>
      <w:bookmarkStart w:id="36" w:name="_Toc152232541"/>
      <w:bookmarkStart w:id="37" w:name="_Toc194499977"/>
      <w:r w:rsidRPr="000F3C94">
        <w:rPr>
          <w:lang w:val="en-GB"/>
        </w:rPr>
        <w:t>Revision</w:t>
      </w:r>
      <w:bookmarkEnd w:id="36"/>
      <w:bookmarkEnd w:id="37"/>
    </w:p>
    <w:p w14:paraId="68A007C6" w14:textId="57E24A59" w:rsidR="005E6D54" w:rsidRPr="000F3C94" w:rsidRDefault="009F7443" w:rsidP="00DB035D">
      <w:pPr>
        <w:autoSpaceDE w:val="0"/>
        <w:autoSpaceDN w:val="0"/>
        <w:adjustRightInd w:val="0"/>
        <w:rPr>
          <w:color w:val="000000"/>
          <w:lang w:val="en-GB" w:eastAsia="en-US"/>
        </w:rPr>
      </w:pPr>
      <w:r w:rsidRPr="000F3C94">
        <w:rPr>
          <w:i/>
          <w:iCs/>
          <w:color w:val="000000"/>
          <w:lang w:val="en-GB" w:eastAsia="en-US"/>
        </w:rPr>
        <w:t xml:space="preserve">Revisions </w:t>
      </w:r>
      <w:r w:rsidRPr="000F3C94">
        <w:rPr>
          <w:color w:val="000000"/>
          <w:lang w:val="en-GB" w:eastAsia="en-US"/>
        </w:rPr>
        <w:t xml:space="preserve">are defined as substantive semantic changes to </w:t>
      </w:r>
      <w:r w:rsidR="00E117D1" w:rsidRPr="000F3C94">
        <w:rPr>
          <w:lang w:val="en-GB" w:eastAsia="en-US"/>
        </w:rPr>
        <w:t>S-128</w:t>
      </w:r>
      <w:r w:rsidRPr="000F3C94">
        <w:rPr>
          <w:color w:val="000000"/>
          <w:lang w:val="en-GB" w:eastAsia="en-US"/>
        </w:rPr>
        <w:t xml:space="preserve">. Typically, revisions </w:t>
      </w:r>
      <w:r w:rsidR="00A217FA" w:rsidRPr="000F3C94">
        <w:rPr>
          <w:color w:val="000000"/>
          <w:lang w:val="en-GB" w:eastAsia="en-US"/>
        </w:rPr>
        <w:t xml:space="preserve">will change </w:t>
      </w:r>
      <w:r w:rsidR="00E117D1" w:rsidRPr="000F3C94">
        <w:rPr>
          <w:lang w:val="en-GB" w:eastAsia="en-US"/>
        </w:rPr>
        <w:t>S-128</w:t>
      </w:r>
      <w:r w:rsidRPr="000F3C94">
        <w:rPr>
          <w:color w:val="000000"/>
          <w:lang w:val="en-GB" w:eastAsia="en-US"/>
        </w:rPr>
        <w:t xml:space="preserve"> to correct factual errors; introduce necessary changes that have become evident as a result of practical experience or changing circumstances. A </w:t>
      </w:r>
      <w:r w:rsidRPr="000F3C94">
        <w:rPr>
          <w:i/>
          <w:iCs/>
          <w:color w:val="000000"/>
          <w:lang w:val="en-GB" w:eastAsia="en-US"/>
        </w:rPr>
        <w:t xml:space="preserve">revision </w:t>
      </w:r>
      <w:r w:rsidR="006767ED" w:rsidRPr="000F3C94">
        <w:rPr>
          <w:color w:val="000000"/>
          <w:lang w:val="en-GB" w:eastAsia="en-US"/>
        </w:rPr>
        <w:t>must</w:t>
      </w:r>
      <w:r w:rsidRPr="000F3C94">
        <w:rPr>
          <w:color w:val="000000"/>
          <w:lang w:val="en-GB" w:eastAsia="en-US"/>
        </w:rPr>
        <w:t xml:space="preserve"> not be classified as a clarification. </w:t>
      </w:r>
      <w:r w:rsidRPr="000F3C94">
        <w:rPr>
          <w:i/>
          <w:iCs/>
          <w:color w:val="000000"/>
          <w:lang w:val="en-GB" w:eastAsia="en-US"/>
        </w:rPr>
        <w:t xml:space="preserve">Revisions </w:t>
      </w:r>
      <w:r w:rsidRPr="000F3C94">
        <w:rPr>
          <w:color w:val="000000"/>
          <w:lang w:val="en-GB" w:eastAsia="en-US"/>
        </w:rPr>
        <w:t xml:space="preserve">could have an impact on either existing users or future users of </w:t>
      </w:r>
      <w:r w:rsidR="00AB6A93" w:rsidRPr="000F3C94">
        <w:rPr>
          <w:lang w:val="en-GB" w:eastAsia="en-US"/>
        </w:rPr>
        <w:t>S-128</w:t>
      </w:r>
      <w:r w:rsidRPr="000F3C94">
        <w:rPr>
          <w:color w:val="000000"/>
          <w:lang w:val="en-GB" w:eastAsia="en-US"/>
        </w:rPr>
        <w:t xml:space="preserve">. All cumulative </w:t>
      </w:r>
      <w:r w:rsidRPr="000F3C94">
        <w:rPr>
          <w:i/>
          <w:iCs/>
          <w:color w:val="000000"/>
          <w:lang w:val="en-GB" w:eastAsia="en-US"/>
        </w:rPr>
        <w:t xml:space="preserve">clarifications </w:t>
      </w:r>
      <w:r w:rsidRPr="000F3C94">
        <w:rPr>
          <w:color w:val="000000"/>
          <w:lang w:val="en-GB" w:eastAsia="en-US"/>
        </w:rPr>
        <w:t xml:space="preserve">must be included with the release of approved corrections revisions. </w:t>
      </w:r>
    </w:p>
    <w:p w14:paraId="516C9639" w14:textId="77777777" w:rsidR="00595A33" w:rsidRPr="000F3C94" w:rsidRDefault="001E561A" w:rsidP="00DB035D">
      <w:pPr>
        <w:pStyle w:val="ISOSecretObservations"/>
        <w:spacing w:before="0" w:after="120" w:line="240" w:lineRule="auto"/>
        <w:jc w:val="both"/>
        <w:rPr>
          <w:sz w:val="20"/>
          <w:lang w:val="en-GB"/>
        </w:rPr>
      </w:pPr>
      <w:r w:rsidRPr="000F3C94">
        <w:rPr>
          <w:sz w:val="20"/>
          <w:lang w:val="en-GB"/>
        </w:rPr>
        <w:t>Changes in a revision are minor and ensure backward compatibility with the previous versions within the same Edition. Newer revisions, for example, introduce new features and attributes. Within the same Edition, a dataset of one version could always be processed with a later version of the feature and portrayal catalogues.</w:t>
      </w:r>
    </w:p>
    <w:p w14:paraId="70671B60" w14:textId="660665B4" w:rsidR="008F7F95" w:rsidRPr="000F3C94" w:rsidRDefault="001E561A" w:rsidP="00DB035D">
      <w:pPr>
        <w:autoSpaceDE w:val="0"/>
        <w:autoSpaceDN w:val="0"/>
        <w:adjustRightInd w:val="0"/>
        <w:rPr>
          <w:color w:val="000000"/>
          <w:lang w:val="en-GB" w:eastAsia="en-US"/>
        </w:rPr>
      </w:pPr>
      <w:r w:rsidRPr="000F3C94">
        <w:rPr>
          <w:color w:val="000000"/>
          <w:lang w:val="en-GB" w:eastAsia="en-US"/>
        </w:rPr>
        <w:t>In most cases a new feature or portrayal catalogue wi</w:t>
      </w:r>
      <w:r w:rsidR="008D49AA" w:rsidRPr="000F3C94">
        <w:rPr>
          <w:color w:val="000000"/>
          <w:lang w:val="en-GB" w:eastAsia="en-US"/>
        </w:rPr>
        <w:t xml:space="preserve">ll result in a revision of </w:t>
      </w:r>
      <w:r w:rsidR="00AB6A93" w:rsidRPr="000F3C94">
        <w:rPr>
          <w:lang w:val="en-GB" w:eastAsia="en-US"/>
        </w:rPr>
        <w:t>S-128</w:t>
      </w:r>
      <w:r w:rsidRPr="000F3C94">
        <w:rPr>
          <w:color w:val="000000"/>
          <w:lang w:val="en-GB" w:eastAsia="en-US"/>
        </w:rPr>
        <w:t>.</w:t>
      </w:r>
    </w:p>
    <w:p w14:paraId="6F33ACE2" w14:textId="56D01921" w:rsidR="00CD70BD" w:rsidRPr="000F3C94" w:rsidRDefault="00D17744" w:rsidP="004A3CFB">
      <w:pPr>
        <w:pStyle w:val="Heading3"/>
        <w:tabs>
          <w:tab w:val="clear" w:pos="660"/>
        </w:tabs>
        <w:rPr>
          <w:lang w:val="en-GB"/>
        </w:rPr>
      </w:pPr>
      <w:bookmarkStart w:id="38" w:name="_Toc152232542"/>
      <w:bookmarkStart w:id="39" w:name="_Toc194499978"/>
      <w:r w:rsidRPr="000F3C94">
        <w:rPr>
          <w:lang w:val="en-GB"/>
        </w:rPr>
        <w:t>Clarification</w:t>
      </w:r>
      <w:bookmarkEnd w:id="38"/>
      <w:bookmarkEnd w:id="39"/>
    </w:p>
    <w:p w14:paraId="0A05361A" w14:textId="230D0A53" w:rsidR="009F7443" w:rsidRPr="000F3C94" w:rsidRDefault="009F7443" w:rsidP="00DB035D">
      <w:pPr>
        <w:autoSpaceDE w:val="0"/>
        <w:autoSpaceDN w:val="0"/>
        <w:adjustRightInd w:val="0"/>
        <w:rPr>
          <w:color w:val="000000"/>
          <w:lang w:val="en-GB" w:eastAsia="en-US"/>
        </w:rPr>
      </w:pPr>
      <w:r w:rsidRPr="000F3C94">
        <w:rPr>
          <w:color w:val="000000"/>
          <w:lang w:val="en-GB" w:eastAsia="en-US"/>
        </w:rPr>
        <w:t xml:space="preserve">Clarifications are non-substantive changes to </w:t>
      </w:r>
      <w:r w:rsidR="00BA0681" w:rsidRPr="000F3C94">
        <w:rPr>
          <w:lang w:val="en-GB" w:eastAsia="en-US"/>
        </w:rPr>
        <w:t>S-128</w:t>
      </w:r>
      <w:r w:rsidRPr="000F3C94">
        <w:rPr>
          <w:color w:val="000000"/>
          <w:lang w:val="en-GB" w:eastAsia="en-US"/>
        </w:rPr>
        <w:t xml:space="preserve">. Typically, clarifications: remove ambiguity; correct grammatical and spelling errors; amend or update cross references; insert improved graphics in spelling, punctuation and grammar. A clarification must not cause any substantive semantic change to </w:t>
      </w:r>
      <w:r w:rsidR="008D49AA" w:rsidRPr="000F3C94">
        <w:rPr>
          <w:color w:val="000000"/>
          <w:lang w:val="en-GB" w:eastAsia="en-US"/>
        </w:rPr>
        <w:t>S-</w:t>
      </w:r>
      <w:r w:rsidR="00D17744" w:rsidRPr="000F3C94">
        <w:rPr>
          <w:color w:val="000000"/>
          <w:lang w:val="en-GB" w:eastAsia="en-US"/>
        </w:rPr>
        <w:t>128</w:t>
      </w:r>
      <w:r w:rsidR="008F7F95" w:rsidRPr="000F3C94">
        <w:rPr>
          <w:color w:val="000000"/>
          <w:lang w:val="en-GB" w:eastAsia="en-US"/>
        </w:rPr>
        <w:t>.</w:t>
      </w:r>
      <w:r w:rsidRPr="000F3C94">
        <w:rPr>
          <w:color w:val="000000"/>
          <w:lang w:val="en-GB" w:eastAsia="en-US"/>
        </w:rPr>
        <w:t xml:space="preserve"> </w:t>
      </w:r>
    </w:p>
    <w:p w14:paraId="683E2796" w14:textId="09A2BDCE" w:rsidR="001E561A" w:rsidRPr="000F3C94" w:rsidRDefault="001E561A" w:rsidP="00DB035D">
      <w:pPr>
        <w:autoSpaceDE w:val="0"/>
        <w:autoSpaceDN w:val="0"/>
        <w:adjustRightInd w:val="0"/>
        <w:rPr>
          <w:color w:val="000000"/>
          <w:lang w:val="en-GB" w:eastAsia="en-US"/>
        </w:rPr>
      </w:pPr>
      <w:r w:rsidRPr="000F3C94">
        <w:rPr>
          <w:color w:val="000000"/>
          <w:lang w:val="en-GB" w:eastAsia="en-US"/>
        </w:rPr>
        <w:t xml:space="preserve">Changes in a clarification are minor and ensure backward compatibility with the previous versions within the same Edition.  Within the same Edition, a dataset of one clarification version could always be processed with a later version of the feature and portrayal catalogues, and a </w:t>
      </w:r>
      <w:r w:rsidR="00357869" w:rsidRPr="000F3C94">
        <w:rPr>
          <w:color w:val="000000"/>
          <w:lang w:val="en-GB" w:eastAsia="en-US"/>
        </w:rPr>
        <w:t>P</w:t>
      </w:r>
      <w:r w:rsidRPr="000F3C94">
        <w:rPr>
          <w:color w:val="000000"/>
          <w:lang w:val="en-GB" w:eastAsia="en-US"/>
        </w:rPr>
        <w:t xml:space="preserve">ortrayal </w:t>
      </w:r>
      <w:r w:rsidR="00357869" w:rsidRPr="000F3C94">
        <w:rPr>
          <w:color w:val="000000"/>
          <w:lang w:val="en-GB" w:eastAsia="en-US"/>
        </w:rPr>
        <w:t>C</w:t>
      </w:r>
      <w:r w:rsidRPr="000F3C94">
        <w:rPr>
          <w:color w:val="000000"/>
          <w:lang w:val="en-GB" w:eastAsia="en-US"/>
        </w:rPr>
        <w:t xml:space="preserve">atalogue can always rely on earlier versions of the </w:t>
      </w:r>
      <w:r w:rsidR="00357869" w:rsidRPr="000F3C94">
        <w:rPr>
          <w:color w:val="000000"/>
          <w:lang w:val="en-GB" w:eastAsia="en-US"/>
        </w:rPr>
        <w:t>F</w:t>
      </w:r>
      <w:r w:rsidRPr="000F3C94">
        <w:rPr>
          <w:color w:val="000000"/>
          <w:lang w:val="en-GB" w:eastAsia="en-US"/>
        </w:rPr>
        <w:t xml:space="preserve">eature </w:t>
      </w:r>
      <w:r w:rsidR="00357869" w:rsidRPr="000F3C94">
        <w:rPr>
          <w:color w:val="000000"/>
          <w:lang w:val="en-GB" w:eastAsia="en-US"/>
        </w:rPr>
        <w:t>C</w:t>
      </w:r>
      <w:r w:rsidRPr="000F3C94">
        <w:rPr>
          <w:color w:val="000000"/>
          <w:lang w:val="en-GB" w:eastAsia="en-US"/>
        </w:rPr>
        <w:t>atalogues.</w:t>
      </w:r>
    </w:p>
    <w:p w14:paraId="60827095" w14:textId="60F4DFB1" w:rsidR="00CD70BD" w:rsidRPr="000F3C94" w:rsidRDefault="00BD04E8" w:rsidP="004A3CFB">
      <w:pPr>
        <w:pStyle w:val="Heading3"/>
        <w:tabs>
          <w:tab w:val="clear" w:pos="660"/>
        </w:tabs>
        <w:rPr>
          <w:lang w:val="en-GB"/>
        </w:rPr>
      </w:pPr>
      <w:bookmarkStart w:id="40" w:name="_Toc152232543"/>
      <w:bookmarkStart w:id="41" w:name="_Toc194499979"/>
      <w:r w:rsidRPr="000F3C94">
        <w:rPr>
          <w:lang w:val="en-GB"/>
        </w:rPr>
        <w:t>Version numbers</w:t>
      </w:r>
      <w:bookmarkEnd w:id="40"/>
      <w:bookmarkEnd w:id="41"/>
    </w:p>
    <w:p w14:paraId="76CAE047" w14:textId="0FCC4267" w:rsidR="008F7F95" w:rsidRPr="000F3C94" w:rsidRDefault="008F7F95" w:rsidP="00DB035D">
      <w:pPr>
        <w:rPr>
          <w:lang w:val="en-GB"/>
        </w:rPr>
      </w:pPr>
      <w:r w:rsidRPr="000F3C94">
        <w:rPr>
          <w:lang w:val="en-GB"/>
        </w:rPr>
        <w:t xml:space="preserve">The associated version control numbering </w:t>
      </w:r>
      <w:r w:rsidR="008D49AA" w:rsidRPr="000F3C94">
        <w:rPr>
          <w:lang w:val="en-GB"/>
        </w:rPr>
        <w:t>to identify changes (n) to S-1</w:t>
      </w:r>
      <w:r w:rsidR="00BD04E8" w:rsidRPr="000F3C94">
        <w:rPr>
          <w:lang w:val="en-GB"/>
        </w:rPr>
        <w:t>28</w:t>
      </w:r>
      <w:r w:rsidRPr="000F3C94">
        <w:rPr>
          <w:lang w:val="en-GB"/>
        </w:rPr>
        <w:t xml:space="preserve"> </w:t>
      </w:r>
      <w:r w:rsidR="006767ED" w:rsidRPr="000F3C94">
        <w:rPr>
          <w:lang w:val="en-GB"/>
        </w:rPr>
        <w:t>must</w:t>
      </w:r>
      <w:r w:rsidRPr="000F3C94">
        <w:rPr>
          <w:lang w:val="en-GB"/>
        </w:rPr>
        <w:t xml:space="preserve"> be as follows:</w:t>
      </w:r>
    </w:p>
    <w:p w14:paraId="600AEC3E" w14:textId="77777777" w:rsidR="008F7F95" w:rsidRPr="000F3C94" w:rsidRDefault="008F7F95" w:rsidP="00DB035D">
      <w:pPr>
        <w:rPr>
          <w:lang w:val="en-GB"/>
        </w:rPr>
      </w:pPr>
      <w:r w:rsidRPr="000F3C94">
        <w:rPr>
          <w:lang w:val="en-GB"/>
        </w:rPr>
        <w:t xml:space="preserve">New Editions denoted as </w:t>
      </w:r>
      <w:r w:rsidRPr="000F3C94">
        <w:rPr>
          <w:b/>
          <w:sz w:val="32"/>
          <w:lang w:val="en-GB"/>
        </w:rPr>
        <w:t>n</w:t>
      </w:r>
      <w:r w:rsidRPr="000F3C94">
        <w:rPr>
          <w:lang w:val="en-GB"/>
        </w:rPr>
        <w:t>.0.0</w:t>
      </w:r>
    </w:p>
    <w:p w14:paraId="1E15E875" w14:textId="77777777" w:rsidR="008F7F95" w:rsidRPr="000F3C94" w:rsidRDefault="008F7F95" w:rsidP="00DB035D">
      <w:pPr>
        <w:rPr>
          <w:lang w:val="en-GB"/>
        </w:rPr>
      </w:pPr>
      <w:r w:rsidRPr="000F3C94">
        <w:rPr>
          <w:lang w:val="en-GB"/>
        </w:rPr>
        <w:t>Revisions denoted as n.</w:t>
      </w:r>
      <w:r w:rsidRPr="000F3C94">
        <w:rPr>
          <w:b/>
          <w:sz w:val="28"/>
          <w:lang w:val="en-GB"/>
        </w:rPr>
        <w:t>n</w:t>
      </w:r>
      <w:r w:rsidRPr="000F3C94">
        <w:rPr>
          <w:lang w:val="en-GB"/>
        </w:rPr>
        <w:t>.0</w:t>
      </w:r>
    </w:p>
    <w:p w14:paraId="4983937D" w14:textId="77777777" w:rsidR="000F2AEA" w:rsidRPr="000F3C94" w:rsidRDefault="008F7F95" w:rsidP="00DB035D">
      <w:pPr>
        <w:rPr>
          <w:b/>
          <w:sz w:val="28"/>
          <w:lang w:val="en-GB"/>
        </w:rPr>
      </w:pPr>
      <w:r w:rsidRPr="000F3C94">
        <w:rPr>
          <w:lang w:val="en-GB"/>
        </w:rPr>
        <w:t xml:space="preserve">Clarifications denoted as </w:t>
      </w:r>
      <w:proofErr w:type="spellStart"/>
      <w:r w:rsidRPr="000F3C94">
        <w:rPr>
          <w:lang w:val="en-GB"/>
        </w:rPr>
        <w:t>n.n.</w:t>
      </w:r>
      <w:r w:rsidRPr="000F3C94">
        <w:rPr>
          <w:b/>
          <w:sz w:val="28"/>
          <w:lang w:val="en-GB"/>
        </w:rPr>
        <w:t>n</w:t>
      </w:r>
      <w:proofErr w:type="spellEnd"/>
    </w:p>
    <w:p w14:paraId="57BE0B15" w14:textId="77777777" w:rsidR="006435C5" w:rsidRPr="000F3C94" w:rsidRDefault="006435C5" w:rsidP="006435C5">
      <w:pPr>
        <w:rPr>
          <w:lang w:val="en-GB"/>
        </w:rPr>
      </w:pPr>
    </w:p>
    <w:p w14:paraId="30BC1B51" w14:textId="77777777" w:rsidR="00731C05" w:rsidRPr="000F3C94" w:rsidRDefault="004B59B1" w:rsidP="00437CDA">
      <w:pPr>
        <w:pStyle w:val="Heading1"/>
        <w:tabs>
          <w:tab w:val="clear" w:pos="400"/>
        </w:tabs>
        <w:rPr>
          <w:lang w:val="en-GB"/>
        </w:rPr>
      </w:pPr>
      <w:bookmarkStart w:id="42" w:name="_Toc225648278"/>
      <w:bookmarkStart w:id="43" w:name="_Toc225065135"/>
      <w:bookmarkStart w:id="44" w:name="_Toc152232544"/>
      <w:bookmarkStart w:id="45" w:name="_Toc194499980"/>
      <w:r w:rsidRPr="000F3C94">
        <w:rPr>
          <w:lang w:val="en-GB"/>
        </w:rPr>
        <w:t>Specification Scopes</w:t>
      </w:r>
      <w:bookmarkEnd w:id="42"/>
      <w:bookmarkEnd w:id="43"/>
      <w:bookmarkEnd w:id="44"/>
      <w:bookmarkEnd w:id="45"/>
    </w:p>
    <w:p w14:paraId="3B70C17A" w14:textId="74EAA457" w:rsidR="00D73CA5" w:rsidRPr="000F3C94" w:rsidRDefault="00394A5C" w:rsidP="00972855">
      <w:pPr>
        <w:pStyle w:val="note0"/>
        <w:rPr>
          <w:i w:val="0"/>
          <w:iCs/>
          <w:color w:val="auto"/>
          <w:lang w:val="en-GB"/>
        </w:rPr>
      </w:pPr>
      <w:r w:rsidRPr="000F3C94">
        <w:rPr>
          <w:i w:val="0"/>
          <w:iCs/>
          <w:color w:val="auto"/>
          <w:lang w:val="en-GB"/>
        </w:rPr>
        <w:t>This Product Specification describes one data product and therefore requires only one scope which is described below:</w:t>
      </w:r>
    </w:p>
    <w:p w14:paraId="6FBB30FF" w14:textId="161A75B8" w:rsidR="000D6280" w:rsidRPr="000F3C94" w:rsidRDefault="000D6280" w:rsidP="00B36913">
      <w:pPr>
        <w:pStyle w:val="Label1"/>
        <w:spacing w:after="120" w:line="240" w:lineRule="auto"/>
        <w:rPr>
          <w:lang w:val="en-GB"/>
        </w:rPr>
      </w:pPr>
      <w:r w:rsidRPr="000F3C94">
        <w:rPr>
          <w:lang w:val="en-GB"/>
        </w:rPr>
        <w:t xml:space="preserve">Scope ID: </w:t>
      </w:r>
      <w:r w:rsidRPr="000F3C94">
        <w:rPr>
          <w:lang w:val="en-GB"/>
        </w:rPr>
        <w:tab/>
      </w:r>
      <w:r w:rsidRPr="000F3C94">
        <w:rPr>
          <w:lang w:val="en-GB"/>
        </w:rPr>
        <w:tab/>
      </w:r>
      <w:r w:rsidR="00394A5C" w:rsidRPr="000F3C94">
        <w:rPr>
          <w:b w:val="0"/>
          <w:bCs/>
          <w:sz w:val="20"/>
          <w:szCs w:val="20"/>
          <w:lang w:val="en-GB"/>
        </w:rPr>
        <w:t>Catalogue of Nautical Products</w:t>
      </w:r>
    </w:p>
    <w:p w14:paraId="7B539201" w14:textId="63DA6C46" w:rsidR="000D6280" w:rsidRPr="000F3C94" w:rsidRDefault="000D6280" w:rsidP="00B36913">
      <w:pPr>
        <w:pStyle w:val="Label1"/>
        <w:spacing w:after="120" w:line="240" w:lineRule="auto"/>
        <w:rPr>
          <w:lang w:val="en-GB"/>
        </w:rPr>
      </w:pPr>
      <w:r w:rsidRPr="000F3C94">
        <w:rPr>
          <w:lang w:val="en-GB"/>
        </w:rPr>
        <w:t>Level:</w:t>
      </w:r>
      <w:r w:rsidRPr="000F3C94">
        <w:rPr>
          <w:lang w:val="en-GB"/>
        </w:rPr>
        <w:tab/>
      </w:r>
      <w:r w:rsidRPr="000F3C94">
        <w:rPr>
          <w:lang w:val="en-GB"/>
        </w:rPr>
        <w:tab/>
      </w:r>
      <w:r w:rsidR="00394A5C" w:rsidRPr="000F3C94">
        <w:rPr>
          <w:b w:val="0"/>
          <w:bCs/>
          <w:sz w:val="20"/>
          <w:szCs w:val="20"/>
          <w:lang w:val="en-GB"/>
        </w:rPr>
        <w:t>005-dataset</w:t>
      </w:r>
    </w:p>
    <w:p w14:paraId="3073BE87" w14:textId="6360FF15" w:rsidR="00400092" w:rsidRPr="000F3C94" w:rsidRDefault="000D6280" w:rsidP="00400092">
      <w:pPr>
        <w:pStyle w:val="Label1"/>
        <w:spacing w:after="120" w:line="240" w:lineRule="auto"/>
        <w:rPr>
          <w:b w:val="0"/>
          <w:bCs/>
          <w:sz w:val="20"/>
          <w:szCs w:val="20"/>
          <w:lang w:val="en-GB"/>
        </w:rPr>
      </w:pPr>
      <w:r w:rsidRPr="000F3C94">
        <w:rPr>
          <w:lang w:val="en-GB"/>
        </w:rPr>
        <w:t>Level name:</w:t>
      </w:r>
      <w:r w:rsidRPr="000F3C94">
        <w:rPr>
          <w:lang w:val="en-GB"/>
        </w:rPr>
        <w:tab/>
      </w:r>
      <w:r w:rsidR="00394A5C" w:rsidRPr="000F3C94">
        <w:rPr>
          <w:b w:val="0"/>
          <w:bCs/>
          <w:sz w:val="20"/>
          <w:szCs w:val="20"/>
          <w:lang w:val="en-GB"/>
        </w:rPr>
        <w:t>CNP Dataset</w:t>
      </w:r>
      <w:bookmarkStart w:id="46" w:name="_Toc225648279"/>
      <w:bookmarkStart w:id="47" w:name="_Toc225065136"/>
    </w:p>
    <w:p w14:paraId="367E0CE2" w14:textId="77777777" w:rsidR="00400092" w:rsidRPr="000F3C94" w:rsidRDefault="00400092" w:rsidP="00400092">
      <w:pPr>
        <w:pStyle w:val="Label1"/>
        <w:spacing w:after="120" w:line="240" w:lineRule="auto"/>
        <w:rPr>
          <w:b w:val="0"/>
          <w:bCs/>
          <w:sz w:val="20"/>
          <w:szCs w:val="20"/>
          <w:lang w:val="en-GB"/>
        </w:rPr>
      </w:pPr>
    </w:p>
    <w:p w14:paraId="59A42906" w14:textId="4F133F64" w:rsidR="00A25DC9" w:rsidRPr="000F3C94" w:rsidRDefault="00A25DC9" w:rsidP="00C036DB">
      <w:pPr>
        <w:pStyle w:val="Heading1"/>
        <w:tabs>
          <w:tab w:val="clear" w:pos="400"/>
          <w:tab w:val="clear" w:pos="560"/>
          <w:tab w:val="left" w:pos="567"/>
        </w:tabs>
        <w:rPr>
          <w:lang w:val="en-GB"/>
        </w:rPr>
      </w:pPr>
      <w:bookmarkStart w:id="48" w:name="_Toc152232545"/>
      <w:bookmarkStart w:id="49" w:name="_Toc194499981"/>
      <w:r w:rsidRPr="000F3C94">
        <w:rPr>
          <w:lang w:val="en-GB"/>
        </w:rPr>
        <w:lastRenderedPageBreak/>
        <w:t>Data</w:t>
      </w:r>
      <w:r w:rsidR="00053ABB" w:rsidRPr="000F3C94">
        <w:rPr>
          <w:lang w:val="en-GB"/>
        </w:rPr>
        <w:t>s</w:t>
      </w:r>
      <w:r w:rsidR="00A25574" w:rsidRPr="000F3C94">
        <w:rPr>
          <w:lang w:val="en-GB"/>
        </w:rPr>
        <w:t xml:space="preserve">et </w:t>
      </w:r>
      <w:bookmarkEnd w:id="46"/>
      <w:bookmarkEnd w:id="47"/>
      <w:r w:rsidR="00A25574" w:rsidRPr="000F3C94">
        <w:rPr>
          <w:lang w:val="en-GB"/>
        </w:rPr>
        <w:t>Identification</w:t>
      </w:r>
      <w:bookmarkEnd w:id="48"/>
      <w:bookmarkEnd w:id="49"/>
    </w:p>
    <w:p w14:paraId="09C6A732" w14:textId="0064C6BE" w:rsidR="000C2C7C" w:rsidRPr="000F3C94" w:rsidRDefault="00C241CD" w:rsidP="00C241CD">
      <w:pPr>
        <w:rPr>
          <w:lang w:val="en-GB"/>
        </w:rPr>
      </w:pPr>
      <w:r w:rsidRPr="000F3C94">
        <w:rPr>
          <w:lang w:val="en-GB"/>
        </w:rPr>
        <w:t>T</w:t>
      </w:r>
      <w:r w:rsidRPr="000F3C94">
        <w:rPr>
          <w:spacing w:val="-1"/>
          <w:lang w:val="en-GB"/>
        </w:rPr>
        <w:t>his</w:t>
      </w:r>
      <w:r w:rsidRPr="000F3C94">
        <w:rPr>
          <w:spacing w:val="-12"/>
          <w:lang w:val="en-GB"/>
        </w:rPr>
        <w:t xml:space="preserve"> </w:t>
      </w:r>
      <w:r w:rsidRPr="000F3C94">
        <w:rPr>
          <w:spacing w:val="-1"/>
          <w:lang w:val="en-GB"/>
        </w:rPr>
        <w:t>section</w:t>
      </w:r>
      <w:r w:rsidRPr="000F3C94">
        <w:rPr>
          <w:spacing w:val="-14"/>
          <w:lang w:val="en-GB"/>
        </w:rPr>
        <w:t xml:space="preserve"> </w:t>
      </w:r>
      <w:r w:rsidRPr="000F3C94">
        <w:rPr>
          <w:spacing w:val="-1"/>
          <w:lang w:val="en-GB"/>
        </w:rPr>
        <w:t>describes</w:t>
      </w:r>
      <w:r w:rsidRPr="000F3C94">
        <w:rPr>
          <w:spacing w:val="-12"/>
          <w:lang w:val="en-GB"/>
        </w:rPr>
        <w:t xml:space="preserve"> </w:t>
      </w:r>
      <w:r w:rsidRPr="000F3C94">
        <w:rPr>
          <w:spacing w:val="-1"/>
          <w:lang w:val="en-GB"/>
        </w:rPr>
        <w:t>how</w:t>
      </w:r>
      <w:r w:rsidRPr="000F3C94">
        <w:rPr>
          <w:spacing w:val="-13"/>
          <w:lang w:val="en-GB"/>
        </w:rPr>
        <w:t xml:space="preserve"> </w:t>
      </w:r>
      <w:r w:rsidRPr="000F3C94">
        <w:rPr>
          <w:spacing w:val="-1"/>
          <w:lang w:val="en-GB"/>
        </w:rPr>
        <w:t>to</w:t>
      </w:r>
      <w:r w:rsidRPr="000F3C94">
        <w:rPr>
          <w:spacing w:val="-13"/>
          <w:lang w:val="en-GB"/>
        </w:rPr>
        <w:t xml:space="preserve"> </w:t>
      </w:r>
      <w:r w:rsidRPr="000F3C94">
        <w:rPr>
          <w:lang w:val="en-GB"/>
        </w:rPr>
        <w:t>identify</w:t>
      </w:r>
      <w:r w:rsidRPr="000F3C94">
        <w:rPr>
          <w:spacing w:val="-16"/>
          <w:lang w:val="en-GB"/>
        </w:rPr>
        <w:t xml:space="preserve"> </w:t>
      </w:r>
      <w:r w:rsidRPr="000F3C94">
        <w:rPr>
          <w:lang w:val="en-GB"/>
        </w:rPr>
        <w:t>data</w:t>
      </w:r>
      <w:r w:rsidRPr="000F3C94">
        <w:rPr>
          <w:spacing w:val="-14"/>
          <w:lang w:val="en-GB"/>
        </w:rPr>
        <w:t xml:space="preserve"> </w:t>
      </w:r>
      <w:r w:rsidRPr="000F3C94">
        <w:rPr>
          <w:lang w:val="en-GB"/>
        </w:rPr>
        <w:t>sets</w:t>
      </w:r>
      <w:r w:rsidRPr="000F3C94">
        <w:rPr>
          <w:spacing w:val="-12"/>
          <w:lang w:val="en-GB"/>
        </w:rPr>
        <w:t xml:space="preserve"> </w:t>
      </w:r>
      <w:r w:rsidRPr="000F3C94">
        <w:rPr>
          <w:lang w:val="en-GB"/>
        </w:rPr>
        <w:t>that</w:t>
      </w:r>
      <w:r w:rsidRPr="000F3C94">
        <w:rPr>
          <w:spacing w:val="-13"/>
          <w:lang w:val="en-GB"/>
        </w:rPr>
        <w:t xml:space="preserve"> </w:t>
      </w:r>
      <w:r w:rsidRPr="000F3C94">
        <w:rPr>
          <w:lang w:val="en-GB"/>
        </w:rPr>
        <w:t>conform</w:t>
      </w:r>
      <w:r w:rsidRPr="000F3C94">
        <w:rPr>
          <w:spacing w:val="-11"/>
          <w:lang w:val="en-GB"/>
        </w:rPr>
        <w:t xml:space="preserve"> </w:t>
      </w:r>
      <w:r w:rsidRPr="000F3C94">
        <w:rPr>
          <w:lang w:val="en-GB"/>
        </w:rPr>
        <w:t>to</w:t>
      </w:r>
      <w:r w:rsidRPr="000F3C94">
        <w:rPr>
          <w:spacing w:val="-13"/>
          <w:lang w:val="en-GB"/>
        </w:rPr>
        <w:t xml:space="preserve"> </w:t>
      </w:r>
      <w:r w:rsidRPr="000F3C94">
        <w:rPr>
          <w:lang w:val="en-GB"/>
        </w:rPr>
        <w:t>the</w:t>
      </w:r>
      <w:r w:rsidRPr="000F3C94">
        <w:rPr>
          <w:spacing w:val="-11"/>
          <w:lang w:val="en-GB"/>
        </w:rPr>
        <w:t xml:space="preserve"> </w:t>
      </w:r>
      <w:r w:rsidRPr="000F3C94">
        <w:rPr>
          <w:lang w:val="en-GB"/>
        </w:rPr>
        <w:t>Specification.</w:t>
      </w:r>
      <w:r w:rsidRPr="000F3C94">
        <w:rPr>
          <w:spacing w:val="-13"/>
          <w:lang w:val="en-GB"/>
        </w:rPr>
        <w:t xml:space="preserve"> </w:t>
      </w:r>
      <w:r w:rsidRPr="000F3C94">
        <w:rPr>
          <w:lang w:val="en-GB"/>
        </w:rPr>
        <w:t>A</w:t>
      </w:r>
      <w:r w:rsidRPr="000F3C94">
        <w:rPr>
          <w:spacing w:val="-11"/>
          <w:lang w:val="en-GB"/>
        </w:rPr>
        <w:t xml:space="preserve"> </w:t>
      </w:r>
      <w:r w:rsidRPr="000F3C94">
        <w:rPr>
          <w:lang w:val="en-GB"/>
        </w:rPr>
        <w:t>dataset</w:t>
      </w:r>
      <w:r w:rsidRPr="000F3C94">
        <w:rPr>
          <w:spacing w:val="-13"/>
          <w:lang w:val="en-GB"/>
        </w:rPr>
        <w:t xml:space="preserve"> </w:t>
      </w:r>
      <w:r w:rsidRPr="000F3C94">
        <w:rPr>
          <w:lang w:val="en-GB"/>
        </w:rPr>
        <w:t>that</w:t>
      </w:r>
      <w:r w:rsidRPr="000F3C94">
        <w:rPr>
          <w:spacing w:val="-13"/>
          <w:lang w:val="en-GB"/>
        </w:rPr>
        <w:t xml:space="preserve"> </w:t>
      </w:r>
      <w:r w:rsidRPr="000F3C94">
        <w:rPr>
          <w:lang w:val="en-GB"/>
        </w:rPr>
        <w:t>conforms</w:t>
      </w:r>
      <w:r w:rsidRPr="000F3C94">
        <w:rPr>
          <w:spacing w:val="-53"/>
          <w:lang w:val="en-GB"/>
        </w:rPr>
        <w:t xml:space="preserve"> </w:t>
      </w:r>
      <w:r w:rsidRPr="000F3C94">
        <w:rPr>
          <w:lang w:val="en-GB"/>
        </w:rPr>
        <w:t xml:space="preserve">to this Product Specification may be identified by its discovery </w:t>
      </w:r>
      <w:r w:rsidRPr="000F3C94">
        <w:rPr>
          <w:color w:val="000000"/>
          <w:lang w:val="en-GB"/>
        </w:rPr>
        <w:t>metadata as defined in clause 1</w:t>
      </w:r>
      <w:r w:rsidR="00E36334" w:rsidRPr="000F3C94">
        <w:rPr>
          <w:color w:val="000000"/>
          <w:lang w:val="en-GB"/>
        </w:rPr>
        <w:t>2</w:t>
      </w:r>
      <w:r w:rsidRPr="000F3C94">
        <w:rPr>
          <w:lang w:val="en-GB"/>
        </w:rPr>
        <w:t xml:space="preserve"> of this</w:t>
      </w:r>
      <w:r w:rsidRPr="000F3C94">
        <w:rPr>
          <w:spacing w:val="1"/>
          <w:lang w:val="en-GB"/>
        </w:rPr>
        <w:t xml:space="preserve"> </w:t>
      </w:r>
      <w:r w:rsidRPr="000F3C94">
        <w:rPr>
          <w:lang w:val="en-GB"/>
        </w:rPr>
        <w:t>Specification. The information identifying the data product may include the following items from S-100</w:t>
      </w:r>
      <w:r w:rsidRPr="000F3C94">
        <w:rPr>
          <w:spacing w:val="1"/>
          <w:lang w:val="en-GB"/>
        </w:rPr>
        <w:t xml:space="preserve"> </w:t>
      </w:r>
      <w:r w:rsidRPr="000F3C94">
        <w:rPr>
          <w:lang w:val="en-GB"/>
        </w:rPr>
        <w:t>Edition</w:t>
      </w:r>
      <w:r w:rsidRPr="000F3C94">
        <w:rPr>
          <w:spacing w:val="-2"/>
          <w:lang w:val="en-GB"/>
        </w:rPr>
        <w:t xml:space="preserve"> </w:t>
      </w:r>
      <w:r w:rsidR="003D2B95" w:rsidRPr="000F3C94">
        <w:rPr>
          <w:spacing w:val="-2"/>
          <w:lang w:val="en-GB"/>
        </w:rPr>
        <w:t>5.2.0</w:t>
      </w:r>
      <w:r w:rsidRPr="000F3C94">
        <w:rPr>
          <w:lang w:val="en-GB"/>
        </w:rPr>
        <w:t>,</w:t>
      </w:r>
      <w:r w:rsidRPr="000F3C94">
        <w:rPr>
          <w:spacing w:val="1"/>
          <w:lang w:val="en-GB"/>
        </w:rPr>
        <w:t xml:space="preserve"> </w:t>
      </w:r>
      <w:r w:rsidRPr="000F3C94">
        <w:rPr>
          <w:lang w:val="en-GB"/>
        </w:rPr>
        <w:t>clause</w:t>
      </w:r>
      <w:r w:rsidRPr="000F3C94">
        <w:rPr>
          <w:spacing w:val="-1"/>
          <w:lang w:val="en-GB"/>
        </w:rPr>
        <w:t xml:space="preserve"> </w:t>
      </w:r>
      <w:r w:rsidRPr="000F3C94">
        <w:rPr>
          <w:lang w:val="en-GB"/>
        </w:rPr>
        <w:t>11-6</w:t>
      </w:r>
      <w:r w:rsidRPr="000F3C94">
        <w:rPr>
          <w:spacing w:val="-1"/>
          <w:lang w:val="en-GB"/>
        </w:rPr>
        <w:t xml:space="preserve"> </w:t>
      </w:r>
      <w:r w:rsidRPr="000F3C94">
        <w:rPr>
          <w:lang w:val="en-GB"/>
        </w:rPr>
        <w:t>(adapted</w:t>
      </w:r>
      <w:r w:rsidRPr="000F3C94">
        <w:rPr>
          <w:spacing w:val="-1"/>
          <w:lang w:val="en-GB"/>
        </w:rPr>
        <w:t xml:space="preserve"> </w:t>
      </w:r>
      <w:r w:rsidRPr="000F3C94">
        <w:rPr>
          <w:lang w:val="en-GB"/>
        </w:rPr>
        <w:t>from</w:t>
      </w:r>
      <w:r w:rsidRPr="000F3C94">
        <w:rPr>
          <w:spacing w:val="2"/>
          <w:lang w:val="en-GB"/>
        </w:rPr>
        <w:t xml:space="preserve"> </w:t>
      </w:r>
      <w:r w:rsidRPr="000F3C94">
        <w:rPr>
          <w:lang w:val="en-GB"/>
        </w:rPr>
        <w:t>ISO 191</w:t>
      </w:r>
      <w:r w:rsidR="00475411" w:rsidRPr="000F3C94">
        <w:rPr>
          <w:lang w:val="en-GB"/>
        </w:rPr>
        <w:t>31</w:t>
      </w:r>
      <w:r w:rsidRPr="000F3C94">
        <w:rPr>
          <w:lang w:val="en-GB"/>
        </w:rPr>
        <w:t>).</w:t>
      </w:r>
    </w:p>
    <w:p w14:paraId="2508DEBD" w14:textId="6DE02718" w:rsidR="00F55B36" w:rsidRPr="000F3C94" w:rsidRDefault="00B356C5" w:rsidP="00B36913">
      <w:pPr>
        <w:pStyle w:val="Label1"/>
        <w:spacing w:after="120" w:line="240" w:lineRule="auto"/>
        <w:rPr>
          <w:sz w:val="18"/>
          <w:szCs w:val="18"/>
          <w:lang w:val="en-GB"/>
        </w:rPr>
      </w:pPr>
      <w:r w:rsidRPr="000F3C94">
        <w:rPr>
          <w:lang w:val="en-GB"/>
        </w:rPr>
        <w:t xml:space="preserve">Title: </w:t>
      </w:r>
      <w:r w:rsidRPr="000F3C94">
        <w:rPr>
          <w:lang w:val="en-GB"/>
        </w:rPr>
        <w:tab/>
      </w:r>
      <w:r w:rsidRPr="000F3C94">
        <w:rPr>
          <w:lang w:val="en-GB"/>
        </w:rPr>
        <w:tab/>
      </w:r>
      <w:r w:rsidRPr="000F3C94">
        <w:rPr>
          <w:lang w:val="en-GB"/>
        </w:rPr>
        <w:tab/>
      </w:r>
      <w:r w:rsidR="00D20CD5" w:rsidRPr="000F3C94">
        <w:rPr>
          <w:lang w:val="en-GB"/>
        </w:rPr>
        <w:tab/>
      </w:r>
      <w:r w:rsidR="00D20CD5" w:rsidRPr="000F3C94">
        <w:rPr>
          <w:lang w:val="en-GB"/>
        </w:rPr>
        <w:tab/>
      </w:r>
      <w:r w:rsidR="00D20CD5" w:rsidRPr="000F3C94">
        <w:rPr>
          <w:lang w:val="en-GB"/>
        </w:rPr>
        <w:tab/>
      </w:r>
      <w:r w:rsidR="00C241CD" w:rsidRPr="000F3C94">
        <w:rPr>
          <w:b w:val="0"/>
          <w:bCs/>
          <w:sz w:val="20"/>
          <w:szCs w:val="20"/>
          <w:lang w:val="en-GB"/>
        </w:rPr>
        <w:t>Catalogue of Nautical Products</w:t>
      </w:r>
    </w:p>
    <w:p w14:paraId="6055CDA1" w14:textId="35290645" w:rsidR="00B356C5" w:rsidRPr="000F3C94" w:rsidRDefault="00B356C5" w:rsidP="00B36913">
      <w:pPr>
        <w:pStyle w:val="Label1"/>
        <w:spacing w:after="120" w:line="240" w:lineRule="auto"/>
        <w:ind w:left="3060" w:hanging="3060"/>
        <w:rPr>
          <w:b w:val="0"/>
          <w:bCs/>
          <w:sz w:val="20"/>
          <w:szCs w:val="20"/>
          <w:lang w:val="en-GB"/>
        </w:rPr>
      </w:pPr>
      <w:r w:rsidRPr="000F3C94">
        <w:rPr>
          <w:lang w:val="en-GB"/>
        </w:rPr>
        <w:t>Alternate Title:</w:t>
      </w:r>
      <w:r w:rsidRPr="000F3C94">
        <w:rPr>
          <w:sz w:val="18"/>
          <w:szCs w:val="18"/>
          <w:lang w:val="en-GB"/>
        </w:rPr>
        <w:tab/>
      </w:r>
      <w:r w:rsidR="00980D02" w:rsidRPr="000F3C94">
        <w:rPr>
          <w:b w:val="0"/>
          <w:bCs/>
          <w:sz w:val="18"/>
          <w:szCs w:val="18"/>
          <w:lang w:val="en-GB"/>
        </w:rPr>
        <w:t>CNP</w:t>
      </w:r>
      <w:r w:rsidR="00980D02" w:rsidRPr="000F3C94" w:rsidDel="00980D02">
        <w:rPr>
          <w:b w:val="0"/>
          <w:bCs/>
          <w:sz w:val="20"/>
          <w:szCs w:val="20"/>
          <w:lang w:val="en-GB"/>
        </w:rPr>
        <w:t xml:space="preserve"> </w:t>
      </w:r>
    </w:p>
    <w:p w14:paraId="2018FB1B" w14:textId="52387586" w:rsidR="00980D02" w:rsidRPr="000F3C94" w:rsidRDefault="00980D02" w:rsidP="00980D02">
      <w:pPr>
        <w:pStyle w:val="Label1"/>
        <w:spacing w:after="120" w:line="240" w:lineRule="auto"/>
        <w:ind w:left="3060" w:hanging="3060"/>
        <w:rPr>
          <w:b w:val="0"/>
          <w:bCs/>
          <w:sz w:val="20"/>
          <w:szCs w:val="20"/>
          <w:lang w:val="en-GB"/>
        </w:rPr>
      </w:pPr>
      <w:r w:rsidRPr="000F3C94">
        <w:rPr>
          <w:lang w:val="en-GB"/>
        </w:rPr>
        <w:t>Abstract:</w:t>
      </w:r>
      <w:r w:rsidRPr="000F3C94">
        <w:rPr>
          <w:sz w:val="18"/>
          <w:szCs w:val="18"/>
          <w:lang w:val="en-GB"/>
        </w:rPr>
        <w:tab/>
      </w:r>
      <w:r w:rsidRPr="000F3C94">
        <w:rPr>
          <w:b w:val="0"/>
          <w:bCs/>
          <w:sz w:val="20"/>
          <w:szCs w:val="20"/>
          <w:lang w:val="en-GB"/>
        </w:rPr>
        <w:t>Catalogue of Nautical Product (CNP) is a vector dataset containing all relevant information regarding Catalogue of Nautical Products like nautical charts and nautical publications.</w:t>
      </w:r>
    </w:p>
    <w:p w14:paraId="6D6DFAEB" w14:textId="796774C8" w:rsidR="00B356C5" w:rsidRPr="000F3C94" w:rsidRDefault="004279CC" w:rsidP="00B36913">
      <w:pPr>
        <w:pStyle w:val="Label1"/>
        <w:spacing w:after="120" w:line="240" w:lineRule="auto"/>
        <w:rPr>
          <w:b w:val="0"/>
          <w:bCs/>
          <w:sz w:val="18"/>
          <w:szCs w:val="18"/>
          <w:lang w:val="en-GB"/>
        </w:rPr>
      </w:pPr>
      <w:r w:rsidRPr="000F3C94">
        <w:rPr>
          <w:lang w:val="en-GB"/>
        </w:rPr>
        <w:t>Geographic Description:</w:t>
      </w:r>
      <w:r w:rsidRPr="000F3C94">
        <w:rPr>
          <w:lang w:val="en-GB"/>
        </w:rPr>
        <w:tab/>
      </w:r>
      <w:r w:rsidR="00D20CD5" w:rsidRPr="000F3C94">
        <w:rPr>
          <w:lang w:val="en-GB"/>
        </w:rPr>
        <w:tab/>
      </w:r>
      <w:proofErr w:type="spellStart"/>
      <w:r w:rsidR="00C241CD" w:rsidRPr="000F3C94">
        <w:rPr>
          <w:sz w:val="20"/>
          <w:szCs w:val="20"/>
          <w:lang w:val="en-GB"/>
        </w:rPr>
        <w:t>EX_GeographicDescription</w:t>
      </w:r>
      <w:proofErr w:type="spellEnd"/>
      <w:r w:rsidR="00C241CD" w:rsidRPr="000F3C94">
        <w:rPr>
          <w:sz w:val="20"/>
          <w:szCs w:val="20"/>
          <w:lang w:val="en-GB"/>
        </w:rPr>
        <w:t xml:space="preserve">: </w:t>
      </w:r>
      <w:r w:rsidR="00C241CD" w:rsidRPr="000F3C94">
        <w:rPr>
          <w:b w:val="0"/>
          <w:bCs/>
          <w:sz w:val="20"/>
          <w:szCs w:val="20"/>
          <w:lang w:val="en-GB"/>
        </w:rPr>
        <w:t>For example, official name of region</w:t>
      </w:r>
    </w:p>
    <w:p w14:paraId="2F3FFA37" w14:textId="23D6C38E" w:rsidR="00FA7B6A" w:rsidRPr="000F3C94" w:rsidRDefault="00B356C5" w:rsidP="00B36913">
      <w:pPr>
        <w:pStyle w:val="Label1"/>
        <w:spacing w:after="120" w:line="240" w:lineRule="auto"/>
        <w:ind w:left="3060" w:hanging="3060"/>
        <w:rPr>
          <w:lang w:val="en-GB"/>
        </w:rPr>
      </w:pPr>
      <w:r w:rsidRPr="000F3C94">
        <w:rPr>
          <w:lang w:val="en-GB"/>
        </w:rPr>
        <w:t>Spatial Resolution</w:t>
      </w:r>
      <w:r w:rsidR="00FA7489" w:rsidRPr="000F3C94">
        <w:rPr>
          <w:lang w:val="en-GB"/>
        </w:rPr>
        <w:t>:</w:t>
      </w:r>
      <w:r w:rsidR="00D20CD5" w:rsidRPr="000F3C94">
        <w:rPr>
          <w:lang w:val="en-GB"/>
        </w:rPr>
        <w:tab/>
      </w:r>
      <w:proofErr w:type="spellStart"/>
      <w:r w:rsidR="00C241CD" w:rsidRPr="000F3C94">
        <w:rPr>
          <w:b w:val="0"/>
          <w:bCs/>
          <w:sz w:val="20"/>
          <w:lang w:val="en-GB"/>
        </w:rPr>
        <w:t>MD_Resolution</w:t>
      </w:r>
      <w:proofErr w:type="spellEnd"/>
      <w:r w:rsidR="00C241CD" w:rsidRPr="000F3C94">
        <w:rPr>
          <w:b w:val="0"/>
          <w:bCs/>
          <w:sz w:val="20"/>
          <w:lang w:val="en-GB"/>
        </w:rPr>
        <w:t>&gt;</w:t>
      </w:r>
      <w:proofErr w:type="spellStart"/>
      <w:r w:rsidR="00C241CD" w:rsidRPr="000F3C94">
        <w:rPr>
          <w:b w:val="0"/>
          <w:bCs/>
          <w:sz w:val="20"/>
          <w:lang w:val="en-GB"/>
        </w:rPr>
        <w:t>equivalentScale.denominator</w:t>
      </w:r>
      <w:proofErr w:type="spellEnd"/>
      <w:r w:rsidR="00C241CD" w:rsidRPr="000F3C94">
        <w:rPr>
          <w:b w:val="0"/>
          <w:bCs/>
          <w:spacing w:val="1"/>
          <w:sz w:val="20"/>
          <w:lang w:val="en-GB"/>
        </w:rPr>
        <w:t xml:space="preserve"> </w:t>
      </w:r>
      <w:r w:rsidR="00C241CD" w:rsidRPr="000F3C94">
        <w:rPr>
          <w:b w:val="0"/>
          <w:bCs/>
          <w:sz w:val="20"/>
          <w:lang w:val="en-GB"/>
        </w:rPr>
        <w:t>(integer)</w:t>
      </w:r>
      <w:r w:rsidR="00C241CD" w:rsidRPr="000F3C94">
        <w:rPr>
          <w:b w:val="0"/>
          <w:bCs/>
          <w:spacing w:val="1"/>
          <w:sz w:val="20"/>
          <w:lang w:val="en-GB"/>
        </w:rPr>
        <w:t xml:space="preserve"> </w:t>
      </w:r>
      <w:r w:rsidR="00C241CD" w:rsidRPr="000F3C94">
        <w:rPr>
          <w:b w:val="0"/>
          <w:bCs/>
          <w:sz w:val="20"/>
          <w:lang w:val="en-GB"/>
        </w:rPr>
        <w:t>or</w:t>
      </w:r>
      <w:r w:rsidR="00C241CD" w:rsidRPr="000F3C94">
        <w:rPr>
          <w:b w:val="0"/>
          <w:bCs/>
          <w:spacing w:val="-53"/>
          <w:sz w:val="20"/>
          <w:lang w:val="en-GB"/>
        </w:rPr>
        <w:t xml:space="preserve"> </w:t>
      </w:r>
      <w:proofErr w:type="spellStart"/>
      <w:r w:rsidR="00C241CD" w:rsidRPr="000F3C94">
        <w:rPr>
          <w:b w:val="0"/>
          <w:bCs/>
          <w:sz w:val="20"/>
          <w:lang w:val="en-GB"/>
        </w:rPr>
        <w:t>MD_Resolution</w:t>
      </w:r>
      <w:proofErr w:type="spellEnd"/>
      <w:r w:rsidR="00C241CD" w:rsidRPr="000F3C94">
        <w:rPr>
          <w:b w:val="0"/>
          <w:bCs/>
          <w:sz w:val="20"/>
          <w:lang w:val="en-GB"/>
        </w:rPr>
        <w:t>&gt;</w:t>
      </w:r>
      <w:proofErr w:type="spellStart"/>
      <w:r w:rsidR="00C241CD" w:rsidRPr="000F3C94">
        <w:rPr>
          <w:b w:val="0"/>
          <w:bCs/>
          <w:sz w:val="20"/>
          <w:lang w:val="en-GB"/>
        </w:rPr>
        <w:t>levelOfDetail</w:t>
      </w:r>
      <w:proofErr w:type="spellEnd"/>
      <w:r w:rsidR="00C241CD" w:rsidRPr="000F3C94">
        <w:rPr>
          <w:b w:val="0"/>
          <w:bCs/>
          <w:sz w:val="20"/>
          <w:lang w:val="en-GB"/>
        </w:rPr>
        <w:t xml:space="preserve"> (</w:t>
      </w:r>
      <w:proofErr w:type="spellStart"/>
      <w:r w:rsidR="00C241CD" w:rsidRPr="000F3C94">
        <w:rPr>
          <w:b w:val="0"/>
          <w:bCs/>
          <w:sz w:val="20"/>
          <w:lang w:val="en-GB"/>
        </w:rPr>
        <w:t>CharacterString</w:t>
      </w:r>
      <w:proofErr w:type="spellEnd"/>
      <w:r w:rsidR="00C241CD" w:rsidRPr="000F3C94">
        <w:rPr>
          <w:b w:val="0"/>
          <w:bCs/>
          <w:sz w:val="20"/>
          <w:lang w:val="en-GB"/>
        </w:rPr>
        <w:t>). For example, “All</w:t>
      </w:r>
      <w:r w:rsidR="00C241CD" w:rsidRPr="000F3C94">
        <w:rPr>
          <w:b w:val="0"/>
          <w:bCs/>
          <w:spacing w:val="1"/>
          <w:sz w:val="20"/>
          <w:lang w:val="en-GB"/>
        </w:rPr>
        <w:t xml:space="preserve"> </w:t>
      </w:r>
      <w:r w:rsidR="00C241CD" w:rsidRPr="000F3C94">
        <w:rPr>
          <w:b w:val="0"/>
          <w:bCs/>
          <w:sz w:val="20"/>
          <w:lang w:val="en-GB"/>
        </w:rPr>
        <w:t>scales”</w:t>
      </w:r>
    </w:p>
    <w:p w14:paraId="446ED8BC" w14:textId="0BA08B9A" w:rsidR="00BD2FBF" w:rsidRPr="000F3C94" w:rsidRDefault="00D20CD5" w:rsidP="00B36913">
      <w:pPr>
        <w:pStyle w:val="Label1"/>
        <w:spacing w:after="120" w:line="240" w:lineRule="auto"/>
        <w:ind w:left="3060" w:hanging="3060"/>
        <w:rPr>
          <w:b w:val="0"/>
          <w:bCs/>
          <w:sz w:val="20"/>
          <w:szCs w:val="20"/>
          <w:lang w:val="en-GB"/>
        </w:rPr>
      </w:pPr>
      <w:r w:rsidRPr="000F3C94">
        <w:rPr>
          <w:lang w:val="en-GB"/>
        </w:rPr>
        <w:t>P</w:t>
      </w:r>
      <w:r w:rsidR="004D032C" w:rsidRPr="000F3C94">
        <w:rPr>
          <w:lang w:val="en-GB"/>
        </w:rPr>
        <w:t>urpose</w:t>
      </w:r>
      <w:r w:rsidRPr="000F3C94">
        <w:rPr>
          <w:lang w:val="en-GB"/>
        </w:rPr>
        <w:t>:</w:t>
      </w:r>
      <w:r w:rsidRPr="000F3C94">
        <w:rPr>
          <w:lang w:val="en-GB"/>
        </w:rPr>
        <w:tab/>
      </w:r>
      <w:r w:rsidR="00C241CD" w:rsidRPr="000F3C94">
        <w:rPr>
          <w:b w:val="0"/>
          <w:bCs/>
          <w:sz w:val="20"/>
          <w:szCs w:val="20"/>
          <w:lang w:val="en-GB"/>
        </w:rPr>
        <w:t>Describing status of nautical products, and to allow the producer to</w:t>
      </w:r>
      <w:r w:rsidR="00C241CD" w:rsidRPr="000F3C94">
        <w:rPr>
          <w:b w:val="0"/>
          <w:bCs/>
          <w:spacing w:val="1"/>
          <w:sz w:val="20"/>
          <w:szCs w:val="20"/>
          <w:lang w:val="en-GB"/>
        </w:rPr>
        <w:t xml:space="preserve"> </w:t>
      </w:r>
      <w:r w:rsidR="00C241CD" w:rsidRPr="000F3C94">
        <w:rPr>
          <w:b w:val="0"/>
          <w:bCs/>
          <w:sz w:val="20"/>
          <w:szCs w:val="20"/>
          <w:lang w:val="en-GB"/>
        </w:rPr>
        <w:t>exchange</w:t>
      </w:r>
      <w:r w:rsidR="00C241CD" w:rsidRPr="000F3C94">
        <w:rPr>
          <w:b w:val="0"/>
          <w:bCs/>
          <w:spacing w:val="1"/>
          <w:sz w:val="20"/>
          <w:szCs w:val="20"/>
          <w:lang w:val="en-GB"/>
        </w:rPr>
        <w:t xml:space="preserve"> </w:t>
      </w:r>
      <w:r w:rsidR="00C241CD" w:rsidRPr="000F3C94">
        <w:rPr>
          <w:b w:val="0"/>
          <w:bCs/>
          <w:sz w:val="20"/>
          <w:szCs w:val="20"/>
          <w:lang w:val="en-GB"/>
        </w:rPr>
        <w:t>Catalogue</w:t>
      </w:r>
      <w:r w:rsidR="00C241CD" w:rsidRPr="000F3C94">
        <w:rPr>
          <w:b w:val="0"/>
          <w:bCs/>
          <w:spacing w:val="1"/>
          <w:sz w:val="20"/>
          <w:szCs w:val="20"/>
          <w:lang w:val="en-GB"/>
        </w:rPr>
        <w:t xml:space="preserve"> </w:t>
      </w:r>
      <w:r w:rsidR="00C241CD" w:rsidRPr="000F3C94">
        <w:rPr>
          <w:b w:val="0"/>
          <w:bCs/>
          <w:sz w:val="20"/>
          <w:szCs w:val="20"/>
          <w:lang w:val="en-GB"/>
        </w:rPr>
        <w:t>of</w:t>
      </w:r>
      <w:r w:rsidR="00C241CD" w:rsidRPr="000F3C94">
        <w:rPr>
          <w:b w:val="0"/>
          <w:bCs/>
          <w:spacing w:val="1"/>
          <w:sz w:val="20"/>
          <w:szCs w:val="20"/>
          <w:lang w:val="en-GB"/>
        </w:rPr>
        <w:t xml:space="preserve"> </w:t>
      </w:r>
      <w:r w:rsidR="00C241CD" w:rsidRPr="000F3C94">
        <w:rPr>
          <w:b w:val="0"/>
          <w:bCs/>
          <w:sz w:val="20"/>
          <w:szCs w:val="20"/>
          <w:lang w:val="en-GB"/>
        </w:rPr>
        <w:t>Nautical</w:t>
      </w:r>
      <w:r w:rsidR="00C241CD" w:rsidRPr="000F3C94">
        <w:rPr>
          <w:b w:val="0"/>
          <w:bCs/>
          <w:spacing w:val="1"/>
          <w:sz w:val="20"/>
          <w:szCs w:val="20"/>
          <w:lang w:val="en-GB"/>
        </w:rPr>
        <w:t xml:space="preserve"> </w:t>
      </w:r>
      <w:r w:rsidR="00C241CD" w:rsidRPr="000F3C94">
        <w:rPr>
          <w:b w:val="0"/>
          <w:bCs/>
          <w:sz w:val="20"/>
          <w:szCs w:val="20"/>
          <w:lang w:val="en-GB"/>
        </w:rPr>
        <w:t>Products</w:t>
      </w:r>
      <w:r w:rsidR="00C241CD" w:rsidRPr="000F3C94">
        <w:rPr>
          <w:b w:val="0"/>
          <w:bCs/>
          <w:spacing w:val="1"/>
          <w:sz w:val="20"/>
          <w:szCs w:val="20"/>
          <w:lang w:val="en-GB"/>
        </w:rPr>
        <w:t xml:space="preserve"> </w:t>
      </w:r>
      <w:r w:rsidR="00C241CD" w:rsidRPr="000F3C94">
        <w:rPr>
          <w:b w:val="0"/>
          <w:bCs/>
          <w:sz w:val="20"/>
          <w:szCs w:val="20"/>
          <w:lang w:val="en-GB"/>
        </w:rPr>
        <w:t>with</w:t>
      </w:r>
      <w:r w:rsidR="00C241CD" w:rsidRPr="000F3C94">
        <w:rPr>
          <w:b w:val="0"/>
          <w:bCs/>
          <w:spacing w:val="1"/>
          <w:sz w:val="20"/>
          <w:szCs w:val="20"/>
          <w:lang w:val="en-GB"/>
        </w:rPr>
        <w:t xml:space="preserve"> </w:t>
      </w:r>
      <w:r w:rsidR="00C241CD" w:rsidRPr="000F3C94">
        <w:rPr>
          <w:b w:val="0"/>
          <w:bCs/>
          <w:sz w:val="20"/>
          <w:szCs w:val="20"/>
          <w:lang w:val="en-GB"/>
        </w:rPr>
        <w:t>interested</w:t>
      </w:r>
      <w:r w:rsidR="00C241CD" w:rsidRPr="000F3C94">
        <w:rPr>
          <w:b w:val="0"/>
          <w:bCs/>
          <w:spacing w:val="1"/>
          <w:sz w:val="20"/>
          <w:szCs w:val="20"/>
          <w:lang w:val="en-GB"/>
        </w:rPr>
        <w:t xml:space="preserve"> </w:t>
      </w:r>
      <w:r w:rsidR="00C241CD" w:rsidRPr="000F3C94">
        <w:rPr>
          <w:b w:val="0"/>
          <w:bCs/>
          <w:sz w:val="20"/>
          <w:szCs w:val="20"/>
          <w:lang w:val="en-GB"/>
        </w:rPr>
        <w:t>stakeholders</w:t>
      </w:r>
    </w:p>
    <w:p w14:paraId="6B7D8C72" w14:textId="5808CB2D" w:rsidR="004D032C" w:rsidRPr="000F3C94" w:rsidRDefault="00D20CD5" w:rsidP="00B36913">
      <w:pPr>
        <w:pStyle w:val="Label1"/>
        <w:spacing w:after="120" w:line="240" w:lineRule="auto"/>
        <w:rPr>
          <w:sz w:val="18"/>
          <w:szCs w:val="18"/>
          <w:lang w:val="en-GB"/>
        </w:rPr>
      </w:pPr>
      <w:r w:rsidRPr="000F3C94">
        <w:rPr>
          <w:lang w:val="en-GB"/>
        </w:rPr>
        <w:t>L</w:t>
      </w:r>
      <w:r w:rsidR="004D032C" w:rsidRPr="000F3C94">
        <w:rPr>
          <w:lang w:val="en-GB"/>
        </w:rPr>
        <w:t>anguage</w:t>
      </w:r>
      <w:r w:rsidRPr="000F3C94">
        <w:rPr>
          <w:lang w:val="en-GB"/>
        </w:rPr>
        <w:t>:</w:t>
      </w:r>
      <w:r w:rsidRPr="000F3C94">
        <w:rPr>
          <w:sz w:val="18"/>
          <w:szCs w:val="18"/>
          <w:lang w:val="en-GB"/>
        </w:rPr>
        <w:t xml:space="preserve"> </w:t>
      </w:r>
      <w:r w:rsidRPr="000F3C94">
        <w:rPr>
          <w:sz w:val="18"/>
          <w:szCs w:val="18"/>
          <w:lang w:val="en-GB"/>
        </w:rPr>
        <w:tab/>
      </w:r>
      <w:r w:rsidRPr="000F3C94">
        <w:rPr>
          <w:sz w:val="18"/>
          <w:szCs w:val="18"/>
          <w:lang w:val="en-GB"/>
        </w:rPr>
        <w:tab/>
      </w:r>
      <w:r w:rsidRPr="000F3C94">
        <w:rPr>
          <w:sz w:val="18"/>
          <w:szCs w:val="18"/>
          <w:lang w:val="en-GB"/>
        </w:rPr>
        <w:tab/>
      </w:r>
      <w:r w:rsidRPr="000F3C94">
        <w:rPr>
          <w:sz w:val="18"/>
          <w:szCs w:val="18"/>
          <w:lang w:val="en-GB"/>
        </w:rPr>
        <w:tab/>
      </w:r>
      <w:r w:rsidRPr="000F3C94">
        <w:rPr>
          <w:sz w:val="18"/>
          <w:szCs w:val="18"/>
          <w:lang w:val="en-GB"/>
        </w:rPr>
        <w:tab/>
      </w:r>
      <w:r w:rsidRPr="000F3C94">
        <w:rPr>
          <w:sz w:val="18"/>
          <w:szCs w:val="18"/>
          <w:lang w:val="en-GB"/>
        </w:rPr>
        <w:tab/>
      </w:r>
      <w:r w:rsidR="004D6516" w:rsidRPr="000F3C94">
        <w:rPr>
          <w:b w:val="0"/>
          <w:bCs/>
          <w:sz w:val="20"/>
          <w:szCs w:val="20"/>
          <w:lang w:val="en-GB"/>
        </w:rPr>
        <w:t>English</w:t>
      </w:r>
    </w:p>
    <w:p w14:paraId="73226E8B" w14:textId="6FC303AF" w:rsidR="00313AE8" w:rsidRPr="000F3C94" w:rsidRDefault="00D20CD5" w:rsidP="00D76437">
      <w:pPr>
        <w:pStyle w:val="Labeldata"/>
        <w:rPr>
          <w:lang w:val="en-GB"/>
        </w:rPr>
      </w:pPr>
      <w:r w:rsidRPr="000F3C94">
        <w:rPr>
          <w:rStyle w:val="Label1Char"/>
        </w:rPr>
        <w:t>C</w:t>
      </w:r>
      <w:r w:rsidR="004D032C" w:rsidRPr="000F3C94">
        <w:rPr>
          <w:rStyle w:val="Label1Char"/>
        </w:rPr>
        <w:t>lassification</w:t>
      </w:r>
      <w:r w:rsidRPr="000F3C94">
        <w:rPr>
          <w:rStyle w:val="Label1Char"/>
        </w:rPr>
        <w:t>:</w:t>
      </w:r>
      <w:r w:rsidRPr="000F3C94">
        <w:rPr>
          <w:sz w:val="18"/>
          <w:szCs w:val="18"/>
          <w:lang w:val="en-GB"/>
        </w:rPr>
        <w:t xml:space="preserve"> </w:t>
      </w:r>
      <w:r w:rsidRPr="000F3C94">
        <w:rPr>
          <w:sz w:val="18"/>
          <w:szCs w:val="18"/>
          <w:lang w:val="en-GB"/>
        </w:rPr>
        <w:tab/>
      </w:r>
      <w:r w:rsidRPr="000F3C94">
        <w:rPr>
          <w:sz w:val="18"/>
          <w:szCs w:val="18"/>
          <w:lang w:val="en-GB"/>
        </w:rPr>
        <w:tab/>
      </w:r>
      <w:r w:rsidRPr="000F3C94">
        <w:rPr>
          <w:sz w:val="18"/>
          <w:szCs w:val="18"/>
          <w:lang w:val="en-GB"/>
        </w:rPr>
        <w:tab/>
      </w:r>
      <w:r w:rsidRPr="000F3C94">
        <w:rPr>
          <w:sz w:val="18"/>
          <w:szCs w:val="18"/>
          <w:lang w:val="en-GB"/>
        </w:rPr>
        <w:tab/>
      </w:r>
      <w:r w:rsidRPr="000F3C94">
        <w:rPr>
          <w:sz w:val="18"/>
          <w:szCs w:val="18"/>
          <w:lang w:val="en-GB"/>
        </w:rPr>
        <w:tab/>
      </w:r>
      <w:r w:rsidR="00313AE8" w:rsidRPr="000F3C94">
        <w:rPr>
          <w:lang w:val="en-GB"/>
        </w:rPr>
        <w:t>Data can be classified as one of the following:</w:t>
      </w:r>
    </w:p>
    <w:p w14:paraId="0AF7C0E3" w14:textId="49538917" w:rsidR="00313AE8" w:rsidRPr="000F3C94" w:rsidRDefault="00313AE8" w:rsidP="00D76437">
      <w:pPr>
        <w:pStyle w:val="Labeldata"/>
        <w:numPr>
          <w:ilvl w:val="0"/>
          <w:numId w:val="12"/>
        </w:numPr>
        <w:rPr>
          <w:lang w:val="en-GB"/>
        </w:rPr>
      </w:pPr>
      <w:r w:rsidRPr="000F3C94">
        <w:rPr>
          <w:lang w:val="en-GB"/>
        </w:rPr>
        <w:t>U</w:t>
      </w:r>
      <w:r w:rsidR="00D20CD5" w:rsidRPr="000F3C94">
        <w:rPr>
          <w:lang w:val="en-GB"/>
        </w:rPr>
        <w:t>nclassified</w:t>
      </w:r>
    </w:p>
    <w:p w14:paraId="5DAF77A4" w14:textId="23ED65CA" w:rsidR="00313AE8" w:rsidRPr="000F3C94" w:rsidRDefault="00313AE8" w:rsidP="00D76437">
      <w:pPr>
        <w:pStyle w:val="Labeldata"/>
        <w:numPr>
          <w:ilvl w:val="0"/>
          <w:numId w:val="12"/>
        </w:numPr>
        <w:rPr>
          <w:lang w:val="en-GB"/>
        </w:rPr>
      </w:pPr>
      <w:r w:rsidRPr="000F3C94">
        <w:rPr>
          <w:lang w:val="en-GB"/>
        </w:rPr>
        <w:t>Restricted</w:t>
      </w:r>
    </w:p>
    <w:p w14:paraId="2F8DAABE" w14:textId="49EF2A93" w:rsidR="00313AE8" w:rsidRPr="000F3C94" w:rsidRDefault="00313AE8" w:rsidP="00D76437">
      <w:pPr>
        <w:pStyle w:val="Labeldata"/>
        <w:numPr>
          <w:ilvl w:val="0"/>
          <w:numId w:val="12"/>
        </w:numPr>
        <w:rPr>
          <w:lang w:val="en-GB"/>
        </w:rPr>
      </w:pPr>
      <w:r w:rsidRPr="000F3C94">
        <w:rPr>
          <w:lang w:val="en-GB"/>
        </w:rPr>
        <w:t>Confidential</w:t>
      </w:r>
    </w:p>
    <w:p w14:paraId="68DBFE88" w14:textId="7A1112EC" w:rsidR="00313AE8" w:rsidRPr="000F3C94" w:rsidRDefault="00313AE8" w:rsidP="00D76437">
      <w:pPr>
        <w:pStyle w:val="Labeldata"/>
        <w:numPr>
          <w:ilvl w:val="0"/>
          <w:numId w:val="12"/>
        </w:numPr>
        <w:rPr>
          <w:lang w:val="en-GB"/>
        </w:rPr>
      </w:pPr>
      <w:r w:rsidRPr="000F3C94">
        <w:rPr>
          <w:lang w:val="en-GB"/>
        </w:rPr>
        <w:t>Secret</w:t>
      </w:r>
    </w:p>
    <w:p w14:paraId="5AC09A7F" w14:textId="246C7E7D" w:rsidR="004D032C" w:rsidRPr="000F3C94" w:rsidRDefault="00313AE8" w:rsidP="00D76437">
      <w:pPr>
        <w:pStyle w:val="Labeldata"/>
        <w:numPr>
          <w:ilvl w:val="0"/>
          <w:numId w:val="12"/>
        </w:numPr>
        <w:rPr>
          <w:lang w:val="en-GB"/>
        </w:rPr>
      </w:pPr>
      <w:r w:rsidRPr="000F3C94">
        <w:rPr>
          <w:lang w:val="en-GB"/>
        </w:rPr>
        <w:t>Top Secret</w:t>
      </w:r>
      <w:r w:rsidR="00D20CD5" w:rsidRPr="000F3C94">
        <w:rPr>
          <w:lang w:val="en-GB"/>
        </w:rPr>
        <w:t xml:space="preserve"> </w:t>
      </w:r>
    </w:p>
    <w:p w14:paraId="14BE9897" w14:textId="52961E48" w:rsidR="00833FCA" w:rsidRPr="000F3C94" w:rsidRDefault="00833FCA" w:rsidP="00D76437">
      <w:pPr>
        <w:pStyle w:val="Labeldata"/>
        <w:numPr>
          <w:ilvl w:val="0"/>
          <w:numId w:val="12"/>
        </w:numPr>
        <w:rPr>
          <w:lang w:val="en-GB"/>
        </w:rPr>
      </w:pPr>
      <w:r w:rsidRPr="000F3C94">
        <w:rPr>
          <w:lang w:val="en-GB"/>
        </w:rPr>
        <w:t>Sensitive But Unclassified</w:t>
      </w:r>
    </w:p>
    <w:p w14:paraId="6EF0855C" w14:textId="10A9A59F" w:rsidR="00833FCA" w:rsidRPr="000F3C94" w:rsidRDefault="00833FCA" w:rsidP="00D76437">
      <w:pPr>
        <w:pStyle w:val="Labeldata"/>
        <w:numPr>
          <w:ilvl w:val="0"/>
          <w:numId w:val="12"/>
        </w:numPr>
        <w:rPr>
          <w:lang w:val="en-GB"/>
        </w:rPr>
      </w:pPr>
      <w:r w:rsidRPr="000F3C94">
        <w:rPr>
          <w:lang w:val="en-GB"/>
        </w:rPr>
        <w:t>For Official Use Only</w:t>
      </w:r>
    </w:p>
    <w:p w14:paraId="1C391695" w14:textId="1061EA2D" w:rsidR="00833FCA" w:rsidRPr="000F3C94" w:rsidRDefault="00833FCA" w:rsidP="00D76437">
      <w:pPr>
        <w:pStyle w:val="Labeldata"/>
        <w:numPr>
          <w:ilvl w:val="0"/>
          <w:numId w:val="12"/>
        </w:numPr>
        <w:rPr>
          <w:lang w:val="en-GB"/>
        </w:rPr>
      </w:pPr>
      <w:r w:rsidRPr="000F3C94">
        <w:rPr>
          <w:lang w:val="en-GB"/>
        </w:rPr>
        <w:t>Protected</w:t>
      </w:r>
    </w:p>
    <w:p w14:paraId="552404DB" w14:textId="18B712BE" w:rsidR="00833FCA" w:rsidRPr="000F3C94" w:rsidRDefault="00833FCA">
      <w:pPr>
        <w:pStyle w:val="Labeldata"/>
        <w:numPr>
          <w:ilvl w:val="0"/>
          <w:numId w:val="12"/>
        </w:numPr>
        <w:spacing w:after="120"/>
        <w:rPr>
          <w:lang w:val="en-GB"/>
        </w:rPr>
      </w:pPr>
      <w:r w:rsidRPr="000F3C94">
        <w:rPr>
          <w:lang w:val="en-GB"/>
        </w:rPr>
        <w:t xml:space="preserve">Limited Distribution </w:t>
      </w:r>
    </w:p>
    <w:p w14:paraId="61DB1E46" w14:textId="77777777" w:rsidR="00833FCA" w:rsidRPr="000F3C94" w:rsidRDefault="00833FCA" w:rsidP="00B36913">
      <w:pPr>
        <w:pStyle w:val="Labeldata"/>
        <w:spacing w:after="120"/>
        <w:ind w:left="3420"/>
        <w:rPr>
          <w:rFonts w:ascii="Helvetica" w:hAnsi="Helvetica" w:cs="Helvetica"/>
          <w:sz w:val="16"/>
          <w:szCs w:val="16"/>
          <w:lang w:val="en-GB" w:eastAsia="en-US"/>
        </w:rPr>
      </w:pPr>
    </w:p>
    <w:p w14:paraId="0A17EF7F" w14:textId="243E7BF1" w:rsidR="004D032C" w:rsidRPr="000F3C94" w:rsidRDefault="00D20CD5" w:rsidP="00B36913">
      <w:pPr>
        <w:pStyle w:val="Label1"/>
        <w:spacing w:after="120" w:line="240" w:lineRule="auto"/>
        <w:rPr>
          <w:sz w:val="20"/>
          <w:szCs w:val="20"/>
          <w:lang w:val="en-GB"/>
        </w:rPr>
      </w:pPr>
      <w:r w:rsidRPr="000F3C94">
        <w:rPr>
          <w:lang w:val="en-GB"/>
        </w:rPr>
        <w:t>S</w:t>
      </w:r>
      <w:r w:rsidR="004D032C" w:rsidRPr="000F3C94">
        <w:rPr>
          <w:lang w:val="en-GB"/>
        </w:rPr>
        <w:t>patial</w:t>
      </w:r>
      <w:r w:rsidRPr="000F3C94">
        <w:rPr>
          <w:lang w:val="en-GB"/>
        </w:rPr>
        <w:t xml:space="preserve"> </w:t>
      </w:r>
      <w:r w:rsidR="004D032C" w:rsidRPr="000F3C94">
        <w:rPr>
          <w:lang w:val="en-GB"/>
        </w:rPr>
        <w:t>Representation</w:t>
      </w:r>
      <w:r w:rsidRPr="000F3C94">
        <w:rPr>
          <w:lang w:val="en-GB"/>
        </w:rPr>
        <w:t xml:space="preserve"> </w:t>
      </w:r>
      <w:r w:rsidR="004D032C" w:rsidRPr="000F3C94">
        <w:rPr>
          <w:lang w:val="en-GB"/>
        </w:rPr>
        <w:t>Type</w:t>
      </w:r>
      <w:r w:rsidRPr="000F3C94">
        <w:rPr>
          <w:lang w:val="en-GB"/>
        </w:rPr>
        <w:t>:</w:t>
      </w:r>
      <w:r w:rsidRPr="000F3C94">
        <w:rPr>
          <w:szCs w:val="18"/>
          <w:lang w:val="en-GB"/>
        </w:rPr>
        <w:t xml:space="preserve"> </w:t>
      </w:r>
      <w:r w:rsidRPr="000F3C94">
        <w:rPr>
          <w:szCs w:val="18"/>
          <w:lang w:val="en-GB"/>
        </w:rPr>
        <w:tab/>
      </w:r>
      <w:proofErr w:type="spellStart"/>
      <w:r w:rsidR="00FE09AB" w:rsidRPr="000F3C94">
        <w:rPr>
          <w:b w:val="0"/>
          <w:bCs/>
          <w:sz w:val="20"/>
          <w:szCs w:val="20"/>
          <w:lang w:val="en-GB"/>
        </w:rPr>
        <w:t>MD_SpatialRepresentationTypeCode</w:t>
      </w:r>
      <w:proofErr w:type="spellEnd"/>
      <w:r w:rsidR="00FE09AB" w:rsidRPr="000F3C94">
        <w:rPr>
          <w:b w:val="0"/>
          <w:bCs/>
          <w:sz w:val="20"/>
          <w:szCs w:val="20"/>
          <w:lang w:val="en-GB"/>
        </w:rPr>
        <w:t>: vector</w:t>
      </w:r>
    </w:p>
    <w:p w14:paraId="1499AF7C" w14:textId="27715533" w:rsidR="003D1865" w:rsidRPr="000F3C94" w:rsidRDefault="00D20CD5" w:rsidP="00B36913">
      <w:pPr>
        <w:pStyle w:val="Label1"/>
        <w:spacing w:after="120" w:line="240" w:lineRule="auto"/>
        <w:rPr>
          <w:sz w:val="18"/>
          <w:szCs w:val="18"/>
          <w:lang w:val="en-GB"/>
        </w:rPr>
      </w:pPr>
      <w:r w:rsidRPr="000F3C94">
        <w:rPr>
          <w:lang w:val="en-GB"/>
        </w:rPr>
        <w:t>P</w:t>
      </w:r>
      <w:r w:rsidR="004D032C" w:rsidRPr="000F3C94">
        <w:rPr>
          <w:lang w:val="en-GB"/>
        </w:rPr>
        <w:t>oint</w:t>
      </w:r>
      <w:r w:rsidRPr="000F3C94">
        <w:rPr>
          <w:lang w:val="en-GB"/>
        </w:rPr>
        <w:t xml:space="preserve"> o</w:t>
      </w:r>
      <w:r w:rsidR="004D032C" w:rsidRPr="000F3C94">
        <w:rPr>
          <w:lang w:val="en-GB"/>
        </w:rPr>
        <w:t>f</w:t>
      </w:r>
      <w:r w:rsidRPr="000F3C94">
        <w:rPr>
          <w:lang w:val="en-GB"/>
        </w:rPr>
        <w:t xml:space="preserve"> </w:t>
      </w:r>
      <w:r w:rsidR="004D032C" w:rsidRPr="000F3C94">
        <w:rPr>
          <w:lang w:val="en-GB"/>
        </w:rPr>
        <w:t>Contact</w:t>
      </w:r>
      <w:r w:rsidRPr="000F3C94">
        <w:rPr>
          <w:lang w:val="en-GB"/>
        </w:rPr>
        <w:t>:</w:t>
      </w:r>
      <w:r w:rsidRPr="000F3C94">
        <w:rPr>
          <w:szCs w:val="18"/>
          <w:lang w:val="en-GB"/>
        </w:rPr>
        <w:t xml:space="preserve"> </w:t>
      </w:r>
      <w:r w:rsidRPr="000F3C94">
        <w:rPr>
          <w:szCs w:val="18"/>
          <w:lang w:val="en-GB"/>
        </w:rPr>
        <w:tab/>
      </w:r>
      <w:r w:rsidRPr="000F3C94">
        <w:rPr>
          <w:szCs w:val="18"/>
          <w:lang w:val="en-GB"/>
        </w:rPr>
        <w:tab/>
      </w:r>
      <w:r w:rsidRPr="000F3C94">
        <w:rPr>
          <w:szCs w:val="18"/>
          <w:lang w:val="en-GB"/>
        </w:rPr>
        <w:tab/>
      </w:r>
      <w:r w:rsidRPr="000F3C94">
        <w:rPr>
          <w:szCs w:val="18"/>
          <w:lang w:val="en-GB"/>
        </w:rPr>
        <w:tab/>
      </w:r>
      <w:r w:rsidR="00FE09AB" w:rsidRPr="000F3C94">
        <w:rPr>
          <w:b w:val="0"/>
          <w:bCs/>
          <w:sz w:val="20"/>
          <w:szCs w:val="20"/>
          <w:lang w:val="en-GB"/>
        </w:rPr>
        <w:t>Producing Agency</w:t>
      </w:r>
    </w:p>
    <w:p w14:paraId="5FFE6ACE" w14:textId="77777777" w:rsidR="00FE09AB" w:rsidRPr="000F3C94" w:rsidRDefault="00FE09AB" w:rsidP="003F7A4A">
      <w:pPr>
        <w:pStyle w:val="Label1"/>
        <w:spacing w:after="120" w:line="240" w:lineRule="auto"/>
        <w:ind w:left="0" w:firstLine="0"/>
        <w:rPr>
          <w:sz w:val="18"/>
          <w:szCs w:val="18"/>
          <w:lang w:val="en-GB"/>
        </w:rPr>
      </w:pPr>
    </w:p>
    <w:p w14:paraId="66EDF3CC" w14:textId="6634BBFF" w:rsidR="00E8406A" w:rsidRPr="000F3C94" w:rsidRDefault="00E8406A" w:rsidP="003F7A4A">
      <w:pPr>
        <w:pStyle w:val="Heading1"/>
        <w:tabs>
          <w:tab w:val="clear" w:pos="400"/>
        </w:tabs>
        <w:rPr>
          <w:lang w:val="en-GB"/>
        </w:rPr>
      </w:pPr>
      <w:bookmarkStart w:id="50" w:name="_Toc225648280"/>
      <w:bookmarkStart w:id="51" w:name="_Toc225065137"/>
      <w:bookmarkStart w:id="52" w:name="_Toc152232546"/>
      <w:bookmarkStart w:id="53" w:name="_Toc194499982"/>
      <w:r w:rsidRPr="000F3C94">
        <w:rPr>
          <w:lang w:val="en-GB"/>
        </w:rPr>
        <w:t xml:space="preserve">Data Content and </w:t>
      </w:r>
      <w:r w:rsidR="008E735F" w:rsidRPr="000F3C94">
        <w:rPr>
          <w:lang w:val="en-GB"/>
        </w:rPr>
        <w:t>S</w:t>
      </w:r>
      <w:r w:rsidRPr="000F3C94">
        <w:rPr>
          <w:lang w:val="en-GB"/>
        </w:rPr>
        <w:t>tructure</w:t>
      </w:r>
      <w:bookmarkEnd w:id="50"/>
      <w:bookmarkEnd w:id="51"/>
      <w:bookmarkEnd w:id="52"/>
      <w:bookmarkEnd w:id="53"/>
    </w:p>
    <w:p w14:paraId="51AECB73" w14:textId="77777777" w:rsidR="00A15E77" w:rsidRPr="000F3C94" w:rsidRDefault="00A15E77" w:rsidP="008E735F">
      <w:pPr>
        <w:pStyle w:val="Heading2"/>
        <w:tabs>
          <w:tab w:val="clear" w:pos="540"/>
        </w:tabs>
        <w:rPr>
          <w:lang w:val="en-GB"/>
        </w:rPr>
      </w:pPr>
      <w:bookmarkStart w:id="54" w:name="_Toc152232547"/>
      <w:bookmarkStart w:id="55" w:name="_Toc194499983"/>
      <w:bookmarkStart w:id="56" w:name="_Toc225648281"/>
      <w:bookmarkStart w:id="57" w:name="_Toc225065138"/>
      <w:r w:rsidRPr="000F3C94">
        <w:rPr>
          <w:lang w:val="en-GB"/>
        </w:rPr>
        <w:t>Introduction</w:t>
      </w:r>
      <w:bookmarkEnd w:id="54"/>
      <w:bookmarkEnd w:id="55"/>
    </w:p>
    <w:p w14:paraId="39BFDBA9" w14:textId="56A0A9E0" w:rsidR="00283D4B" w:rsidRPr="000F3C94" w:rsidRDefault="008B1C18" w:rsidP="00A70464">
      <w:pPr>
        <w:rPr>
          <w:lang w:val="en-GB"/>
        </w:rPr>
      </w:pPr>
      <w:r w:rsidRPr="000F3C94">
        <w:rPr>
          <w:lang w:val="en-GB"/>
        </w:rPr>
        <w:t>The S-128 product is based on the S-100 General Feature Model (GFM), and is a feature-based vector</w:t>
      </w:r>
      <w:r w:rsidRPr="000F3C94">
        <w:rPr>
          <w:spacing w:val="-53"/>
          <w:lang w:val="en-GB"/>
        </w:rPr>
        <w:t xml:space="preserve"> </w:t>
      </w:r>
      <w:r w:rsidRPr="000F3C94">
        <w:rPr>
          <w:lang w:val="en-GB"/>
        </w:rPr>
        <w:t xml:space="preserve">product. Figure </w:t>
      </w:r>
      <w:r w:rsidR="00C95437" w:rsidRPr="000F3C94">
        <w:rPr>
          <w:lang w:val="en-GB"/>
        </w:rPr>
        <w:t>4</w:t>
      </w:r>
      <w:r w:rsidRPr="000F3C94">
        <w:rPr>
          <w:lang w:val="en-GB"/>
        </w:rPr>
        <w:t>-1 below shows how the S-128 Application Schema is realized from the S-100 GFM.</w:t>
      </w:r>
      <w:r w:rsidRPr="000F3C94">
        <w:rPr>
          <w:spacing w:val="1"/>
          <w:lang w:val="en-GB"/>
        </w:rPr>
        <w:t xml:space="preserve"> </w:t>
      </w:r>
      <w:r w:rsidRPr="000F3C94">
        <w:rPr>
          <w:lang w:val="en-GB"/>
        </w:rPr>
        <w:t>All S-128 features and information classes are derived from the abstract classes</w:t>
      </w:r>
      <w:r w:rsidR="007E0807" w:rsidRPr="000F3C94">
        <w:rPr>
          <w:lang w:val="en-GB"/>
        </w:rPr>
        <w:t xml:space="preserve"> like </w:t>
      </w:r>
      <w:proofErr w:type="spellStart"/>
      <w:r w:rsidR="007E0807" w:rsidRPr="000F3C94">
        <w:rPr>
          <w:lang w:val="en-GB"/>
        </w:rPr>
        <w:t>CatalogueElement</w:t>
      </w:r>
      <w:proofErr w:type="spellEnd"/>
      <w:r w:rsidR="007E0807" w:rsidRPr="000F3C94">
        <w:rPr>
          <w:lang w:val="en-GB"/>
        </w:rPr>
        <w:t xml:space="preserve"> and </w:t>
      </w:r>
      <w:proofErr w:type="spellStart"/>
      <w:r w:rsidR="000A292E" w:rsidRPr="000F3C94">
        <w:rPr>
          <w:lang w:val="en-GB"/>
        </w:rPr>
        <w:t>NavigationalProduct</w:t>
      </w:r>
      <w:proofErr w:type="spellEnd"/>
      <w:r w:rsidR="000A292E" w:rsidRPr="000F3C94" w:rsidDel="000A292E">
        <w:rPr>
          <w:lang w:val="en-GB"/>
        </w:rPr>
        <w:t xml:space="preserve"> </w:t>
      </w:r>
      <w:r w:rsidRPr="000F3C94">
        <w:rPr>
          <w:lang w:val="en-GB"/>
        </w:rPr>
        <w:t>defined in the S-128 Application Schema, which realize the GFM meta-classes</w:t>
      </w:r>
      <w:r w:rsidRPr="000F3C94">
        <w:rPr>
          <w:spacing w:val="1"/>
          <w:lang w:val="en-GB"/>
        </w:rPr>
        <w:t xml:space="preserve"> </w:t>
      </w:r>
      <w:r w:rsidRPr="000F3C94">
        <w:rPr>
          <w:b/>
          <w:lang w:val="en-GB"/>
        </w:rPr>
        <w:t>S100_GF_FeatureType</w:t>
      </w:r>
      <w:r w:rsidRPr="000F3C94">
        <w:rPr>
          <w:b/>
          <w:spacing w:val="-1"/>
          <w:lang w:val="en-GB"/>
        </w:rPr>
        <w:t xml:space="preserve"> </w:t>
      </w:r>
      <w:r w:rsidRPr="000F3C94">
        <w:rPr>
          <w:lang w:val="en-GB"/>
        </w:rPr>
        <w:t xml:space="preserve">and </w:t>
      </w:r>
      <w:r w:rsidRPr="000F3C94">
        <w:rPr>
          <w:b/>
          <w:lang w:val="en-GB"/>
        </w:rPr>
        <w:t>S100_GF_InformationType</w:t>
      </w:r>
      <w:r w:rsidRPr="000F3C94">
        <w:rPr>
          <w:b/>
          <w:spacing w:val="1"/>
          <w:lang w:val="en-GB"/>
        </w:rPr>
        <w:t xml:space="preserve"> </w:t>
      </w:r>
      <w:r w:rsidRPr="000F3C94">
        <w:rPr>
          <w:lang w:val="en-GB"/>
        </w:rPr>
        <w:t xml:space="preserve">respectively. </w:t>
      </w:r>
    </w:p>
    <w:p w14:paraId="52121567" w14:textId="4B4DA68F" w:rsidR="000D38E5" w:rsidRPr="000F3C94" w:rsidRDefault="000D38E5" w:rsidP="00A70464">
      <w:pPr>
        <w:rPr>
          <w:lang w:val="en-GB"/>
        </w:rPr>
      </w:pPr>
      <w:r w:rsidRPr="000F3C94">
        <w:rPr>
          <w:lang w:val="en-GB"/>
        </w:rPr>
        <w:t>This</w:t>
      </w:r>
      <w:r w:rsidRPr="000F3C94">
        <w:rPr>
          <w:spacing w:val="-4"/>
          <w:lang w:val="en-GB"/>
        </w:rPr>
        <w:t xml:space="preserve"> </w:t>
      </w:r>
      <w:r w:rsidRPr="000F3C94">
        <w:rPr>
          <w:lang w:val="en-GB"/>
        </w:rPr>
        <w:t>section</w:t>
      </w:r>
      <w:r w:rsidRPr="000F3C94">
        <w:rPr>
          <w:spacing w:val="-5"/>
          <w:lang w:val="en-GB"/>
        </w:rPr>
        <w:t xml:space="preserve"> </w:t>
      </w:r>
      <w:r w:rsidRPr="000F3C94">
        <w:rPr>
          <w:lang w:val="en-GB"/>
        </w:rPr>
        <w:t>contains</w:t>
      </w:r>
      <w:r w:rsidRPr="000F3C94">
        <w:rPr>
          <w:spacing w:val="-4"/>
          <w:lang w:val="en-GB"/>
        </w:rPr>
        <w:t xml:space="preserve"> </w:t>
      </w:r>
      <w:r w:rsidRPr="000F3C94">
        <w:rPr>
          <w:lang w:val="en-GB"/>
        </w:rPr>
        <w:t>the</w:t>
      </w:r>
      <w:r w:rsidRPr="000F3C94">
        <w:rPr>
          <w:spacing w:val="-3"/>
          <w:lang w:val="en-GB"/>
        </w:rPr>
        <w:t xml:space="preserve"> </w:t>
      </w:r>
      <w:r w:rsidRPr="000F3C94">
        <w:rPr>
          <w:lang w:val="en-GB"/>
        </w:rPr>
        <w:t>Application</w:t>
      </w:r>
      <w:r w:rsidRPr="000F3C94">
        <w:rPr>
          <w:spacing w:val="-2"/>
          <w:lang w:val="en-GB"/>
        </w:rPr>
        <w:t xml:space="preserve"> </w:t>
      </w:r>
      <w:r w:rsidRPr="000F3C94">
        <w:rPr>
          <w:lang w:val="en-GB"/>
        </w:rPr>
        <w:t>Schema</w:t>
      </w:r>
      <w:r w:rsidRPr="000F3C94">
        <w:rPr>
          <w:spacing w:val="-5"/>
          <w:lang w:val="en-GB"/>
        </w:rPr>
        <w:t xml:space="preserve"> </w:t>
      </w:r>
      <w:r w:rsidRPr="000F3C94">
        <w:rPr>
          <w:lang w:val="en-GB"/>
        </w:rPr>
        <w:t>expressed</w:t>
      </w:r>
      <w:r w:rsidRPr="000F3C94">
        <w:rPr>
          <w:spacing w:val="-5"/>
          <w:lang w:val="en-GB"/>
        </w:rPr>
        <w:t xml:space="preserve"> </w:t>
      </w:r>
      <w:r w:rsidRPr="000F3C94">
        <w:rPr>
          <w:lang w:val="en-GB"/>
        </w:rPr>
        <w:t>in</w:t>
      </w:r>
      <w:r w:rsidRPr="000F3C94">
        <w:rPr>
          <w:spacing w:val="-6"/>
          <w:lang w:val="en-GB"/>
        </w:rPr>
        <w:t xml:space="preserve"> </w:t>
      </w:r>
      <w:r w:rsidRPr="000F3C94">
        <w:rPr>
          <w:lang w:val="en-GB"/>
        </w:rPr>
        <w:t>UML</w:t>
      </w:r>
      <w:r w:rsidRPr="000F3C94">
        <w:rPr>
          <w:spacing w:val="-5"/>
          <w:lang w:val="en-GB"/>
        </w:rPr>
        <w:t xml:space="preserve"> </w:t>
      </w:r>
      <w:r w:rsidRPr="000F3C94">
        <w:rPr>
          <w:lang w:val="en-GB"/>
        </w:rPr>
        <w:t>and</w:t>
      </w:r>
      <w:r w:rsidRPr="000F3C94">
        <w:rPr>
          <w:spacing w:val="-5"/>
          <w:lang w:val="en-GB"/>
        </w:rPr>
        <w:t xml:space="preserve"> </w:t>
      </w:r>
      <w:r w:rsidRPr="000F3C94">
        <w:rPr>
          <w:lang w:val="en-GB"/>
        </w:rPr>
        <w:t>an</w:t>
      </w:r>
      <w:r w:rsidRPr="000F3C94">
        <w:rPr>
          <w:spacing w:val="-5"/>
          <w:lang w:val="en-GB"/>
        </w:rPr>
        <w:t xml:space="preserve"> </w:t>
      </w:r>
      <w:r w:rsidRPr="000F3C94">
        <w:rPr>
          <w:lang w:val="en-GB"/>
        </w:rPr>
        <w:t>associated</w:t>
      </w:r>
      <w:r w:rsidRPr="000F3C94">
        <w:rPr>
          <w:spacing w:val="-5"/>
          <w:lang w:val="en-GB"/>
        </w:rPr>
        <w:t xml:space="preserve"> </w:t>
      </w:r>
      <w:r w:rsidRPr="000F3C94">
        <w:rPr>
          <w:lang w:val="en-GB"/>
        </w:rPr>
        <w:t>Feature</w:t>
      </w:r>
      <w:r w:rsidRPr="000F3C94">
        <w:rPr>
          <w:spacing w:val="-5"/>
          <w:lang w:val="en-GB"/>
        </w:rPr>
        <w:t xml:space="preserve"> </w:t>
      </w:r>
      <w:r w:rsidRPr="000F3C94">
        <w:rPr>
          <w:lang w:val="en-GB"/>
        </w:rPr>
        <w:t>Catalogue.</w:t>
      </w:r>
      <w:r w:rsidRPr="000F3C94">
        <w:rPr>
          <w:spacing w:val="-53"/>
          <w:lang w:val="en-GB"/>
        </w:rPr>
        <w:t xml:space="preserve"> </w:t>
      </w:r>
      <w:r w:rsidRPr="000F3C94">
        <w:rPr>
          <w:lang w:val="en-GB"/>
        </w:rPr>
        <w:t>The Feature Catalogue is included in Annex B, and provides a full description of each feature type</w:t>
      </w:r>
      <w:r w:rsidRPr="000F3C94">
        <w:rPr>
          <w:spacing w:val="1"/>
          <w:lang w:val="en-GB"/>
        </w:rPr>
        <w:t xml:space="preserve"> </w:t>
      </w:r>
      <w:r w:rsidRPr="000F3C94">
        <w:rPr>
          <w:lang w:val="en-GB"/>
        </w:rPr>
        <w:t xml:space="preserve">including its attributes, attribute values, and relationships in the data product. </w:t>
      </w:r>
    </w:p>
    <w:p w14:paraId="3FF838EE" w14:textId="66C2668F" w:rsidR="00FC294B" w:rsidRPr="000F3C94" w:rsidRDefault="000D38E5" w:rsidP="00A70464">
      <w:pPr>
        <w:rPr>
          <w:rFonts w:eastAsiaTheme="minorEastAsia"/>
          <w:lang w:val="en-GB"/>
        </w:rPr>
      </w:pPr>
      <w:r w:rsidRPr="000F3C94">
        <w:rPr>
          <w:lang w:val="en-GB"/>
        </w:rPr>
        <w:t>The</w:t>
      </w:r>
      <w:r w:rsidRPr="000F3C94">
        <w:rPr>
          <w:spacing w:val="-8"/>
          <w:lang w:val="en-GB"/>
        </w:rPr>
        <w:t xml:space="preserve"> </w:t>
      </w:r>
      <w:r w:rsidRPr="000F3C94">
        <w:rPr>
          <w:lang w:val="en-GB"/>
        </w:rPr>
        <w:t>class</w:t>
      </w:r>
      <w:r w:rsidRPr="000F3C94">
        <w:rPr>
          <w:spacing w:val="-6"/>
          <w:lang w:val="en-GB"/>
        </w:rPr>
        <w:t xml:space="preserve"> </w:t>
      </w:r>
      <w:r w:rsidRPr="000F3C94">
        <w:rPr>
          <w:lang w:val="en-GB"/>
        </w:rPr>
        <w:t>comprising</w:t>
      </w:r>
      <w:r w:rsidRPr="000F3C94">
        <w:rPr>
          <w:spacing w:val="-6"/>
          <w:lang w:val="en-GB"/>
        </w:rPr>
        <w:t xml:space="preserve"> </w:t>
      </w:r>
      <w:r w:rsidRPr="000F3C94">
        <w:rPr>
          <w:lang w:val="en-GB"/>
        </w:rPr>
        <w:t>the</w:t>
      </w:r>
      <w:r w:rsidRPr="000F3C94">
        <w:rPr>
          <w:spacing w:val="-5"/>
          <w:lang w:val="en-GB"/>
        </w:rPr>
        <w:t xml:space="preserve"> </w:t>
      </w:r>
      <w:r w:rsidRPr="000F3C94">
        <w:rPr>
          <w:lang w:val="en-GB"/>
        </w:rPr>
        <w:t>S-128</w:t>
      </w:r>
      <w:r w:rsidRPr="000F3C94">
        <w:rPr>
          <w:spacing w:val="-5"/>
          <w:lang w:val="en-GB"/>
        </w:rPr>
        <w:t xml:space="preserve"> </w:t>
      </w:r>
      <w:r w:rsidRPr="000F3C94">
        <w:rPr>
          <w:lang w:val="en-GB"/>
        </w:rPr>
        <w:t>Application</w:t>
      </w:r>
      <w:r w:rsidRPr="000F3C94">
        <w:rPr>
          <w:spacing w:val="-4"/>
          <w:lang w:val="en-GB"/>
        </w:rPr>
        <w:t xml:space="preserve"> </w:t>
      </w:r>
      <w:r w:rsidRPr="000F3C94">
        <w:rPr>
          <w:lang w:val="en-GB"/>
        </w:rPr>
        <w:t>Schema</w:t>
      </w:r>
      <w:r w:rsidRPr="000F3C94">
        <w:rPr>
          <w:spacing w:val="-6"/>
          <w:lang w:val="en-GB"/>
        </w:rPr>
        <w:t xml:space="preserve"> </w:t>
      </w:r>
      <w:r w:rsidRPr="000F3C94">
        <w:rPr>
          <w:lang w:val="en-GB"/>
        </w:rPr>
        <w:t>is</w:t>
      </w:r>
      <w:r w:rsidRPr="000F3C94">
        <w:rPr>
          <w:spacing w:val="-5"/>
          <w:lang w:val="en-GB"/>
        </w:rPr>
        <w:t xml:space="preserve"> </w:t>
      </w:r>
      <w:r w:rsidRPr="000F3C94">
        <w:rPr>
          <w:lang w:val="en-GB"/>
        </w:rPr>
        <w:t>the</w:t>
      </w:r>
      <w:r w:rsidRPr="000F3C94">
        <w:rPr>
          <w:spacing w:val="-7"/>
          <w:lang w:val="en-GB"/>
        </w:rPr>
        <w:t xml:space="preserve"> </w:t>
      </w:r>
      <w:r w:rsidRPr="000F3C94">
        <w:rPr>
          <w:lang w:val="en-GB"/>
        </w:rPr>
        <w:t>S-128</w:t>
      </w:r>
      <w:r w:rsidRPr="000F3C94">
        <w:rPr>
          <w:spacing w:val="-6"/>
          <w:lang w:val="en-GB"/>
        </w:rPr>
        <w:t xml:space="preserve"> </w:t>
      </w:r>
      <w:r w:rsidRPr="000F3C94">
        <w:rPr>
          <w:lang w:val="en-GB"/>
        </w:rPr>
        <w:t>Domain</w:t>
      </w:r>
      <w:r w:rsidRPr="000F3C94">
        <w:rPr>
          <w:spacing w:val="-7"/>
          <w:lang w:val="en-GB"/>
        </w:rPr>
        <w:t xml:space="preserve"> </w:t>
      </w:r>
      <w:r w:rsidRPr="000F3C94">
        <w:rPr>
          <w:lang w:val="en-GB"/>
        </w:rPr>
        <w:t>model</w:t>
      </w:r>
      <w:r w:rsidRPr="000F3C94">
        <w:rPr>
          <w:spacing w:val="-8"/>
          <w:lang w:val="en-GB"/>
        </w:rPr>
        <w:t xml:space="preserve"> </w:t>
      </w:r>
      <w:r w:rsidRPr="000F3C94">
        <w:rPr>
          <w:lang w:val="en-GB"/>
        </w:rPr>
        <w:t>containing</w:t>
      </w:r>
      <w:r w:rsidRPr="000F3C94">
        <w:rPr>
          <w:spacing w:val="-7"/>
          <w:lang w:val="en-GB"/>
        </w:rPr>
        <w:t xml:space="preserve"> </w:t>
      </w:r>
      <w:r w:rsidRPr="000F3C94">
        <w:rPr>
          <w:lang w:val="en-GB"/>
        </w:rPr>
        <w:t>the</w:t>
      </w:r>
      <w:r w:rsidRPr="000F3C94">
        <w:rPr>
          <w:spacing w:val="-7"/>
          <w:lang w:val="en-GB"/>
        </w:rPr>
        <w:t xml:space="preserve"> </w:t>
      </w:r>
      <w:r w:rsidRPr="000F3C94">
        <w:rPr>
          <w:lang w:val="en-GB"/>
        </w:rPr>
        <w:t>features</w:t>
      </w:r>
      <w:r w:rsidRPr="000F3C94">
        <w:rPr>
          <w:spacing w:val="-53"/>
          <w:lang w:val="en-GB"/>
        </w:rPr>
        <w:t xml:space="preserve"> </w:t>
      </w:r>
      <w:r w:rsidRPr="000F3C94">
        <w:rPr>
          <w:lang w:val="en-GB"/>
        </w:rPr>
        <w:t>and information types that model the CNP application domain specifically. Geographic features in all</w:t>
      </w:r>
      <w:r w:rsidRPr="000F3C94">
        <w:rPr>
          <w:spacing w:val="1"/>
          <w:lang w:val="en-GB"/>
        </w:rPr>
        <w:t xml:space="preserve"> </w:t>
      </w:r>
      <w:r w:rsidRPr="000F3C94">
        <w:rPr>
          <w:lang w:val="en-GB"/>
        </w:rPr>
        <w:t>three packages use the spatial types from S-100 Part 7, which are imported as-is into the S-128 spatial</w:t>
      </w:r>
      <w:r w:rsidRPr="000F3C94">
        <w:rPr>
          <w:spacing w:val="-53"/>
          <w:lang w:val="en-GB"/>
        </w:rPr>
        <w:t xml:space="preserve"> </w:t>
      </w:r>
      <w:r w:rsidRPr="000F3C94">
        <w:rPr>
          <w:lang w:val="en-GB"/>
        </w:rPr>
        <w:t>type</w:t>
      </w:r>
      <w:r w:rsidRPr="000F3C94">
        <w:rPr>
          <w:spacing w:val="-9"/>
          <w:lang w:val="en-GB"/>
        </w:rPr>
        <w:t xml:space="preserve"> </w:t>
      </w:r>
      <w:r w:rsidRPr="000F3C94">
        <w:rPr>
          <w:lang w:val="en-GB"/>
        </w:rPr>
        <w:t>package</w:t>
      </w:r>
      <w:r w:rsidRPr="000F3C94">
        <w:rPr>
          <w:spacing w:val="-9"/>
          <w:lang w:val="en-GB"/>
        </w:rPr>
        <w:t xml:space="preserve"> </w:t>
      </w:r>
      <w:r w:rsidRPr="000F3C94">
        <w:rPr>
          <w:lang w:val="en-GB"/>
        </w:rPr>
        <w:t>and</w:t>
      </w:r>
      <w:r w:rsidRPr="000F3C94">
        <w:rPr>
          <w:spacing w:val="-9"/>
          <w:lang w:val="en-GB"/>
        </w:rPr>
        <w:t xml:space="preserve"> </w:t>
      </w:r>
      <w:r w:rsidRPr="000F3C94">
        <w:rPr>
          <w:lang w:val="en-GB"/>
        </w:rPr>
        <w:t>therefore</w:t>
      </w:r>
      <w:r w:rsidRPr="000F3C94">
        <w:rPr>
          <w:spacing w:val="-7"/>
          <w:lang w:val="en-GB"/>
        </w:rPr>
        <w:t xml:space="preserve"> </w:t>
      </w:r>
      <w:r w:rsidRPr="000F3C94">
        <w:rPr>
          <w:lang w:val="en-GB"/>
        </w:rPr>
        <w:t>can</w:t>
      </w:r>
      <w:r w:rsidRPr="000F3C94">
        <w:rPr>
          <w:spacing w:val="-7"/>
          <w:lang w:val="en-GB"/>
        </w:rPr>
        <w:t xml:space="preserve"> </w:t>
      </w:r>
      <w:r w:rsidRPr="000F3C94">
        <w:rPr>
          <w:lang w:val="en-GB"/>
        </w:rPr>
        <w:t>be</w:t>
      </w:r>
      <w:r w:rsidRPr="000F3C94">
        <w:rPr>
          <w:spacing w:val="-8"/>
          <w:lang w:val="en-GB"/>
        </w:rPr>
        <w:t xml:space="preserve"> </w:t>
      </w:r>
      <w:r w:rsidRPr="000F3C94">
        <w:rPr>
          <w:lang w:val="en-GB"/>
        </w:rPr>
        <w:t>used</w:t>
      </w:r>
      <w:r w:rsidRPr="000F3C94">
        <w:rPr>
          <w:spacing w:val="-8"/>
          <w:lang w:val="en-GB"/>
        </w:rPr>
        <w:t xml:space="preserve"> </w:t>
      </w:r>
      <w:r w:rsidRPr="000F3C94">
        <w:rPr>
          <w:lang w:val="en-GB"/>
        </w:rPr>
        <w:t>as</w:t>
      </w:r>
      <w:r w:rsidRPr="000F3C94">
        <w:rPr>
          <w:spacing w:val="-5"/>
          <w:lang w:val="en-GB"/>
        </w:rPr>
        <w:t xml:space="preserve"> </w:t>
      </w:r>
      <w:r w:rsidRPr="000F3C94">
        <w:rPr>
          <w:lang w:val="en-GB"/>
        </w:rPr>
        <w:t>types</w:t>
      </w:r>
      <w:r w:rsidRPr="000F3C94">
        <w:rPr>
          <w:spacing w:val="-8"/>
          <w:lang w:val="en-GB"/>
        </w:rPr>
        <w:t xml:space="preserve"> </w:t>
      </w:r>
      <w:r w:rsidRPr="000F3C94">
        <w:rPr>
          <w:lang w:val="en-GB"/>
        </w:rPr>
        <w:t>for</w:t>
      </w:r>
      <w:r w:rsidRPr="000F3C94">
        <w:rPr>
          <w:spacing w:val="-6"/>
          <w:lang w:val="en-GB"/>
        </w:rPr>
        <w:t xml:space="preserve"> </w:t>
      </w:r>
      <w:r w:rsidRPr="000F3C94">
        <w:rPr>
          <w:lang w:val="en-GB"/>
        </w:rPr>
        <w:t>S-128</w:t>
      </w:r>
      <w:r w:rsidRPr="000F3C94">
        <w:rPr>
          <w:spacing w:val="-7"/>
          <w:lang w:val="en-GB"/>
        </w:rPr>
        <w:t xml:space="preserve"> </w:t>
      </w:r>
      <w:r w:rsidRPr="000F3C94">
        <w:rPr>
          <w:lang w:val="en-GB"/>
        </w:rPr>
        <w:t>spatial</w:t>
      </w:r>
      <w:r w:rsidRPr="000F3C94">
        <w:rPr>
          <w:spacing w:val="-10"/>
          <w:lang w:val="en-GB"/>
        </w:rPr>
        <w:t xml:space="preserve"> </w:t>
      </w:r>
      <w:r w:rsidRPr="000F3C94">
        <w:rPr>
          <w:lang w:val="en-GB"/>
        </w:rPr>
        <w:t>attributes.</w:t>
      </w:r>
      <w:r w:rsidRPr="000F3C94">
        <w:rPr>
          <w:spacing w:val="-7"/>
          <w:lang w:val="en-GB"/>
        </w:rPr>
        <w:t xml:space="preserve"> </w:t>
      </w:r>
      <w:r w:rsidRPr="000F3C94">
        <w:rPr>
          <w:lang w:val="en-GB"/>
        </w:rPr>
        <w:t>The</w:t>
      </w:r>
      <w:r w:rsidRPr="000F3C94">
        <w:rPr>
          <w:spacing w:val="-10"/>
          <w:lang w:val="en-GB"/>
        </w:rPr>
        <w:t xml:space="preserve"> </w:t>
      </w:r>
      <w:r w:rsidRPr="000F3C94">
        <w:rPr>
          <w:lang w:val="en-GB"/>
        </w:rPr>
        <w:t>spatial</w:t>
      </w:r>
      <w:r w:rsidRPr="000F3C94">
        <w:rPr>
          <w:spacing w:val="-7"/>
          <w:lang w:val="en-GB"/>
        </w:rPr>
        <w:t xml:space="preserve"> </w:t>
      </w:r>
      <w:r w:rsidRPr="000F3C94">
        <w:rPr>
          <w:lang w:val="en-GB"/>
        </w:rPr>
        <w:t>types</w:t>
      </w:r>
      <w:r w:rsidRPr="000F3C94">
        <w:rPr>
          <w:spacing w:val="-6"/>
          <w:lang w:val="en-GB"/>
        </w:rPr>
        <w:t xml:space="preserve"> </w:t>
      </w:r>
      <w:r w:rsidRPr="000F3C94">
        <w:rPr>
          <w:lang w:val="en-GB"/>
        </w:rPr>
        <w:t>package</w:t>
      </w:r>
      <w:r w:rsidRPr="000F3C94">
        <w:rPr>
          <w:spacing w:val="-54"/>
          <w:lang w:val="en-GB"/>
        </w:rPr>
        <w:t xml:space="preserve"> </w:t>
      </w:r>
      <w:r w:rsidRPr="000F3C94">
        <w:rPr>
          <w:lang w:val="en-GB"/>
        </w:rPr>
        <w:t>also contains definitions of ‘union types’ (combinations of the S-100 spatial types), since S-100 allows</w:t>
      </w:r>
      <w:r w:rsidRPr="000F3C94">
        <w:rPr>
          <w:spacing w:val="1"/>
          <w:lang w:val="en-GB"/>
        </w:rPr>
        <w:t xml:space="preserve"> </w:t>
      </w:r>
      <w:r w:rsidRPr="000F3C94">
        <w:rPr>
          <w:lang w:val="en-GB"/>
        </w:rPr>
        <w:t>features to have different kinds of geometry but UML does not allow an attribute of a class to have</w:t>
      </w:r>
      <w:r w:rsidRPr="000F3C94">
        <w:rPr>
          <w:spacing w:val="1"/>
          <w:lang w:val="en-GB"/>
        </w:rPr>
        <w:t xml:space="preserve"> </w:t>
      </w:r>
      <w:r w:rsidRPr="000F3C94">
        <w:rPr>
          <w:lang w:val="en-GB"/>
        </w:rPr>
        <w:t>multiple</w:t>
      </w:r>
      <w:r w:rsidRPr="000F3C94">
        <w:rPr>
          <w:spacing w:val="-3"/>
          <w:lang w:val="en-GB"/>
        </w:rPr>
        <w:t xml:space="preserve"> </w:t>
      </w:r>
      <w:r w:rsidRPr="000F3C94">
        <w:rPr>
          <w:lang w:val="en-GB"/>
        </w:rPr>
        <w:t>types.</w:t>
      </w:r>
      <w:r w:rsidRPr="000F3C94">
        <w:rPr>
          <w:spacing w:val="-5"/>
          <w:lang w:val="en-GB"/>
        </w:rPr>
        <w:t xml:space="preserve"> </w:t>
      </w:r>
      <w:r w:rsidRPr="000F3C94">
        <w:rPr>
          <w:lang w:val="en-GB"/>
        </w:rPr>
        <w:t>The</w:t>
      </w:r>
      <w:r w:rsidRPr="000F3C94">
        <w:rPr>
          <w:spacing w:val="-4"/>
          <w:lang w:val="en-GB"/>
        </w:rPr>
        <w:t xml:space="preserve"> </w:t>
      </w:r>
      <w:r w:rsidRPr="000F3C94">
        <w:rPr>
          <w:lang w:val="en-GB"/>
        </w:rPr>
        <w:t>S-128</w:t>
      </w:r>
      <w:r w:rsidRPr="000F3C94">
        <w:rPr>
          <w:spacing w:val="-3"/>
          <w:lang w:val="en-GB"/>
        </w:rPr>
        <w:t xml:space="preserve"> </w:t>
      </w:r>
      <w:r w:rsidRPr="000F3C94">
        <w:rPr>
          <w:lang w:val="en-GB"/>
        </w:rPr>
        <w:t>Application</w:t>
      </w:r>
      <w:r w:rsidRPr="000F3C94">
        <w:rPr>
          <w:spacing w:val="-2"/>
          <w:lang w:val="en-GB"/>
        </w:rPr>
        <w:t xml:space="preserve"> </w:t>
      </w:r>
      <w:r w:rsidRPr="000F3C94">
        <w:rPr>
          <w:lang w:val="en-GB"/>
        </w:rPr>
        <w:t>Schema</w:t>
      </w:r>
      <w:r w:rsidRPr="000F3C94">
        <w:rPr>
          <w:spacing w:val="-8"/>
          <w:lang w:val="en-GB"/>
        </w:rPr>
        <w:t xml:space="preserve"> </w:t>
      </w:r>
      <w:r w:rsidRPr="000F3C94">
        <w:rPr>
          <w:lang w:val="en-GB"/>
        </w:rPr>
        <w:t>models</w:t>
      </w:r>
      <w:r w:rsidRPr="000F3C94">
        <w:rPr>
          <w:spacing w:val="-2"/>
          <w:lang w:val="en-GB"/>
        </w:rPr>
        <w:t xml:space="preserve"> </w:t>
      </w:r>
      <w:r w:rsidRPr="000F3C94">
        <w:rPr>
          <w:lang w:val="en-GB"/>
        </w:rPr>
        <w:t>spatial</w:t>
      </w:r>
      <w:r w:rsidRPr="000F3C94">
        <w:rPr>
          <w:spacing w:val="-3"/>
          <w:lang w:val="en-GB"/>
        </w:rPr>
        <w:t xml:space="preserve"> </w:t>
      </w:r>
      <w:r w:rsidRPr="000F3C94">
        <w:rPr>
          <w:lang w:val="en-GB"/>
        </w:rPr>
        <w:t>attributes</w:t>
      </w:r>
      <w:r w:rsidRPr="000F3C94">
        <w:rPr>
          <w:spacing w:val="-5"/>
          <w:lang w:val="en-GB"/>
        </w:rPr>
        <w:t xml:space="preserve"> </w:t>
      </w:r>
      <w:r w:rsidRPr="000F3C94">
        <w:rPr>
          <w:lang w:val="en-GB"/>
        </w:rPr>
        <w:t>as</w:t>
      </w:r>
      <w:r w:rsidRPr="000F3C94">
        <w:rPr>
          <w:spacing w:val="-2"/>
          <w:lang w:val="en-GB"/>
        </w:rPr>
        <w:t xml:space="preserve"> </w:t>
      </w:r>
      <w:r w:rsidRPr="000F3C94">
        <w:rPr>
          <w:lang w:val="en-GB"/>
        </w:rPr>
        <w:t>attributes</w:t>
      </w:r>
      <w:r w:rsidRPr="000F3C94">
        <w:rPr>
          <w:spacing w:val="-5"/>
          <w:lang w:val="en-GB"/>
        </w:rPr>
        <w:t xml:space="preserve"> </w:t>
      </w:r>
      <w:r w:rsidRPr="000F3C94">
        <w:rPr>
          <w:lang w:val="en-GB"/>
        </w:rPr>
        <w:t>of</w:t>
      </w:r>
      <w:r w:rsidRPr="000F3C94">
        <w:rPr>
          <w:spacing w:val="-4"/>
          <w:lang w:val="en-GB"/>
        </w:rPr>
        <w:t xml:space="preserve"> </w:t>
      </w:r>
      <w:r w:rsidRPr="000F3C94">
        <w:rPr>
          <w:lang w:val="en-GB"/>
        </w:rPr>
        <w:t>feature</w:t>
      </w:r>
      <w:r w:rsidRPr="000F3C94">
        <w:rPr>
          <w:spacing w:val="-5"/>
          <w:lang w:val="en-GB"/>
        </w:rPr>
        <w:t xml:space="preserve"> </w:t>
      </w:r>
      <w:r w:rsidRPr="000F3C94">
        <w:rPr>
          <w:lang w:val="en-GB"/>
        </w:rPr>
        <w:t>classes.</w:t>
      </w:r>
    </w:p>
    <w:p w14:paraId="5F3AD853" w14:textId="5F2C691C" w:rsidR="006E7CBD" w:rsidRPr="000F3C94" w:rsidRDefault="00FC294B" w:rsidP="00FC294B">
      <w:pPr>
        <w:rPr>
          <w:lang w:val="en-GB"/>
        </w:rPr>
      </w:pPr>
      <w:r w:rsidRPr="000F3C94">
        <w:rPr>
          <w:noProof/>
          <w:lang w:val="en-GB" w:eastAsia="fi-FI"/>
        </w:rPr>
        <w:lastRenderedPageBreak/>
        <w:drawing>
          <wp:inline distT="0" distB="0" distL="0" distR="0" wp14:anchorId="2F0ACA72" wp14:editId="53DCC7B9">
            <wp:extent cx="5770880" cy="3175000"/>
            <wp:effectExtent l="0" t="0" r="1270" b="635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70880" cy="3175000"/>
                    </a:xfrm>
                    <a:prstGeom prst="rect">
                      <a:avLst/>
                    </a:prstGeom>
                  </pic:spPr>
                </pic:pic>
              </a:graphicData>
            </a:graphic>
          </wp:inline>
        </w:drawing>
      </w:r>
    </w:p>
    <w:p w14:paraId="3287413C" w14:textId="1343BD35" w:rsidR="00657DCC" w:rsidRPr="000F3C94" w:rsidRDefault="006E7CBD" w:rsidP="006E7CBD">
      <w:pPr>
        <w:pStyle w:val="Caption"/>
        <w:jc w:val="center"/>
        <w:rPr>
          <w:sz w:val="18"/>
          <w:szCs w:val="18"/>
          <w:lang w:val="en-GB"/>
        </w:rPr>
      </w:pPr>
      <w:bookmarkStart w:id="58" w:name="_Ref148220365"/>
      <w:bookmarkStart w:id="59" w:name="_Ref148220356"/>
      <w:r w:rsidRPr="000F3C94">
        <w:rPr>
          <w:sz w:val="18"/>
          <w:szCs w:val="18"/>
          <w:lang w:val="en-GB"/>
        </w:rPr>
        <w:t xml:space="preserve">Figure </w:t>
      </w:r>
      <w:bookmarkEnd w:id="58"/>
      <w:r w:rsidR="00DD4ADB" w:rsidRPr="000F3C94">
        <w:rPr>
          <w:sz w:val="18"/>
          <w:szCs w:val="18"/>
          <w:lang w:val="en-GB"/>
        </w:rPr>
        <w:t>4-1</w:t>
      </w:r>
      <w:r w:rsidRPr="000F3C94">
        <w:rPr>
          <w:sz w:val="18"/>
          <w:szCs w:val="18"/>
          <w:lang w:val="en-GB"/>
        </w:rPr>
        <w:t xml:space="preserve"> </w:t>
      </w:r>
      <w:r w:rsidR="005E7E9B" w:rsidRPr="000F3C94">
        <w:rPr>
          <w:sz w:val="18"/>
          <w:szCs w:val="18"/>
          <w:lang w:val="en-GB"/>
        </w:rPr>
        <w:t xml:space="preserve">– </w:t>
      </w:r>
      <w:r w:rsidRPr="000F3C94">
        <w:rPr>
          <w:sz w:val="18"/>
          <w:szCs w:val="18"/>
          <w:lang w:val="en-GB"/>
        </w:rPr>
        <w:t xml:space="preserve">S-128 </w:t>
      </w:r>
      <w:r w:rsidR="005E7E9B" w:rsidRPr="000F3C94">
        <w:rPr>
          <w:sz w:val="18"/>
          <w:szCs w:val="18"/>
          <w:lang w:val="en-GB"/>
        </w:rPr>
        <w:t>d</w:t>
      </w:r>
      <w:r w:rsidRPr="000F3C94">
        <w:rPr>
          <w:sz w:val="18"/>
          <w:szCs w:val="18"/>
          <w:lang w:val="en-GB"/>
        </w:rPr>
        <w:t>ata model overview</w:t>
      </w:r>
      <w:bookmarkEnd w:id="59"/>
    </w:p>
    <w:p w14:paraId="3F51517E" w14:textId="77777777" w:rsidR="000D38E5" w:rsidRPr="000F3C94" w:rsidRDefault="000D38E5" w:rsidP="008D3C9E">
      <w:pPr>
        <w:pStyle w:val="BodyText"/>
        <w:spacing w:before="0" w:after="120" w:line="240" w:lineRule="auto"/>
        <w:ind w:right="697"/>
        <w:rPr>
          <w:rFonts w:eastAsia="Malgun Gothic"/>
          <w:lang w:val="en-GB"/>
        </w:rPr>
      </w:pPr>
    </w:p>
    <w:p w14:paraId="105AB6EB" w14:textId="3A99B464" w:rsidR="007C1591" w:rsidRPr="000F3C94" w:rsidRDefault="00D35AFC" w:rsidP="008D3C9E">
      <w:pPr>
        <w:pStyle w:val="Heading2"/>
        <w:tabs>
          <w:tab w:val="clear" w:pos="540"/>
        </w:tabs>
        <w:rPr>
          <w:lang w:val="en-GB"/>
        </w:rPr>
      </w:pPr>
      <w:bookmarkStart w:id="60" w:name="_Toc152232548"/>
      <w:bookmarkStart w:id="61" w:name="_Toc194499984"/>
      <w:r w:rsidRPr="000F3C94">
        <w:rPr>
          <w:lang w:val="en-GB"/>
        </w:rPr>
        <w:t>Application Schem</w:t>
      </w:r>
      <w:bookmarkEnd w:id="56"/>
      <w:bookmarkEnd w:id="57"/>
      <w:r w:rsidR="00507C95" w:rsidRPr="000F3C94">
        <w:rPr>
          <w:lang w:val="en-GB"/>
        </w:rPr>
        <w:t>a</w:t>
      </w:r>
      <w:bookmarkEnd w:id="60"/>
      <w:bookmarkEnd w:id="61"/>
    </w:p>
    <w:p w14:paraId="0D1EC214" w14:textId="77777777" w:rsidR="00830C78" w:rsidRPr="000F3C94" w:rsidRDefault="00830C78" w:rsidP="003978CE">
      <w:pPr>
        <w:rPr>
          <w:lang w:val="en-GB"/>
        </w:rPr>
      </w:pPr>
      <w:bookmarkStart w:id="62" w:name="_Toc225648301"/>
      <w:bookmarkStart w:id="63" w:name="_Toc225065158"/>
      <w:bookmarkStart w:id="64" w:name="_Toc225648282"/>
      <w:bookmarkStart w:id="65" w:name="_Toc225065139"/>
      <w:r w:rsidRPr="000F3C94">
        <w:rPr>
          <w:lang w:val="en-GB"/>
        </w:rPr>
        <w:t>The</w:t>
      </w:r>
      <w:r w:rsidRPr="000F3C94">
        <w:rPr>
          <w:spacing w:val="-3"/>
          <w:lang w:val="en-GB"/>
        </w:rPr>
        <w:t xml:space="preserve"> </w:t>
      </w:r>
      <w:r w:rsidRPr="000F3C94">
        <w:rPr>
          <w:lang w:val="en-GB"/>
        </w:rPr>
        <w:t>UML</w:t>
      </w:r>
      <w:r w:rsidRPr="000F3C94">
        <w:rPr>
          <w:spacing w:val="-2"/>
          <w:lang w:val="en-GB"/>
        </w:rPr>
        <w:t xml:space="preserve"> </w:t>
      </w:r>
      <w:r w:rsidRPr="000F3C94">
        <w:rPr>
          <w:lang w:val="en-GB"/>
        </w:rPr>
        <w:t>models</w:t>
      </w:r>
      <w:r w:rsidRPr="000F3C94">
        <w:rPr>
          <w:spacing w:val="-1"/>
          <w:lang w:val="en-GB"/>
        </w:rPr>
        <w:t xml:space="preserve"> </w:t>
      </w:r>
      <w:r w:rsidRPr="000F3C94">
        <w:rPr>
          <w:lang w:val="en-GB"/>
        </w:rPr>
        <w:t>shown</w:t>
      </w:r>
      <w:r w:rsidRPr="000F3C94">
        <w:rPr>
          <w:spacing w:val="-1"/>
          <w:lang w:val="en-GB"/>
        </w:rPr>
        <w:t xml:space="preserve"> </w:t>
      </w:r>
      <w:r w:rsidRPr="000F3C94">
        <w:rPr>
          <w:lang w:val="en-GB"/>
        </w:rPr>
        <w:t>in the</w:t>
      </w:r>
      <w:r w:rsidRPr="000F3C94">
        <w:rPr>
          <w:spacing w:val="-3"/>
          <w:lang w:val="en-GB"/>
        </w:rPr>
        <w:t xml:space="preserve"> </w:t>
      </w:r>
      <w:r w:rsidRPr="000F3C94">
        <w:rPr>
          <w:lang w:val="en-GB"/>
        </w:rPr>
        <w:t>Figures</w:t>
      </w:r>
      <w:r w:rsidRPr="000F3C94">
        <w:rPr>
          <w:spacing w:val="1"/>
          <w:lang w:val="en-GB"/>
        </w:rPr>
        <w:t xml:space="preserve"> </w:t>
      </w:r>
      <w:r w:rsidRPr="000F3C94">
        <w:rPr>
          <w:lang w:val="en-GB"/>
        </w:rPr>
        <w:t>below</w:t>
      </w:r>
      <w:r w:rsidRPr="000F3C94">
        <w:rPr>
          <w:spacing w:val="-4"/>
          <w:lang w:val="en-GB"/>
        </w:rPr>
        <w:t xml:space="preserve"> </w:t>
      </w:r>
      <w:r w:rsidRPr="000F3C94">
        <w:rPr>
          <w:lang w:val="en-GB"/>
        </w:rPr>
        <w:t>are</w:t>
      </w:r>
      <w:r w:rsidRPr="000F3C94">
        <w:rPr>
          <w:spacing w:val="1"/>
          <w:lang w:val="en-GB"/>
        </w:rPr>
        <w:t xml:space="preserve"> </w:t>
      </w:r>
      <w:r w:rsidRPr="000F3C94">
        <w:rPr>
          <w:lang w:val="en-GB"/>
        </w:rPr>
        <w:t>the overall</w:t>
      </w:r>
      <w:r w:rsidRPr="000F3C94">
        <w:rPr>
          <w:spacing w:val="-4"/>
          <w:lang w:val="en-GB"/>
        </w:rPr>
        <w:t xml:space="preserve"> </w:t>
      </w:r>
      <w:r w:rsidRPr="000F3C94">
        <w:rPr>
          <w:lang w:val="en-GB"/>
        </w:rPr>
        <w:t>CNP</w:t>
      </w:r>
      <w:r w:rsidRPr="000F3C94">
        <w:rPr>
          <w:spacing w:val="2"/>
          <w:lang w:val="en-GB"/>
        </w:rPr>
        <w:t xml:space="preserve"> </w:t>
      </w:r>
      <w:r w:rsidRPr="000F3C94">
        <w:rPr>
          <w:lang w:val="en-GB"/>
        </w:rPr>
        <w:t>Application</w:t>
      </w:r>
      <w:r w:rsidRPr="000F3C94">
        <w:rPr>
          <w:spacing w:val="1"/>
          <w:lang w:val="en-GB"/>
        </w:rPr>
        <w:t xml:space="preserve"> </w:t>
      </w:r>
      <w:r w:rsidRPr="000F3C94">
        <w:rPr>
          <w:lang w:val="en-GB"/>
        </w:rPr>
        <w:t>Schema.</w:t>
      </w:r>
    </w:p>
    <w:p w14:paraId="70083BF3" w14:textId="28F45830" w:rsidR="00830C78" w:rsidRPr="000F3C94" w:rsidRDefault="00830C78" w:rsidP="003978CE">
      <w:pPr>
        <w:rPr>
          <w:lang w:val="en-GB"/>
        </w:rPr>
      </w:pPr>
      <w:r w:rsidRPr="000F3C94">
        <w:rPr>
          <w:lang w:val="en-GB"/>
        </w:rPr>
        <w:t>This section contains a general overview of the classes and relationships in the S-128 Application</w:t>
      </w:r>
      <w:r w:rsidRPr="000F3C94">
        <w:rPr>
          <w:spacing w:val="1"/>
          <w:lang w:val="en-GB"/>
        </w:rPr>
        <w:t xml:space="preserve"> </w:t>
      </w:r>
      <w:r w:rsidRPr="000F3C94">
        <w:rPr>
          <w:lang w:val="en-GB"/>
        </w:rPr>
        <w:t>Schema.</w:t>
      </w:r>
      <w:r w:rsidRPr="000F3C94">
        <w:rPr>
          <w:spacing w:val="-6"/>
          <w:lang w:val="en-GB"/>
        </w:rPr>
        <w:t xml:space="preserve"> </w:t>
      </w:r>
      <w:r w:rsidRPr="000F3C94">
        <w:rPr>
          <w:lang w:val="en-GB"/>
        </w:rPr>
        <w:t>Detailed</w:t>
      </w:r>
      <w:r w:rsidRPr="000F3C94">
        <w:rPr>
          <w:spacing w:val="-3"/>
          <w:lang w:val="en-GB"/>
        </w:rPr>
        <w:t xml:space="preserve"> </w:t>
      </w:r>
      <w:r w:rsidRPr="000F3C94">
        <w:rPr>
          <w:lang w:val="en-GB"/>
        </w:rPr>
        <w:t>information</w:t>
      </w:r>
      <w:r w:rsidRPr="000F3C94">
        <w:rPr>
          <w:spacing w:val="-2"/>
          <w:lang w:val="en-GB"/>
        </w:rPr>
        <w:t xml:space="preserve"> </w:t>
      </w:r>
      <w:r w:rsidRPr="000F3C94">
        <w:rPr>
          <w:lang w:val="en-GB"/>
        </w:rPr>
        <w:t>about</w:t>
      </w:r>
      <w:r w:rsidRPr="000F3C94">
        <w:rPr>
          <w:spacing w:val="-2"/>
          <w:lang w:val="en-GB"/>
        </w:rPr>
        <w:t xml:space="preserve"> </w:t>
      </w:r>
      <w:r w:rsidRPr="000F3C94">
        <w:rPr>
          <w:lang w:val="en-GB"/>
        </w:rPr>
        <w:t>how</w:t>
      </w:r>
      <w:r w:rsidRPr="000F3C94">
        <w:rPr>
          <w:spacing w:val="-4"/>
          <w:lang w:val="en-GB"/>
        </w:rPr>
        <w:t xml:space="preserve"> </w:t>
      </w:r>
      <w:r w:rsidRPr="000F3C94">
        <w:rPr>
          <w:lang w:val="en-GB"/>
        </w:rPr>
        <w:t>to</w:t>
      </w:r>
      <w:r w:rsidRPr="000F3C94">
        <w:rPr>
          <w:spacing w:val="-3"/>
          <w:lang w:val="en-GB"/>
        </w:rPr>
        <w:t xml:space="preserve"> </w:t>
      </w:r>
      <w:r w:rsidRPr="000F3C94">
        <w:rPr>
          <w:lang w:val="en-GB"/>
        </w:rPr>
        <w:t>use</w:t>
      </w:r>
      <w:r w:rsidRPr="000F3C94">
        <w:rPr>
          <w:spacing w:val="-2"/>
          <w:lang w:val="en-GB"/>
        </w:rPr>
        <w:t xml:space="preserve"> </w:t>
      </w:r>
      <w:r w:rsidRPr="000F3C94">
        <w:rPr>
          <w:lang w:val="en-GB"/>
        </w:rPr>
        <w:t>the</w:t>
      </w:r>
      <w:r w:rsidRPr="000F3C94">
        <w:rPr>
          <w:spacing w:val="-5"/>
          <w:lang w:val="en-GB"/>
        </w:rPr>
        <w:t xml:space="preserve"> </w:t>
      </w:r>
      <w:r w:rsidRPr="000F3C94">
        <w:rPr>
          <w:lang w:val="en-GB"/>
        </w:rPr>
        <w:t>feature</w:t>
      </w:r>
      <w:r w:rsidRPr="000F3C94">
        <w:rPr>
          <w:spacing w:val="-2"/>
          <w:lang w:val="en-GB"/>
        </w:rPr>
        <w:t xml:space="preserve"> </w:t>
      </w:r>
      <w:r w:rsidRPr="000F3C94">
        <w:rPr>
          <w:lang w:val="en-GB"/>
        </w:rPr>
        <w:t>types</w:t>
      </w:r>
      <w:r w:rsidRPr="000F3C94">
        <w:rPr>
          <w:spacing w:val="-1"/>
          <w:lang w:val="en-GB"/>
        </w:rPr>
        <w:t xml:space="preserve"> </w:t>
      </w:r>
      <w:r w:rsidRPr="000F3C94">
        <w:rPr>
          <w:lang w:val="en-GB"/>
        </w:rPr>
        <w:t>and</w:t>
      </w:r>
      <w:r w:rsidRPr="000F3C94">
        <w:rPr>
          <w:spacing w:val="-2"/>
          <w:lang w:val="en-GB"/>
        </w:rPr>
        <w:t xml:space="preserve"> </w:t>
      </w:r>
      <w:r w:rsidRPr="000F3C94">
        <w:rPr>
          <w:lang w:val="en-GB"/>
        </w:rPr>
        <w:t>information</w:t>
      </w:r>
      <w:r w:rsidRPr="000F3C94">
        <w:rPr>
          <w:spacing w:val="-3"/>
          <w:lang w:val="en-GB"/>
        </w:rPr>
        <w:t xml:space="preserve"> </w:t>
      </w:r>
      <w:r w:rsidRPr="000F3C94">
        <w:rPr>
          <w:lang w:val="en-GB"/>
        </w:rPr>
        <w:t>types</w:t>
      </w:r>
      <w:r w:rsidRPr="000F3C94">
        <w:rPr>
          <w:spacing w:val="-4"/>
          <w:lang w:val="en-GB"/>
        </w:rPr>
        <w:t xml:space="preserve"> </w:t>
      </w:r>
      <w:r w:rsidRPr="000F3C94">
        <w:rPr>
          <w:lang w:val="en-GB"/>
        </w:rPr>
        <w:t>to</w:t>
      </w:r>
      <w:r w:rsidRPr="000F3C94">
        <w:rPr>
          <w:spacing w:val="-2"/>
          <w:lang w:val="en-GB"/>
        </w:rPr>
        <w:t xml:space="preserve"> </w:t>
      </w:r>
      <w:r w:rsidRPr="000F3C94">
        <w:rPr>
          <w:lang w:val="en-GB"/>
        </w:rPr>
        <w:t>encode</w:t>
      </w:r>
      <w:r w:rsidRPr="000F3C94">
        <w:rPr>
          <w:spacing w:val="-2"/>
          <w:lang w:val="en-GB"/>
        </w:rPr>
        <w:t xml:space="preserve"> </w:t>
      </w:r>
      <w:r w:rsidRPr="000F3C94">
        <w:rPr>
          <w:lang w:val="en-GB"/>
        </w:rPr>
        <w:t>CNP</w:t>
      </w:r>
      <w:r w:rsidRPr="000F3C94">
        <w:rPr>
          <w:spacing w:val="-53"/>
          <w:lang w:val="en-GB"/>
        </w:rPr>
        <w:t xml:space="preserve"> </w:t>
      </w:r>
      <w:r w:rsidRPr="000F3C94">
        <w:rPr>
          <w:lang w:val="en-GB"/>
        </w:rPr>
        <w:t>information</w:t>
      </w:r>
      <w:r w:rsidRPr="000F3C94">
        <w:rPr>
          <w:spacing w:val="-2"/>
          <w:lang w:val="en-GB"/>
        </w:rPr>
        <w:t xml:space="preserve"> </w:t>
      </w:r>
      <w:r w:rsidRPr="000F3C94">
        <w:rPr>
          <w:lang w:val="en-GB"/>
        </w:rPr>
        <w:t>is provided in</w:t>
      </w:r>
      <w:r w:rsidRPr="000F3C94">
        <w:rPr>
          <w:spacing w:val="1"/>
          <w:lang w:val="en-GB"/>
        </w:rPr>
        <w:t xml:space="preserve"> </w:t>
      </w:r>
      <w:r w:rsidRPr="000F3C94">
        <w:rPr>
          <w:lang w:val="en-GB"/>
        </w:rPr>
        <w:t>the</w:t>
      </w:r>
      <w:r w:rsidRPr="000F3C94">
        <w:rPr>
          <w:spacing w:val="-1"/>
          <w:lang w:val="en-GB"/>
        </w:rPr>
        <w:t xml:space="preserve"> </w:t>
      </w:r>
      <w:r w:rsidRPr="000F3C94">
        <w:rPr>
          <w:lang w:val="en-GB"/>
        </w:rPr>
        <w:t>S-128</w:t>
      </w:r>
      <w:r w:rsidRPr="000F3C94">
        <w:rPr>
          <w:spacing w:val="-2"/>
          <w:lang w:val="en-GB"/>
        </w:rPr>
        <w:t xml:space="preserve"> </w:t>
      </w:r>
      <w:r w:rsidRPr="000F3C94">
        <w:rPr>
          <w:lang w:val="en-GB"/>
        </w:rPr>
        <w:t>Data</w:t>
      </w:r>
      <w:r w:rsidRPr="000F3C94">
        <w:rPr>
          <w:spacing w:val="-1"/>
          <w:lang w:val="en-GB"/>
        </w:rPr>
        <w:t xml:space="preserve"> </w:t>
      </w:r>
      <w:r w:rsidRPr="000F3C94">
        <w:rPr>
          <w:lang w:val="en-GB"/>
        </w:rPr>
        <w:t>Classification and</w:t>
      </w:r>
      <w:r w:rsidRPr="000F3C94">
        <w:rPr>
          <w:spacing w:val="1"/>
          <w:lang w:val="en-GB"/>
        </w:rPr>
        <w:t xml:space="preserve"> </w:t>
      </w:r>
      <w:r w:rsidRPr="000F3C94">
        <w:rPr>
          <w:lang w:val="en-GB"/>
        </w:rPr>
        <w:t>Encoding</w:t>
      </w:r>
      <w:r w:rsidRPr="000F3C94">
        <w:rPr>
          <w:spacing w:val="-1"/>
          <w:lang w:val="en-GB"/>
        </w:rPr>
        <w:t xml:space="preserve"> </w:t>
      </w:r>
      <w:r w:rsidRPr="000F3C94">
        <w:rPr>
          <w:lang w:val="en-GB"/>
        </w:rPr>
        <w:t>Guide</w:t>
      </w:r>
      <w:r w:rsidR="00154D64" w:rsidRPr="000F3C94">
        <w:rPr>
          <w:lang w:val="en-GB"/>
        </w:rPr>
        <w:t xml:space="preserve"> </w:t>
      </w:r>
      <w:r w:rsidR="00BA68AA" w:rsidRPr="000F3C94">
        <w:rPr>
          <w:lang w:val="en-GB"/>
        </w:rPr>
        <w:t>(DCEG)</w:t>
      </w:r>
      <w:r w:rsidRPr="000F3C94">
        <w:rPr>
          <w:lang w:val="en-GB"/>
        </w:rPr>
        <w:t>.</w:t>
      </w:r>
    </w:p>
    <w:p w14:paraId="2856FDF6" w14:textId="66FCA51A" w:rsidR="00830C78" w:rsidRPr="000F3C94" w:rsidRDefault="00830C78" w:rsidP="00154D64">
      <w:pPr>
        <w:spacing w:after="60"/>
        <w:rPr>
          <w:color w:val="000009"/>
          <w:lang w:val="en-GB"/>
        </w:rPr>
      </w:pPr>
      <w:r w:rsidRPr="000F3C94">
        <w:rPr>
          <w:lang w:val="en-GB"/>
        </w:rPr>
        <w:t>The</w:t>
      </w:r>
      <w:r w:rsidRPr="000F3C94">
        <w:rPr>
          <w:spacing w:val="-4"/>
          <w:lang w:val="en-GB"/>
        </w:rPr>
        <w:t xml:space="preserve"> </w:t>
      </w:r>
      <w:r w:rsidRPr="000F3C94">
        <w:rPr>
          <w:lang w:val="en-GB"/>
        </w:rPr>
        <w:t>following</w:t>
      </w:r>
      <w:r w:rsidRPr="000F3C94">
        <w:rPr>
          <w:spacing w:val="-3"/>
          <w:lang w:val="en-GB"/>
        </w:rPr>
        <w:t xml:space="preserve"> </w:t>
      </w:r>
      <w:r w:rsidRPr="000F3C94">
        <w:rPr>
          <w:lang w:val="en-GB"/>
        </w:rPr>
        <w:t>conventions are</w:t>
      </w:r>
      <w:r w:rsidRPr="000F3C94">
        <w:rPr>
          <w:spacing w:val="-3"/>
          <w:lang w:val="en-GB"/>
        </w:rPr>
        <w:t xml:space="preserve"> </w:t>
      </w:r>
      <w:r w:rsidRPr="000F3C94">
        <w:rPr>
          <w:lang w:val="en-GB"/>
        </w:rPr>
        <w:t>used</w:t>
      </w:r>
      <w:r w:rsidRPr="000F3C94">
        <w:rPr>
          <w:spacing w:val="-2"/>
          <w:lang w:val="en-GB"/>
        </w:rPr>
        <w:t xml:space="preserve"> </w:t>
      </w:r>
      <w:r w:rsidRPr="000F3C94">
        <w:rPr>
          <w:lang w:val="en-GB"/>
        </w:rPr>
        <w:t>in</w:t>
      </w:r>
      <w:r w:rsidRPr="000F3C94">
        <w:rPr>
          <w:spacing w:val="-1"/>
          <w:lang w:val="en-GB"/>
        </w:rPr>
        <w:t xml:space="preserve"> </w:t>
      </w:r>
      <w:r w:rsidRPr="000F3C94">
        <w:rPr>
          <w:lang w:val="en-GB"/>
        </w:rPr>
        <w:t>the</w:t>
      </w:r>
      <w:r w:rsidRPr="000F3C94">
        <w:rPr>
          <w:spacing w:val="-1"/>
          <w:lang w:val="en-GB"/>
        </w:rPr>
        <w:t xml:space="preserve"> </w:t>
      </w:r>
      <w:r w:rsidRPr="000F3C94">
        <w:rPr>
          <w:lang w:val="en-GB"/>
        </w:rPr>
        <w:t>UML</w:t>
      </w:r>
      <w:r w:rsidRPr="000F3C94">
        <w:rPr>
          <w:spacing w:val="-2"/>
          <w:lang w:val="en-GB"/>
        </w:rPr>
        <w:t xml:space="preserve"> </w:t>
      </w:r>
      <w:r w:rsidRPr="000F3C94">
        <w:rPr>
          <w:lang w:val="en-GB"/>
        </w:rPr>
        <w:t>diagrams</w:t>
      </w:r>
      <w:r w:rsidRPr="000F3C94">
        <w:rPr>
          <w:spacing w:val="-2"/>
          <w:lang w:val="en-GB"/>
        </w:rPr>
        <w:t xml:space="preserve"> </w:t>
      </w:r>
      <w:r w:rsidRPr="000F3C94">
        <w:rPr>
          <w:lang w:val="en-GB"/>
        </w:rPr>
        <w:t>depicting</w:t>
      </w:r>
      <w:r w:rsidRPr="000F3C94">
        <w:rPr>
          <w:spacing w:val="-3"/>
          <w:lang w:val="en-GB"/>
        </w:rPr>
        <w:t xml:space="preserve"> </w:t>
      </w:r>
      <w:r w:rsidRPr="000F3C94">
        <w:rPr>
          <w:lang w:val="en-GB"/>
        </w:rPr>
        <w:t>the</w:t>
      </w:r>
      <w:r w:rsidRPr="000F3C94">
        <w:rPr>
          <w:spacing w:val="4"/>
          <w:lang w:val="en-GB"/>
        </w:rPr>
        <w:t xml:space="preserve"> </w:t>
      </w:r>
      <w:r w:rsidRPr="000F3C94">
        <w:rPr>
          <w:lang w:val="en-GB"/>
        </w:rPr>
        <w:t>Application</w:t>
      </w:r>
      <w:r w:rsidRPr="000F3C94">
        <w:rPr>
          <w:spacing w:val="-2"/>
          <w:lang w:val="en-GB"/>
        </w:rPr>
        <w:t xml:space="preserve"> </w:t>
      </w:r>
      <w:r w:rsidRPr="000F3C94">
        <w:rPr>
          <w:lang w:val="en-GB"/>
        </w:rPr>
        <w:t>Schema:</w:t>
      </w:r>
    </w:p>
    <w:p w14:paraId="2C597DE4" w14:textId="2FB320D8" w:rsidR="00830C78" w:rsidRPr="000F3C94" w:rsidRDefault="00830C78" w:rsidP="00154D64">
      <w:pPr>
        <w:pStyle w:val="NoSpacing"/>
        <w:numPr>
          <w:ilvl w:val="0"/>
          <w:numId w:val="13"/>
        </w:numPr>
        <w:spacing w:after="60"/>
        <w:ind w:left="567" w:hanging="283"/>
        <w:rPr>
          <w:rFonts w:eastAsia="Malgun Gothic"/>
          <w:lang w:eastAsia="ko-KR"/>
        </w:rPr>
      </w:pPr>
      <w:r w:rsidRPr="000F3C94">
        <w:t>Standard</w:t>
      </w:r>
      <w:r w:rsidRPr="000F3C94">
        <w:rPr>
          <w:spacing w:val="7"/>
        </w:rPr>
        <w:t xml:space="preserve"> </w:t>
      </w:r>
      <w:r w:rsidRPr="000F3C94">
        <w:t>UML</w:t>
      </w:r>
      <w:r w:rsidRPr="000F3C94">
        <w:rPr>
          <w:spacing w:val="6"/>
        </w:rPr>
        <w:t xml:space="preserve"> </w:t>
      </w:r>
      <w:r w:rsidRPr="000F3C94">
        <w:t>conventions</w:t>
      </w:r>
      <w:r w:rsidRPr="000F3C94">
        <w:rPr>
          <w:spacing w:val="10"/>
        </w:rPr>
        <w:t xml:space="preserve"> </w:t>
      </w:r>
      <w:r w:rsidRPr="000F3C94">
        <w:t>for</w:t>
      </w:r>
      <w:r w:rsidRPr="000F3C94">
        <w:rPr>
          <w:spacing w:val="6"/>
        </w:rPr>
        <w:t xml:space="preserve"> </w:t>
      </w:r>
      <w:r w:rsidRPr="000F3C94">
        <w:t>classes,</w:t>
      </w:r>
      <w:r w:rsidRPr="000F3C94">
        <w:rPr>
          <w:spacing w:val="6"/>
        </w:rPr>
        <w:t xml:space="preserve"> </w:t>
      </w:r>
      <w:r w:rsidRPr="000F3C94">
        <w:t>associations,</w:t>
      </w:r>
      <w:r w:rsidRPr="000F3C94">
        <w:rPr>
          <w:spacing w:val="8"/>
        </w:rPr>
        <w:t xml:space="preserve"> </w:t>
      </w:r>
      <w:r w:rsidRPr="000F3C94">
        <w:t>inheritance,</w:t>
      </w:r>
      <w:r w:rsidRPr="000F3C94">
        <w:rPr>
          <w:spacing w:val="8"/>
        </w:rPr>
        <w:t xml:space="preserve"> </w:t>
      </w:r>
      <w:r w:rsidRPr="000F3C94">
        <w:t>roles,</w:t>
      </w:r>
      <w:r w:rsidRPr="000F3C94">
        <w:rPr>
          <w:spacing w:val="15"/>
        </w:rPr>
        <w:t xml:space="preserve"> </w:t>
      </w:r>
      <w:r w:rsidRPr="000F3C94">
        <w:t>and</w:t>
      </w:r>
      <w:r w:rsidRPr="000F3C94">
        <w:rPr>
          <w:spacing w:val="6"/>
        </w:rPr>
        <w:t xml:space="preserve"> </w:t>
      </w:r>
      <w:r w:rsidRPr="000F3C94">
        <w:t>multiplicities</w:t>
      </w:r>
      <w:r w:rsidRPr="000F3C94">
        <w:rPr>
          <w:spacing w:val="7"/>
        </w:rPr>
        <w:t xml:space="preserve"> </w:t>
      </w:r>
      <w:r w:rsidRPr="000F3C94">
        <w:t>apply.</w:t>
      </w:r>
      <w:r w:rsidRPr="000F3C94">
        <w:rPr>
          <w:spacing w:val="-53"/>
        </w:rPr>
        <w:t xml:space="preserve"> </w:t>
      </w:r>
      <w:r w:rsidRPr="000F3C94">
        <w:t>These</w:t>
      </w:r>
      <w:r w:rsidRPr="000F3C94">
        <w:rPr>
          <w:spacing w:val="-2"/>
        </w:rPr>
        <w:t xml:space="preserve"> </w:t>
      </w:r>
      <w:r w:rsidRPr="000F3C94">
        <w:t>conventions are</w:t>
      </w:r>
      <w:r w:rsidRPr="000F3C94">
        <w:rPr>
          <w:spacing w:val="1"/>
        </w:rPr>
        <w:t xml:space="preserve"> </w:t>
      </w:r>
      <w:r w:rsidRPr="000F3C94">
        <w:t>described</w:t>
      </w:r>
      <w:r w:rsidRPr="000F3C94">
        <w:rPr>
          <w:spacing w:val="1"/>
        </w:rPr>
        <w:t xml:space="preserve"> </w:t>
      </w:r>
      <w:r w:rsidRPr="000F3C94">
        <w:t>in Part</w:t>
      </w:r>
      <w:r w:rsidRPr="000F3C94">
        <w:rPr>
          <w:spacing w:val="2"/>
        </w:rPr>
        <w:t xml:space="preserve"> </w:t>
      </w:r>
      <w:r w:rsidRPr="000F3C94">
        <w:t>1</w:t>
      </w:r>
      <w:r w:rsidRPr="000F3C94">
        <w:rPr>
          <w:spacing w:val="-1"/>
        </w:rPr>
        <w:t xml:space="preserve"> </w:t>
      </w:r>
      <w:r w:rsidRPr="000F3C94">
        <w:t>of</w:t>
      </w:r>
      <w:r w:rsidRPr="000F3C94">
        <w:rPr>
          <w:spacing w:val="1"/>
        </w:rPr>
        <w:t xml:space="preserve"> </w:t>
      </w:r>
      <w:r w:rsidRPr="000F3C94">
        <w:t>S-100.</w:t>
      </w:r>
    </w:p>
    <w:p w14:paraId="45A39685" w14:textId="00D44E21" w:rsidR="00830C78" w:rsidRPr="000F3C94" w:rsidRDefault="00830C78" w:rsidP="00154D64">
      <w:pPr>
        <w:pStyle w:val="NoSpacing"/>
        <w:numPr>
          <w:ilvl w:val="0"/>
          <w:numId w:val="13"/>
        </w:numPr>
        <w:spacing w:after="60"/>
        <w:ind w:left="567" w:hanging="283"/>
        <w:rPr>
          <w:rFonts w:eastAsia="Malgun Gothic"/>
          <w:lang w:eastAsia="ko-KR"/>
        </w:rPr>
      </w:pPr>
      <w:r w:rsidRPr="000F3C94">
        <w:rPr>
          <w:i/>
        </w:rPr>
        <w:t>Italic</w:t>
      </w:r>
      <w:r w:rsidRPr="000F3C94">
        <w:rPr>
          <w:i/>
          <w:spacing w:val="-1"/>
        </w:rPr>
        <w:t xml:space="preserve"> </w:t>
      </w:r>
      <w:r w:rsidRPr="000F3C94">
        <w:t>font</w:t>
      </w:r>
      <w:r w:rsidRPr="000F3C94">
        <w:rPr>
          <w:spacing w:val="-2"/>
        </w:rPr>
        <w:t xml:space="preserve"> </w:t>
      </w:r>
      <w:r w:rsidRPr="000F3C94">
        <w:t>for</w:t>
      </w:r>
      <w:r w:rsidRPr="000F3C94">
        <w:rPr>
          <w:spacing w:val="-2"/>
        </w:rPr>
        <w:t xml:space="preserve"> </w:t>
      </w:r>
      <w:r w:rsidRPr="000F3C94">
        <w:t>a</w:t>
      </w:r>
      <w:r w:rsidRPr="000F3C94">
        <w:rPr>
          <w:spacing w:val="-2"/>
        </w:rPr>
        <w:t xml:space="preserve"> </w:t>
      </w:r>
      <w:r w:rsidRPr="000F3C94">
        <w:t>class</w:t>
      </w:r>
      <w:r w:rsidRPr="000F3C94">
        <w:rPr>
          <w:spacing w:val="-2"/>
        </w:rPr>
        <w:t xml:space="preserve"> </w:t>
      </w:r>
      <w:r w:rsidRPr="000F3C94">
        <w:t>name</w:t>
      </w:r>
      <w:r w:rsidRPr="000F3C94">
        <w:rPr>
          <w:spacing w:val="-2"/>
        </w:rPr>
        <w:t xml:space="preserve"> </w:t>
      </w:r>
      <w:r w:rsidRPr="000F3C94">
        <w:t>indicates</w:t>
      </w:r>
      <w:r w:rsidRPr="000F3C94">
        <w:rPr>
          <w:spacing w:val="-1"/>
        </w:rPr>
        <w:t xml:space="preserve"> </w:t>
      </w:r>
      <w:r w:rsidRPr="000F3C94">
        <w:t>an abstract</w:t>
      </w:r>
      <w:r w:rsidRPr="000F3C94">
        <w:rPr>
          <w:spacing w:val="-3"/>
        </w:rPr>
        <w:t xml:space="preserve"> </w:t>
      </w:r>
      <w:r w:rsidRPr="000F3C94">
        <w:t>class.</w:t>
      </w:r>
    </w:p>
    <w:p w14:paraId="245B60C5" w14:textId="62BDF23F" w:rsidR="00830C78" w:rsidRPr="000F3C94" w:rsidRDefault="00830C78" w:rsidP="00154D64">
      <w:pPr>
        <w:pStyle w:val="NoSpacing"/>
        <w:numPr>
          <w:ilvl w:val="0"/>
          <w:numId w:val="13"/>
        </w:numPr>
        <w:spacing w:after="60"/>
        <w:ind w:left="567" w:hanging="283"/>
        <w:rPr>
          <w:rFonts w:eastAsia="Malgun Gothic"/>
          <w:lang w:eastAsia="ko-KR"/>
        </w:rPr>
      </w:pPr>
      <w:r w:rsidRPr="000F3C94">
        <w:t>Feature</w:t>
      </w:r>
      <w:r w:rsidRPr="000F3C94">
        <w:rPr>
          <w:spacing w:val="-3"/>
        </w:rPr>
        <w:t xml:space="preserve"> </w:t>
      </w:r>
      <w:r w:rsidRPr="000F3C94">
        <w:t>classes</w:t>
      </w:r>
      <w:r w:rsidRPr="000F3C94">
        <w:rPr>
          <w:spacing w:val="-2"/>
        </w:rPr>
        <w:t xml:space="preserve"> </w:t>
      </w:r>
      <w:r w:rsidRPr="000F3C94">
        <w:t>are</w:t>
      </w:r>
      <w:r w:rsidRPr="000F3C94">
        <w:rPr>
          <w:spacing w:val="-3"/>
        </w:rPr>
        <w:t xml:space="preserve"> </w:t>
      </w:r>
      <w:r w:rsidRPr="000F3C94">
        <w:t>depicted</w:t>
      </w:r>
      <w:r w:rsidRPr="000F3C94">
        <w:rPr>
          <w:spacing w:val="-1"/>
        </w:rPr>
        <w:t xml:space="preserve"> </w:t>
      </w:r>
      <w:r w:rsidRPr="000F3C94">
        <w:t>with</w:t>
      </w:r>
      <w:r w:rsidRPr="000F3C94">
        <w:rPr>
          <w:spacing w:val="-1"/>
        </w:rPr>
        <w:t xml:space="preserve"> </w:t>
      </w:r>
      <w:r w:rsidRPr="000F3C94">
        <w:t>green</w:t>
      </w:r>
      <w:r w:rsidRPr="000F3C94">
        <w:rPr>
          <w:spacing w:val="-1"/>
        </w:rPr>
        <w:t xml:space="preserve"> </w:t>
      </w:r>
      <w:r w:rsidRPr="000F3C94">
        <w:t>background;</w:t>
      </w:r>
      <w:r w:rsidRPr="000F3C94">
        <w:rPr>
          <w:spacing w:val="-1"/>
        </w:rPr>
        <w:t xml:space="preserve"> </w:t>
      </w:r>
      <w:r w:rsidRPr="000F3C94">
        <w:t>the</w:t>
      </w:r>
      <w:r w:rsidRPr="000F3C94">
        <w:rPr>
          <w:spacing w:val="-3"/>
        </w:rPr>
        <w:t xml:space="preserve"> </w:t>
      </w:r>
      <w:r w:rsidRPr="000F3C94">
        <w:t>dark</w:t>
      </w:r>
      <w:r w:rsidRPr="000F3C94">
        <w:rPr>
          <w:spacing w:val="1"/>
        </w:rPr>
        <w:t xml:space="preserve"> </w:t>
      </w:r>
      <w:r w:rsidRPr="000F3C94">
        <w:t>shade</w:t>
      </w:r>
      <w:r w:rsidRPr="000F3C94">
        <w:rPr>
          <w:spacing w:val="-2"/>
        </w:rPr>
        <w:t xml:space="preserve"> </w:t>
      </w:r>
      <w:r w:rsidRPr="000F3C94">
        <w:t>for</w:t>
      </w:r>
      <w:r w:rsidRPr="000F3C94">
        <w:rPr>
          <w:spacing w:val="-3"/>
        </w:rPr>
        <w:t xml:space="preserve"> </w:t>
      </w:r>
      <w:r w:rsidRPr="000F3C94">
        <w:t>abstract</w:t>
      </w:r>
      <w:r w:rsidRPr="000F3C94">
        <w:rPr>
          <w:spacing w:val="-1"/>
        </w:rPr>
        <w:t xml:space="preserve"> </w:t>
      </w:r>
      <w:r w:rsidRPr="000F3C94">
        <w:t>feature</w:t>
      </w:r>
      <w:r w:rsidRPr="000F3C94">
        <w:rPr>
          <w:spacing w:val="-3"/>
        </w:rPr>
        <w:t xml:space="preserve"> </w:t>
      </w:r>
      <w:r w:rsidRPr="000F3C94">
        <w:t>classes</w:t>
      </w:r>
      <w:r w:rsidRPr="000F3C94">
        <w:rPr>
          <w:spacing w:val="-53"/>
        </w:rPr>
        <w:t xml:space="preserve"> </w:t>
      </w:r>
      <w:r w:rsidRPr="000F3C94">
        <w:t>and</w:t>
      </w:r>
      <w:r w:rsidRPr="000F3C94">
        <w:rPr>
          <w:spacing w:val="-2"/>
        </w:rPr>
        <w:t xml:space="preserve"> </w:t>
      </w:r>
      <w:r w:rsidRPr="000F3C94">
        <w:t>the</w:t>
      </w:r>
      <w:r w:rsidRPr="000F3C94">
        <w:rPr>
          <w:spacing w:val="1"/>
        </w:rPr>
        <w:t xml:space="preserve"> </w:t>
      </w:r>
      <w:r w:rsidRPr="000F3C94">
        <w:t>light</w:t>
      </w:r>
      <w:r w:rsidRPr="000F3C94">
        <w:rPr>
          <w:spacing w:val="-1"/>
        </w:rPr>
        <w:t xml:space="preserve"> </w:t>
      </w:r>
      <w:r w:rsidRPr="000F3C94">
        <w:t>shade</w:t>
      </w:r>
      <w:r w:rsidRPr="000F3C94">
        <w:rPr>
          <w:spacing w:val="-1"/>
        </w:rPr>
        <w:t xml:space="preserve"> </w:t>
      </w:r>
      <w:r w:rsidRPr="000F3C94">
        <w:t>for</w:t>
      </w:r>
      <w:r w:rsidRPr="000F3C94">
        <w:rPr>
          <w:spacing w:val="1"/>
        </w:rPr>
        <w:t xml:space="preserve"> </w:t>
      </w:r>
      <w:r w:rsidRPr="000F3C94">
        <w:t>ordinary</w:t>
      </w:r>
      <w:r w:rsidRPr="000F3C94">
        <w:rPr>
          <w:spacing w:val="-4"/>
        </w:rPr>
        <w:t xml:space="preserve"> </w:t>
      </w:r>
      <w:r w:rsidRPr="000F3C94">
        <w:t>(non-abstract) feature</w:t>
      </w:r>
      <w:r w:rsidRPr="000F3C94">
        <w:rPr>
          <w:spacing w:val="1"/>
        </w:rPr>
        <w:t xml:space="preserve"> </w:t>
      </w:r>
      <w:r w:rsidRPr="000F3C94">
        <w:t>classes.</w:t>
      </w:r>
    </w:p>
    <w:p w14:paraId="15159233" w14:textId="22C3C0E2" w:rsidR="00830C78" w:rsidRPr="000F3C94" w:rsidRDefault="00830C78" w:rsidP="00154D64">
      <w:pPr>
        <w:pStyle w:val="NoSpacing"/>
        <w:numPr>
          <w:ilvl w:val="0"/>
          <w:numId w:val="13"/>
        </w:numPr>
        <w:spacing w:after="60"/>
        <w:ind w:left="567" w:hanging="283"/>
        <w:rPr>
          <w:rFonts w:eastAsia="Malgun Gothic"/>
          <w:lang w:eastAsia="ko-KR"/>
        </w:rPr>
      </w:pPr>
      <w:r w:rsidRPr="000F3C94">
        <w:t>Information</w:t>
      </w:r>
      <w:r w:rsidRPr="000F3C94">
        <w:rPr>
          <w:spacing w:val="9"/>
        </w:rPr>
        <w:t xml:space="preserve"> </w:t>
      </w:r>
      <w:r w:rsidRPr="000F3C94">
        <w:t>type</w:t>
      </w:r>
      <w:r w:rsidRPr="000F3C94">
        <w:rPr>
          <w:spacing w:val="9"/>
        </w:rPr>
        <w:t xml:space="preserve"> </w:t>
      </w:r>
      <w:r w:rsidRPr="000F3C94">
        <w:t>classes</w:t>
      </w:r>
      <w:r w:rsidRPr="000F3C94">
        <w:rPr>
          <w:spacing w:val="10"/>
        </w:rPr>
        <w:t xml:space="preserve"> </w:t>
      </w:r>
      <w:r w:rsidRPr="000F3C94">
        <w:t>are</w:t>
      </w:r>
      <w:r w:rsidRPr="000F3C94">
        <w:rPr>
          <w:spacing w:val="7"/>
        </w:rPr>
        <w:t xml:space="preserve"> </w:t>
      </w:r>
      <w:r w:rsidRPr="000F3C94">
        <w:t>depicted</w:t>
      </w:r>
      <w:r w:rsidRPr="000F3C94">
        <w:rPr>
          <w:spacing w:val="11"/>
        </w:rPr>
        <w:t xml:space="preserve"> </w:t>
      </w:r>
      <w:r w:rsidRPr="000F3C94">
        <w:t>with</w:t>
      </w:r>
      <w:r w:rsidRPr="000F3C94">
        <w:rPr>
          <w:spacing w:val="9"/>
        </w:rPr>
        <w:t xml:space="preserve"> </w:t>
      </w:r>
      <w:r w:rsidRPr="000F3C94">
        <w:t>blue</w:t>
      </w:r>
      <w:r w:rsidRPr="000F3C94">
        <w:rPr>
          <w:spacing w:val="8"/>
        </w:rPr>
        <w:t xml:space="preserve"> </w:t>
      </w:r>
      <w:r w:rsidRPr="000F3C94">
        <w:t>background;</w:t>
      </w:r>
      <w:r w:rsidRPr="000F3C94">
        <w:rPr>
          <w:spacing w:val="7"/>
        </w:rPr>
        <w:t xml:space="preserve"> </w:t>
      </w:r>
      <w:r w:rsidRPr="000F3C94">
        <w:t>the</w:t>
      </w:r>
      <w:r w:rsidRPr="000F3C94">
        <w:rPr>
          <w:spacing w:val="9"/>
        </w:rPr>
        <w:t xml:space="preserve"> </w:t>
      </w:r>
      <w:r w:rsidRPr="000F3C94">
        <w:t>dark</w:t>
      </w:r>
      <w:r w:rsidRPr="000F3C94">
        <w:rPr>
          <w:spacing w:val="10"/>
        </w:rPr>
        <w:t xml:space="preserve"> </w:t>
      </w:r>
      <w:r w:rsidRPr="000F3C94">
        <w:t>shade</w:t>
      </w:r>
      <w:r w:rsidRPr="000F3C94">
        <w:rPr>
          <w:spacing w:val="7"/>
        </w:rPr>
        <w:t xml:space="preserve"> </w:t>
      </w:r>
      <w:r w:rsidRPr="000F3C94">
        <w:t>for</w:t>
      </w:r>
      <w:r w:rsidRPr="000F3C94">
        <w:rPr>
          <w:spacing w:val="8"/>
        </w:rPr>
        <w:t xml:space="preserve"> </w:t>
      </w:r>
      <w:r w:rsidRPr="000F3C94">
        <w:t>abstract</w:t>
      </w:r>
      <w:r w:rsidRPr="000F3C94">
        <w:rPr>
          <w:spacing w:val="-53"/>
        </w:rPr>
        <w:t xml:space="preserve"> </w:t>
      </w:r>
      <w:r w:rsidRPr="000F3C94">
        <w:t>information</w:t>
      </w:r>
      <w:r w:rsidRPr="000F3C94">
        <w:rPr>
          <w:spacing w:val="-2"/>
        </w:rPr>
        <w:t xml:space="preserve"> </w:t>
      </w:r>
      <w:r w:rsidRPr="000F3C94">
        <w:t>type</w:t>
      </w:r>
      <w:r w:rsidRPr="000F3C94">
        <w:rPr>
          <w:spacing w:val="-1"/>
        </w:rPr>
        <w:t xml:space="preserve"> </w:t>
      </w:r>
      <w:r w:rsidRPr="000F3C94">
        <w:t>classes</w:t>
      </w:r>
      <w:r w:rsidRPr="000F3C94">
        <w:rPr>
          <w:spacing w:val="-1"/>
        </w:rPr>
        <w:t xml:space="preserve"> </w:t>
      </w:r>
      <w:r w:rsidRPr="000F3C94">
        <w:t>and</w:t>
      </w:r>
      <w:r w:rsidRPr="000F3C94">
        <w:rPr>
          <w:spacing w:val="-1"/>
        </w:rPr>
        <w:t xml:space="preserve"> </w:t>
      </w:r>
      <w:r w:rsidRPr="000F3C94">
        <w:t>the light</w:t>
      </w:r>
      <w:r w:rsidRPr="000F3C94">
        <w:rPr>
          <w:spacing w:val="1"/>
        </w:rPr>
        <w:t xml:space="preserve"> </w:t>
      </w:r>
      <w:r w:rsidRPr="000F3C94">
        <w:t>shade</w:t>
      </w:r>
      <w:r w:rsidRPr="000F3C94">
        <w:rPr>
          <w:spacing w:val="-1"/>
        </w:rPr>
        <w:t xml:space="preserve"> </w:t>
      </w:r>
      <w:r w:rsidRPr="000F3C94">
        <w:t>for</w:t>
      </w:r>
      <w:r w:rsidRPr="000F3C94">
        <w:rPr>
          <w:spacing w:val="-2"/>
        </w:rPr>
        <w:t xml:space="preserve"> </w:t>
      </w:r>
      <w:r w:rsidRPr="000F3C94">
        <w:t>ordinary</w:t>
      </w:r>
      <w:r w:rsidRPr="000F3C94">
        <w:rPr>
          <w:spacing w:val="-2"/>
        </w:rPr>
        <w:t xml:space="preserve"> </w:t>
      </w:r>
      <w:r w:rsidRPr="000F3C94">
        <w:t>information</w:t>
      </w:r>
      <w:r w:rsidRPr="000F3C94">
        <w:rPr>
          <w:spacing w:val="-2"/>
        </w:rPr>
        <w:t xml:space="preserve"> </w:t>
      </w:r>
      <w:r w:rsidRPr="000F3C94">
        <w:t>types.</w:t>
      </w:r>
    </w:p>
    <w:p w14:paraId="79359C32" w14:textId="76E9CEA8" w:rsidR="00830C78" w:rsidRPr="000F3C94" w:rsidRDefault="00830C78" w:rsidP="00154D64">
      <w:pPr>
        <w:pStyle w:val="NoSpacing"/>
        <w:numPr>
          <w:ilvl w:val="0"/>
          <w:numId w:val="13"/>
        </w:numPr>
        <w:spacing w:after="60"/>
        <w:ind w:left="567" w:hanging="283"/>
        <w:rPr>
          <w:rFonts w:eastAsia="Malgun Gothic"/>
          <w:lang w:eastAsia="ko-KR"/>
        </w:rPr>
      </w:pPr>
      <w:r w:rsidRPr="000F3C94">
        <w:t>Association</w:t>
      </w:r>
      <w:r w:rsidRPr="000F3C94">
        <w:rPr>
          <w:spacing w:val="-3"/>
        </w:rPr>
        <w:t xml:space="preserve"> </w:t>
      </w:r>
      <w:r w:rsidRPr="000F3C94">
        <w:t>classes</w:t>
      </w:r>
      <w:r w:rsidRPr="000F3C94">
        <w:rPr>
          <w:spacing w:val="-1"/>
        </w:rPr>
        <w:t xml:space="preserve"> </w:t>
      </w:r>
      <w:r w:rsidRPr="000F3C94">
        <w:t>are</w:t>
      </w:r>
      <w:r w:rsidRPr="000F3C94">
        <w:rPr>
          <w:spacing w:val="-2"/>
        </w:rPr>
        <w:t xml:space="preserve"> </w:t>
      </w:r>
      <w:r w:rsidRPr="000F3C94">
        <w:t>depicted</w:t>
      </w:r>
      <w:r w:rsidRPr="000F3C94">
        <w:rPr>
          <w:spacing w:val="2"/>
        </w:rPr>
        <w:t xml:space="preserve"> </w:t>
      </w:r>
      <w:r w:rsidRPr="000F3C94">
        <w:t>with</w:t>
      </w:r>
      <w:r w:rsidRPr="000F3C94">
        <w:rPr>
          <w:spacing w:val="-2"/>
        </w:rPr>
        <w:t xml:space="preserve"> </w:t>
      </w:r>
      <w:r w:rsidRPr="000F3C94">
        <w:t>a white</w:t>
      </w:r>
      <w:r w:rsidRPr="000F3C94">
        <w:rPr>
          <w:spacing w:val="-2"/>
        </w:rPr>
        <w:t xml:space="preserve"> </w:t>
      </w:r>
      <w:r w:rsidRPr="000F3C94">
        <w:t>background.</w:t>
      </w:r>
    </w:p>
    <w:p w14:paraId="4B42F4E5" w14:textId="36A3124F" w:rsidR="00830C78" w:rsidRPr="000F3C94" w:rsidRDefault="00830C78" w:rsidP="00154D64">
      <w:pPr>
        <w:pStyle w:val="NoSpacing"/>
        <w:numPr>
          <w:ilvl w:val="0"/>
          <w:numId w:val="13"/>
        </w:numPr>
        <w:spacing w:after="60"/>
        <w:ind w:left="567" w:hanging="283"/>
        <w:rPr>
          <w:rFonts w:eastAsia="Malgun Gothic"/>
          <w:lang w:eastAsia="ko-KR"/>
        </w:rPr>
      </w:pPr>
      <w:r w:rsidRPr="000F3C94">
        <w:t>Complex</w:t>
      </w:r>
      <w:r w:rsidRPr="000F3C94">
        <w:rPr>
          <w:spacing w:val="-3"/>
        </w:rPr>
        <w:t xml:space="preserve"> </w:t>
      </w:r>
      <w:r w:rsidRPr="000F3C94">
        <w:t>attributes</w:t>
      </w:r>
      <w:r w:rsidRPr="000F3C94">
        <w:rPr>
          <w:spacing w:val="-2"/>
        </w:rPr>
        <w:t xml:space="preserve"> </w:t>
      </w:r>
      <w:r w:rsidRPr="000F3C94">
        <w:t>are depicted</w:t>
      </w:r>
      <w:r w:rsidRPr="000F3C94">
        <w:rPr>
          <w:spacing w:val="-1"/>
        </w:rPr>
        <w:t xml:space="preserve"> </w:t>
      </w:r>
      <w:r w:rsidRPr="000F3C94">
        <w:t>with</w:t>
      </w:r>
      <w:r w:rsidRPr="000F3C94">
        <w:rPr>
          <w:spacing w:val="-3"/>
        </w:rPr>
        <w:t xml:space="preserve"> </w:t>
      </w:r>
      <w:r w:rsidRPr="000F3C94">
        <w:t>a</w:t>
      </w:r>
      <w:r w:rsidRPr="000F3C94">
        <w:rPr>
          <w:spacing w:val="-1"/>
        </w:rPr>
        <w:t xml:space="preserve"> </w:t>
      </w:r>
      <w:r w:rsidRPr="000F3C94">
        <w:t>pink background.</w:t>
      </w:r>
    </w:p>
    <w:p w14:paraId="527BD51C" w14:textId="10F2FDF7" w:rsidR="00830C78" w:rsidRPr="000F3C94" w:rsidRDefault="00A968B7" w:rsidP="00154D64">
      <w:pPr>
        <w:pStyle w:val="NoSpacing"/>
        <w:numPr>
          <w:ilvl w:val="0"/>
          <w:numId w:val="13"/>
        </w:numPr>
        <w:spacing w:after="60"/>
        <w:ind w:left="567" w:hanging="283"/>
        <w:rPr>
          <w:rFonts w:eastAsia="Malgun Gothic"/>
          <w:lang w:eastAsia="ko-KR"/>
        </w:rPr>
      </w:pPr>
      <w:r w:rsidRPr="000F3C94">
        <w:t>Enumeration</w:t>
      </w:r>
      <w:r w:rsidRPr="000F3C94">
        <w:rPr>
          <w:spacing w:val="17"/>
        </w:rPr>
        <w:t xml:space="preserve"> </w:t>
      </w:r>
      <w:r w:rsidRPr="000F3C94">
        <w:t>lists</w:t>
      </w:r>
      <w:r w:rsidRPr="000F3C94">
        <w:rPr>
          <w:spacing w:val="19"/>
        </w:rPr>
        <w:t xml:space="preserve"> </w:t>
      </w:r>
      <w:r w:rsidRPr="000F3C94">
        <w:t>and</w:t>
      </w:r>
      <w:r w:rsidRPr="000F3C94">
        <w:rPr>
          <w:spacing w:val="17"/>
        </w:rPr>
        <w:t xml:space="preserve"> </w:t>
      </w:r>
      <w:proofErr w:type="spellStart"/>
      <w:r w:rsidRPr="000F3C94">
        <w:t>codelists</w:t>
      </w:r>
      <w:proofErr w:type="spellEnd"/>
      <w:r w:rsidRPr="000F3C94">
        <w:rPr>
          <w:spacing w:val="19"/>
        </w:rPr>
        <w:t xml:space="preserve"> </w:t>
      </w:r>
      <w:r w:rsidRPr="000F3C94">
        <w:t>are</w:t>
      </w:r>
      <w:r w:rsidRPr="000F3C94">
        <w:rPr>
          <w:spacing w:val="20"/>
        </w:rPr>
        <w:t xml:space="preserve"> </w:t>
      </w:r>
      <w:r w:rsidRPr="000F3C94">
        <w:t>depicted</w:t>
      </w:r>
      <w:r w:rsidRPr="000F3C94">
        <w:rPr>
          <w:spacing w:val="20"/>
        </w:rPr>
        <w:t xml:space="preserve"> </w:t>
      </w:r>
      <w:r w:rsidRPr="000F3C94">
        <w:t>with</w:t>
      </w:r>
      <w:r w:rsidRPr="000F3C94">
        <w:rPr>
          <w:spacing w:val="19"/>
        </w:rPr>
        <w:t xml:space="preserve"> </w:t>
      </w:r>
      <w:r w:rsidRPr="000F3C94">
        <w:t>a</w:t>
      </w:r>
      <w:r w:rsidRPr="000F3C94">
        <w:rPr>
          <w:spacing w:val="17"/>
        </w:rPr>
        <w:t xml:space="preserve"> </w:t>
      </w:r>
      <w:r w:rsidRPr="000F3C94">
        <w:t>tan</w:t>
      </w:r>
      <w:r w:rsidRPr="000F3C94">
        <w:rPr>
          <w:spacing w:val="19"/>
        </w:rPr>
        <w:t xml:space="preserve"> </w:t>
      </w:r>
      <w:r w:rsidRPr="000F3C94">
        <w:t>background.</w:t>
      </w:r>
      <w:r w:rsidRPr="000F3C94">
        <w:rPr>
          <w:spacing w:val="20"/>
        </w:rPr>
        <w:t xml:space="preserve"> </w:t>
      </w:r>
      <w:r w:rsidRPr="000F3C94">
        <w:t>The</w:t>
      </w:r>
      <w:r w:rsidRPr="000F3C94">
        <w:rPr>
          <w:spacing w:val="17"/>
        </w:rPr>
        <w:t xml:space="preserve"> </w:t>
      </w:r>
      <w:r w:rsidRPr="000F3C94">
        <w:t>numeric</w:t>
      </w:r>
      <w:r w:rsidRPr="000F3C94">
        <w:rPr>
          <w:spacing w:val="18"/>
        </w:rPr>
        <w:t xml:space="preserve"> </w:t>
      </w:r>
      <w:r w:rsidRPr="000F3C94">
        <w:t>code</w:t>
      </w:r>
      <w:r w:rsidRPr="000F3C94">
        <w:rPr>
          <w:spacing w:val="-53"/>
        </w:rPr>
        <w:t xml:space="preserve"> </w:t>
      </w:r>
      <w:r w:rsidRPr="000F3C94">
        <w:t>corresponding</w:t>
      </w:r>
      <w:r w:rsidRPr="000F3C94">
        <w:rPr>
          <w:spacing w:val="-3"/>
        </w:rPr>
        <w:t xml:space="preserve"> </w:t>
      </w:r>
      <w:r w:rsidRPr="000F3C94">
        <w:t>to</w:t>
      </w:r>
      <w:r w:rsidRPr="000F3C94">
        <w:rPr>
          <w:spacing w:val="-2"/>
        </w:rPr>
        <w:t xml:space="preserve"> </w:t>
      </w:r>
      <w:r w:rsidRPr="000F3C94">
        <w:t>each</w:t>
      </w:r>
      <w:r w:rsidRPr="000F3C94">
        <w:rPr>
          <w:spacing w:val="-2"/>
        </w:rPr>
        <w:t xml:space="preserve"> </w:t>
      </w:r>
      <w:r w:rsidRPr="000F3C94">
        <w:t>listed</w:t>
      </w:r>
      <w:r w:rsidRPr="000F3C94">
        <w:rPr>
          <w:spacing w:val="-2"/>
        </w:rPr>
        <w:t xml:space="preserve"> </w:t>
      </w:r>
      <w:r w:rsidRPr="000F3C94">
        <w:t>value</w:t>
      </w:r>
      <w:r w:rsidRPr="000F3C94">
        <w:rPr>
          <w:spacing w:val="-2"/>
        </w:rPr>
        <w:t xml:space="preserve"> </w:t>
      </w:r>
      <w:r w:rsidRPr="000F3C94">
        <w:t>is</w:t>
      </w:r>
      <w:r w:rsidRPr="000F3C94">
        <w:rPr>
          <w:spacing w:val="-1"/>
        </w:rPr>
        <w:t xml:space="preserve"> </w:t>
      </w:r>
      <w:r w:rsidRPr="000F3C94">
        <w:t>shown</w:t>
      </w:r>
      <w:r w:rsidRPr="000F3C94">
        <w:rPr>
          <w:spacing w:val="-2"/>
        </w:rPr>
        <w:t xml:space="preserve"> </w:t>
      </w:r>
      <w:r w:rsidRPr="000F3C94">
        <w:t>to</w:t>
      </w:r>
      <w:r w:rsidRPr="000F3C94">
        <w:rPr>
          <w:spacing w:val="-2"/>
        </w:rPr>
        <w:t xml:space="preserve"> </w:t>
      </w:r>
      <w:r w:rsidRPr="000F3C94">
        <w:t>its right following an</w:t>
      </w:r>
      <w:r w:rsidRPr="000F3C94">
        <w:rPr>
          <w:spacing w:val="-1"/>
        </w:rPr>
        <w:t xml:space="preserve"> </w:t>
      </w:r>
      <w:r w:rsidRPr="000F3C94">
        <w:t>‘=’</w:t>
      </w:r>
      <w:r w:rsidRPr="000F3C94">
        <w:rPr>
          <w:spacing w:val="-3"/>
        </w:rPr>
        <w:t xml:space="preserve"> </w:t>
      </w:r>
      <w:r w:rsidRPr="000F3C94">
        <w:t>sign.</w:t>
      </w:r>
    </w:p>
    <w:p w14:paraId="5535F389" w14:textId="5DD024E3" w:rsidR="00A968B7" w:rsidRPr="000F3C94" w:rsidRDefault="00A968B7" w:rsidP="00154D64">
      <w:pPr>
        <w:pStyle w:val="NoSpacing"/>
        <w:numPr>
          <w:ilvl w:val="0"/>
          <w:numId w:val="13"/>
        </w:numPr>
        <w:spacing w:line="276" w:lineRule="auto"/>
        <w:ind w:left="567" w:hanging="283"/>
        <w:rPr>
          <w:rFonts w:eastAsia="Malgun Gothic"/>
          <w:lang w:eastAsia="ko-KR"/>
        </w:rPr>
      </w:pPr>
      <w:r w:rsidRPr="000F3C94">
        <w:t>No</w:t>
      </w:r>
      <w:r w:rsidRPr="000F3C94">
        <w:rPr>
          <w:spacing w:val="-3"/>
        </w:rPr>
        <w:t xml:space="preserve"> </w:t>
      </w:r>
      <w:r w:rsidRPr="000F3C94">
        <w:t>significance</w:t>
      </w:r>
      <w:r w:rsidRPr="000F3C94">
        <w:rPr>
          <w:spacing w:val="-1"/>
        </w:rPr>
        <w:t xml:space="preserve"> </w:t>
      </w:r>
      <w:r w:rsidRPr="000F3C94">
        <w:t>attaches</w:t>
      </w:r>
      <w:r w:rsidRPr="000F3C94">
        <w:rPr>
          <w:spacing w:val="-2"/>
        </w:rPr>
        <w:t xml:space="preserve"> </w:t>
      </w:r>
      <w:r w:rsidRPr="000F3C94">
        <w:t>to</w:t>
      </w:r>
      <w:r w:rsidRPr="000F3C94">
        <w:rPr>
          <w:spacing w:val="-1"/>
        </w:rPr>
        <w:t xml:space="preserve"> </w:t>
      </w:r>
      <w:r w:rsidRPr="000F3C94">
        <w:t>the</w:t>
      </w:r>
      <w:r w:rsidRPr="000F3C94">
        <w:rPr>
          <w:spacing w:val="-3"/>
        </w:rPr>
        <w:t xml:space="preserve"> </w:t>
      </w:r>
      <w:r w:rsidRPr="000F3C94">
        <w:t>colour</w:t>
      </w:r>
      <w:r w:rsidRPr="000F3C94">
        <w:rPr>
          <w:spacing w:val="-1"/>
        </w:rPr>
        <w:t xml:space="preserve"> </w:t>
      </w:r>
      <w:r w:rsidRPr="000F3C94">
        <w:t>of</w:t>
      </w:r>
      <w:r w:rsidRPr="000F3C94">
        <w:rPr>
          <w:spacing w:val="-1"/>
        </w:rPr>
        <w:t xml:space="preserve"> </w:t>
      </w:r>
      <w:r w:rsidRPr="000F3C94">
        <w:t>associations.</w:t>
      </w:r>
    </w:p>
    <w:p w14:paraId="223B27AB" w14:textId="4DC64367" w:rsidR="00A968B7" w:rsidRPr="000F3C94" w:rsidRDefault="00A968B7" w:rsidP="00154D64">
      <w:pPr>
        <w:pStyle w:val="NoSpacing"/>
        <w:numPr>
          <w:ilvl w:val="0"/>
          <w:numId w:val="13"/>
        </w:numPr>
        <w:spacing w:line="276" w:lineRule="auto"/>
        <w:ind w:left="567" w:hanging="283"/>
        <w:rPr>
          <w:rFonts w:eastAsia="Malgun Gothic"/>
          <w:lang w:eastAsia="ko-KR"/>
        </w:rPr>
      </w:pPr>
      <w:r w:rsidRPr="000F3C94">
        <w:t>Where the association role or name is not explicitly shown, the default rules for roles and names apply:</w:t>
      </w:r>
    </w:p>
    <w:p w14:paraId="32661A38" w14:textId="54E1A099" w:rsidR="00A968B7" w:rsidRPr="000F3C94" w:rsidRDefault="00A968B7" w:rsidP="00F37C18">
      <w:pPr>
        <w:pStyle w:val="NoSpacing"/>
        <w:numPr>
          <w:ilvl w:val="1"/>
          <w:numId w:val="13"/>
        </w:numPr>
        <w:ind w:left="851" w:hanging="284"/>
        <w:rPr>
          <w:rFonts w:eastAsia="Malgun Gothic"/>
          <w:lang w:eastAsia="ko-KR"/>
        </w:rPr>
      </w:pPr>
      <w:r w:rsidRPr="000F3C94">
        <w:t>The</w:t>
      </w:r>
      <w:r w:rsidRPr="000F3C94">
        <w:rPr>
          <w:spacing w:val="2"/>
        </w:rPr>
        <w:t xml:space="preserve"> </w:t>
      </w:r>
      <w:r w:rsidRPr="000F3C94">
        <w:t>role</w:t>
      </w:r>
      <w:r w:rsidRPr="000F3C94">
        <w:rPr>
          <w:spacing w:val="3"/>
        </w:rPr>
        <w:t xml:space="preserve"> </w:t>
      </w:r>
      <w:r w:rsidRPr="000F3C94">
        <w:t>name</w:t>
      </w:r>
      <w:r w:rsidRPr="000F3C94">
        <w:rPr>
          <w:spacing w:val="3"/>
        </w:rPr>
        <w:t xml:space="preserve"> </w:t>
      </w:r>
      <w:r w:rsidRPr="000F3C94">
        <w:t>is</w:t>
      </w:r>
      <w:r w:rsidRPr="000F3C94">
        <w:rPr>
          <w:spacing w:val="4"/>
        </w:rPr>
        <w:t xml:space="preserve"> </w:t>
      </w:r>
      <w:r w:rsidRPr="000F3C94">
        <w:t>‘the&lt;CLASSNAME&gt;’</w:t>
      </w:r>
      <w:r w:rsidRPr="000F3C94">
        <w:rPr>
          <w:spacing w:val="4"/>
        </w:rPr>
        <w:t xml:space="preserve"> </w:t>
      </w:r>
      <w:r w:rsidRPr="000F3C94">
        <w:t>where</w:t>
      </w:r>
      <w:r w:rsidRPr="000F3C94">
        <w:rPr>
          <w:spacing w:val="5"/>
        </w:rPr>
        <w:t xml:space="preserve"> </w:t>
      </w:r>
      <w:r w:rsidRPr="000F3C94">
        <w:t>&lt;CLASSNAME&gt;</w:t>
      </w:r>
      <w:r w:rsidRPr="000F3C94">
        <w:rPr>
          <w:spacing w:val="4"/>
        </w:rPr>
        <w:t xml:space="preserve"> </w:t>
      </w:r>
      <w:r w:rsidRPr="000F3C94">
        <w:t>is</w:t>
      </w:r>
      <w:r w:rsidRPr="000F3C94">
        <w:rPr>
          <w:spacing w:val="4"/>
        </w:rPr>
        <w:t xml:space="preserve"> </w:t>
      </w:r>
      <w:r w:rsidRPr="000F3C94">
        <w:t>the</w:t>
      </w:r>
      <w:r w:rsidRPr="000F3C94">
        <w:rPr>
          <w:spacing w:val="3"/>
        </w:rPr>
        <w:t xml:space="preserve"> </w:t>
      </w:r>
      <w:r w:rsidRPr="000F3C94">
        <w:t>name</w:t>
      </w:r>
      <w:r w:rsidRPr="000F3C94">
        <w:rPr>
          <w:spacing w:val="3"/>
        </w:rPr>
        <w:t xml:space="preserve"> </w:t>
      </w:r>
      <w:r w:rsidRPr="000F3C94">
        <w:t>of</w:t>
      </w:r>
      <w:r w:rsidRPr="000F3C94">
        <w:rPr>
          <w:spacing w:val="5"/>
        </w:rPr>
        <w:t xml:space="preserve"> </w:t>
      </w:r>
      <w:r w:rsidRPr="000F3C94">
        <w:t>the</w:t>
      </w:r>
      <w:r w:rsidRPr="000F3C94">
        <w:rPr>
          <w:spacing w:val="5"/>
        </w:rPr>
        <w:t xml:space="preserve"> </w:t>
      </w:r>
      <w:r w:rsidRPr="000F3C94">
        <w:t>class</w:t>
      </w:r>
      <w:r w:rsidRPr="000F3C94">
        <w:rPr>
          <w:spacing w:val="4"/>
        </w:rPr>
        <w:t xml:space="preserve"> </w:t>
      </w:r>
      <w:r w:rsidRPr="000F3C94">
        <w:t>to</w:t>
      </w:r>
      <w:r w:rsidRPr="000F3C94">
        <w:rPr>
          <w:spacing w:val="-53"/>
        </w:rPr>
        <w:t xml:space="preserve"> </w:t>
      </w:r>
      <w:r w:rsidRPr="000F3C94">
        <w:t>which</w:t>
      </w:r>
      <w:r w:rsidRPr="000F3C94">
        <w:rPr>
          <w:spacing w:val="-2"/>
        </w:rPr>
        <w:t xml:space="preserve"> </w:t>
      </w:r>
      <w:r w:rsidRPr="000F3C94">
        <w:t>that</w:t>
      </w:r>
      <w:r w:rsidRPr="000F3C94">
        <w:rPr>
          <w:spacing w:val="1"/>
        </w:rPr>
        <w:t xml:space="preserve"> </w:t>
      </w:r>
      <w:r w:rsidRPr="000F3C94">
        <w:t>association</w:t>
      </w:r>
      <w:r w:rsidRPr="000F3C94">
        <w:rPr>
          <w:spacing w:val="1"/>
        </w:rPr>
        <w:t xml:space="preserve"> </w:t>
      </w:r>
      <w:r w:rsidRPr="000F3C94">
        <w:t>end</w:t>
      </w:r>
      <w:r w:rsidRPr="000F3C94">
        <w:rPr>
          <w:spacing w:val="-1"/>
        </w:rPr>
        <w:t xml:space="preserve"> </w:t>
      </w:r>
      <w:r w:rsidRPr="000F3C94">
        <w:t>is linked.</w:t>
      </w:r>
    </w:p>
    <w:p w14:paraId="030AC7DC" w14:textId="6EDAFF52" w:rsidR="00A968B7" w:rsidRPr="000F3C94" w:rsidRDefault="00A968B7" w:rsidP="007A68D7">
      <w:pPr>
        <w:pStyle w:val="NoSpacing"/>
        <w:numPr>
          <w:ilvl w:val="1"/>
          <w:numId w:val="13"/>
        </w:numPr>
        <w:spacing w:after="120"/>
        <w:ind w:left="851" w:hanging="284"/>
        <w:rPr>
          <w:rFonts w:eastAsia="Malgun Gothic"/>
          <w:lang w:eastAsia="ko-KR"/>
        </w:rPr>
      </w:pPr>
      <w:r w:rsidRPr="000F3C94">
        <w:t>The</w:t>
      </w:r>
      <w:r w:rsidRPr="000F3C94">
        <w:rPr>
          <w:spacing w:val="-12"/>
        </w:rPr>
        <w:t xml:space="preserve"> </w:t>
      </w:r>
      <w:r w:rsidRPr="000F3C94">
        <w:t>association</w:t>
      </w:r>
      <w:r w:rsidRPr="000F3C94">
        <w:rPr>
          <w:spacing w:val="-11"/>
        </w:rPr>
        <w:t xml:space="preserve"> </w:t>
      </w:r>
      <w:r w:rsidRPr="000F3C94">
        <w:t>name</w:t>
      </w:r>
      <w:r w:rsidRPr="000F3C94">
        <w:rPr>
          <w:spacing w:val="-12"/>
        </w:rPr>
        <w:t xml:space="preserve"> </w:t>
      </w:r>
      <w:r w:rsidRPr="000F3C94">
        <w:t>is</w:t>
      </w:r>
      <w:r w:rsidRPr="000F3C94">
        <w:rPr>
          <w:spacing w:val="-10"/>
        </w:rPr>
        <w:t xml:space="preserve"> </w:t>
      </w:r>
      <w:r w:rsidRPr="000F3C94">
        <w:t>‘&lt;CLASSNAME1&gt;_&lt;CLASSNAME2&gt;’</w:t>
      </w:r>
      <w:r w:rsidRPr="000F3C94">
        <w:rPr>
          <w:spacing w:val="-8"/>
        </w:rPr>
        <w:t xml:space="preserve"> </w:t>
      </w:r>
      <w:r w:rsidRPr="000F3C94">
        <w:t>where</w:t>
      </w:r>
      <w:r w:rsidRPr="000F3C94">
        <w:rPr>
          <w:spacing w:val="-10"/>
        </w:rPr>
        <w:t xml:space="preserve"> </w:t>
      </w:r>
      <w:r w:rsidRPr="000F3C94">
        <w:t>&lt;CLASSNAME1&gt;</w:t>
      </w:r>
      <w:r w:rsidRPr="000F3C94">
        <w:rPr>
          <w:spacing w:val="-12"/>
        </w:rPr>
        <w:t xml:space="preserve"> </w:t>
      </w:r>
      <w:r w:rsidRPr="000F3C94">
        <w:t>is</w:t>
      </w:r>
      <w:r w:rsidRPr="000F3C94">
        <w:rPr>
          <w:spacing w:val="-53"/>
        </w:rPr>
        <w:t xml:space="preserve"> </w:t>
      </w:r>
      <w:r w:rsidRPr="000F3C94">
        <w:t>the source and &lt;CLASSNAME2&gt; the target. In case of a feature/information association</w:t>
      </w:r>
      <w:r w:rsidRPr="000F3C94">
        <w:rPr>
          <w:spacing w:val="1"/>
        </w:rPr>
        <w:t xml:space="preserve"> </w:t>
      </w:r>
      <w:r w:rsidRPr="000F3C94">
        <w:rPr>
          <w:w w:val="95"/>
        </w:rPr>
        <w:t>the feature is the source. For feature/feature or information/information associations without</w:t>
      </w:r>
      <w:r w:rsidRPr="000F3C94">
        <w:rPr>
          <w:spacing w:val="1"/>
          <w:w w:val="95"/>
        </w:rPr>
        <w:t xml:space="preserve"> </w:t>
      </w:r>
      <w:r w:rsidRPr="000F3C94">
        <w:t>explicit</w:t>
      </w:r>
      <w:r w:rsidRPr="000F3C94">
        <w:rPr>
          <w:spacing w:val="-2"/>
        </w:rPr>
        <w:t xml:space="preserve"> </w:t>
      </w:r>
      <w:r w:rsidRPr="000F3C94">
        <w:t>names the</w:t>
      </w:r>
      <w:r w:rsidRPr="000F3C94">
        <w:rPr>
          <w:spacing w:val="-1"/>
        </w:rPr>
        <w:t xml:space="preserve"> </w:t>
      </w:r>
      <w:r w:rsidRPr="000F3C94">
        <w:t>source/target</w:t>
      </w:r>
      <w:r w:rsidRPr="000F3C94">
        <w:rPr>
          <w:spacing w:val="-2"/>
        </w:rPr>
        <w:t xml:space="preserve"> </w:t>
      </w:r>
      <w:r w:rsidRPr="000F3C94">
        <w:t>are</w:t>
      </w:r>
      <w:r w:rsidRPr="000F3C94">
        <w:rPr>
          <w:spacing w:val="-1"/>
        </w:rPr>
        <w:t xml:space="preserve"> </w:t>
      </w:r>
      <w:r w:rsidRPr="000F3C94">
        <w:t>indicated</w:t>
      </w:r>
      <w:r w:rsidRPr="000F3C94">
        <w:rPr>
          <w:spacing w:val="1"/>
        </w:rPr>
        <w:t xml:space="preserve"> </w:t>
      </w:r>
      <w:r w:rsidRPr="000F3C94">
        <w:t>by</w:t>
      </w:r>
      <w:r w:rsidRPr="000F3C94">
        <w:rPr>
          <w:spacing w:val="-2"/>
        </w:rPr>
        <w:t xml:space="preserve"> </w:t>
      </w:r>
      <w:r w:rsidRPr="000F3C94">
        <w:t>an arrowhead.</w:t>
      </w:r>
    </w:p>
    <w:p w14:paraId="364538D9" w14:textId="77777777" w:rsidR="00A968B7" w:rsidRPr="000F3C94" w:rsidRDefault="00A968B7" w:rsidP="00CF0B94">
      <w:pPr>
        <w:pStyle w:val="BodyText"/>
        <w:spacing w:before="0" w:after="120" w:line="240" w:lineRule="auto"/>
        <w:rPr>
          <w:sz w:val="20"/>
          <w:lang w:val="en-GB"/>
        </w:rPr>
      </w:pPr>
      <w:r w:rsidRPr="000F3C94">
        <w:rPr>
          <w:sz w:val="20"/>
          <w:lang w:val="en-GB"/>
        </w:rPr>
        <w:t>The</w:t>
      </w:r>
      <w:r w:rsidRPr="000F3C94">
        <w:rPr>
          <w:spacing w:val="-3"/>
          <w:sz w:val="20"/>
          <w:lang w:val="en-GB"/>
        </w:rPr>
        <w:t xml:space="preserve"> </w:t>
      </w:r>
      <w:r w:rsidRPr="000F3C94">
        <w:rPr>
          <w:sz w:val="20"/>
          <w:lang w:val="en-GB"/>
        </w:rPr>
        <w:t>class</w:t>
      </w:r>
      <w:r w:rsidRPr="000F3C94">
        <w:rPr>
          <w:spacing w:val="-4"/>
          <w:sz w:val="20"/>
          <w:lang w:val="en-GB"/>
        </w:rPr>
        <w:t xml:space="preserve"> </w:t>
      </w:r>
      <w:r w:rsidRPr="000F3C94">
        <w:rPr>
          <w:sz w:val="20"/>
          <w:lang w:val="en-GB"/>
        </w:rPr>
        <w:t>for</w:t>
      </w:r>
      <w:r w:rsidRPr="000F3C94">
        <w:rPr>
          <w:spacing w:val="-3"/>
          <w:sz w:val="20"/>
          <w:lang w:val="en-GB"/>
        </w:rPr>
        <w:t xml:space="preserve"> </w:t>
      </w:r>
      <w:r w:rsidRPr="000F3C94">
        <w:rPr>
          <w:sz w:val="20"/>
          <w:lang w:val="en-GB"/>
        </w:rPr>
        <w:t>geographic</w:t>
      </w:r>
      <w:r w:rsidRPr="000F3C94">
        <w:rPr>
          <w:spacing w:val="-2"/>
          <w:sz w:val="20"/>
          <w:lang w:val="en-GB"/>
        </w:rPr>
        <w:t xml:space="preserve"> </w:t>
      </w:r>
      <w:r w:rsidRPr="000F3C94">
        <w:rPr>
          <w:sz w:val="20"/>
          <w:lang w:val="en-GB"/>
        </w:rPr>
        <w:t>features</w:t>
      </w:r>
      <w:r w:rsidRPr="000F3C94">
        <w:rPr>
          <w:spacing w:val="-2"/>
          <w:sz w:val="20"/>
          <w:lang w:val="en-GB"/>
        </w:rPr>
        <w:t xml:space="preserve"> </w:t>
      </w:r>
      <w:r w:rsidRPr="000F3C94">
        <w:rPr>
          <w:sz w:val="20"/>
          <w:lang w:val="en-GB"/>
        </w:rPr>
        <w:t>is</w:t>
      </w:r>
      <w:r w:rsidRPr="000F3C94">
        <w:rPr>
          <w:spacing w:val="1"/>
          <w:sz w:val="20"/>
          <w:lang w:val="en-GB"/>
        </w:rPr>
        <w:t xml:space="preserve"> </w:t>
      </w:r>
      <w:r w:rsidRPr="000F3C94">
        <w:rPr>
          <w:sz w:val="20"/>
          <w:lang w:val="en-GB"/>
        </w:rPr>
        <w:t>feature</w:t>
      </w:r>
      <w:r w:rsidRPr="000F3C94">
        <w:rPr>
          <w:spacing w:val="-3"/>
          <w:sz w:val="20"/>
          <w:lang w:val="en-GB"/>
        </w:rPr>
        <w:t xml:space="preserve"> </w:t>
      </w:r>
      <w:r w:rsidRPr="000F3C94">
        <w:rPr>
          <w:sz w:val="20"/>
          <w:lang w:val="en-GB"/>
        </w:rPr>
        <w:t>type</w:t>
      </w:r>
      <w:r w:rsidRPr="000F3C94">
        <w:rPr>
          <w:spacing w:val="-1"/>
          <w:sz w:val="20"/>
          <w:lang w:val="en-GB"/>
        </w:rPr>
        <w:t xml:space="preserve"> </w:t>
      </w:r>
      <w:r w:rsidRPr="000F3C94">
        <w:rPr>
          <w:sz w:val="20"/>
          <w:lang w:val="en-GB"/>
        </w:rPr>
        <w:t>and</w:t>
      </w:r>
      <w:r w:rsidRPr="000F3C94">
        <w:rPr>
          <w:spacing w:val="-1"/>
          <w:sz w:val="20"/>
          <w:lang w:val="en-GB"/>
        </w:rPr>
        <w:t xml:space="preserve"> </w:t>
      </w:r>
      <w:r w:rsidRPr="000F3C94">
        <w:rPr>
          <w:sz w:val="20"/>
          <w:lang w:val="en-GB"/>
        </w:rPr>
        <w:t>the</w:t>
      </w:r>
      <w:r w:rsidRPr="000F3C94">
        <w:rPr>
          <w:spacing w:val="-3"/>
          <w:sz w:val="20"/>
          <w:lang w:val="en-GB"/>
        </w:rPr>
        <w:t xml:space="preserve"> </w:t>
      </w:r>
      <w:r w:rsidRPr="000F3C94">
        <w:rPr>
          <w:sz w:val="20"/>
          <w:lang w:val="en-GB"/>
        </w:rPr>
        <w:t>class</w:t>
      </w:r>
      <w:r w:rsidRPr="000F3C94">
        <w:rPr>
          <w:spacing w:val="-2"/>
          <w:sz w:val="20"/>
          <w:lang w:val="en-GB"/>
        </w:rPr>
        <w:t xml:space="preserve"> </w:t>
      </w:r>
      <w:r w:rsidRPr="000F3C94">
        <w:rPr>
          <w:sz w:val="20"/>
          <w:lang w:val="en-GB"/>
        </w:rPr>
        <w:t>for</w:t>
      </w:r>
      <w:r w:rsidRPr="000F3C94">
        <w:rPr>
          <w:spacing w:val="-2"/>
          <w:sz w:val="20"/>
          <w:lang w:val="en-GB"/>
        </w:rPr>
        <w:t xml:space="preserve"> </w:t>
      </w:r>
      <w:r w:rsidRPr="000F3C94">
        <w:rPr>
          <w:sz w:val="20"/>
          <w:lang w:val="en-GB"/>
        </w:rPr>
        <w:t>information</w:t>
      </w:r>
      <w:r w:rsidRPr="000F3C94">
        <w:rPr>
          <w:spacing w:val="-3"/>
          <w:sz w:val="20"/>
          <w:lang w:val="en-GB"/>
        </w:rPr>
        <w:t xml:space="preserve"> </w:t>
      </w:r>
      <w:r w:rsidRPr="000F3C94">
        <w:rPr>
          <w:sz w:val="20"/>
          <w:lang w:val="en-GB"/>
        </w:rPr>
        <w:t>types</w:t>
      </w:r>
      <w:r w:rsidRPr="000F3C94">
        <w:rPr>
          <w:spacing w:val="-2"/>
          <w:sz w:val="20"/>
          <w:lang w:val="en-GB"/>
        </w:rPr>
        <w:t xml:space="preserve"> </w:t>
      </w:r>
      <w:r w:rsidRPr="000F3C94">
        <w:rPr>
          <w:sz w:val="20"/>
          <w:lang w:val="en-GB"/>
        </w:rPr>
        <w:t>is</w:t>
      </w:r>
      <w:r w:rsidRPr="000F3C94">
        <w:rPr>
          <w:spacing w:val="2"/>
          <w:sz w:val="20"/>
          <w:lang w:val="en-GB"/>
        </w:rPr>
        <w:t xml:space="preserve"> </w:t>
      </w:r>
      <w:r w:rsidRPr="000F3C94">
        <w:rPr>
          <w:sz w:val="20"/>
          <w:lang w:val="en-GB"/>
        </w:rPr>
        <w:t>information</w:t>
      </w:r>
      <w:r w:rsidRPr="000F3C94">
        <w:rPr>
          <w:spacing w:val="-3"/>
          <w:sz w:val="20"/>
          <w:lang w:val="en-GB"/>
        </w:rPr>
        <w:t xml:space="preserve"> </w:t>
      </w:r>
      <w:r w:rsidRPr="000F3C94">
        <w:rPr>
          <w:sz w:val="20"/>
          <w:lang w:val="en-GB"/>
        </w:rPr>
        <w:t>type.</w:t>
      </w:r>
    </w:p>
    <w:p w14:paraId="18A2BB3F" w14:textId="4107DD36" w:rsidR="00A968B7" w:rsidRPr="000F3C94" w:rsidRDefault="00A968B7" w:rsidP="00CF0B94">
      <w:pPr>
        <w:pStyle w:val="BodyText"/>
        <w:spacing w:before="0" w:line="240" w:lineRule="auto"/>
        <w:ind w:rightChars="106" w:right="212"/>
        <w:rPr>
          <w:sz w:val="20"/>
          <w:lang w:val="en-GB"/>
        </w:rPr>
      </w:pPr>
      <w:r w:rsidRPr="000F3C94">
        <w:rPr>
          <w:sz w:val="20"/>
          <w:lang w:val="en-GB"/>
        </w:rPr>
        <w:t>The</w:t>
      </w:r>
      <w:r w:rsidRPr="000F3C94">
        <w:rPr>
          <w:spacing w:val="-1"/>
          <w:sz w:val="20"/>
          <w:lang w:val="en-GB"/>
        </w:rPr>
        <w:t xml:space="preserve"> </w:t>
      </w:r>
      <w:r w:rsidRPr="000F3C94">
        <w:rPr>
          <w:sz w:val="20"/>
          <w:lang w:val="en-GB"/>
        </w:rPr>
        <w:t>geographic features</w:t>
      </w:r>
      <w:r w:rsidRPr="000F3C94">
        <w:rPr>
          <w:spacing w:val="-1"/>
          <w:sz w:val="20"/>
          <w:lang w:val="en-GB"/>
        </w:rPr>
        <w:t xml:space="preserve"> </w:t>
      </w:r>
      <w:r w:rsidRPr="000F3C94">
        <w:rPr>
          <w:sz w:val="20"/>
          <w:lang w:val="en-GB"/>
        </w:rPr>
        <w:t>included</w:t>
      </w:r>
      <w:r w:rsidRPr="000F3C94">
        <w:rPr>
          <w:spacing w:val="1"/>
          <w:sz w:val="20"/>
          <w:lang w:val="en-GB"/>
        </w:rPr>
        <w:t xml:space="preserve"> </w:t>
      </w:r>
      <w:r w:rsidRPr="000F3C94">
        <w:rPr>
          <w:sz w:val="20"/>
          <w:lang w:val="en-GB"/>
        </w:rPr>
        <w:t>in</w:t>
      </w:r>
      <w:r w:rsidRPr="000F3C94">
        <w:rPr>
          <w:spacing w:val="-1"/>
          <w:sz w:val="20"/>
          <w:lang w:val="en-GB"/>
        </w:rPr>
        <w:t xml:space="preserve"> </w:t>
      </w:r>
      <w:r w:rsidRPr="000F3C94">
        <w:rPr>
          <w:sz w:val="20"/>
          <w:lang w:val="en-GB"/>
        </w:rPr>
        <w:t>the</w:t>
      </w:r>
      <w:r w:rsidRPr="000F3C94">
        <w:rPr>
          <w:spacing w:val="1"/>
          <w:sz w:val="20"/>
          <w:lang w:val="en-GB"/>
        </w:rPr>
        <w:t xml:space="preserve"> </w:t>
      </w:r>
      <w:r w:rsidRPr="000F3C94">
        <w:rPr>
          <w:sz w:val="20"/>
          <w:lang w:val="en-GB"/>
        </w:rPr>
        <w:t>S-128 are:</w:t>
      </w:r>
    </w:p>
    <w:p w14:paraId="35F60E45" w14:textId="56116E95" w:rsidR="00A968B7" w:rsidRPr="000F3C94" w:rsidRDefault="00A968B7" w:rsidP="00CF0B94">
      <w:pPr>
        <w:pStyle w:val="NoSpacing"/>
        <w:numPr>
          <w:ilvl w:val="0"/>
          <w:numId w:val="14"/>
        </w:numPr>
        <w:spacing w:after="60"/>
        <w:ind w:left="567" w:hanging="283"/>
      </w:pPr>
      <w:r w:rsidRPr="000F3C94">
        <w:rPr>
          <w:spacing w:val="-1"/>
        </w:rPr>
        <w:lastRenderedPageBreak/>
        <w:t>Electronic</w:t>
      </w:r>
      <w:r w:rsidRPr="000F3C94">
        <w:rPr>
          <w:spacing w:val="-13"/>
        </w:rPr>
        <w:t xml:space="preserve"> </w:t>
      </w:r>
      <w:r w:rsidR="00B519DF" w:rsidRPr="000F3C94">
        <w:rPr>
          <w:spacing w:val="-1"/>
        </w:rPr>
        <w:t>Product</w:t>
      </w:r>
      <w:r w:rsidRPr="000F3C94">
        <w:rPr>
          <w:spacing w:val="-1"/>
        </w:rPr>
        <w:t>:</w:t>
      </w:r>
      <w:r w:rsidRPr="000F3C94">
        <w:rPr>
          <w:spacing w:val="-12"/>
        </w:rPr>
        <w:t xml:space="preserve"> </w:t>
      </w:r>
      <w:r w:rsidRPr="000F3C94">
        <w:t>Electronic</w:t>
      </w:r>
      <w:r w:rsidRPr="000F3C94">
        <w:rPr>
          <w:spacing w:val="-7"/>
        </w:rPr>
        <w:t xml:space="preserve"> </w:t>
      </w:r>
      <w:r w:rsidR="00B519DF" w:rsidRPr="000F3C94">
        <w:rPr>
          <w:spacing w:val="-7"/>
        </w:rPr>
        <w:t xml:space="preserve">navigation </w:t>
      </w:r>
      <w:r w:rsidRPr="000F3C94">
        <w:t>products</w:t>
      </w:r>
      <w:r w:rsidRPr="000F3C94">
        <w:rPr>
          <w:spacing w:val="-13"/>
        </w:rPr>
        <w:t xml:space="preserve"> </w:t>
      </w:r>
      <w:r w:rsidRPr="000F3C94">
        <w:t>like</w:t>
      </w:r>
      <w:r w:rsidRPr="000F3C94">
        <w:rPr>
          <w:spacing w:val="-14"/>
        </w:rPr>
        <w:t xml:space="preserve"> </w:t>
      </w:r>
      <w:r w:rsidRPr="000F3C94">
        <w:t>S-57</w:t>
      </w:r>
      <w:r w:rsidRPr="000F3C94">
        <w:rPr>
          <w:spacing w:val="-11"/>
        </w:rPr>
        <w:t xml:space="preserve"> </w:t>
      </w:r>
      <w:r w:rsidRPr="000F3C94">
        <w:t>ENC,</w:t>
      </w:r>
      <w:r w:rsidRPr="000F3C94">
        <w:rPr>
          <w:spacing w:val="-14"/>
        </w:rPr>
        <w:t xml:space="preserve"> </w:t>
      </w:r>
      <w:r w:rsidRPr="000F3C94">
        <w:t>S-101</w:t>
      </w:r>
      <w:r w:rsidRPr="000F3C94">
        <w:rPr>
          <w:spacing w:val="-12"/>
        </w:rPr>
        <w:t xml:space="preserve"> </w:t>
      </w:r>
      <w:r w:rsidRPr="000F3C94">
        <w:t>ENC</w:t>
      </w:r>
      <w:r w:rsidR="00F6158C" w:rsidRPr="000F3C94">
        <w:rPr>
          <w:spacing w:val="-10"/>
        </w:rPr>
        <w:t xml:space="preserve">, </w:t>
      </w:r>
      <w:r w:rsidRPr="000F3C94">
        <w:rPr>
          <w:spacing w:val="-10"/>
        </w:rPr>
        <w:t>digital charts for s</w:t>
      </w:r>
      <w:r w:rsidRPr="000F3C94">
        <w:t>pecial purposes</w:t>
      </w:r>
      <w:r w:rsidR="00F6158C" w:rsidRPr="000F3C94">
        <w:t xml:space="preserve"> and digital publications based upon such physical publications.</w:t>
      </w:r>
    </w:p>
    <w:p w14:paraId="3B8E3140" w14:textId="176E0CE1" w:rsidR="00A968B7" w:rsidRPr="000F3C94" w:rsidRDefault="00B519DF" w:rsidP="00CF0B94">
      <w:pPr>
        <w:pStyle w:val="NoSpacing"/>
        <w:numPr>
          <w:ilvl w:val="0"/>
          <w:numId w:val="14"/>
        </w:numPr>
        <w:spacing w:after="60"/>
        <w:ind w:left="567" w:hanging="283"/>
      </w:pPr>
      <w:r w:rsidRPr="000F3C94">
        <w:t>Physical Product</w:t>
      </w:r>
      <w:r w:rsidR="00A968B7" w:rsidRPr="000F3C94">
        <w:t xml:space="preserve">: </w:t>
      </w:r>
      <w:r w:rsidRPr="000F3C94">
        <w:t xml:space="preserve"> Navigation products published in paper format.</w:t>
      </w:r>
    </w:p>
    <w:p w14:paraId="4CF01F1A" w14:textId="1137A0D8" w:rsidR="00356B01" w:rsidRPr="000F3C94" w:rsidRDefault="00B519DF" w:rsidP="00CF0B94">
      <w:pPr>
        <w:pStyle w:val="NoSpacing"/>
        <w:numPr>
          <w:ilvl w:val="0"/>
          <w:numId w:val="14"/>
        </w:numPr>
        <w:spacing w:after="120"/>
        <w:ind w:left="568" w:hanging="284"/>
        <w:rPr>
          <w:rFonts w:eastAsiaTheme="minorEastAsia"/>
        </w:rPr>
      </w:pPr>
      <w:r w:rsidRPr="000F3C94">
        <w:rPr>
          <w:spacing w:val="-8"/>
        </w:rPr>
        <w:t>S</w:t>
      </w:r>
      <w:r w:rsidR="00BA68AA" w:rsidRPr="000F3C94">
        <w:rPr>
          <w:spacing w:val="-8"/>
        </w:rPr>
        <w:t>-</w:t>
      </w:r>
      <w:r w:rsidRPr="000F3C94">
        <w:rPr>
          <w:spacing w:val="-8"/>
        </w:rPr>
        <w:t>100 Service</w:t>
      </w:r>
      <w:r w:rsidR="00A968B7" w:rsidRPr="000F3C94">
        <w:rPr>
          <w:spacing w:val="-8"/>
        </w:rPr>
        <w:t xml:space="preserve">: </w:t>
      </w:r>
      <w:r w:rsidR="006D04FD" w:rsidRPr="000F3C94">
        <w:t>A service that makes use of S-100 based product specifications to support data transfer.</w:t>
      </w:r>
    </w:p>
    <w:p w14:paraId="2D64902F" w14:textId="5E4CA94C" w:rsidR="00A968B7" w:rsidRPr="000F3C94" w:rsidRDefault="007642D5" w:rsidP="00A968B7">
      <w:pPr>
        <w:rPr>
          <w:lang w:val="en-GB"/>
        </w:rPr>
      </w:pPr>
      <w:proofErr w:type="spellStart"/>
      <w:r w:rsidRPr="000F3C94">
        <w:rPr>
          <w:lang w:val="en-GB"/>
        </w:rPr>
        <w:t>CatalogueElement</w:t>
      </w:r>
      <w:proofErr w:type="spellEnd"/>
      <w:r w:rsidRPr="000F3C94">
        <w:rPr>
          <w:lang w:val="en-GB"/>
        </w:rPr>
        <w:t xml:space="preserve"> and </w:t>
      </w:r>
      <w:proofErr w:type="spellStart"/>
      <w:r w:rsidRPr="000F3C94">
        <w:rPr>
          <w:lang w:val="en-GB"/>
        </w:rPr>
        <w:t>NavigationalProduct</w:t>
      </w:r>
      <w:proofErr w:type="spellEnd"/>
      <w:r w:rsidRPr="000F3C94">
        <w:rPr>
          <w:lang w:val="en-GB"/>
        </w:rPr>
        <w:t xml:space="preserve"> </w:t>
      </w:r>
      <w:r w:rsidR="00A968B7" w:rsidRPr="000F3C94">
        <w:rPr>
          <w:lang w:val="en-GB"/>
        </w:rPr>
        <w:t>is an abstract class</w:t>
      </w:r>
      <w:r w:rsidR="00C22BF4" w:rsidRPr="000F3C94">
        <w:rPr>
          <w:lang w:val="en-GB"/>
        </w:rPr>
        <w:t>es</w:t>
      </w:r>
      <w:r w:rsidR="00A968B7" w:rsidRPr="000F3C94">
        <w:rPr>
          <w:lang w:val="en-GB"/>
        </w:rPr>
        <w:t xml:space="preserve"> from which the geographic feature classes in the Application Schema are derived. </w:t>
      </w:r>
      <w:proofErr w:type="spellStart"/>
      <w:r w:rsidR="00A968B7" w:rsidRPr="000F3C94">
        <w:rPr>
          <w:lang w:val="en-GB"/>
        </w:rPr>
        <w:t>CatalogueElement</w:t>
      </w:r>
      <w:proofErr w:type="spellEnd"/>
      <w:r w:rsidR="00A968B7" w:rsidRPr="000F3C94">
        <w:rPr>
          <w:lang w:val="en-GB"/>
        </w:rPr>
        <w:t xml:space="preserve"> has common attributes which are inherited by all S-128 geographic feature types</w:t>
      </w:r>
      <w:r w:rsidR="00C22BF4" w:rsidRPr="000F3C94">
        <w:rPr>
          <w:i/>
          <w:iCs/>
          <w:lang w:val="en-GB"/>
        </w:rPr>
        <w:t xml:space="preserve"> </w:t>
      </w:r>
      <w:proofErr w:type="spellStart"/>
      <w:r w:rsidR="00C22BF4" w:rsidRPr="000F3C94">
        <w:rPr>
          <w:i/>
          <w:iCs/>
          <w:lang w:val="en-GB"/>
        </w:rPr>
        <w:t>NavigationalProduct</w:t>
      </w:r>
      <w:proofErr w:type="spellEnd"/>
      <w:r w:rsidR="00C22BF4" w:rsidRPr="000F3C94">
        <w:rPr>
          <w:i/>
          <w:iCs/>
          <w:lang w:val="en-GB"/>
        </w:rPr>
        <w:t xml:space="preserve"> has common attributes product type products.</w:t>
      </w:r>
      <w:r w:rsidR="00C22BF4" w:rsidRPr="000F3C94">
        <w:rPr>
          <w:lang w:val="en-GB"/>
        </w:rPr>
        <w:t xml:space="preserve"> To make sense</w:t>
      </w:r>
      <w:r w:rsidR="00A968B7" w:rsidRPr="000F3C94">
        <w:rPr>
          <w:lang w:val="en-GB"/>
        </w:rPr>
        <w:t xml:space="preserve"> </w:t>
      </w:r>
      <w:r w:rsidR="00C22BF4" w:rsidRPr="000F3C94">
        <w:rPr>
          <w:lang w:val="en-GB"/>
        </w:rPr>
        <w:t>a</w:t>
      </w:r>
      <w:r w:rsidR="00A968B7" w:rsidRPr="000F3C94">
        <w:rPr>
          <w:lang w:val="en-GB"/>
        </w:rPr>
        <w:t xml:space="preserve"> derived class may impose additional constraints, which will be described in the definition of the derived class or the S-128 DCEG.</w:t>
      </w:r>
    </w:p>
    <w:p w14:paraId="05FC1632" w14:textId="77777777" w:rsidR="00A968B7" w:rsidRPr="000F3C94" w:rsidRDefault="00A968B7" w:rsidP="00A968B7">
      <w:pPr>
        <w:rPr>
          <w:lang w:val="en-GB"/>
        </w:rPr>
      </w:pPr>
      <w:r w:rsidRPr="000F3C94">
        <w:rPr>
          <w:lang w:val="en-GB"/>
        </w:rPr>
        <w:t>Geographic features use spatial types defined in the geometry package for spatial attributes. Datasets comprised of S-128 features are described by metadata as defined in the S-128 metadata package. Metadata uses selected spatial types (specifically, it uses the polygon type to describe the coverage of a dataset).</w:t>
      </w:r>
    </w:p>
    <w:p w14:paraId="22342B12" w14:textId="10FD9E83" w:rsidR="00C931F2" w:rsidRPr="000F3C94" w:rsidRDefault="00A968B7" w:rsidP="00E00423">
      <w:pPr>
        <w:rPr>
          <w:rFonts w:eastAsiaTheme="minorEastAsia"/>
          <w:lang w:val="en-GB"/>
        </w:rPr>
      </w:pPr>
      <w:proofErr w:type="spellStart"/>
      <w:r w:rsidRPr="000F3C94">
        <w:rPr>
          <w:lang w:val="en-GB"/>
        </w:rPr>
        <w:t>ContactDetails</w:t>
      </w:r>
      <w:proofErr w:type="spellEnd"/>
      <w:r w:rsidRPr="000F3C94">
        <w:rPr>
          <w:lang w:val="en-GB"/>
        </w:rPr>
        <w:t xml:space="preserve"> is the information type in the S-128 domain model. </w:t>
      </w:r>
      <w:proofErr w:type="spellStart"/>
      <w:r w:rsidRPr="000F3C94">
        <w:rPr>
          <w:lang w:val="en-GB"/>
        </w:rPr>
        <w:t>ContactDetails</w:t>
      </w:r>
      <w:proofErr w:type="spellEnd"/>
      <w:r w:rsidRPr="000F3C94">
        <w:rPr>
          <w:lang w:val="en-GB"/>
        </w:rPr>
        <w:t xml:space="preserve"> has attributes for </w:t>
      </w:r>
      <w:proofErr w:type="spellStart"/>
      <w:r w:rsidRPr="000F3C94">
        <w:rPr>
          <w:lang w:val="en-GB"/>
        </w:rPr>
        <w:t>contactInstructions</w:t>
      </w:r>
      <w:proofErr w:type="spellEnd"/>
      <w:r w:rsidRPr="000F3C94">
        <w:rPr>
          <w:lang w:val="en-GB"/>
        </w:rPr>
        <w:t xml:space="preserve">, </w:t>
      </w:r>
      <w:proofErr w:type="spellStart"/>
      <w:r w:rsidRPr="000F3C94">
        <w:rPr>
          <w:lang w:val="en-GB"/>
        </w:rPr>
        <w:t>contactAddress</w:t>
      </w:r>
      <w:proofErr w:type="spellEnd"/>
      <w:r w:rsidRPr="000F3C94">
        <w:rPr>
          <w:lang w:val="en-GB"/>
        </w:rPr>
        <w:t xml:space="preserve">, information,   </w:t>
      </w:r>
      <w:proofErr w:type="spellStart"/>
      <w:r w:rsidRPr="000F3C94">
        <w:rPr>
          <w:lang w:val="en-GB"/>
        </w:rPr>
        <w:t>onlineResource</w:t>
      </w:r>
      <w:proofErr w:type="spellEnd"/>
      <w:r w:rsidRPr="000F3C94">
        <w:rPr>
          <w:lang w:val="en-GB"/>
        </w:rPr>
        <w:t xml:space="preserve">,   and telecommunications   and </w:t>
      </w:r>
      <w:proofErr w:type="spellStart"/>
      <w:r w:rsidRPr="000F3C94">
        <w:rPr>
          <w:lang w:val="en-GB"/>
        </w:rPr>
        <w:t>sourceIndication</w:t>
      </w:r>
      <w:proofErr w:type="spellEnd"/>
      <w:r w:rsidRPr="000F3C94">
        <w:rPr>
          <w:lang w:val="en-GB"/>
        </w:rPr>
        <w:t xml:space="preserve">. </w:t>
      </w:r>
      <w:r w:rsidR="00795F00" w:rsidRPr="000F3C94">
        <w:rPr>
          <w:lang w:val="en-GB"/>
        </w:rPr>
        <w:t xml:space="preserve">Information types may be associated to other information types or referenced by associations from feature types. </w:t>
      </w:r>
      <w:r w:rsidRPr="000F3C94">
        <w:rPr>
          <w:lang w:val="en-GB"/>
        </w:rPr>
        <w:t>A derived class may impose additional constraints, which will be described in the definition of the derived class or in the S-128 DCEG.</w:t>
      </w:r>
    </w:p>
    <w:p w14:paraId="2D6151E9" w14:textId="4F866404" w:rsidR="00C931F2" w:rsidRPr="000F3C94" w:rsidRDefault="00824F84" w:rsidP="00E00423">
      <w:pPr>
        <w:rPr>
          <w:rFonts w:eastAsiaTheme="minorEastAsia"/>
          <w:lang w:val="en-GB"/>
        </w:rPr>
      </w:pPr>
      <w:r w:rsidRPr="000F3C94">
        <w:rPr>
          <w:lang w:val="en-GB"/>
        </w:rPr>
        <w:t xml:space="preserve">Figures 4-4 show all S-128 enumerations and </w:t>
      </w:r>
      <w:proofErr w:type="spellStart"/>
      <w:r w:rsidRPr="000F3C94">
        <w:rPr>
          <w:lang w:val="en-GB"/>
        </w:rPr>
        <w:t>codelists</w:t>
      </w:r>
      <w:proofErr w:type="spellEnd"/>
      <w:r w:rsidRPr="000F3C94">
        <w:rPr>
          <w:lang w:val="en-GB"/>
        </w:rPr>
        <w:t xml:space="preserve">. The EPSG </w:t>
      </w:r>
      <w:proofErr w:type="spellStart"/>
      <w:r w:rsidRPr="000F3C94">
        <w:rPr>
          <w:lang w:val="en-GB"/>
        </w:rPr>
        <w:t>codelist</w:t>
      </w:r>
      <w:proofErr w:type="spellEnd"/>
      <w:r w:rsidRPr="000F3C94">
        <w:rPr>
          <w:lang w:val="en-GB"/>
        </w:rPr>
        <w:t xml:space="preserve"> are not directly implemented in the data model, and full code list can be found at </w:t>
      </w:r>
      <w:r w:rsidRPr="000F3C94">
        <w:rPr>
          <w:rFonts w:ascii="Malgun Gothic" w:eastAsia="Malgun Gothic" w:hAnsi="Malgun Gothic" w:cs="Malgun Gothic"/>
          <w:lang w:val="en-GB"/>
        </w:rPr>
        <w:t xml:space="preserve">epsg.org. </w:t>
      </w:r>
      <w:r w:rsidRPr="000F3C94">
        <w:rPr>
          <w:lang w:val="en-GB"/>
        </w:rPr>
        <w:t>Local datums that can't be found in the code list is encoded using the wildcard and maybe add an example.</w:t>
      </w:r>
    </w:p>
    <w:p w14:paraId="63AF1069" w14:textId="77777777" w:rsidR="00E00423" w:rsidRPr="000F3C94" w:rsidRDefault="00E00423" w:rsidP="00A968B7">
      <w:pPr>
        <w:rPr>
          <w:rFonts w:eastAsiaTheme="minorEastAsia"/>
          <w:lang w:val="en-GB"/>
        </w:rPr>
      </w:pPr>
    </w:p>
    <w:p w14:paraId="60A338CA" w14:textId="77777777" w:rsidR="00411210" w:rsidRPr="000F3C94" w:rsidRDefault="00411210">
      <w:pPr>
        <w:spacing w:after="0"/>
        <w:jc w:val="left"/>
        <w:rPr>
          <w:lang w:val="en-GB"/>
        </w:rPr>
      </w:pPr>
      <w:r w:rsidRPr="000F3C94">
        <w:rPr>
          <w:lang w:val="en-GB"/>
        </w:rPr>
        <w:br w:type="page"/>
      </w:r>
    </w:p>
    <w:p w14:paraId="0433B114" w14:textId="77777777" w:rsidR="00527C36" w:rsidRDefault="005C7B04" w:rsidP="00CB423F">
      <w:pPr>
        <w:spacing w:before="120"/>
        <w:jc w:val="center"/>
        <w:rPr>
          <w:b/>
          <w:bCs/>
          <w:sz w:val="18"/>
          <w:szCs w:val="18"/>
          <w:lang w:val="en-GB"/>
        </w:rPr>
      </w:pPr>
      <w:ins w:id="66" w:author="Engström Stefan" w:date="2025-04-24T11:18:00Z">
        <w:r>
          <w:rPr>
            <w:b/>
            <w:bCs/>
            <w:noProof/>
            <w:sz w:val="18"/>
            <w:szCs w:val="18"/>
            <w:lang w:val="en-GB"/>
          </w:rPr>
          <w:lastRenderedPageBreak/>
          <w:drawing>
            <wp:inline distT="0" distB="0" distL="0" distR="0" wp14:anchorId="3ABA0684" wp14:editId="0E4B11BC">
              <wp:extent cx="5776595" cy="4622165"/>
              <wp:effectExtent l="0" t="0" r="0" b="6985"/>
              <wp:docPr id="1" name="Picture 1" descr="A diagram of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text and images&#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76595" cy="4622165"/>
                      </a:xfrm>
                      <a:prstGeom prst="rect">
                        <a:avLst/>
                      </a:prstGeom>
                      <a:noFill/>
                      <a:ln>
                        <a:noFill/>
                      </a:ln>
                    </pic:spPr>
                  </pic:pic>
                </a:graphicData>
              </a:graphic>
            </wp:inline>
          </w:drawing>
        </w:r>
      </w:ins>
    </w:p>
    <w:p w14:paraId="3F665861" w14:textId="6F7F5D85" w:rsidR="00E00423" w:rsidRPr="000F3C94" w:rsidRDefault="000D4197" w:rsidP="00CB423F">
      <w:pPr>
        <w:spacing w:before="120"/>
        <w:jc w:val="center"/>
        <w:rPr>
          <w:b/>
          <w:bCs/>
          <w:sz w:val="18"/>
          <w:szCs w:val="18"/>
          <w:lang w:val="en-GB"/>
        </w:rPr>
      </w:pPr>
      <w:r w:rsidRPr="000F3C94">
        <w:rPr>
          <w:b/>
          <w:bCs/>
          <w:sz w:val="18"/>
          <w:szCs w:val="18"/>
          <w:lang w:val="en-GB"/>
        </w:rPr>
        <w:t xml:space="preserve">Figure </w:t>
      </w:r>
      <w:r w:rsidR="00CB423F" w:rsidRPr="000F3C94">
        <w:rPr>
          <w:b/>
          <w:bCs/>
          <w:sz w:val="18"/>
          <w:szCs w:val="18"/>
          <w:lang w:val="en-GB"/>
        </w:rPr>
        <w:t xml:space="preserve">4-2 – </w:t>
      </w:r>
      <w:r w:rsidRPr="000F3C94">
        <w:rPr>
          <w:b/>
          <w:bCs/>
          <w:sz w:val="18"/>
          <w:szCs w:val="18"/>
          <w:lang w:val="en-GB"/>
        </w:rPr>
        <w:t>S-128 Application Schema (feature type, information type)</w:t>
      </w:r>
    </w:p>
    <w:p w14:paraId="5963D99D" w14:textId="70C680CF" w:rsidR="00411210" w:rsidRPr="000F3C94" w:rsidRDefault="00411210">
      <w:pPr>
        <w:spacing w:after="0"/>
        <w:jc w:val="left"/>
        <w:rPr>
          <w:lang w:val="en-GB"/>
        </w:rPr>
      </w:pPr>
      <w:r w:rsidRPr="000F3C94">
        <w:rPr>
          <w:lang w:val="en-GB"/>
        </w:rPr>
        <w:br w:type="page"/>
      </w:r>
    </w:p>
    <w:p w14:paraId="4FD9BEF3" w14:textId="77777777" w:rsidR="00527C36" w:rsidRDefault="00C90C17" w:rsidP="00BE6A92">
      <w:pPr>
        <w:spacing w:before="120"/>
        <w:jc w:val="center"/>
        <w:rPr>
          <w:b/>
          <w:bCs/>
          <w:sz w:val="18"/>
          <w:szCs w:val="18"/>
          <w:lang w:val="en-GB"/>
        </w:rPr>
      </w:pPr>
      <w:ins w:id="67" w:author="Engström Stefan" w:date="2025-04-24T11:19:00Z">
        <w:r>
          <w:rPr>
            <w:b/>
            <w:bCs/>
            <w:noProof/>
            <w:sz w:val="18"/>
            <w:szCs w:val="18"/>
            <w:lang w:val="en-GB"/>
          </w:rPr>
          <w:lastRenderedPageBreak/>
          <w:drawing>
            <wp:inline distT="0" distB="0" distL="0" distR="0" wp14:anchorId="4E7D9C5C" wp14:editId="28110244">
              <wp:extent cx="5776595" cy="5417185"/>
              <wp:effectExtent l="0" t="0" r="0" b="0"/>
              <wp:docPr id="3"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program&#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6595" cy="5417185"/>
                      </a:xfrm>
                      <a:prstGeom prst="rect">
                        <a:avLst/>
                      </a:prstGeom>
                      <a:noFill/>
                      <a:ln>
                        <a:noFill/>
                      </a:ln>
                    </pic:spPr>
                  </pic:pic>
                </a:graphicData>
              </a:graphic>
            </wp:inline>
          </w:drawing>
        </w:r>
      </w:ins>
    </w:p>
    <w:p w14:paraId="5162F7B6" w14:textId="67C6C754" w:rsidR="00252AD4" w:rsidRPr="000F3C94" w:rsidRDefault="00252AD4" w:rsidP="00BE6A92">
      <w:pPr>
        <w:spacing w:before="120"/>
        <w:jc w:val="center"/>
        <w:rPr>
          <w:b/>
          <w:bCs/>
          <w:sz w:val="18"/>
          <w:szCs w:val="18"/>
          <w:lang w:val="en-GB"/>
        </w:rPr>
      </w:pPr>
      <w:r w:rsidRPr="000F3C94">
        <w:rPr>
          <w:b/>
          <w:bCs/>
          <w:sz w:val="18"/>
          <w:szCs w:val="18"/>
          <w:lang w:val="en-GB"/>
        </w:rPr>
        <w:t xml:space="preserve">Figure </w:t>
      </w:r>
      <w:r w:rsidR="00BE6A92" w:rsidRPr="000F3C94">
        <w:rPr>
          <w:b/>
          <w:bCs/>
          <w:sz w:val="18"/>
          <w:szCs w:val="18"/>
          <w:lang w:val="en-GB"/>
        </w:rPr>
        <w:t xml:space="preserve">4-3 – </w:t>
      </w:r>
      <w:r w:rsidRPr="000F3C94">
        <w:rPr>
          <w:b/>
          <w:bCs/>
          <w:sz w:val="18"/>
          <w:szCs w:val="18"/>
          <w:lang w:val="en-GB"/>
        </w:rPr>
        <w:t>S-128 Application Schema (complex attribute type)</w:t>
      </w:r>
    </w:p>
    <w:p w14:paraId="401E4534" w14:textId="6451BF52" w:rsidR="00411210" w:rsidRPr="000F3C94" w:rsidRDefault="00411210">
      <w:pPr>
        <w:spacing w:after="0"/>
        <w:jc w:val="left"/>
        <w:rPr>
          <w:lang w:val="en-GB"/>
        </w:rPr>
      </w:pPr>
      <w:r w:rsidRPr="000F3C94">
        <w:rPr>
          <w:lang w:val="en-GB"/>
        </w:rPr>
        <w:br w:type="page"/>
      </w:r>
    </w:p>
    <w:p w14:paraId="24997E81" w14:textId="2F96EB90" w:rsidR="00605C43" w:rsidRDefault="00605C43" w:rsidP="00BE6A92">
      <w:pPr>
        <w:spacing w:before="120"/>
        <w:jc w:val="center"/>
        <w:rPr>
          <w:b/>
          <w:bCs/>
          <w:noProof/>
          <w:sz w:val="18"/>
          <w:szCs w:val="18"/>
          <w:lang w:val="en-GB" w:eastAsia="fi-FI"/>
        </w:rPr>
      </w:pPr>
      <w:ins w:id="68" w:author="Engström Stefan" w:date="2025-04-24T11:19:00Z">
        <w:r>
          <w:rPr>
            <w:b/>
            <w:bCs/>
            <w:noProof/>
            <w:sz w:val="18"/>
            <w:szCs w:val="18"/>
            <w:lang w:val="en-GB"/>
          </w:rPr>
          <w:lastRenderedPageBreak/>
          <w:drawing>
            <wp:inline distT="0" distB="0" distL="0" distR="0" wp14:anchorId="4BD7BED7" wp14:editId="4FB84DB2">
              <wp:extent cx="4461589" cy="8172844"/>
              <wp:effectExtent l="0" t="0" r="0" b="0"/>
              <wp:docPr id="4"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program&#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73519" cy="8194698"/>
                      </a:xfrm>
                      <a:prstGeom prst="rect">
                        <a:avLst/>
                      </a:prstGeom>
                      <a:noFill/>
                      <a:ln>
                        <a:noFill/>
                      </a:ln>
                    </pic:spPr>
                  </pic:pic>
                </a:graphicData>
              </a:graphic>
            </wp:inline>
          </w:drawing>
        </w:r>
      </w:ins>
    </w:p>
    <w:p w14:paraId="372DEB7A" w14:textId="78DF2B9F" w:rsidR="00252AD4" w:rsidRPr="000F3C94" w:rsidRDefault="00252AD4" w:rsidP="00BE6A92">
      <w:pPr>
        <w:spacing w:before="120"/>
        <w:jc w:val="center"/>
        <w:rPr>
          <w:b/>
          <w:bCs/>
          <w:sz w:val="18"/>
          <w:szCs w:val="18"/>
          <w:lang w:val="en-GB"/>
        </w:rPr>
      </w:pPr>
      <w:r w:rsidRPr="000F3C94">
        <w:rPr>
          <w:b/>
          <w:bCs/>
          <w:sz w:val="18"/>
          <w:szCs w:val="18"/>
          <w:lang w:val="en-GB"/>
        </w:rPr>
        <w:t xml:space="preserve">Figure </w:t>
      </w:r>
      <w:r w:rsidR="00BE6A92" w:rsidRPr="000F3C94">
        <w:rPr>
          <w:b/>
          <w:bCs/>
          <w:sz w:val="18"/>
          <w:szCs w:val="18"/>
          <w:lang w:val="en-GB"/>
        </w:rPr>
        <w:t xml:space="preserve">4-4 – </w:t>
      </w:r>
      <w:r w:rsidRPr="000F3C94">
        <w:rPr>
          <w:b/>
          <w:bCs/>
          <w:sz w:val="18"/>
          <w:szCs w:val="18"/>
          <w:lang w:val="en-GB"/>
        </w:rPr>
        <w:t>S-128 Application Schema (enumeration type)</w:t>
      </w:r>
    </w:p>
    <w:p w14:paraId="18462860" w14:textId="4DE13DB4" w:rsidR="00411210" w:rsidRPr="000F3C94" w:rsidRDefault="00411210">
      <w:pPr>
        <w:spacing w:after="0"/>
        <w:jc w:val="left"/>
        <w:rPr>
          <w:lang w:val="en-GB"/>
        </w:rPr>
      </w:pPr>
      <w:r w:rsidRPr="000F3C94">
        <w:rPr>
          <w:lang w:val="en-GB"/>
        </w:rPr>
        <w:br w:type="page"/>
      </w:r>
    </w:p>
    <w:p w14:paraId="314745BF" w14:textId="2AF3238F" w:rsidR="00596942" w:rsidRPr="000F3C94" w:rsidRDefault="00313AE8" w:rsidP="00D82E52">
      <w:pPr>
        <w:pStyle w:val="Heading2"/>
        <w:tabs>
          <w:tab w:val="clear" w:pos="540"/>
        </w:tabs>
        <w:rPr>
          <w:lang w:val="en-GB"/>
        </w:rPr>
      </w:pPr>
      <w:bookmarkStart w:id="69" w:name="_Toc162544230"/>
      <w:bookmarkStart w:id="70" w:name="_Toc170717200"/>
      <w:bookmarkStart w:id="71" w:name="_Toc152232549"/>
      <w:bookmarkStart w:id="72" w:name="_Toc194499985"/>
      <w:bookmarkEnd w:id="69"/>
      <w:bookmarkEnd w:id="70"/>
      <w:r w:rsidRPr="000F3C94">
        <w:rPr>
          <w:lang w:val="en-GB"/>
        </w:rPr>
        <w:lastRenderedPageBreak/>
        <w:t>F</w:t>
      </w:r>
      <w:r w:rsidR="00596942" w:rsidRPr="000F3C94">
        <w:rPr>
          <w:lang w:val="en-GB"/>
        </w:rPr>
        <w:t>eature Catalogue</w:t>
      </w:r>
      <w:bookmarkEnd w:id="62"/>
      <w:bookmarkEnd w:id="63"/>
      <w:bookmarkEnd w:id="71"/>
      <w:bookmarkEnd w:id="72"/>
    </w:p>
    <w:p w14:paraId="164B8A61" w14:textId="276A6A89" w:rsidR="00E65251" w:rsidRPr="000F3C94" w:rsidRDefault="00E65251" w:rsidP="00D82E52">
      <w:pPr>
        <w:pStyle w:val="Heading3"/>
        <w:tabs>
          <w:tab w:val="clear" w:pos="660"/>
        </w:tabs>
        <w:rPr>
          <w:lang w:val="en-GB"/>
        </w:rPr>
      </w:pPr>
      <w:bookmarkStart w:id="73" w:name="_Toc152232550"/>
      <w:bookmarkStart w:id="74" w:name="_Toc194499986"/>
      <w:r w:rsidRPr="000F3C94">
        <w:rPr>
          <w:lang w:val="en-GB"/>
        </w:rPr>
        <w:t>Introductio</w:t>
      </w:r>
      <w:r w:rsidR="00E03C76" w:rsidRPr="000F3C94">
        <w:rPr>
          <w:lang w:val="en-GB"/>
        </w:rPr>
        <w:t>n</w:t>
      </w:r>
      <w:bookmarkEnd w:id="73"/>
      <w:bookmarkEnd w:id="74"/>
    </w:p>
    <w:p w14:paraId="0E98DD6E" w14:textId="01B2D74F" w:rsidR="009E5EE1" w:rsidRPr="000F3C94" w:rsidRDefault="009E5EE1" w:rsidP="009E5EE1">
      <w:pPr>
        <w:rPr>
          <w:lang w:val="en-GB"/>
        </w:rPr>
      </w:pPr>
      <w:r w:rsidRPr="000F3C94">
        <w:rPr>
          <w:lang w:val="en-GB"/>
        </w:rPr>
        <w:t>The Feature Catalogue describes the feature types, information types, attributes, attribute values,</w:t>
      </w:r>
      <w:r w:rsidRPr="000F3C94">
        <w:rPr>
          <w:spacing w:val="1"/>
          <w:lang w:val="en-GB"/>
        </w:rPr>
        <w:t xml:space="preserve"> </w:t>
      </w:r>
      <w:r w:rsidRPr="000F3C94">
        <w:rPr>
          <w:lang w:val="en-GB"/>
        </w:rPr>
        <w:t>associations and roles which may be used in the product. The S-128 Feature Catalogue is available in</w:t>
      </w:r>
      <w:r w:rsidRPr="000F3C94">
        <w:rPr>
          <w:spacing w:val="1"/>
          <w:lang w:val="en-GB"/>
        </w:rPr>
        <w:t xml:space="preserve"> </w:t>
      </w:r>
      <w:r w:rsidRPr="000F3C94">
        <w:rPr>
          <w:lang w:val="en-GB"/>
        </w:rPr>
        <w:t>an</w:t>
      </w:r>
      <w:r w:rsidRPr="000F3C94">
        <w:rPr>
          <w:spacing w:val="1"/>
          <w:lang w:val="en-GB"/>
        </w:rPr>
        <w:t xml:space="preserve"> </w:t>
      </w:r>
      <w:r w:rsidRPr="000F3C94">
        <w:rPr>
          <w:lang w:val="en-GB"/>
        </w:rPr>
        <w:t>XML</w:t>
      </w:r>
      <w:r w:rsidRPr="000F3C94">
        <w:rPr>
          <w:spacing w:val="1"/>
          <w:lang w:val="en-GB"/>
        </w:rPr>
        <w:t xml:space="preserve"> </w:t>
      </w:r>
      <w:r w:rsidRPr="000F3C94">
        <w:rPr>
          <w:lang w:val="en-GB"/>
        </w:rPr>
        <w:t>document</w:t>
      </w:r>
      <w:r w:rsidRPr="000F3C94">
        <w:rPr>
          <w:spacing w:val="1"/>
          <w:lang w:val="en-GB"/>
        </w:rPr>
        <w:t xml:space="preserve"> </w:t>
      </w:r>
      <w:r w:rsidRPr="000F3C94">
        <w:rPr>
          <w:lang w:val="en-GB"/>
        </w:rPr>
        <w:t>which</w:t>
      </w:r>
      <w:r w:rsidRPr="000F3C94">
        <w:rPr>
          <w:spacing w:val="1"/>
          <w:lang w:val="en-GB"/>
        </w:rPr>
        <w:t xml:space="preserve"> </w:t>
      </w:r>
      <w:r w:rsidRPr="000F3C94">
        <w:rPr>
          <w:lang w:val="en-GB"/>
        </w:rPr>
        <w:t>conforms</w:t>
      </w:r>
      <w:r w:rsidRPr="000F3C94">
        <w:rPr>
          <w:spacing w:val="1"/>
          <w:lang w:val="en-GB"/>
        </w:rPr>
        <w:t xml:space="preserve"> </w:t>
      </w:r>
      <w:r w:rsidRPr="000F3C94">
        <w:rPr>
          <w:lang w:val="en-GB"/>
        </w:rPr>
        <w:t>to</w:t>
      </w:r>
      <w:r w:rsidRPr="000F3C94">
        <w:rPr>
          <w:spacing w:val="1"/>
          <w:lang w:val="en-GB"/>
        </w:rPr>
        <w:t xml:space="preserve"> </w:t>
      </w:r>
      <w:r w:rsidRPr="000F3C94">
        <w:rPr>
          <w:lang w:val="en-GB"/>
        </w:rPr>
        <w:t>the</w:t>
      </w:r>
      <w:r w:rsidRPr="000F3C94">
        <w:rPr>
          <w:spacing w:val="1"/>
          <w:lang w:val="en-GB"/>
        </w:rPr>
        <w:t xml:space="preserve"> </w:t>
      </w:r>
      <w:r w:rsidRPr="000F3C94">
        <w:rPr>
          <w:lang w:val="en-GB"/>
        </w:rPr>
        <w:t>S-100</w:t>
      </w:r>
      <w:r w:rsidRPr="000F3C94">
        <w:rPr>
          <w:spacing w:val="1"/>
          <w:lang w:val="en-GB"/>
        </w:rPr>
        <w:t xml:space="preserve"> </w:t>
      </w:r>
      <w:r w:rsidRPr="000F3C94">
        <w:rPr>
          <w:lang w:val="en-GB"/>
        </w:rPr>
        <w:t>XML</w:t>
      </w:r>
      <w:r w:rsidRPr="000F3C94">
        <w:rPr>
          <w:spacing w:val="1"/>
          <w:lang w:val="en-GB"/>
        </w:rPr>
        <w:t xml:space="preserve"> </w:t>
      </w:r>
      <w:r w:rsidRPr="000F3C94">
        <w:rPr>
          <w:lang w:val="en-GB"/>
        </w:rPr>
        <w:t>Feature</w:t>
      </w:r>
      <w:r w:rsidRPr="000F3C94">
        <w:rPr>
          <w:spacing w:val="1"/>
          <w:lang w:val="en-GB"/>
        </w:rPr>
        <w:t xml:space="preserve"> </w:t>
      </w:r>
      <w:r w:rsidRPr="000F3C94">
        <w:rPr>
          <w:lang w:val="en-GB"/>
        </w:rPr>
        <w:t>Catalogue</w:t>
      </w:r>
      <w:r w:rsidRPr="000F3C94">
        <w:rPr>
          <w:spacing w:val="1"/>
          <w:lang w:val="en-GB"/>
        </w:rPr>
        <w:t xml:space="preserve"> </w:t>
      </w:r>
      <w:r w:rsidRPr="000F3C94">
        <w:rPr>
          <w:lang w:val="en-GB"/>
        </w:rPr>
        <w:t>Schema</w:t>
      </w:r>
      <w:r w:rsidRPr="000F3C94">
        <w:rPr>
          <w:spacing w:val="1"/>
          <w:lang w:val="en-GB"/>
        </w:rPr>
        <w:t xml:space="preserve"> </w:t>
      </w:r>
      <w:r w:rsidRPr="000F3C94">
        <w:rPr>
          <w:lang w:val="en-GB"/>
        </w:rPr>
        <w:t>and</w:t>
      </w:r>
      <w:r w:rsidRPr="000F3C94">
        <w:rPr>
          <w:spacing w:val="1"/>
          <w:lang w:val="en-GB"/>
        </w:rPr>
        <w:t xml:space="preserve"> </w:t>
      </w:r>
      <w:r w:rsidRPr="000F3C94">
        <w:rPr>
          <w:lang w:val="en-GB"/>
        </w:rPr>
        <w:t>can</w:t>
      </w:r>
      <w:r w:rsidRPr="000F3C94">
        <w:rPr>
          <w:spacing w:val="1"/>
          <w:lang w:val="en-GB"/>
        </w:rPr>
        <w:t xml:space="preserve"> </w:t>
      </w:r>
      <w:r w:rsidRPr="000F3C94">
        <w:rPr>
          <w:lang w:val="en-GB"/>
        </w:rPr>
        <w:t>be</w:t>
      </w:r>
      <w:r w:rsidRPr="000F3C94">
        <w:rPr>
          <w:spacing w:val="1"/>
          <w:lang w:val="en-GB"/>
        </w:rPr>
        <w:t xml:space="preserve"> </w:t>
      </w:r>
      <w:r w:rsidRPr="000F3C94">
        <w:rPr>
          <w:lang w:val="en-GB"/>
        </w:rPr>
        <w:t>downloaded from the IHO</w:t>
      </w:r>
      <w:r w:rsidR="00C01910" w:rsidRPr="000F3C94">
        <w:rPr>
          <w:lang w:val="en-GB"/>
        </w:rPr>
        <w:t xml:space="preserve"> Geospatial Information Registry</w:t>
      </w:r>
      <w:r w:rsidR="00C144BF" w:rsidRPr="000F3C94">
        <w:rPr>
          <w:lang w:val="en-GB"/>
        </w:rPr>
        <w:t xml:space="preserve"> </w:t>
      </w:r>
      <w:r w:rsidR="00C01910" w:rsidRPr="000F3C94">
        <w:rPr>
          <w:lang w:val="en-GB"/>
        </w:rPr>
        <w:t>(</w:t>
      </w:r>
      <w:hyperlink r:id="rId26" w:history="1">
        <w:r w:rsidR="00C144BF" w:rsidRPr="000F3C94">
          <w:rPr>
            <w:rStyle w:val="Hyperlink"/>
            <w:lang w:val="en-GB"/>
          </w:rPr>
          <w:t>https://registry.iho.int</w:t>
        </w:r>
      </w:hyperlink>
      <w:r w:rsidR="00C01910" w:rsidRPr="000F3C94">
        <w:rPr>
          <w:lang w:val="en-GB"/>
        </w:rPr>
        <w:t>)</w:t>
      </w:r>
      <w:r w:rsidRPr="000F3C94">
        <w:rPr>
          <w:lang w:val="en-GB"/>
        </w:rPr>
        <w:t xml:space="preserve">. </w:t>
      </w:r>
    </w:p>
    <w:p w14:paraId="0EA91AC8" w14:textId="794DC489" w:rsidR="000773A9" w:rsidRPr="000F3C94" w:rsidRDefault="000773A9" w:rsidP="000533B5">
      <w:pPr>
        <w:pStyle w:val="Heading3"/>
        <w:tabs>
          <w:tab w:val="clear" w:pos="660"/>
        </w:tabs>
        <w:rPr>
          <w:lang w:val="en-GB"/>
        </w:rPr>
      </w:pPr>
      <w:bookmarkStart w:id="75" w:name="_Toc152232551"/>
      <w:bookmarkStart w:id="76" w:name="_Toc194499987"/>
      <w:r w:rsidRPr="000F3C94">
        <w:rPr>
          <w:lang w:val="en-GB"/>
        </w:rPr>
        <w:t xml:space="preserve">Feature </w:t>
      </w:r>
      <w:r w:rsidR="000533B5" w:rsidRPr="000F3C94">
        <w:rPr>
          <w:lang w:val="en-GB"/>
        </w:rPr>
        <w:t>t</w:t>
      </w:r>
      <w:r w:rsidRPr="000F3C94">
        <w:rPr>
          <w:lang w:val="en-GB"/>
        </w:rPr>
        <w:t>ype</w:t>
      </w:r>
      <w:bookmarkEnd w:id="64"/>
      <w:bookmarkEnd w:id="65"/>
      <w:r w:rsidR="00E03C76" w:rsidRPr="000F3C94">
        <w:rPr>
          <w:lang w:val="en-GB"/>
        </w:rPr>
        <w:t>s</w:t>
      </w:r>
      <w:bookmarkEnd w:id="75"/>
      <w:bookmarkEnd w:id="76"/>
    </w:p>
    <w:p w14:paraId="21C2EF12" w14:textId="77777777" w:rsidR="006A522B" w:rsidRPr="000F3C94" w:rsidRDefault="006A522B" w:rsidP="006A522B">
      <w:pPr>
        <w:rPr>
          <w:lang w:val="en-GB"/>
        </w:rPr>
      </w:pPr>
      <w:bookmarkStart w:id="77" w:name="_Toc225648283"/>
      <w:bookmarkStart w:id="78" w:name="_Toc225065140"/>
      <w:r w:rsidRPr="000F3C94">
        <w:rPr>
          <w:lang w:val="en-GB"/>
        </w:rPr>
        <w:t>Feature types contain descriptive attributes that characterize real-world entities. The word ‘feature’ may</w:t>
      </w:r>
      <w:r w:rsidRPr="000F3C94">
        <w:rPr>
          <w:spacing w:val="-54"/>
          <w:lang w:val="en-GB"/>
        </w:rPr>
        <w:t xml:space="preserve"> </w:t>
      </w:r>
      <w:r w:rsidRPr="000F3C94">
        <w:rPr>
          <w:lang w:val="en-GB"/>
        </w:rPr>
        <w:t>be</w:t>
      </w:r>
      <w:r w:rsidRPr="000F3C94">
        <w:rPr>
          <w:spacing w:val="-11"/>
          <w:lang w:val="en-GB"/>
        </w:rPr>
        <w:t xml:space="preserve"> </w:t>
      </w:r>
      <w:r w:rsidRPr="000F3C94">
        <w:rPr>
          <w:lang w:val="en-GB"/>
        </w:rPr>
        <w:t>used</w:t>
      </w:r>
      <w:r w:rsidRPr="000F3C94">
        <w:rPr>
          <w:spacing w:val="-7"/>
          <w:lang w:val="en-GB"/>
        </w:rPr>
        <w:t xml:space="preserve"> </w:t>
      </w:r>
      <w:r w:rsidRPr="000F3C94">
        <w:rPr>
          <w:lang w:val="en-GB"/>
        </w:rPr>
        <w:t>in</w:t>
      </w:r>
      <w:r w:rsidRPr="000F3C94">
        <w:rPr>
          <w:spacing w:val="-10"/>
          <w:lang w:val="en-GB"/>
        </w:rPr>
        <w:t xml:space="preserve"> </w:t>
      </w:r>
      <w:r w:rsidRPr="000F3C94">
        <w:rPr>
          <w:lang w:val="en-GB"/>
        </w:rPr>
        <w:t>one</w:t>
      </w:r>
      <w:r w:rsidRPr="000F3C94">
        <w:rPr>
          <w:spacing w:val="-10"/>
          <w:lang w:val="en-GB"/>
        </w:rPr>
        <w:t xml:space="preserve"> </w:t>
      </w:r>
      <w:r w:rsidRPr="000F3C94">
        <w:rPr>
          <w:lang w:val="en-GB"/>
        </w:rPr>
        <w:t>of</w:t>
      </w:r>
      <w:r w:rsidRPr="000F3C94">
        <w:rPr>
          <w:spacing w:val="-7"/>
          <w:lang w:val="en-GB"/>
        </w:rPr>
        <w:t xml:space="preserve"> </w:t>
      </w:r>
      <w:r w:rsidRPr="000F3C94">
        <w:rPr>
          <w:lang w:val="en-GB"/>
        </w:rPr>
        <w:t>two</w:t>
      </w:r>
      <w:r w:rsidRPr="000F3C94">
        <w:rPr>
          <w:spacing w:val="-10"/>
          <w:lang w:val="en-GB"/>
        </w:rPr>
        <w:t xml:space="preserve"> </w:t>
      </w:r>
      <w:r w:rsidRPr="000F3C94">
        <w:rPr>
          <w:lang w:val="en-GB"/>
        </w:rPr>
        <w:t>senses</w:t>
      </w:r>
      <w:r w:rsidRPr="000F3C94">
        <w:rPr>
          <w:spacing w:val="-6"/>
          <w:lang w:val="en-GB"/>
        </w:rPr>
        <w:t xml:space="preserve"> </w:t>
      </w:r>
      <w:r w:rsidRPr="000F3C94">
        <w:rPr>
          <w:lang w:val="en-GB"/>
        </w:rPr>
        <w:t>–</w:t>
      </w:r>
      <w:r w:rsidRPr="000F3C94">
        <w:rPr>
          <w:spacing w:val="-9"/>
          <w:lang w:val="en-GB"/>
        </w:rPr>
        <w:t xml:space="preserve"> </w:t>
      </w:r>
      <w:r w:rsidRPr="000F3C94">
        <w:rPr>
          <w:lang w:val="en-GB"/>
        </w:rPr>
        <w:t>feature</w:t>
      </w:r>
      <w:r w:rsidRPr="000F3C94">
        <w:rPr>
          <w:spacing w:val="-10"/>
          <w:lang w:val="en-GB"/>
        </w:rPr>
        <w:t xml:space="preserve"> </w:t>
      </w:r>
      <w:r w:rsidRPr="000F3C94">
        <w:rPr>
          <w:lang w:val="en-GB"/>
        </w:rPr>
        <w:t>type</w:t>
      </w:r>
      <w:r w:rsidRPr="000F3C94">
        <w:rPr>
          <w:spacing w:val="-9"/>
          <w:lang w:val="en-GB"/>
        </w:rPr>
        <w:t xml:space="preserve"> </w:t>
      </w:r>
      <w:r w:rsidRPr="000F3C94">
        <w:rPr>
          <w:lang w:val="en-GB"/>
        </w:rPr>
        <w:t>and</w:t>
      </w:r>
      <w:r w:rsidRPr="000F3C94">
        <w:rPr>
          <w:spacing w:val="-10"/>
          <w:lang w:val="en-GB"/>
        </w:rPr>
        <w:t xml:space="preserve"> </w:t>
      </w:r>
      <w:r w:rsidRPr="000F3C94">
        <w:rPr>
          <w:lang w:val="en-GB"/>
        </w:rPr>
        <w:t>feature</w:t>
      </w:r>
      <w:r w:rsidRPr="000F3C94">
        <w:rPr>
          <w:spacing w:val="-6"/>
          <w:lang w:val="en-GB"/>
        </w:rPr>
        <w:t xml:space="preserve"> </w:t>
      </w:r>
      <w:r w:rsidRPr="000F3C94">
        <w:rPr>
          <w:lang w:val="en-GB"/>
        </w:rPr>
        <w:t>instance.</w:t>
      </w:r>
      <w:r w:rsidRPr="000F3C94">
        <w:rPr>
          <w:spacing w:val="-9"/>
          <w:lang w:val="en-GB"/>
        </w:rPr>
        <w:t xml:space="preserve"> </w:t>
      </w:r>
      <w:r w:rsidRPr="000F3C94">
        <w:rPr>
          <w:lang w:val="en-GB"/>
        </w:rPr>
        <w:t>A</w:t>
      </w:r>
      <w:r w:rsidRPr="000F3C94">
        <w:rPr>
          <w:spacing w:val="-11"/>
          <w:lang w:val="en-GB"/>
        </w:rPr>
        <w:t xml:space="preserve"> </w:t>
      </w:r>
      <w:r w:rsidRPr="000F3C94">
        <w:rPr>
          <w:lang w:val="en-GB"/>
        </w:rPr>
        <w:t>feature</w:t>
      </w:r>
      <w:r w:rsidRPr="000F3C94">
        <w:rPr>
          <w:spacing w:val="-9"/>
          <w:lang w:val="en-GB"/>
        </w:rPr>
        <w:t xml:space="preserve"> </w:t>
      </w:r>
      <w:r w:rsidRPr="000F3C94">
        <w:rPr>
          <w:lang w:val="en-GB"/>
        </w:rPr>
        <w:t>type</w:t>
      </w:r>
      <w:r w:rsidRPr="000F3C94">
        <w:rPr>
          <w:spacing w:val="-9"/>
          <w:lang w:val="en-GB"/>
        </w:rPr>
        <w:t xml:space="preserve"> </w:t>
      </w:r>
      <w:r w:rsidRPr="000F3C94">
        <w:rPr>
          <w:lang w:val="en-GB"/>
        </w:rPr>
        <w:t>is</w:t>
      </w:r>
      <w:r w:rsidRPr="000F3C94">
        <w:rPr>
          <w:spacing w:val="-9"/>
          <w:lang w:val="en-GB"/>
        </w:rPr>
        <w:t xml:space="preserve"> </w:t>
      </w:r>
      <w:r w:rsidRPr="000F3C94">
        <w:rPr>
          <w:lang w:val="en-GB"/>
        </w:rPr>
        <w:t>a</w:t>
      </w:r>
      <w:r w:rsidRPr="000F3C94">
        <w:rPr>
          <w:spacing w:val="-7"/>
          <w:lang w:val="en-GB"/>
        </w:rPr>
        <w:t xml:space="preserve"> </w:t>
      </w:r>
      <w:r w:rsidRPr="000F3C94">
        <w:rPr>
          <w:lang w:val="en-GB"/>
        </w:rPr>
        <w:t>class</w:t>
      </w:r>
      <w:r w:rsidRPr="000F3C94">
        <w:rPr>
          <w:spacing w:val="-9"/>
          <w:lang w:val="en-GB"/>
        </w:rPr>
        <w:t xml:space="preserve"> </w:t>
      </w:r>
      <w:r w:rsidRPr="000F3C94">
        <w:rPr>
          <w:lang w:val="en-GB"/>
        </w:rPr>
        <w:t>and</w:t>
      </w:r>
      <w:r w:rsidRPr="000F3C94">
        <w:rPr>
          <w:spacing w:val="-9"/>
          <w:lang w:val="en-GB"/>
        </w:rPr>
        <w:t xml:space="preserve"> </w:t>
      </w:r>
      <w:r w:rsidRPr="000F3C94">
        <w:rPr>
          <w:lang w:val="en-GB"/>
        </w:rPr>
        <w:t>is</w:t>
      </w:r>
      <w:r w:rsidRPr="000F3C94">
        <w:rPr>
          <w:spacing w:val="-8"/>
          <w:lang w:val="en-GB"/>
        </w:rPr>
        <w:t xml:space="preserve"> </w:t>
      </w:r>
      <w:r w:rsidRPr="000F3C94">
        <w:rPr>
          <w:lang w:val="en-GB"/>
        </w:rPr>
        <w:t>defined</w:t>
      </w:r>
      <w:r w:rsidRPr="000F3C94">
        <w:rPr>
          <w:spacing w:val="-53"/>
          <w:lang w:val="en-GB"/>
        </w:rPr>
        <w:t xml:space="preserve"> </w:t>
      </w:r>
      <w:r w:rsidRPr="000F3C94">
        <w:rPr>
          <w:lang w:val="en-GB"/>
        </w:rPr>
        <w:t>in</w:t>
      </w:r>
      <w:r w:rsidRPr="000F3C94">
        <w:rPr>
          <w:spacing w:val="-8"/>
          <w:lang w:val="en-GB"/>
        </w:rPr>
        <w:t xml:space="preserve"> </w:t>
      </w:r>
      <w:r w:rsidRPr="000F3C94">
        <w:rPr>
          <w:lang w:val="en-GB"/>
        </w:rPr>
        <w:t>a</w:t>
      </w:r>
      <w:r w:rsidRPr="000F3C94">
        <w:rPr>
          <w:spacing w:val="-7"/>
          <w:lang w:val="en-GB"/>
        </w:rPr>
        <w:t xml:space="preserve"> </w:t>
      </w:r>
      <w:r w:rsidRPr="000F3C94">
        <w:rPr>
          <w:lang w:val="en-GB"/>
        </w:rPr>
        <w:t>Feature</w:t>
      </w:r>
      <w:r w:rsidRPr="000F3C94">
        <w:rPr>
          <w:spacing w:val="-4"/>
          <w:lang w:val="en-GB"/>
        </w:rPr>
        <w:t xml:space="preserve"> </w:t>
      </w:r>
      <w:r w:rsidRPr="000F3C94">
        <w:rPr>
          <w:lang w:val="en-GB"/>
        </w:rPr>
        <w:t>Catalogue.</w:t>
      </w:r>
      <w:r w:rsidRPr="000F3C94">
        <w:rPr>
          <w:spacing w:val="-6"/>
          <w:lang w:val="en-GB"/>
        </w:rPr>
        <w:t xml:space="preserve"> </w:t>
      </w:r>
      <w:r w:rsidRPr="000F3C94">
        <w:rPr>
          <w:lang w:val="en-GB"/>
        </w:rPr>
        <w:t>A</w:t>
      </w:r>
      <w:r w:rsidRPr="000F3C94">
        <w:rPr>
          <w:spacing w:val="-7"/>
          <w:lang w:val="en-GB"/>
        </w:rPr>
        <w:t xml:space="preserve"> </w:t>
      </w:r>
      <w:r w:rsidRPr="000F3C94">
        <w:rPr>
          <w:lang w:val="en-GB"/>
        </w:rPr>
        <w:t>feature</w:t>
      </w:r>
      <w:r w:rsidRPr="000F3C94">
        <w:rPr>
          <w:spacing w:val="-4"/>
          <w:lang w:val="en-GB"/>
        </w:rPr>
        <w:t xml:space="preserve"> </w:t>
      </w:r>
      <w:r w:rsidRPr="000F3C94">
        <w:rPr>
          <w:lang w:val="en-GB"/>
        </w:rPr>
        <w:t>instance</w:t>
      </w:r>
      <w:r w:rsidRPr="000F3C94">
        <w:rPr>
          <w:spacing w:val="-8"/>
          <w:lang w:val="en-GB"/>
        </w:rPr>
        <w:t xml:space="preserve"> </w:t>
      </w:r>
      <w:r w:rsidRPr="000F3C94">
        <w:rPr>
          <w:lang w:val="en-GB"/>
        </w:rPr>
        <w:t>is</w:t>
      </w:r>
      <w:r w:rsidRPr="000F3C94">
        <w:rPr>
          <w:spacing w:val="-6"/>
          <w:lang w:val="en-GB"/>
        </w:rPr>
        <w:t xml:space="preserve"> </w:t>
      </w:r>
      <w:r w:rsidRPr="000F3C94">
        <w:rPr>
          <w:lang w:val="en-GB"/>
        </w:rPr>
        <w:t>a</w:t>
      </w:r>
      <w:r w:rsidRPr="000F3C94">
        <w:rPr>
          <w:spacing w:val="-7"/>
          <w:lang w:val="en-GB"/>
        </w:rPr>
        <w:t xml:space="preserve"> </w:t>
      </w:r>
      <w:r w:rsidRPr="000F3C94">
        <w:rPr>
          <w:lang w:val="en-GB"/>
        </w:rPr>
        <w:t>single</w:t>
      </w:r>
      <w:r w:rsidRPr="000F3C94">
        <w:rPr>
          <w:spacing w:val="-8"/>
          <w:lang w:val="en-GB"/>
        </w:rPr>
        <w:t xml:space="preserve"> </w:t>
      </w:r>
      <w:r w:rsidRPr="000F3C94">
        <w:rPr>
          <w:lang w:val="en-GB"/>
        </w:rPr>
        <w:t>occurrence</w:t>
      </w:r>
      <w:r w:rsidRPr="000F3C94">
        <w:rPr>
          <w:spacing w:val="-7"/>
          <w:lang w:val="en-GB"/>
        </w:rPr>
        <w:t xml:space="preserve"> </w:t>
      </w:r>
      <w:r w:rsidRPr="000F3C94">
        <w:rPr>
          <w:lang w:val="en-GB"/>
        </w:rPr>
        <w:t>of</w:t>
      </w:r>
      <w:r w:rsidRPr="000F3C94">
        <w:rPr>
          <w:spacing w:val="-5"/>
          <w:lang w:val="en-GB"/>
        </w:rPr>
        <w:t xml:space="preserve"> </w:t>
      </w:r>
      <w:r w:rsidRPr="000F3C94">
        <w:rPr>
          <w:lang w:val="en-GB"/>
        </w:rPr>
        <w:t>the</w:t>
      </w:r>
      <w:r w:rsidRPr="000F3C94">
        <w:rPr>
          <w:spacing w:val="-8"/>
          <w:lang w:val="en-GB"/>
        </w:rPr>
        <w:t xml:space="preserve"> </w:t>
      </w:r>
      <w:r w:rsidRPr="000F3C94">
        <w:rPr>
          <w:lang w:val="en-GB"/>
        </w:rPr>
        <w:t>feature</w:t>
      </w:r>
      <w:r w:rsidRPr="000F3C94">
        <w:rPr>
          <w:spacing w:val="-7"/>
          <w:lang w:val="en-GB"/>
        </w:rPr>
        <w:t xml:space="preserve"> </w:t>
      </w:r>
      <w:r w:rsidRPr="000F3C94">
        <w:rPr>
          <w:lang w:val="en-GB"/>
        </w:rPr>
        <w:t>type</w:t>
      </w:r>
      <w:r w:rsidRPr="000F3C94">
        <w:rPr>
          <w:spacing w:val="-7"/>
          <w:lang w:val="en-GB"/>
        </w:rPr>
        <w:t xml:space="preserve"> </w:t>
      </w:r>
      <w:r w:rsidRPr="000F3C94">
        <w:rPr>
          <w:lang w:val="en-GB"/>
        </w:rPr>
        <w:t>and</w:t>
      </w:r>
      <w:r w:rsidRPr="000F3C94">
        <w:rPr>
          <w:spacing w:val="-8"/>
          <w:lang w:val="en-GB"/>
        </w:rPr>
        <w:t xml:space="preserve"> </w:t>
      </w:r>
      <w:r w:rsidRPr="000F3C94">
        <w:rPr>
          <w:lang w:val="en-GB"/>
        </w:rPr>
        <w:t>represented</w:t>
      </w:r>
      <w:r w:rsidRPr="000F3C94">
        <w:rPr>
          <w:spacing w:val="-7"/>
          <w:lang w:val="en-GB"/>
        </w:rPr>
        <w:t xml:space="preserve"> </w:t>
      </w:r>
      <w:r w:rsidRPr="000F3C94">
        <w:rPr>
          <w:lang w:val="en-GB"/>
        </w:rPr>
        <w:t>as</w:t>
      </w:r>
      <w:r w:rsidRPr="000F3C94">
        <w:rPr>
          <w:spacing w:val="-53"/>
          <w:lang w:val="en-GB"/>
        </w:rPr>
        <w:t xml:space="preserve"> </w:t>
      </w:r>
      <w:r w:rsidRPr="000F3C94">
        <w:rPr>
          <w:lang w:val="en-GB"/>
        </w:rPr>
        <w:t>an</w:t>
      </w:r>
      <w:r w:rsidRPr="000F3C94">
        <w:rPr>
          <w:spacing w:val="3"/>
          <w:lang w:val="en-GB"/>
        </w:rPr>
        <w:t xml:space="preserve"> </w:t>
      </w:r>
      <w:r w:rsidRPr="000F3C94">
        <w:rPr>
          <w:lang w:val="en-GB"/>
        </w:rPr>
        <w:t>object</w:t>
      </w:r>
      <w:r w:rsidRPr="000F3C94">
        <w:rPr>
          <w:spacing w:val="7"/>
          <w:lang w:val="en-GB"/>
        </w:rPr>
        <w:t xml:space="preserve"> </w:t>
      </w:r>
      <w:r w:rsidRPr="000F3C94">
        <w:rPr>
          <w:lang w:val="en-GB"/>
        </w:rPr>
        <w:t>in</w:t>
      </w:r>
      <w:r w:rsidRPr="000F3C94">
        <w:rPr>
          <w:spacing w:val="4"/>
          <w:lang w:val="en-GB"/>
        </w:rPr>
        <w:t xml:space="preserve"> </w:t>
      </w:r>
      <w:r w:rsidRPr="000F3C94">
        <w:rPr>
          <w:lang w:val="en-GB"/>
        </w:rPr>
        <w:t>a</w:t>
      </w:r>
      <w:r w:rsidRPr="000F3C94">
        <w:rPr>
          <w:spacing w:val="7"/>
          <w:lang w:val="en-GB"/>
        </w:rPr>
        <w:t xml:space="preserve"> </w:t>
      </w:r>
      <w:r w:rsidRPr="000F3C94">
        <w:rPr>
          <w:lang w:val="en-GB"/>
        </w:rPr>
        <w:t>dataset.</w:t>
      </w:r>
      <w:r w:rsidRPr="000F3C94">
        <w:rPr>
          <w:spacing w:val="4"/>
          <w:lang w:val="en-GB"/>
        </w:rPr>
        <w:t xml:space="preserve"> </w:t>
      </w:r>
      <w:r w:rsidRPr="000F3C94">
        <w:rPr>
          <w:lang w:val="en-GB"/>
        </w:rPr>
        <w:t>A</w:t>
      </w:r>
      <w:r w:rsidRPr="000F3C94">
        <w:rPr>
          <w:spacing w:val="3"/>
          <w:lang w:val="en-GB"/>
        </w:rPr>
        <w:t xml:space="preserve"> </w:t>
      </w:r>
      <w:r w:rsidRPr="000F3C94">
        <w:rPr>
          <w:lang w:val="en-GB"/>
        </w:rPr>
        <w:t>feature</w:t>
      </w:r>
      <w:r w:rsidRPr="000F3C94">
        <w:rPr>
          <w:spacing w:val="5"/>
          <w:lang w:val="en-GB"/>
        </w:rPr>
        <w:t xml:space="preserve"> </w:t>
      </w:r>
      <w:r w:rsidRPr="000F3C94">
        <w:rPr>
          <w:lang w:val="en-GB"/>
        </w:rPr>
        <w:t>instance</w:t>
      </w:r>
      <w:r w:rsidRPr="000F3C94">
        <w:rPr>
          <w:spacing w:val="7"/>
          <w:lang w:val="en-GB"/>
        </w:rPr>
        <w:t xml:space="preserve"> </w:t>
      </w:r>
      <w:r w:rsidRPr="000F3C94">
        <w:rPr>
          <w:lang w:val="en-GB"/>
        </w:rPr>
        <w:t>is</w:t>
      </w:r>
      <w:r w:rsidRPr="000F3C94">
        <w:rPr>
          <w:spacing w:val="5"/>
          <w:lang w:val="en-GB"/>
        </w:rPr>
        <w:t xml:space="preserve"> </w:t>
      </w:r>
      <w:r w:rsidRPr="000F3C94">
        <w:rPr>
          <w:lang w:val="en-GB"/>
        </w:rPr>
        <w:t>located</w:t>
      </w:r>
      <w:r w:rsidRPr="000F3C94">
        <w:rPr>
          <w:spacing w:val="7"/>
          <w:lang w:val="en-GB"/>
        </w:rPr>
        <w:t xml:space="preserve"> </w:t>
      </w:r>
      <w:r w:rsidRPr="000F3C94">
        <w:rPr>
          <w:lang w:val="en-GB"/>
        </w:rPr>
        <w:t>by</w:t>
      </w:r>
      <w:r w:rsidRPr="000F3C94">
        <w:rPr>
          <w:spacing w:val="4"/>
          <w:lang w:val="en-GB"/>
        </w:rPr>
        <w:t xml:space="preserve"> </w:t>
      </w:r>
      <w:r w:rsidRPr="000F3C94">
        <w:rPr>
          <w:lang w:val="en-GB"/>
        </w:rPr>
        <w:t>a</w:t>
      </w:r>
      <w:r w:rsidRPr="000F3C94">
        <w:rPr>
          <w:spacing w:val="4"/>
          <w:lang w:val="en-GB"/>
        </w:rPr>
        <w:t xml:space="preserve"> </w:t>
      </w:r>
      <w:r w:rsidRPr="000F3C94">
        <w:rPr>
          <w:lang w:val="en-GB"/>
        </w:rPr>
        <w:t>relationship</w:t>
      </w:r>
      <w:r w:rsidRPr="000F3C94">
        <w:rPr>
          <w:spacing w:val="5"/>
          <w:lang w:val="en-GB"/>
        </w:rPr>
        <w:t xml:space="preserve"> </w:t>
      </w:r>
      <w:r w:rsidRPr="000F3C94">
        <w:rPr>
          <w:lang w:val="en-GB"/>
        </w:rPr>
        <w:t>to</w:t>
      </w:r>
      <w:r w:rsidRPr="000F3C94">
        <w:rPr>
          <w:spacing w:val="5"/>
          <w:lang w:val="en-GB"/>
        </w:rPr>
        <w:t xml:space="preserve"> </w:t>
      </w:r>
      <w:r w:rsidRPr="000F3C94">
        <w:rPr>
          <w:lang w:val="en-GB"/>
        </w:rPr>
        <w:t>one</w:t>
      </w:r>
      <w:r w:rsidRPr="000F3C94">
        <w:rPr>
          <w:spacing w:val="3"/>
          <w:lang w:val="en-GB"/>
        </w:rPr>
        <w:t xml:space="preserve"> </w:t>
      </w:r>
      <w:r w:rsidRPr="000F3C94">
        <w:rPr>
          <w:lang w:val="en-GB"/>
        </w:rPr>
        <w:t>or</w:t>
      </w:r>
      <w:r w:rsidRPr="000F3C94">
        <w:rPr>
          <w:spacing w:val="6"/>
          <w:lang w:val="en-GB"/>
        </w:rPr>
        <w:t xml:space="preserve"> </w:t>
      </w:r>
      <w:r w:rsidRPr="000F3C94">
        <w:rPr>
          <w:lang w:val="en-GB"/>
        </w:rPr>
        <w:t>more</w:t>
      </w:r>
      <w:r w:rsidRPr="000F3C94">
        <w:rPr>
          <w:spacing w:val="5"/>
          <w:lang w:val="en-GB"/>
        </w:rPr>
        <w:t xml:space="preserve"> </w:t>
      </w:r>
      <w:r w:rsidRPr="000F3C94">
        <w:rPr>
          <w:lang w:val="en-GB"/>
        </w:rPr>
        <w:t>spatial</w:t>
      </w:r>
      <w:r w:rsidRPr="000F3C94">
        <w:rPr>
          <w:spacing w:val="5"/>
          <w:lang w:val="en-GB"/>
        </w:rPr>
        <w:t xml:space="preserve"> </w:t>
      </w:r>
      <w:r w:rsidRPr="000F3C94">
        <w:rPr>
          <w:lang w:val="en-GB"/>
        </w:rPr>
        <w:t>instances.</w:t>
      </w:r>
      <w:r w:rsidRPr="000F3C94">
        <w:rPr>
          <w:spacing w:val="-53"/>
          <w:lang w:val="en-GB"/>
        </w:rPr>
        <w:t xml:space="preserve"> </w:t>
      </w:r>
      <w:r w:rsidRPr="000F3C94">
        <w:rPr>
          <w:lang w:val="en-GB"/>
        </w:rPr>
        <w:t>A</w:t>
      </w:r>
      <w:r w:rsidRPr="000F3C94">
        <w:rPr>
          <w:spacing w:val="-2"/>
          <w:lang w:val="en-GB"/>
        </w:rPr>
        <w:t xml:space="preserve"> </w:t>
      </w:r>
      <w:r w:rsidRPr="000F3C94">
        <w:rPr>
          <w:lang w:val="en-GB"/>
        </w:rPr>
        <w:t>feature</w:t>
      </w:r>
      <w:r w:rsidRPr="000F3C94">
        <w:rPr>
          <w:spacing w:val="1"/>
          <w:lang w:val="en-GB"/>
        </w:rPr>
        <w:t xml:space="preserve"> </w:t>
      </w:r>
      <w:r w:rsidRPr="000F3C94">
        <w:rPr>
          <w:lang w:val="en-GB"/>
        </w:rPr>
        <w:t>instance</w:t>
      </w:r>
      <w:r w:rsidRPr="000F3C94">
        <w:rPr>
          <w:spacing w:val="-1"/>
          <w:lang w:val="en-GB"/>
        </w:rPr>
        <w:t xml:space="preserve"> </w:t>
      </w:r>
      <w:r w:rsidRPr="000F3C94">
        <w:rPr>
          <w:lang w:val="en-GB"/>
        </w:rPr>
        <w:t>may</w:t>
      </w:r>
      <w:r w:rsidRPr="000F3C94">
        <w:rPr>
          <w:spacing w:val="-4"/>
          <w:lang w:val="en-GB"/>
        </w:rPr>
        <w:t xml:space="preserve"> </w:t>
      </w:r>
      <w:r w:rsidRPr="000F3C94">
        <w:rPr>
          <w:lang w:val="en-GB"/>
        </w:rPr>
        <w:t>exist</w:t>
      </w:r>
      <w:r w:rsidRPr="000F3C94">
        <w:rPr>
          <w:spacing w:val="-1"/>
          <w:lang w:val="en-GB"/>
        </w:rPr>
        <w:t xml:space="preserve"> </w:t>
      </w:r>
      <w:r w:rsidRPr="000F3C94">
        <w:rPr>
          <w:lang w:val="en-GB"/>
        </w:rPr>
        <w:t>without</w:t>
      </w:r>
      <w:r w:rsidRPr="000F3C94">
        <w:rPr>
          <w:spacing w:val="-1"/>
          <w:lang w:val="en-GB"/>
        </w:rPr>
        <w:t xml:space="preserve"> </w:t>
      </w:r>
      <w:r w:rsidRPr="000F3C94">
        <w:rPr>
          <w:lang w:val="en-GB"/>
        </w:rPr>
        <w:t>referencing a</w:t>
      </w:r>
      <w:r w:rsidRPr="000F3C94">
        <w:rPr>
          <w:spacing w:val="-1"/>
          <w:lang w:val="en-GB"/>
        </w:rPr>
        <w:t xml:space="preserve"> </w:t>
      </w:r>
      <w:r w:rsidRPr="000F3C94">
        <w:rPr>
          <w:lang w:val="en-GB"/>
        </w:rPr>
        <w:t>spatial</w:t>
      </w:r>
      <w:r w:rsidRPr="000F3C94">
        <w:rPr>
          <w:spacing w:val="-2"/>
          <w:lang w:val="en-GB"/>
        </w:rPr>
        <w:t xml:space="preserve"> </w:t>
      </w:r>
      <w:r w:rsidRPr="000F3C94">
        <w:rPr>
          <w:lang w:val="en-GB"/>
        </w:rPr>
        <w:t>instance.</w:t>
      </w:r>
    </w:p>
    <w:p w14:paraId="110904E8" w14:textId="77777777" w:rsidR="00833E38" w:rsidRPr="000F3C94" w:rsidRDefault="00833E38" w:rsidP="00BC524F">
      <w:pPr>
        <w:pStyle w:val="Heading4"/>
        <w:tabs>
          <w:tab w:val="clear" w:pos="940"/>
          <w:tab w:val="clear" w:pos="1140"/>
          <w:tab w:val="clear" w:pos="1360"/>
        </w:tabs>
        <w:rPr>
          <w:lang w:val="en-GB"/>
        </w:rPr>
      </w:pPr>
      <w:r w:rsidRPr="000F3C94">
        <w:rPr>
          <w:lang w:val="en-GB"/>
        </w:rPr>
        <w:t xml:space="preserve">Geographic </w:t>
      </w:r>
    </w:p>
    <w:p w14:paraId="07AB6654" w14:textId="77777777" w:rsidR="006A522B" w:rsidRPr="000F3C94" w:rsidRDefault="006A522B" w:rsidP="006A522B">
      <w:pPr>
        <w:rPr>
          <w:lang w:val="en-GB"/>
        </w:rPr>
      </w:pPr>
      <w:r w:rsidRPr="000F3C94">
        <w:rPr>
          <w:lang w:val="en-GB"/>
        </w:rPr>
        <w:t>Geographic</w:t>
      </w:r>
      <w:r w:rsidRPr="000F3C94">
        <w:rPr>
          <w:spacing w:val="-2"/>
          <w:lang w:val="en-GB"/>
        </w:rPr>
        <w:t xml:space="preserve"> </w:t>
      </w:r>
      <w:r w:rsidRPr="000F3C94">
        <w:rPr>
          <w:lang w:val="en-GB"/>
        </w:rPr>
        <w:t>(Geo)</w:t>
      </w:r>
      <w:r w:rsidRPr="000F3C94">
        <w:rPr>
          <w:spacing w:val="-2"/>
          <w:lang w:val="en-GB"/>
        </w:rPr>
        <w:t xml:space="preserve"> </w:t>
      </w:r>
      <w:r w:rsidRPr="000F3C94">
        <w:rPr>
          <w:lang w:val="en-GB"/>
        </w:rPr>
        <w:t>feature</w:t>
      </w:r>
      <w:r w:rsidRPr="000F3C94">
        <w:rPr>
          <w:spacing w:val="-2"/>
          <w:lang w:val="en-GB"/>
        </w:rPr>
        <w:t xml:space="preserve"> </w:t>
      </w:r>
      <w:r w:rsidRPr="000F3C94">
        <w:rPr>
          <w:lang w:val="en-GB"/>
        </w:rPr>
        <w:t>types</w:t>
      </w:r>
      <w:r w:rsidRPr="000F3C94">
        <w:rPr>
          <w:spacing w:val="-2"/>
          <w:lang w:val="en-GB"/>
        </w:rPr>
        <w:t xml:space="preserve"> </w:t>
      </w:r>
      <w:r w:rsidRPr="000F3C94">
        <w:rPr>
          <w:lang w:val="en-GB"/>
        </w:rPr>
        <w:t>carry</w:t>
      </w:r>
      <w:r w:rsidRPr="000F3C94">
        <w:rPr>
          <w:spacing w:val="-4"/>
          <w:lang w:val="en-GB"/>
        </w:rPr>
        <w:t xml:space="preserve"> </w:t>
      </w:r>
      <w:r w:rsidRPr="000F3C94">
        <w:rPr>
          <w:lang w:val="en-GB"/>
        </w:rPr>
        <w:t>the descriptive</w:t>
      </w:r>
      <w:r w:rsidRPr="000F3C94">
        <w:rPr>
          <w:spacing w:val="-3"/>
          <w:lang w:val="en-GB"/>
        </w:rPr>
        <w:t xml:space="preserve"> </w:t>
      </w:r>
      <w:r w:rsidRPr="000F3C94">
        <w:rPr>
          <w:lang w:val="en-GB"/>
        </w:rPr>
        <w:t>characteristics</w:t>
      </w:r>
      <w:r w:rsidRPr="000F3C94">
        <w:rPr>
          <w:spacing w:val="-2"/>
          <w:lang w:val="en-GB"/>
        </w:rPr>
        <w:t xml:space="preserve"> </w:t>
      </w:r>
      <w:r w:rsidRPr="000F3C94">
        <w:rPr>
          <w:lang w:val="en-GB"/>
        </w:rPr>
        <w:t>of a</w:t>
      </w:r>
      <w:r w:rsidRPr="000F3C94">
        <w:rPr>
          <w:spacing w:val="-3"/>
          <w:lang w:val="en-GB"/>
        </w:rPr>
        <w:t xml:space="preserve"> </w:t>
      </w:r>
      <w:r w:rsidRPr="000F3C94">
        <w:rPr>
          <w:lang w:val="en-GB"/>
        </w:rPr>
        <w:t>real</w:t>
      </w:r>
      <w:r w:rsidRPr="000F3C94">
        <w:rPr>
          <w:spacing w:val="-2"/>
          <w:lang w:val="en-GB"/>
        </w:rPr>
        <w:t xml:space="preserve"> </w:t>
      </w:r>
      <w:r w:rsidRPr="000F3C94">
        <w:rPr>
          <w:lang w:val="en-GB"/>
        </w:rPr>
        <w:t>world</w:t>
      </w:r>
      <w:r w:rsidRPr="000F3C94">
        <w:rPr>
          <w:spacing w:val="-2"/>
          <w:lang w:val="en-GB"/>
        </w:rPr>
        <w:t xml:space="preserve"> </w:t>
      </w:r>
      <w:r w:rsidRPr="000F3C94">
        <w:rPr>
          <w:lang w:val="en-GB"/>
        </w:rPr>
        <w:t>entity.</w:t>
      </w:r>
    </w:p>
    <w:p w14:paraId="09AA53B5" w14:textId="77777777" w:rsidR="000773A9" w:rsidRPr="000F3C94" w:rsidRDefault="00833E38" w:rsidP="00BC524F">
      <w:pPr>
        <w:pStyle w:val="Heading4"/>
        <w:tabs>
          <w:tab w:val="clear" w:pos="940"/>
          <w:tab w:val="clear" w:pos="1140"/>
          <w:tab w:val="clear" w:pos="1360"/>
        </w:tabs>
        <w:rPr>
          <w:lang w:val="en-GB"/>
        </w:rPr>
      </w:pPr>
      <w:r w:rsidRPr="000F3C94">
        <w:rPr>
          <w:lang w:val="en-GB"/>
        </w:rPr>
        <w:t xml:space="preserve">Meta </w:t>
      </w:r>
      <w:bookmarkEnd w:id="77"/>
      <w:bookmarkEnd w:id="78"/>
      <w:r w:rsidR="0060525E" w:rsidRPr="000F3C94">
        <w:rPr>
          <w:lang w:val="en-GB"/>
        </w:rPr>
        <w:t xml:space="preserve"> </w:t>
      </w:r>
    </w:p>
    <w:p w14:paraId="26033696" w14:textId="77777777" w:rsidR="006A522B" w:rsidRPr="000F3C94" w:rsidRDefault="006A522B" w:rsidP="006A522B">
      <w:pPr>
        <w:rPr>
          <w:lang w:val="en-GB"/>
        </w:rPr>
      </w:pPr>
      <w:bookmarkStart w:id="79" w:name="_Toc225648285"/>
      <w:bookmarkStart w:id="80" w:name="_Toc225065142"/>
      <w:r w:rsidRPr="000F3C94">
        <w:rPr>
          <w:lang w:val="en-GB"/>
        </w:rPr>
        <w:t>Meta features contain information about other features within a data set. Information defined by meta</w:t>
      </w:r>
      <w:r w:rsidRPr="000F3C94">
        <w:rPr>
          <w:spacing w:val="1"/>
          <w:lang w:val="en-GB"/>
        </w:rPr>
        <w:t xml:space="preserve"> </w:t>
      </w:r>
      <w:r w:rsidRPr="000F3C94">
        <w:rPr>
          <w:lang w:val="en-GB"/>
        </w:rPr>
        <w:t>features</w:t>
      </w:r>
      <w:r w:rsidRPr="000F3C94">
        <w:rPr>
          <w:spacing w:val="1"/>
          <w:lang w:val="en-GB"/>
        </w:rPr>
        <w:t xml:space="preserve"> </w:t>
      </w:r>
      <w:r w:rsidRPr="000F3C94">
        <w:rPr>
          <w:lang w:val="en-GB"/>
        </w:rPr>
        <w:t>override</w:t>
      </w:r>
      <w:r w:rsidRPr="000F3C94">
        <w:rPr>
          <w:spacing w:val="1"/>
          <w:lang w:val="en-GB"/>
        </w:rPr>
        <w:t xml:space="preserve"> </w:t>
      </w:r>
      <w:r w:rsidRPr="000F3C94">
        <w:rPr>
          <w:lang w:val="en-GB"/>
        </w:rPr>
        <w:t>the</w:t>
      </w:r>
      <w:r w:rsidRPr="000F3C94">
        <w:rPr>
          <w:spacing w:val="1"/>
          <w:lang w:val="en-GB"/>
        </w:rPr>
        <w:t xml:space="preserve"> </w:t>
      </w:r>
      <w:r w:rsidRPr="000F3C94">
        <w:rPr>
          <w:lang w:val="en-GB"/>
        </w:rPr>
        <w:t>default</w:t>
      </w:r>
      <w:r w:rsidRPr="000F3C94">
        <w:rPr>
          <w:spacing w:val="1"/>
          <w:lang w:val="en-GB"/>
        </w:rPr>
        <w:t xml:space="preserve"> </w:t>
      </w:r>
      <w:r w:rsidRPr="000F3C94">
        <w:rPr>
          <w:lang w:val="en-GB"/>
        </w:rPr>
        <w:t>metadata</w:t>
      </w:r>
      <w:r w:rsidRPr="000F3C94">
        <w:rPr>
          <w:spacing w:val="1"/>
          <w:lang w:val="en-GB"/>
        </w:rPr>
        <w:t xml:space="preserve"> </w:t>
      </w:r>
      <w:r w:rsidRPr="000F3C94">
        <w:rPr>
          <w:lang w:val="en-GB"/>
        </w:rPr>
        <w:t>values</w:t>
      </w:r>
      <w:r w:rsidRPr="000F3C94">
        <w:rPr>
          <w:spacing w:val="1"/>
          <w:lang w:val="en-GB"/>
        </w:rPr>
        <w:t xml:space="preserve"> </w:t>
      </w:r>
      <w:r w:rsidRPr="000F3C94">
        <w:rPr>
          <w:lang w:val="en-GB"/>
        </w:rPr>
        <w:t>defined</w:t>
      </w:r>
      <w:r w:rsidRPr="000F3C94">
        <w:rPr>
          <w:spacing w:val="1"/>
          <w:lang w:val="en-GB"/>
        </w:rPr>
        <w:t xml:space="preserve"> </w:t>
      </w:r>
      <w:r w:rsidRPr="000F3C94">
        <w:rPr>
          <w:lang w:val="en-GB"/>
        </w:rPr>
        <w:t>by the</w:t>
      </w:r>
      <w:r w:rsidRPr="000F3C94">
        <w:rPr>
          <w:spacing w:val="1"/>
          <w:lang w:val="en-GB"/>
        </w:rPr>
        <w:t xml:space="preserve"> </w:t>
      </w:r>
      <w:r w:rsidRPr="000F3C94">
        <w:rPr>
          <w:lang w:val="en-GB"/>
        </w:rPr>
        <w:t>data</w:t>
      </w:r>
      <w:r w:rsidRPr="000F3C94">
        <w:rPr>
          <w:spacing w:val="1"/>
          <w:lang w:val="en-GB"/>
        </w:rPr>
        <w:t xml:space="preserve"> </w:t>
      </w:r>
      <w:r w:rsidRPr="000F3C94">
        <w:rPr>
          <w:lang w:val="en-GB"/>
        </w:rPr>
        <w:t>set</w:t>
      </w:r>
      <w:r w:rsidRPr="000F3C94">
        <w:rPr>
          <w:spacing w:val="1"/>
          <w:lang w:val="en-GB"/>
        </w:rPr>
        <w:t xml:space="preserve"> </w:t>
      </w:r>
      <w:r w:rsidRPr="000F3C94">
        <w:rPr>
          <w:lang w:val="en-GB"/>
        </w:rPr>
        <w:t>descriptive</w:t>
      </w:r>
      <w:r w:rsidRPr="000F3C94">
        <w:rPr>
          <w:spacing w:val="1"/>
          <w:lang w:val="en-GB"/>
        </w:rPr>
        <w:t xml:space="preserve"> </w:t>
      </w:r>
      <w:r w:rsidRPr="000F3C94">
        <w:rPr>
          <w:lang w:val="en-GB"/>
        </w:rPr>
        <w:t>records.</w:t>
      </w:r>
      <w:r w:rsidRPr="000F3C94">
        <w:rPr>
          <w:spacing w:val="1"/>
          <w:lang w:val="en-GB"/>
        </w:rPr>
        <w:t xml:space="preserve"> </w:t>
      </w:r>
      <w:r w:rsidRPr="000F3C94">
        <w:rPr>
          <w:lang w:val="en-GB"/>
        </w:rPr>
        <w:t>Meta</w:t>
      </w:r>
      <w:r w:rsidRPr="000F3C94">
        <w:rPr>
          <w:spacing w:val="-53"/>
          <w:lang w:val="en-GB"/>
        </w:rPr>
        <w:t xml:space="preserve"> </w:t>
      </w:r>
      <w:r w:rsidRPr="000F3C94">
        <w:rPr>
          <w:lang w:val="en-GB"/>
        </w:rPr>
        <w:t>attribution</w:t>
      </w:r>
      <w:r w:rsidRPr="000F3C94">
        <w:rPr>
          <w:spacing w:val="-2"/>
          <w:lang w:val="en-GB"/>
        </w:rPr>
        <w:t xml:space="preserve"> </w:t>
      </w:r>
      <w:r w:rsidRPr="000F3C94">
        <w:rPr>
          <w:lang w:val="en-GB"/>
        </w:rPr>
        <w:t>on</w:t>
      </w:r>
      <w:r w:rsidRPr="000F3C94">
        <w:rPr>
          <w:spacing w:val="1"/>
          <w:lang w:val="en-GB"/>
        </w:rPr>
        <w:t xml:space="preserve"> </w:t>
      </w:r>
      <w:r w:rsidRPr="000F3C94">
        <w:rPr>
          <w:lang w:val="en-GB"/>
        </w:rPr>
        <w:t>individual features</w:t>
      </w:r>
      <w:r w:rsidRPr="000F3C94">
        <w:rPr>
          <w:spacing w:val="1"/>
          <w:lang w:val="en-GB"/>
        </w:rPr>
        <w:t xml:space="preserve"> </w:t>
      </w:r>
      <w:r w:rsidRPr="000F3C94">
        <w:rPr>
          <w:lang w:val="en-GB"/>
        </w:rPr>
        <w:t>overrides</w:t>
      </w:r>
      <w:r w:rsidRPr="000F3C94">
        <w:rPr>
          <w:spacing w:val="2"/>
          <w:lang w:val="en-GB"/>
        </w:rPr>
        <w:t xml:space="preserve"> </w:t>
      </w:r>
      <w:r w:rsidRPr="000F3C94">
        <w:rPr>
          <w:lang w:val="en-GB"/>
        </w:rPr>
        <w:t>attribution on</w:t>
      </w:r>
      <w:r w:rsidRPr="000F3C94">
        <w:rPr>
          <w:spacing w:val="-1"/>
          <w:lang w:val="en-GB"/>
        </w:rPr>
        <w:t xml:space="preserve"> </w:t>
      </w:r>
      <w:r w:rsidRPr="000F3C94">
        <w:rPr>
          <w:lang w:val="en-GB"/>
        </w:rPr>
        <w:t>meta</w:t>
      </w:r>
      <w:r w:rsidRPr="000F3C94">
        <w:rPr>
          <w:spacing w:val="-1"/>
          <w:lang w:val="en-GB"/>
        </w:rPr>
        <w:t xml:space="preserve"> </w:t>
      </w:r>
      <w:r w:rsidRPr="000F3C94">
        <w:rPr>
          <w:lang w:val="en-GB"/>
        </w:rPr>
        <w:t>features.</w:t>
      </w:r>
    </w:p>
    <w:p w14:paraId="406126D9" w14:textId="35403025" w:rsidR="001056D7" w:rsidRPr="000F3C94" w:rsidRDefault="00AC61F9" w:rsidP="00714C17">
      <w:pPr>
        <w:pStyle w:val="Heading3"/>
        <w:tabs>
          <w:tab w:val="clear" w:pos="660"/>
        </w:tabs>
        <w:rPr>
          <w:lang w:val="en-GB"/>
        </w:rPr>
      </w:pPr>
      <w:bookmarkStart w:id="81" w:name="_Toc152232552"/>
      <w:bookmarkStart w:id="82" w:name="_Toc194499988"/>
      <w:r w:rsidRPr="000F3C94">
        <w:rPr>
          <w:lang w:val="en-GB"/>
        </w:rPr>
        <w:t xml:space="preserve">Feature </w:t>
      </w:r>
      <w:r w:rsidR="00714C17" w:rsidRPr="000F3C94">
        <w:rPr>
          <w:lang w:val="en-GB"/>
        </w:rPr>
        <w:t>r</w:t>
      </w:r>
      <w:r w:rsidRPr="000F3C94">
        <w:rPr>
          <w:lang w:val="en-GB"/>
        </w:rPr>
        <w:t>elationship</w:t>
      </w:r>
      <w:bookmarkEnd w:id="81"/>
      <w:bookmarkEnd w:id="82"/>
    </w:p>
    <w:bookmarkEnd w:id="79"/>
    <w:bookmarkEnd w:id="80"/>
    <w:p w14:paraId="58269A6B" w14:textId="579E2C80" w:rsidR="00BD0CC1" w:rsidRPr="000F3C94" w:rsidRDefault="006A522B" w:rsidP="00CD0A4E">
      <w:pPr>
        <w:rPr>
          <w:lang w:val="en-GB"/>
        </w:rPr>
      </w:pPr>
      <w:r w:rsidRPr="000F3C94">
        <w:rPr>
          <w:lang w:val="en-GB"/>
        </w:rPr>
        <w:t>A</w:t>
      </w:r>
      <w:r w:rsidRPr="000F3C94">
        <w:rPr>
          <w:spacing w:val="-11"/>
          <w:lang w:val="en-GB"/>
        </w:rPr>
        <w:t xml:space="preserve"> </w:t>
      </w:r>
      <w:r w:rsidRPr="000F3C94">
        <w:rPr>
          <w:lang w:val="en-GB"/>
        </w:rPr>
        <w:t>feature</w:t>
      </w:r>
      <w:r w:rsidRPr="000F3C94">
        <w:rPr>
          <w:spacing w:val="-9"/>
          <w:lang w:val="en-GB"/>
        </w:rPr>
        <w:t xml:space="preserve"> </w:t>
      </w:r>
      <w:r w:rsidRPr="000F3C94">
        <w:rPr>
          <w:lang w:val="en-GB"/>
        </w:rPr>
        <w:t>relationship</w:t>
      </w:r>
      <w:r w:rsidRPr="000F3C94">
        <w:rPr>
          <w:spacing w:val="-9"/>
          <w:lang w:val="en-GB"/>
        </w:rPr>
        <w:t xml:space="preserve"> </w:t>
      </w:r>
      <w:r w:rsidRPr="000F3C94">
        <w:rPr>
          <w:lang w:val="en-GB"/>
        </w:rPr>
        <w:t>links</w:t>
      </w:r>
      <w:r w:rsidRPr="000F3C94">
        <w:rPr>
          <w:spacing w:val="-8"/>
          <w:lang w:val="en-GB"/>
        </w:rPr>
        <w:t xml:space="preserve"> </w:t>
      </w:r>
      <w:r w:rsidRPr="000F3C94">
        <w:rPr>
          <w:lang w:val="en-GB"/>
        </w:rPr>
        <w:t>instances</w:t>
      </w:r>
      <w:r w:rsidRPr="000F3C94">
        <w:rPr>
          <w:spacing w:val="-9"/>
          <w:lang w:val="en-GB"/>
        </w:rPr>
        <w:t xml:space="preserve"> </w:t>
      </w:r>
      <w:r w:rsidRPr="000F3C94">
        <w:rPr>
          <w:lang w:val="en-GB"/>
        </w:rPr>
        <w:t>of</w:t>
      </w:r>
      <w:r w:rsidRPr="000F3C94">
        <w:rPr>
          <w:spacing w:val="-7"/>
          <w:lang w:val="en-GB"/>
        </w:rPr>
        <w:t xml:space="preserve"> </w:t>
      </w:r>
      <w:r w:rsidRPr="000F3C94">
        <w:rPr>
          <w:lang w:val="en-GB"/>
        </w:rPr>
        <w:t>one</w:t>
      </w:r>
      <w:r w:rsidRPr="000F3C94">
        <w:rPr>
          <w:spacing w:val="-9"/>
          <w:lang w:val="en-GB"/>
        </w:rPr>
        <w:t xml:space="preserve"> </w:t>
      </w:r>
      <w:r w:rsidRPr="000F3C94">
        <w:rPr>
          <w:lang w:val="en-GB"/>
        </w:rPr>
        <w:t>feature</w:t>
      </w:r>
      <w:r w:rsidRPr="000F3C94">
        <w:rPr>
          <w:spacing w:val="-9"/>
          <w:lang w:val="en-GB"/>
        </w:rPr>
        <w:t xml:space="preserve"> </w:t>
      </w:r>
      <w:r w:rsidRPr="000F3C94">
        <w:rPr>
          <w:lang w:val="en-GB"/>
        </w:rPr>
        <w:t>type</w:t>
      </w:r>
      <w:r w:rsidRPr="000F3C94">
        <w:rPr>
          <w:spacing w:val="-9"/>
          <w:lang w:val="en-GB"/>
        </w:rPr>
        <w:t xml:space="preserve"> </w:t>
      </w:r>
      <w:r w:rsidRPr="000F3C94">
        <w:rPr>
          <w:lang w:val="en-GB"/>
        </w:rPr>
        <w:t>with</w:t>
      </w:r>
      <w:r w:rsidRPr="000F3C94">
        <w:rPr>
          <w:spacing w:val="-8"/>
          <w:lang w:val="en-GB"/>
        </w:rPr>
        <w:t xml:space="preserve"> </w:t>
      </w:r>
      <w:r w:rsidRPr="000F3C94">
        <w:rPr>
          <w:lang w:val="en-GB"/>
        </w:rPr>
        <w:t>instances</w:t>
      </w:r>
      <w:r w:rsidRPr="000F3C94">
        <w:rPr>
          <w:spacing w:val="-8"/>
          <w:lang w:val="en-GB"/>
        </w:rPr>
        <w:t xml:space="preserve"> </w:t>
      </w:r>
      <w:r w:rsidRPr="000F3C94">
        <w:rPr>
          <w:lang w:val="en-GB"/>
        </w:rPr>
        <w:t>of</w:t>
      </w:r>
      <w:r w:rsidRPr="000F3C94">
        <w:rPr>
          <w:spacing w:val="-7"/>
          <w:lang w:val="en-GB"/>
        </w:rPr>
        <w:t xml:space="preserve"> </w:t>
      </w:r>
      <w:r w:rsidRPr="000F3C94">
        <w:rPr>
          <w:lang w:val="en-GB"/>
        </w:rPr>
        <w:t>the</w:t>
      </w:r>
      <w:r w:rsidRPr="000F3C94">
        <w:rPr>
          <w:spacing w:val="-10"/>
          <w:lang w:val="en-GB"/>
        </w:rPr>
        <w:t xml:space="preserve"> </w:t>
      </w:r>
      <w:r w:rsidRPr="000F3C94">
        <w:rPr>
          <w:lang w:val="en-GB"/>
        </w:rPr>
        <w:t>same</w:t>
      </w:r>
      <w:r w:rsidRPr="000F3C94">
        <w:rPr>
          <w:spacing w:val="-10"/>
          <w:lang w:val="en-GB"/>
        </w:rPr>
        <w:t xml:space="preserve"> </w:t>
      </w:r>
      <w:r w:rsidRPr="000F3C94">
        <w:rPr>
          <w:lang w:val="en-GB"/>
        </w:rPr>
        <w:t>or</w:t>
      </w:r>
      <w:r w:rsidRPr="000F3C94">
        <w:rPr>
          <w:spacing w:val="-8"/>
          <w:lang w:val="en-GB"/>
        </w:rPr>
        <w:t xml:space="preserve"> </w:t>
      </w:r>
      <w:r w:rsidRPr="000F3C94">
        <w:rPr>
          <w:lang w:val="en-GB"/>
        </w:rPr>
        <w:t>a</w:t>
      </w:r>
      <w:r w:rsidRPr="000F3C94">
        <w:rPr>
          <w:spacing w:val="-9"/>
          <w:lang w:val="en-GB"/>
        </w:rPr>
        <w:t xml:space="preserve"> </w:t>
      </w:r>
      <w:r w:rsidRPr="000F3C94">
        <w:rPr>
          <w:lang w:val="en-GB"/>
        </w:rPr>
        <w:t>different</w:t>
      </w:r>
      <w:r w:rsidRPr="000F3C94">
        <w:rPr>
          <w:spacing w:val="-9"/>
          <w:lang w:val="en-GB"/>
        </w:rPr>
        <w:t xml:space="preserve"> </w:t>
      </w:r>
      <w:r w:rsidRPr="000F3C94">
        <w:rPr>
          <w:lang w:val="en-GB"/>
        </w:rPr>
        <w:t>feature</w:t>
      </w:r>
      <w:r w:rsidRPr="000F3C94">
        <w:rPr>
          <w:spacing w:val="-53"/>
          <w:lang w:val="en-GB"/>
        </w:rPr>
        <w:t xml:space="preserve"> </w:t>
      </w:r>
      <w:r w:rsidRPr="000F3C94">
        <w:rPr>
          <w:lang w:val="en-GB"/>
        </w:rPr>
        <w:t>type.</w:t>
      </w:r>
    </w:p>
    <w:p w14:paraId="5BFEEC29" w14:textId="1117CD9C" w:rsidR="00536BE2" w:rsidRPr="000F3C94" w:rsidRDefault="00536BE2" w:rsidP="00714C17">
      <w:pPr>
        <w:pStyle w:val="Heading3"/>
        <w:tabs>
          <w:tab w:val="clear" w:pos="660"/>
        </w:tabs>
        <w:rPr>
          <w:lang w:val="en-GB"/>
        </w:rPr>
      </w:pPr>
      <w:bookmarkStart w:id="83" w:name="_Toc152232553"/>
      <w:bookmarkStart w:id="84" w:name="_Toc194499989"/>
      <w:bookmarkStart w:id="85" w:name="_Toc225648292"/>
      <w:bookmarkStart w:id="86" w:name="_Toc225065149"/>
      <w:r w:rsidRPr="000F3C94">
        <w:rPr>
          <w:lang w:val="en-GB"/>
        </w:rPr>
        <w:t xml:space="preserve">Information </w:t>
      </w:r>
      <w:r w:rsidR="00F85D6A" w:rsidRPr="000F3C94">
        <w:rPr>
          <w:lang w:val="en-GB"/>
        </w:rPr>
        <w:t>t</w:t>
      </w:r>
      <w:r w:rsidRPr="000F3C94">
        <w:rPr>
          <w:lang w:val="en-GB"/>
        </w:rPr>
        <w:t>ype</w:t>
      </w:r>
      <w:r w:rsidR="00E03C76" w:rsidRPr="000F3C94">
        <w:rPr>
          <w:lang w:val="en-GB"/>
        </w:rPr>
        <w:t>s</w:t>
      </w:r>
      <w:bookmarkEnd w:id="83"/>
      <w:bookmarkEnd w:id="84"/>
    </w:p>
    <w:p w14:paraId="157EBDE4" w14:textId="77777777" w:rsidR="00CD0A4E" w:rsidRPr="000F3C94" w:rsidRDefault="00CD0A4E" w:rsidP="00CD0A4E">
      <w:pPr>
        <w:rPr>
          <w:lang w:val="en-GB"/>
        </w:rPr>
      </w:pPr>
      <w:r w:rsidRPr="000F3C94">
        <w:rPr>
          <w:lang w:val="en-GB"/>
        </w:rPr>
        <w:t>Information types are identifiable pieces of information in a dataset that can be shared between other</w:t>
      </w:r>
      <w:r w:rsidRPr="000F3C94">
        <w:rPr>
          <w:spacing w:val="1"/>
          <w:lang w:val="en-GB"/>
        </w:rPr>
        <w:t xml:space="preserve"> </w:t>
      </w:r>
      <w:r w:rsidRPr="000F3C94">
        <w:rPr>
          <w:w w:val="95"/>
          <w:lang w:val="en-GB"/>
        </w:rPr>
        <w:t>features. They have attributes but have no relationship to any geometry; information types may reference</w:t>
      </w:r>
      <w:r w:rsidRPr="000F3C94">
        <w:rPr>
          <w:spacing w:val="1"/>
          <w:w w:val="95"/>
          <w:lang w:val="en-GB"/>
        </w:rPr>
        <w:t xml:space="preserve"> </w:t>
      </w:r>
      <w:r w:rsidRPr="000F3C94">
        <w:rPr>
          <w:lang w:val="en-GB"/>
        </w:rPr>
        <w:t>other</w:t>
      </w:r>
      <w:r w:rsidRPr="000F3C94">
        <w:rPr>
          <w:spacing w:val="1"/>
          <w:lang w:val="en-GB"/>
        </w:rPr>
        <w:t xml:space="preserve"> </w:t>
      </w:r>
      <w:r w:rsidRPr="000F3C94">
        <w:rPr>
          <w:lang w:val="en-GB"/>
        </w:rPr>
        <w:t>information</w:t>
      </w:r>
      <w:r w:rsidRPr="000F3C94">
        <w:rPr>
          <w:spacing w:val="-1"/>
          <w:lang w:val="en-GB"/>
        </w:rPr>
        <w:t xml:space="preserve"> </w:t>
      </w:r>
      <w:r w:rsidRPr="000F3C94">
        <w:rPr>
          <w:lang w:val="en-GB"/>
        </w:rPr>
        <w:t>types.</w:t>
      </w:r>
    </w:p>
    <w:p w14:paraId="49D5658D" w14:textId="54EBE74F" w:rsidR="000773A9" w:rsidRPr="000F3C94" w:rsidRDefault="000773A9" w:rsidP="00714C17">
      <w:pPr>
        <w:pStyle w:val="Heading3"/>
        <w:tabs>
          <w:tab w:val="clear" w:pos="660"/>
        </w:tabs>
        <w:rPr>
          <w:lang w:val="en-GB"/>
        </w:rPr>
      </w:pPr>
      <w:bookmarkStart w:id="87" w:name="_Toc152232554"/>
      <w:bookmarkStart w:id="88" w:name="_Toc194499990"/>
      <w:r w:rsidRPr="000F3C94">
        <w:rPr>
          <w:lang w:val="en-GB"/>
        </w:rPr>
        <w:t>Attributes</w:t>
      </w:r>
      <w:bookmarkEnd w:id="85"/>
      <w:bookmarkEnd w:id="86"/>
      <w:bookmarkEnd w:id="87"/>
      <w:bookmarkEnd w:id="88"/>
    </w:p>
    <w:p w14:paraId="7E4401F6" w14:textId="77777777" w:rsidR="00CD0A4E" w:rsidRPr="000F3C94" w:rsidRDefault="00CD0A4E" w:rsidP="00CD0A4E">
      <w:pPr>
        <w:rPr>
          <w:lang w:val="en-GB"/>
        </w:rPr>
      </w:pPr>
      <w:r w:rsidRPr="000F3C94">
        <w:rPr>
          <w:lang w:val="en-GB"/>
        </w:rPr>
        <w:t>S-128</w:t>
      </w:r>
      <w:r w:rsidRPr="000F3C94">
        <w:rPr>
          <w:spacing w:val="-2"/>
          <w:lang w:val="en-GB"/>
        </w:rPr>
        <w:t xml:space="preserve"> </w:t>
      </w:r>
      <w:r w:rsidRPr="000F3C94">
        <w:rPr>
          <w:lang w:val="en-GB"/>
        </w:rPr>
        <w:t>defines</w:t>
      </w:r>
      <w:r w:rsidRPr="000F3C94">
        <w:rPr>
          <w:spacing w:val="-2"/>
          <w:lang w:val="en-GB"/>
        </w:rPr>
        <w:t xml:space="preserve"> </w:t>
      </w:r>
      <w:r w:rsidRPr="000F3C94">
        <w:rPr>
          <w:lang w:val="en-GB"/>
        </w:rPr>
        <w:t>attributes</w:t>
      </w:r>
      <w:r w:rsidRPr="000F3C94">
        <w:rPr>
          <w:spacing w:val="-2"/>
          <w:lang w:val="en-GB"/>
        </w:rPr>
        <w:t xml:space="preserve"> </w:t>
      </w:r>
      <w:r w:rsidRPr="000F3C94">
        <w:rPr>
          <w:lang w:val="en-GB"/>
        </w:rPr>
        <w:t>as either</w:t>
      </w:r>
      <w:r w:rsidRPr="000F3C94">
        <w:rPr>
          <w:spacing w:val="-3"/>
          <w:lang w:val="en-GB"/>
        </w:rPr>
        <w:t xml:space="preserve"> </w:t>
      </w:r>
      <w:r w:rsidRPr="000F3C94">
        <w:rPr>
          <w:lang w:val="en-GB"/>
        </w:rPr>
        <w:t>simple</w:t>
      </w:r>
      <w:r w:rsidRPr="000F3C94">
        <w:rPr>
          <w:spacing w:val="-3"/>
          <w:lang w:val="en-GB"/>
        </w:rPr>
        <w:t xml:space="preserve"> </w:t>
      </w:r>
      <w:r w:rsidRPr="000F3C94">
        <w:rPr>
          <w:lang w:val="en-GB"/>
        </w:rPr>
        <w:t>or</w:t>
      </w:r>
      <w:r w:rsidRPr="000F3C94">
        <w:rPr>
          <w:spacing w:val="-2"/>
          <w:lang w:val="en-GB"/>
        </w:rPr>
        <w:t xml:space="preserve"> </w:t>
      </w:r>
      <w:r w:rsidRPr="000F3C94">
        <w:rPr>
          <w:lang w:val="en-GB"/>
        </w:rPr>
        <w:t>complex.</w:t>
      </w:r>
    </w:p>
    <w:p w14:paraId="5F5C83C7" w14:textId="4456CF28" w:rsidR="00735E3F" w:rsidRPr="000F3C94" w:rsidRDefault="000854BF" w:rsidP="00714C17">
      <w:pPr>
        <w:pStyle w:val="Heading4"/>
        <w:tabs>
          <w:tab w:val="clear" w:pos="940"/>
          <w:tab w:val="clear" w:pos="1140"/>
          <w:tab w:val="clear" w:pos="1360"/>
        </w:tabs>
        <w:rPr>
          <w:lang w:val="en-GB"/>
        </w:rPr>
      </w:pPr>
      <w:r w:rsidRPr="000F3C94">
        <w:rPr>
          <w:lang w:val="en-GB"/>
        </w:rPr>
        <w:t xml:space="preserve">Simple </w:t>
      </w:r>
      <w:r w:rsidR="00F85D6A" w:rsidRPr="000F3C94">
        <w:rPr>
          <w:lang w:val="en-GB"/>
        </w:rPr>
        <w:t>a</w:t>
      </w:r>
      <w:r w:rsidRPr="000F3C94">
        <w:rPr>
          <w:lang w:val="en-GB"/>
        </w:rPr>
        <w:t>ttributes</w:t>
      </w:r>
    </w:p>
    <w:p w14:paraId="78BF2F72" w14:textId="008C272D" w:rsidR="00CD0A4E" w:rsidRPr="000F3C94" w:rsidRDefault="00CD0A4E" w:rsidP="00CD0A4E">
      <w:pPr>
        <w:rPr>
          <w:lang w:val="en-GB"/>
        </w:rPr>
      </w:pPr>
      <w:r w:rsidRPr="000F3C94">
        <w:rPr>
          <w:lang w:val="en-GB"/>
        </w:rPr>
        <w:t>S-128</w:t>
      </w:r>
      <w:r w:rsidRPr="000F3C94">
        <w:rPr>
          <w:spacing w:val="-1"/>
          <w:lang w:val="en-GB"/>
        </w:rPr>
        <w:t xml:space="preserve"> </w:t>
      </w:r>
      <w:r w:rsidRPr="000F3C94">
        <w:rPr>
          <w:lang w:val="en-GB"/>
        </w:rPr>
        <w:t>uses</w:t>
      </w:r>
      <w:r w:rsidRPr="000F3C94">
        <w:rPr>
          <w:spacing w:val="-2"/>
          <w:lang w:val="en-GB"/>
        </w:rPr>
        <w:t xml:space="preserve"> </w:t>
      </w:r>
      <w:r w:rsidR="003C6D01" w:rsidRPr="000F3C94">
        <w:rPr>
          <w:lang w:val="en-GB"/>
        </w:rPr>
        <w:t>eleven</w:t>
      </w:r>
      <w:r w:rsidRPr="000F3C94">
        <w:rPr>
          <w:spacing w:val="-2"/>
          <w:lang w:val="en-GB"/>
        </w:rPr>
        <w:t xml:space="preserve"> </w:t>
      </w:r>
      <w:r w:rsidRPr="000F3C94">
        <w:rPr>
          <w:lang w:val="en-GB"/>
        </w:rPr>
        <w:t>types</w:t>
      </w:r>
      <w:r w:rsidRPr="000F3C94">
        <w:rPr>
          <w:spacing w:val="-2"/>
          <w:lang w:val="en-GB"/>
        </w:rPr>
        <w:t xml:space="preserve"> </w:t>
      </w:r>
      <w:r w:rsidRPr="000F3C94">
        <w:rPr>
          <w:lang w:val="en-GB"/>
        </w:rPr>
        <w:t>of simple</w:t>
      </w:r>
      <w:r w:rsidRPr="000F3C94">
        <w:rPr>
          <w:spacing w:val="-3"/>
          <w:lang w:val="en-GB"/>
        </w:rPr>
        <w:t xml:space="preserve"> </w:t>
      </w:r>
      <w:r w:rsidRPr="000F3C94">
        <w:rPr>
          <w:lang w:val="en-GB"/>
        </w:rPr>
        <w:t>attributes;</w:t>
      </w:r>
      <w:r w:rsidRPr="000F3C94">
        <w:rPr>
          <w:spacing w:val="-2"/>
          <w:lang w:val="en-GB"/>
        </w:rPr>
        <w:t xml:space="preserve"> </w:t>
      </w:r>
      <w:r w:rsidRPr="000F3C94">
        <w:rPr>
          <w:lang w:val="en-GB"/>
        </w:rPr>
        <w:t>they</w:t>
      </w:r>
      <w:r w:rsidRPr="000F3C94">
        <w:rPr>
          <w:spacing w:val="-4"/>
          <w:lang w:val="en-GB"/>
        </w:rPr>
        <w:t xml:space="preserve"> </w:t>
      </w:r>
      <w:r w:rsidRPr="000F3C94">
        <w:rPr>
          <w:lang w:val="en-GB"/>
        </w:rPr>
        <w:t>are listed</w:t>
      </w:r>
      <w:r w:rsidRPr="000F3C94">
        <w:rPr>
          <w:spacing w:val="-2"/>
          <w:lang w:val="en-GB"/>
        </w:rPr>
        <w:t xml:space="preserve"> </w:t>
      </w:r>
      <w:r w:rsidRPr="000F3C94">
        <w:rPr>
          <w:lang w:val="en-GB"/>
        </w:rPr>
        <w:t>in</w:t>
      </w:r>
      <w:r w:rsidRPr="000F3C94">
        <w:rPr>
          <w:spacing w:val="-3"/>
          <w:lang w:val="en-GB"/>
        </w:rPr>
        <w:t xml:space="preserve"> </w:t>
      </w:r>
      <w:r w:rsidRPr="000F3C94">
        <w:rPr>
          <w:lang w:val="en-GB"/>
        </w:rPr>
        <w:t>the</w:t>
      </w:r>
      <w:r w:rsidRPr="000F3C94">
        <w:rPr>
          <w:spacing w:val="3"/>
          <w:lang w:val="en-GB"/>
        </w:rPr>
        <w:t xml:space="preserve"> </w:t>
      </w:r>
      <w:r w:rsidR="00F7267C" w:rsidRPr="000F3C94">
        <w:rPr>
          <w:lang w:val="en-GB"/>
        </w:rPr>
        <w:t xml:space="preserve">Table 4-1 </w:t>
      </w:r>
      <w:r w:rsidRPr="000F3C94">
        <w:rPr>
          <w:lang w:val="en-GB"/>
        </w:rPr>
        <w:t>below.</w:t>
      </w:r>
    </w:p>
    <w:p w14:paraId="3D95F0A6" w14:textId="06B7BE96" w:rsidR="00EA6F65" w:rsidRPr="000F3C94" w:rsidRDefault="00EA6F65" w:rsidP="00EA6F65">
      <w:pPr>
        <w:pStyle w:val="Caption"/>
        <w:keepNext/>
        <w:jc w:val="center"/>
        <w:rPr>
          <w:sz w:val="18"/>
          <w:szCs w:val="18"/>
          <w:lang w:val="en-GB"/>
        </w:rPr>
      </w:pPr>
      <w:bookmarkStart w:id="89" w:name="_Ref148221714"/>
      <w:r w:rsidRPr="000F3C94">
        <w:rPr>
          <w:sz w:val="18"/>
          <w:szCs w:val="18"/>
          <w:lang w:val="en-GB"/>
        </w:rPr>
        <w:t xml:space="preserve">Table </w:t>
      </w:r>
      <w:bookmarkEnd w:id="89"/>
      <w:r w:rsidR="00463BBC" w:rsidRPr="000F3C94">
        <w:rPr>
          <w:sz w:val="18"/>
          <w:szCs w:val="18"/>
          <w:lang w:val="en-GB"/>
        </w:rPr>
        <w:t xml:space="preserve">4-1 – </w:t>
      </w:r>
      <w:r w:rsidRPr="000F3C94">
        <w:rPr>
          <w:sz w:val="18"/>
          <w:szCs w:val="18"/>
          <w:lang w:val="en-GB"/>
        </w:rPr>
        <w:t>Simple feature 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928"/>
      </w:tblGrid>
      <w:tr w:rsidR="003B54BD" w:rsidRPr="000F3C94" w14:paraId="13A8D15A" w14:textId="77777777" w:rsidTr="009375FD">
        <w:tc>
          <w:tcPr>
            <w:tcW w:w="2376" w:type="dxa"/>
            <w:tcBorders>
              <w:bottom w:val="double" w:sz="4" w:space="0" w:color="auto"/>
            </w:tcBorders>
            <w:shd w:val="clear" w:color="auto" w:fill="E7E6E6"/>
          </w:tcPr>
          <w:p w14:paraId="3B769E5D" w14:textId="77777777" w:rsidR="003B54BD" w:rsidRPr="000F3C94" w:rsidRDefault="003B54BD" w:rsidP="00E8674A">
            <w:pPr>
              <w:pStyle w:val="BodyText"/>
              <w:spacing w:line="240" w:lineRule="auto"/>
              <w:jc w:val="left"/>
              <w:rPr>
                <w:b/>
                <w:lang w:val="en-GB"/>
              </w:rPr>
            </w:pPr>
            <w:r w:rsidRPr="000F3C94">
              <w:rPr>
                <w:b/>
                <w:lang w:val="en-GB"/>
              </w:rPr>
              <w:t>Type</w:t>
            </w:r>
          </w:p>
        </w:tc>
        <w:tc>
          <w:tcPr>
            <w:tcW w:w="6928" w:type="dxa"/>
            <w:tcBorders>
              <w:bottom w:val="double" w:sz="4" w:space="0" w:color="auto"/>
            </w:tcBorders>
            <w:shd w:val="clear" w:color="auto" w:fill="E7E6E6"/>
          </w:tcPr>
          <w:p w14:paraId="50A6376B" w14:textId="77777777" w:rsidR="003B54BD" w:rsidRPr="000F3C94" w:rsidRDefault="003B54BD" w:rsidP="00E8674A">
            <w:pPr>
              <w:pStyle w:val="BodyText"/>
              <w:spacing w:line="240" w:lineRule="auto"/>
              <w:jc w:val="left"/>
              <w:rPr>
                <w:b/>
                <w:lang w:val="en-GB"/>
              </w:rPr>
            </w:pPr>
            <w:r w:rsidRPr="000F3C94">
              <w:rPr>
                <w:b/>
                <w:lang w:val="en-GB"/>
              </w:rPr>
              <w:t>Definition</w:t>
            </w:r>
          </w:p>
        </w:tc>
      </w:tr>
      <w:tr w:rsidR="003B54BD" w:rsidRPr="000F3C94" w14:paraId="4A820EB3" w14:textId="77777777" w:rsidTr="009375FD">
        <w:tc>
          <w:tcPr>
            <w:tcW w:w="2376" w:type="dxa"/>
            <w:tcBorders>
              <w:top w:val="double" w:sz="4" w:space="0" w:color="auto"/>
            </w:tcBorders>
            <w:shd w:val="clear" w:color="auto" w:fill="auto"/>
          </w:tcPr>
          <w:p w14:paraId="4E741621" w14:textId="3DF8DDEF" w:rsidR="003B54BD" w:rsidRPr="000F3C94" w:rsidRDefault="00B754B2" w:rsidP="00E8674A">
            <w:pPr>
              <w:pStyle w:val="Labeldata"/>
              <w:spacing w:before="60" w:after="60"/>
              <w:jc w:val="left"/>
              <w:rPr>
                <w:sz w:val="18"/>
                <w:szCs w:val="18"/>
                <w:lang w:val="en-GB"/>
              </w:rPr>
            </w:pPr>
            <w:r w:rsidRPr="000F3C94">
              <w:rPr>
                <w:sz w:val="18"/>
                <w:szCs w:val="18"/>
                <w:lang w:val="en-GB"/>
              </w:rPr>
              <w:t>Boolean</w:t>
            </w:r>
          </w:p>
        </w:tc>
        <w:tc>
          <w:tcPr>
            <w:tcW w:w="6928" w:type="dxa"/>
            <w:tcBorders>
              <w:top w:val="double" w:sz="4" w:space="0" w:color="auto"/>
            </w:tcBorders>
            <w:shd w:val="clear" w:color="auto" w:fill="auto"/>
          </w:tcPr>
          <w:p w14:paraId="5681BED0" w14:textId="0F66E1C2" w:rsidR="003B54BD" w:rsidRPr="000F3C94" w:rsidRDefault="00B754B2" w:rsidP="00E8674A">
            <w:pPr>
              <w:pStyle w:val="Labeldata"/>
              <w:spacing w:before="60" w:after="60"/>
              <w:jc w:val="left"/>
              <w:rPr>
                <w:sz w:val="18"/>
                <w:szCs w:val="18"/>
                <w:lang w:val="en-GB"/>
              </w:rPr>
            </w:pPr>
            <w:r w:rsidRPr="000F3C94">
              <w:rPr>
                <w:sz w:val="18"/>
                <w:szCs w:val="18"/>
                <w:lang w:val="en-GB"/>
              </w:rPr>
              <w:t>A logical value, either ‘True’ or ‘False’</w:t>
            </w:r>
          </w:p>
        </w:tc>
      </w:tr>
      <w:tr w:rsidR="003B54BD" w:rsidRPr="000F3C94" w14:paraId="472A2C4E" w14:textId="77777777" w:rsidTr="009375FD">
        <w:tc>
          <w:tcPr>
            <w:tcW w:w="2376" w:type="dxa"/>
            <w:shd w:val="clear" w:color="auto" w:fill="auto"/>
          </w:tcPr>
          <w:p w14:paraId="331DF2E5" w14:textId="77777777" w:rsidR="003B54BD" w:rsidRPr="000F3C94" w:rsidRDefault="003B54BD" w:rsidP="00E8674A">
            <w:pPr>
              <w:pStyle w:val="Labeldata"/>
              <w:spacing w:before="60" w:after="60"/>
              <w:jc w:val="left"/>
              <w:rPr>
                <w:sz w:val="18"/>
                <w:szCs w:val="18"/>
                <w:lang w:val="en-GB"/>
              </w:rPr>
            </w:pPr>
            <w:r w:rsidRPr="000F3C94">
              <w:rPr>
                <w:sz w:val="18"/>
                <w:szCs w:val="18"/>
                <w:lang w:val="en-GB"/>
              </w:rPr>
              <w:t>Real</w:t>
            </w:r>
          </w:p>
        </w:tc>
        <w:tc>
          <w:tcPr>
            <w:tcW w:w="6928" w:type="dxa"/>
            <w:shd w:val="clear" w:color="auto" w:fill="auto"/>
          </w:tcPr>
          <w:p w14:paraId="1EFC1123" w14:textId="77777777" w:rsidR="003B54BD" w:rsidRPr="000F3C94" w:rsidRDefault="003B54BD" w:rsidP="00E8674A">
            <w:pPr>
              <w:pStyle w:val="Labeldata"/>
              <w:spacing w:before="60" w:after="60"/>
              <w:jc w:val="left"/>
              <w:rPr>
                <w:spacing w:val="-6"/>
                <w:sz w:val="18"/>
                <w:szCs w:val="18"/>
                <w:lang w:val="en-GB"/>
              </w:rPr>
            </w:pPr>
            <w:r w:rsidRPr="000F3C94">
              <w:rPr>
                <w:spacing w:val="-6"/>
                <w:sz w:val="18"/>
                <w:szCs w:val="18"/>
                <w:lang w:val="en-GB"/>
              </w:rPr>
              <w:t>A signed Real (floating point) number consisting of a mantissa and an exponent</w:t>
            </w:r>
          </w:p>
        </w:tc>
      </w:tr>
      <w:tr w:rsidR="00B754B2" w:rsidRPr="000F3C94" w14:paraId="53777A01" w14:textId="77777777" w:rsidTr="009375FD">
        <w:tc>
          <w:tcPr>
            <w:tcW w:w="2376" w:type="dxa"/>
            <w:shd w:val="clear" w:color="auto" w:fill="auto"/>
          </w:tcPr>
          <w:p w14:paraId="5B2DD8C3" w14:textId="7CB7F091" w:rsidR="00B754B2" w:rsidRPr="000F3C94" w:rsidRDefault="00B754B2" w:rsidP="00E8674A">
            <w:pPr>
              <w:pStyle w:val="Labeldata"/>
              <w:spacing w:before="60" w:after="60"/>
              <w:jc w:val="left"/>
              <w:rPr>
                <w:sz w:val="18"/>
                <w:szCs w:val="18"/>
                <w:lang w:val="en-GB"/>
              </w:rPr>
            </w:pPr>
            <w:r w:rsidRPr="000F3C94">
              <w:rPr>
                <w:sz w:val="18"/>
                <w:szCs w:val="18"/>
                <w:lang w:val="en-GB"/>
              </w:rPr>
              <w:t>Enumeration</w:t>
            </w:r>
          </w:p>
        </w:tc>
        <w:tc>
          <w:tcPr>
            <w:tcW w:w="6928" w:type="dxa"/>
            <w:shd w:val="clear" w:color="auto" w:fill="auto"/>
          </w:tcPr>
          <w:p w14:paraId="08E1A4AF" w14:textId="5EFF9386" w:rsidR="00B754B2" w:rsidRPr="000F3C94" w:rsidRDefault="00B754B2" w:rsidP="00E8674A">
            <w:pPr>
              <w:pStyle w:val="Labeldata"/>
              <w:spacing w:before="60" w:after="60"/>
              <w:jc w:val="left"/>
              <w:rPr>
                <w:spacing w:val="-6"/>
                <w:sz w:val="18"/>
                <w:szCs w:val="18"/>
                <w:lang w:val="en-GB"/>
              </w:rPr>
            </w:pPr>
            <w:r w:rsidRPr="000F3C94">
              <w:rPr>
                <w:spacing w:val="-6"/>
                <w:sz w:val="18"/>
                <w:szCs w:val="18"/>
                <w:lang w:val="en-GB"/>
              </w:rPr>
              <w:t>One of a list of predefined values</w:t>
            </w:r>
          </w:p>
        </w:tc>
      </w:tr>
      <w:tr w:rsidR="003B54BD" w:rsidRPr="000F3C94" w14:paraId="64EBF30A" w14:textId="77777777" w:rsidTr="009375FD">
        <w:tc>
          <w:tcPr>
            <w:tcW w:w="2376" w:type="dxa"/>
            <w:shd w:val="clear" w:color="auto" w:fill="auto"/>
          </w:tcPr>
          <w:p w14:paraId="37F275D7" w14:textId="77777777" w:rsidR="003B54BD" w:rsidRPr="000F3C94" w:rsidRDefault="003B54BD" w:rsidP="00E8674A">
            <w:pPr>
              <w:pStyle w:val="Labeldata"/>
              <w:spacing w:before="60" w:after="60"/>
              <w:jc w:val="left"/>
              <w:rPr>
                <w:sz w:val="18"/>
                <w:szCs w:val="18"/>
                <w:lang w:val="en-GB"/>
              </w:rPr>
            </w:pPr>
            <w:r w:rsidRPr="000F3C94">
              <w:rPr>
                <w:sz w:val="18"/>
                <w:szCs w:val="18"/>
                <w:lang w:val="en-GB"/>
              </w:rPr>
              <w:t>Integer</w:t>
            </w:r>
          </w:p>
        </w:tc>
        <w:tc>
          <w:tcPr>
            <w:tcW w:w="6928" w:type="dxa"/>
            <w:shd w:val="clear" w:color="auto" w:fill="auto"/>
          </w:tcPr>
          <w:p w14:paraId="6B9F9A36" w14:textId="516F0BA5" w:rsidR="003B54BD" w:rsidRPr="000F3C94" w:rsidRDefault="003B54BD" w:rsidP="00E8674A">
            <w:pPr>
              <w:pStyle w:val="Labeldata"/>
              <w:spacing w:before="60" w:after="60"/>
              <w:jc w:val="left"/>
              <w:rPr>
                <w:sz w:val="18"/>
                <w:szCs w:val="18"/>
                <w:lang w:val="en-GB"/>
              </w:rPr>
            </w:pPr>
            <w:r w:rsidRPr="000F3C94">
              <w:rPr>
                <w:sz w:val="18"/>
                <w:szCs w:val="18"/>
                <w:lang w:val="en-GB"/>
              </w:rPr>
              <w:t>A signed integer number.  The representation of an integer is encapsulation and usage dependent</w:t>
            </w:r>
          </w:p>
        </w:tc>
      </w:tr>
      <w:tr w:rsidR="003B54BD" w:rsidRPr="000F3C94" w14:paraId="2A32A8F4" w14:textId="77777777" w:rsidTr="009375FD">
        <w:tc>
          <w:tcPr>
            <w:tcW w:w="2376" w:type="dxa"/>
            <w:shd w:val="clear" w:color="auto" w:fill="auto"/>
          </w:tcPr>
          <w:p w14:paraId="4AD7B65A" w14:textId="6B32DE77" w:rsidR="003B54BD" w:rsidRPr="000F3C94" w:rsidRDefault="00B754B2" w:rsidP="00E8674A">
            <w:pPr>
              <w:pStyle w:val="Labeldata"/>
              <w:spacing w:before="60" w:after="60"/>
              <w:jc w:val="left"/>
              <w:rPr>
                <w:sz w:val="18"/>
                <w:szCs w:val="18"/>
                <w:lang w:val="en-GB"/>
              </w:rPr>
            </w:pPr>
            <w:r w:rsidRPr="000F3C94">
              <w:rPr>
                <w:sz w:val="18"/>
                <w:szCs w:val="18"/>
                <w:lang w:val="en-GB"/>
              </w:rPr>
              <w:t xml:space="preserve">Text or </w:t>
            </w:r>
            <w:proofErr w:type="spellStart"/>
            <w:r w:rsidRPr="000F3C94">
              <w:rPr>
                <w:sz w:val="18"/>
                <w:szCs w:val="18"/>
                <w:lang w:val="en-GB"/>
              </w:rPr>
              <w:t>CharacterString</w:t>
            </w:r>
            <w:proofErr w:type="spellEnd"/>
          </w:p>
        </w:tc>
        <w:tc>
          <w:tcPr>
            <w:tcW w:w="6928" w:type="dxa"/>
            <w:shd w:val="clear" w:color="auto" w:fill="auto"/>
          </w:tcPr>
          <w:p w14:paraId="507B6DDD" w14:textId="198D6E79" w:rsidR="003B54BD" w:rsidRPr="000F3C94" w:rsidRDefault="00B754B2" w:rsidP="00E8674A">
            <w:pPr>
              <w:pStyle w:val="Labeldata"/>
              <w:spacing w:before="60" w:after="60"/>
              <w:jc w:val="left"/>
              <w:rPr>
                <w:sz w:val="18"/>
                <w:szCs w:val="18"/>
                <w:lang w:val="en-GB"/>
              </w:rPr>
            </w:pPr>
            <w:r w:rsidRPr="000F3C94">
              <w:rPr>
                <w:sz w:val="18"/>
                <w:szCs w:val="18"/>
                <w:lang w:val="en-GB"/>
              </w:rPr>
              <w:t>General text</w:t>
            </w:r>
          </w:p>
        </w:tc>
      </w:tr>
      <w:tr w:rsidR="003B54BD" w:rsidRPr="000F3C94" w14:paraId="5BCF1108" w14:textId="77777777" w:rsidTr="009375FD">
        <w:tc>
          <w:tcPr>
            <w:tcW w:w="2376" w:type="dxa"/>
            <w:shd w:val="clear" w:color="auto" w:fill="auto"/>
          </w:tcPr>
          <w:p w14:paraId="7488612B" w14:textId="77777777" w:rsidR="003B54BD" w:rsidRPr="000F3C94" w:rsidRDefault="003B54BD" w:rsidP="00E8674A">
            <w:pPr>
              <w:pStyle w:val="Labeldata"/>
              <w:spacing w:before="60" w:after="60"/>
              <w:jc w:val="left"/>
              <w:rPr>
                <w:sz w:val="18"/>
                <w:szCs w:val="18"/>
                <w:lang w:val="en-GB"/>
              </w:rPr>
            </w:pPr>
            <w:r w:rsidRPr="000F3C94">
              <w:rPr>
                <w:sz w:val="18"/>
                <w:szCs w:val="18"/>
                <w:lang w:val="en-GB"/>
              </w:rPr>
              <w:t>Date</w:t>
            </w:r>
          </w:p>
        </w:tc>
        <w:tc>
          <w:tcPr>
            <w:tcW w:w="6928" w:type="dxa"/>
            <w:shd w:val="clear" w:color="auto" w:fill="auto"/>
          </w:tcPr>
          <w:p w14:paraId="2F04A83B" w14:textId="479F9DA1" w:rsidR="003B54BD" w:rsidRPr="000F3C94" w:rsidRDefault="003B54BD" w:rsidP="00E8674A">
            <w:pPr>
              <w:pStyle w:val="Labeldata"/>
              <w:spacing w:before="60" w:after="60"/>
              <w:jc w:val="left"/>
              <w:rPr>
                <w:sz w:val="18"/>
                <w:szCs w:val="18"/>
                <w:lang w:val="en-GB"/>
              </w:rPr>
            </w:pPr>
            <w:r w:rsidRPr="000F3C94">
              <w:rPr>
                <w:sz w:val="18"/>
                <w:szCs w:val="18"/>
                <w:lang w:val="en-GB"/>
              </w:rPr>
              <w:t>A date provides values for year, month and day according to the Gregorian Calendar.  Character encoding of a date is a string which must follow the calendar date format (complete representation, basic format) for date specified by ISO 8601:1988</w:t>
            </w:r>
          </w:p>
          <w:p w14:paraId="60B6B1C7" w14:textId="77777777" w:rsidR="003B54BD" w:rsidRPr="000F3C94" w:rsidRDefault="003B54BD" w:rsidP="00E8674A">
            <w:pPr>
              <w:pStyle w:val="Labeldata"/>
              <w:spacing w:before="60" w:after="60"/>
              <w:jc w:val="left"/>
              <w:rPr>
                <w:sz w:val="18"/>
                <w:szCs w:val="18"/>
                <w:lang w:val="en-GB"/>
              </w:rPr>
            </w:pPr>
            <w:r w:rsidRPr="000F3C94">
              <w:rPr>
                <w:sz w:val="18"/>
                <w:szCs w:val="18"/>
                <w:lang w:val="en-GB"/>
              </w:rPr>
              <w:t>EXAMPLE      19980918 (YYYYMMDD)</w:t>
            </w:r>
          </w:p>
        </w:tc>
      </w:tr>
      <w:tr w:rsidR="00B754B2" w:rsidRPr="000F3C94" w14:paraId="0786FCCF" w14:textId="77777777" w:rsidTr="009375FD">
        <w:tc>
          <w:tcPr>
            <w:tcW w:w="2376" w:type="dxa"/>
            <w:shd w:val="clear" w:color="auto" w:fill="auto"/>
          </w:tcPr>
          <w:p w14:paraId="6F07A043" w14:textId="09C8B362" w:rsidR="00B754B2" w:rsidRPr="000F3C94" w:rsidRDefault="00B754B2" w:rsidP="00E8674A">
            <w:pPr>
              <w:pStyle w:val="Labeldata"/>
              <w:spacing w:before="60" w:after="60"/>
              <w:jc w:val="left"/>
              <w:rPr>
                <w:sz w:val="18"/>
                <w:szCs w:val="18"/>
                <w:lang w:val="en-GB"/>
              </w:rPr>
            </w:pPr>
            <w:r w:rsidRPr="000F3C94">
              <w:rPr>
                <w:sz w:val="18"/>
                <w:szCs w:val="18"/>
                <w:lang w:val="en-GB"/>
              </w:rPr>
              <w:t>Truncated Date</w:t>
            </w:r>
          </w:p>
        </w:tc>
        <w:tc>
          <w:tcPr>
            <w:tcW w:w="6928" w:type="dxa"/>
            <w:shd w:val="clear" w:color="auto" w:fill="auto"/>
          </w:tcPr>
          <w:p w14:paraId="1F1E0A15" w14:textId="2211391F" w:rsidR="00B754B2" w:rsidRPr="000F3C94" w:rsidRDefault="00B754B2" w:rsidP="00E8674A">
            <w:pPr>
              <w:pStyle w:val="Labeldata"/>
              <w:spacing w:before="60" w:after="60"/>
              <w:jc w:val="left"/>
              <w:rPr>
                <w:sz w:val="18"/>
                <w:szCs w:val="18"/>
                <w:lang w:val="en-GB"/>
              </w:rPr>
            </w:pPr>
            <w:r w:rsidRPr="000F3C94">
              <w:rPr>
                <w:sz w:val="18"/>
                <w:szCs w:val="18"/>
                <w:lang w:val="en-GB"/>
              </w:rPr>
              <w:t>A S100_TruncatedDate allows a date or partial date to be given. At least one of the year/month/day components must be present. Since S-128 uses XML formats for both dataset and metadata, the XML encoding of truncated dates must be used (</w:t>
            </w:r>
            <w:r w:rsidR="00D22B24" w:rsidRPr="000F3C94">
              <w:rPr>
                <w:sz w:val="18"/>
                <w:szCs w:val="18"/>
                <w:lang w:val="en-GB"/>
              </w:rPr>
              <w:t>that is</w:t>
            </w:r>
            <w:r w:rsidRPr="000F3C94">
              <w:rPr>
                <w:sz w:val="18"/>
                <w:szCs w:val="18"/>
                <w:lang w:val="en-GB"/>
              </w:rPr>
              <w:t xml:space="preserve">, the ISO 8601 basic format is not used in S-128). Components: </w:t>
            </w:r>
          </w:p>
          <w:p w14:paraId="56616FEB" w14:textId="623CCEF6" w:rsidR="00B754B2" w:rsidRPr="000F3C94" w:rsidRDefault="00B754B2" w:rsidP="00E8674A">
            <w:pPr>
              <w:pStyle w:val="Labeldata"/>
              <w:spacing w:before="60" w:after="60"/>
              <w:jc w:val="left"/>
              <w:rPr>
                <w:sz w:val="18"/>
                <w:szCs w:val="18"/>
                <w:lang w:val="en-GB"/>
              </w:rPr>
            </w:pPr>
            <w:r w:rsidRPr="000F3C94">
              <w:rPr>
                <w:sz w:val="18"/>
                <w:szCs w:val="18"/>
                <w:lang w:val="en-GB"/>
              </w:rPr>
              <w:lastRenderedPageBreak/>
              <w:t>YYYY Year integer between 0000 and 9999</w:t>
            </w:r>
            <w:r w:rsidRPr="000F3C94">
              <w:rPr>
                <w:sz w:val="18"/>
                <w:szCs w:val="18"/>
                <w:lang w:val="en-GB"/>
              </w:rPr>
              <w:br/>
              <w:t xml:space="preserve">MM Month integer between 01 – 12 (inclusive) </w:t>
            </w:r>
            <w:r w:rsidRPr="000F3C94">
              <w:rPr>
                <w:sz w:val="18"/>
                <w:szCs w:val="18"/>
                <w:lang w:val="en-GB"/>
              </w:rPr>
              <w:br/>
              <w:t>DD Day integer between 01 and 28, 29, 30, or 31 (inclusive),</w:t>
            </w:r>
            <w:r w:rsidR="00BD4E88" w:rsidRPr="000F3C94">
              <w:rPr>
                <w:sz w:val="18"/>
                <w:szCs w:val="18"/>
                <w:lang w:val="en-GB"/>
              </w:rPr>
              <w:t xml:space="preserve"> </w:t>
            </w:r>
            <w:r w:rsidRPr="000F3C94">
              <w:rPr>
                <w:sz w:val="18"/>
                <w:szCs w:val="18"/>
                <w:lang w:val="en-GB"/>
              </w:rPr>
              <w:t>consistent with year and month values if these are specified</w:t>
            </w:r>
            <w:r w:rsidRPr="000F3C94">
              <w:rPr>
                <w:sz w:val="18"/>
                <w:szCs w:val="18"/>
                <w:lang w:val="en-GB"/>
              </w:rPr>
              <w:br/>
              <w:t xml:space="preserve">This type can be used to encode recurring instants (see S-100 Part 3, clause 3-8). </w:t>
            </w:r>
          </w:p>
          <w:p w14:paraId="129C0C0D" w14:textId="7A6B817F" w:rsidR="00B754B2" w:rsidRPr="000F3C94" w:rsidRDefault="00B754B2" w:rsidP="00E8674A">
            <w:pPr>
              <w:pStyle w:val="Labeldata"/>
              <w:spacing w:before="60" w:after="60"/>
              <w:jc w:val="left"/>
              <w:rPr>
                <w:sz w:val="18"/>
                <w:szCs w:val="18"/>
                <w:lang w:val="en-GB"/>
              </w:rPr>
            </w:pPr>
            <w:r w:rsidRPr="000F3C94">
              <w:rPr>
                <w:sz w:val="18"/>
                <w:szCs w:val="18"/>
                <w:lang w:val="en-GB"/>
              </w:rPr>
              <w:t xml:space="preserve">EXAMPLE: The appropriate XML Schema type should be used: --12-17 representing 17 December of any year (conforming to the XML type </w:t>
            </w:r>
            <w:proofErr w:type="spellStart"/>
            <w:r w:rsidRPr="000F3C94">
              <w:rPr>
                <w:sz w:val="18"/>
                <w:szCs w:val="18"/>
                <w:lang w:val="en-GB"/>
              </w:rPr>
              <w:t>gMonthDay</w:t>
            </w:r>
            <w:proofErr w:type="spellEnd"/>
            <w:r w:rsidRPr="000F3C94">
              <w:rPr>
                <w:sz w:val="18"/>
                <w:szCs w:val="18"/>
                <w:lang w:val="en-GB"/>
              </w:rPr>
              <w:t>)</w:t>
            </w:r>
            <w:r w:rsidRPr="000F3C94">
              <w:rPr>
                <w:sz w:val="18"/>
                <w:szCs w:val="18"/>
                <w:lang w:val="en-GB"/>
              </w:rPr>
              <w:br/>
              <w:t>S-100 Part 10b provides further details about encoding in GML datasets</w:t>
            </w:r>
          </w:p>
        </w:tc>
      </w:tr>
      <w:tr w:rsidR="003B54BD" w:rsidRPr="000F3C94" w14:paraId="0236C02B" w14:textId="77777777" w:rsidTr="009375FD">
        <w:tc>
          <w:tcPr>
            <w:tcW w:w="2376" w:type="dxa"/>
            <w:shd w:val="clear" w:color="auto" w:fill="auto"/>
          </w:tcPr>
          <w:p w14:paraId="31CD55C5" w14:textId="77777777" w:rsidR="003B54BD" w:rsidRPr="000F3C94" w:rsidRDefault="003B54BD" w:rsidP="00E8674A">
            <w:pPr>
              <w:pStyle w:val="Labeldata"/>
              <w:spacing w:before="60" w:after="60"/>
              <w:jc w:val="left"/>
              <w:rPr>
                <w:sz w:val="18"/>
                <w:szCs w:val="18"/>
                <w:lang w:val="en-GB"/>
              </w:rPr>
            </w:pPr>
            <w:r w:rsidRPr="000F3C94">
              <w:rPr>
                <w:sz w:val="18"/>
                <w:szCs w:val="18"/>
                <w:lang w:val="en-GB"/>
              </w:rPr>
              <w:lastRenderedPageBreak/>
              <w:t>Time</w:t>
            </w:r>
          </w:p>
        </w:tc>
        <w:tc>
          <w:tcPr>
            <w:tcW w:w="6928" w:type="dxa"/>
            <w:shd w:val="clear" w:color="auto" w:fill="auto"/>
          </w:tcPr>
          <w:p w14:paraId="2D6035B1" w14:textId="17EA7D7F" w:rsidR="003B54BD" w:rsidRPr="000F3C94" w:rsidRDefault="003B54BD" w:rsidP="00E8674A">
            <w:pPr>
              <w:pStyle w:val="Labeldata"/>
              <w:spacing w:before="60" w:after="60"/>
              <w:jc w:val="left"/>
              <w:rPr>
                <w:sz w:val="18"/>
                <w:szCs w:val="18"/>
                <w:lang w:val="en-GB"/>
              </w:rPr>
            </w:pPr>
            <w:r w:rsidRPr="000F3C94">
              <w:rPr>
                <w:sz w:val="18"/>
                <w:szCs w:val="18"/>
                <w:lang w:val="en-GB"/>
              </w:rPr>
              <w:t>A time is given by an hour, minute and second. Character encoding of a time is a string that follows the local time (complete representation, basic format) format defined in ISO 8601:1988</w:t>
            </w:r>
          </w:p>
          <w:p w14:paraId="5EF899F2" w14:textId="77777777" w:rsidR="003B54BD" w:rsidRPr="000F3C94" w:rsidRDefault="003B54BD" w:rsidP="00E8674A">
            <w:pPr>
              <w:pStyle w:val="Labeldata"/>
              <w:spacing w:before="60" w:after="60"/>
              <w:jc w:val="left"/>
              <w:rPr>
                <w:sz w:val="18"/>
                <w:szCs w:val="18"/>
                <w:lang w:val="en-GB"/>
              </w:rPr>
            </w:pPr>
            <w:r w:rsidRPr="000F3C94">
              <w:rPr>
                <w:sz w:val="18"/>
                <w:szCs w:val="18"/>
                <w:lang w:val="en-GB"/>
              </w:rPr>
              <w:t>EXAMPLE       183059 or 183059+0100 or 183059Z</w:t>
            </w:r>
          </w:p>
        </w:tc>
      </w:tr>
      <w:tr w:rsidR="003B54BD" w:rsidRPr="000F3C94" w14:paraId="677098A3" w14:textId="77777777" w:rsidTr="009375FD">
        <w:tc>
          <w:tcPr>
            <w:tcW w:w="2376" w:type="dxa"/>
            <w:shd w:val="clear" w:color="auto" w:fill="auto"/>
          </w:tcPr>
          <w:p w14:paraId="0976F0A4" w14:textId="61D3E7C1" w:rsidR="003B54BD" w:rsidRPr="000F3C94" w:rsidRDefault="00B754B2" w:rsidP="00E8674A">
            <w:pPr>
              <w:pStyle w:val="Labeldata"/>
              <w:spacing w:before="60" w:after="60"/>
              <w:jc w:val="left"/>
              <w:rPr>
                <w:sz w:val="18"/>
                <w:szCs w:val="18"/>
                <w:lang w:val="en-GB"/>
              </w:rPr>
            </w:pPr>
            <w:proofErr w:type="spellStart"/>
            <w:r w:rsidRPr="000F3C94">
              <w:rPr>
                <w:sz w:val="18"/>
                <w:szCs w:val="18"/>
                <w:lang w:val="en-GB"/>
              </w:rPr>
              <w:t>Codelist</w:t>
            </w:r>
            <w:proofErr w:type="spellEnd"/>
            <w:r w:rsidRPr="000F3C94" w:rsidDel="00B754B2">
              <w:rPr>
                <w:sz w:val="18"/>
                <w:szCs w:val="18"/>
                <w:lang w:val="en-GB"/>
              </w:rPr>
              <w:t xml:space="preserve"> </w:t>
            </w:r>
          </w:p>
        </w:tc>
        <w:tc>
          <w:tcPr>
            <w:tcW w:w="6928" w:type="dxa"/>
            <w:shd w:val="clear" w:color="auto" w:fill="auto"/>
          </w:tcPr>
          <w:p w14:paraId="4C54ACA8" w14:textId="4EF1FD04" w:rsidR="003B54BD" w:rsidRPr="000F3C94" w:rsidRDefault="00B754B2" w:rsidP="00E8674A">
            <w:pPr>
              <w:pStyle w:val="Labeldata"/>
              <w:spacing w:before="60" w:after="60"/>
              <w:jc w:val="left"/>
              <w:rPr>
                <w:sz w:val="18"/>
                <w:szCs w:val="18"/>
                <w:lang w:val="en-GB"/>
              </w:rPr>
            </w:pPr>
            <w:r w:rsidRPr="000F3C94">
              <w:rPr>
                <w:sz w:val="18"/>
                <w:szCs w:val="18"/>
                <w:lang w:val="en-GB"/>
              </w:rPr>
              <w:t>A type of flexible enumeration. A code list type is a list of literals which may be extended only in conformance with specified rules</w:t>
            </w:r>
            <w:r w:rsidRPr="000F3C94" w:rsidDel="00B754B2">
              <w:rPr>
                <w:sz w:val="18"/>
                <w:szCs w:val="18"/>
                <w:lang w:val="en-GB"/>
              </w:rPr>
              <w:t xml:space="preserve"> </w:t>
            </w:r>
          </w:p>
        </w:tc>
      </w:tr>
      <w:tr w:rsidR="00B754B2" w:rsidRPr="000F3C94" w14:paraId="7E4433AA" w14:textId="77777777" w:rsidTr="00B754B2">
        <w:tc>
          <w:tcPr>
            <w:tcW w:w="2376" w:type="dxa"/>
            <w:shd w:val="clear" w:color="auto" w:fill="auto"/>
          </w:tcPr>
          <w:p w14:paraId="3AE045AD" w14:textId="2332DD5F" w:rsidR="00B754B2" w:rsidRPr="000F3C94" w:rsidRDefault="00B754B2" w:rsidP="00E8674A">
            <w:pPr>
              <w:pStyle w:val="Labeldata"/>
              <w:spacing w:before="60" w:after="60"/>
              <w:jc w:val="left"/>
              <w:rPr>
                <w:sz w:val="18"/>
                <w:szCs w:val="18"/>
                <w:lang w:val="en-GB"/>
              </w:rPr>
            </w:pPr>
            <w:r w:rsidRPr="000F3C94">
              <w:rPr>
                <w:sz w:val="18"/>
                <w:szCs w:val="18"/>
                <w:lang w:val="en-GB"/>
              </w:rPr>
              <w:t>URL</w:t>
            </w:r>
          </w:p>
        </w:tc>
        <w:tc>
          <w:tcPr>
            <w:tcW w:w="6928" w:type="dxa"/>
            <w:shd w:val="clear" w:color="auto" w:fill="auto"/>
          </w:tcPr>
          <w:p w14:paraId="48DDC10F" w14:textId="05E0824B" w:rsidR="00B754B2" w:rsidRPr="000F3C94" w:rsidRDefault="00B754B2" w:rsidP="00E8674A">
            <w:pPr>
              <w:pStyle w:val="Labeldata"/>
              <w:spacing w:before="60" w:after="60"/>
              <w:jc w:val="left"/>
              <w:rPr>
                <w:sz w:val="18"/>
                <w:szCs w:val="18"/>
                <w:lang w:val="en-GB"/>
              </w:rPr>
            </w:pPr>
            <w:r w:rsidRPr="000F3C94">
              <w:rPr>
                <w:sz w:val="18"/>
                <w:szCs w:val="18"/>
                <w:lang w:val="en-GB"/>
              </w:rPr>
              <w:t xml:space="preserve">A uniform resource locator (URL) is a URI that provides a means of locating the resource by describing its primary access mechanism (RFC 3986). EXAMPLE: </w:t>
            </w:r>
            <w:hyperlink r:id="rId27" w:history="1">
              <w:r w:rsidR="00ED0783" w:rsidRPr="000F3C94">
                <w:rPr>
                  <w:rStyle w:val="Hyperlink"/>
                  <w:sz w:val="18"/>
                  <w:szCs w:val="18"/>
                  <w:lang w:val="en-GB"/>
                </w:rPr>
                <w:t>https://registry.iho.int/</w:t>
              </w:r>
            </w:hyperlink>
          </w:p>
        </w:tc>
      </w:tr>
      <w:tr w:rsidR="00B754B2" w:rsidRPr="000F3C94" w14:paraId="777A2226" w14:textId="77777777" w:rsidTr="00B754B2">
        <w:tc>
          <w:tcPr>
            <w:tcW w:w="2376" w:type="dxa"/>
            <w:shd w:val="clear" w:color="auto" w:fill="auto"/>
          </w:tcPr>
          <w:p w14:paraId="2B330E73" w14:textId="7203FAB8" w:rsidR="00B754B2" w:rsidRPr="000F3C94" w:rsidRDefault="00B754B2" w:rsidP="00E8674A">
            <w:pPr>
              <w:pStyle w:val="Labeldata"/>
              <w:spacing w:before="60" w:after="60"/>
              <w:jc w:val="left"/>
              <w:rPr>
                <w:sz w:val="18"/>
                <w:szCs w:val="18"/>
                <w:lang w:val="en-GB"/>
              </w:rPr>
            </w:pPr>
            <w:r w:rsidRPr="000F3C94">
              <w:rPr>
                <w:sz w:val="18"/>
                <w:szCs w:val="18"/>
                <w:lang w:val="en-GB"/>
              </w:rPr>
              <w:t>URN</w:t>
            </w:r>
          </w:p>
        </w:tc>
        <w:tc>
          <w:tcPr>
            <w:tcW w:w="6928" w:type="dxa"/>
            <w:shd w:val="clear" w:color="auto" w:fill="auto"/>
          </w:tcPr>
          <w:p w14:paraId="3D71C567" w14:textId="6A031DCB" w:rsidR="00B754B2" w:rsidRPr="000F3C94" w:rsidRDefault="00B754B2" w:rsidP="00E8674A">
            <w:pPr>
              <w:pStyle w:val="Labeldata"/>
              <w:spacing w:before="60" w:after="60"/>
              <w:jc w:val="left"/>
              <w:rPr>
                <w:sz w:val="18"/>
                <w:szCs w:val="18"/>
                <w:lang w:val="en-GB"/>
              </w:rPr>
            </w:pPr>
            <w:r w:rsidRPr="000F3C94">
              <w:rPr>
                <w:sz w:val="18"/>
                <w:szCs w:val="18"/>
                <w:lang w:val="en-GB"/>
              </w:rPr>
              <w:t>A persistent, location-independent, resource identifier that follows the syntax and semantics for URNs specified in RFC 2141</w:t>
            </w:r>
          </w:p>
          <w:p w14:paraId="60BE16B6" w14:textId="50AEE4AC" w:rsidR="00B754B2" w:rsidRPr="000F3C94" w:rsidRDefault="00B754B2" w:rsidP="00E8674A">
            <w:pPr>
              <w:pStyle w:val="Labeldata"/>
              <w:spacing w:before="60" w:after="60"/>
              <w:jc w:val="left"/>
              <w:rPr>
                <w:sz w:val="18"/>
                <w:szCs w:val="18"/>
                <w:lang w:val="en-GB"/>
              </w:rPr>
            </w:pPr>
            <w:r w:rsidRPr="000F3C94">
              <w:rPr>
                <w:sz w:val="18"/>
                <w:szCs w:val="18"/>
                <w:lang w:val="en-GB"/>
              </w:rPr>
              <w:t>EXAMPLE: urn:iho:s101:1:0:0:AnchorageArea</w:t>
            </w:r>
          </w:p>
        </w:tc>
      </w:tr>
    </w:tbl>
    <w:p w14:paraId="659C8113" w14:textId="31AC8689" w:rsidR="005D4FB7" w:rsidRPr="000F3C94" w:rsidRDefault="005D4FB7" w:rsidP="00C53B69">
      <w:pPr>
        <w:autoSpaceDE w:val="0"/>
        <w:autoSpaceDN w:val="0"/>
        <w:adjustRightInd w:val="0"/>
        <w:spacing w:after="0"/>
        <w:rPr>
          <w:rFonts w:eastAsiaTheme="minorEastAsia"/>
          <w:lang w:val="en-GB"/>
        </w:rPr>
      </w:pPr>
    </w:p>
    <w:p w14:paraId="06B02A84" w14:textId="005CE997" w:rsidR="00F21C94" w:rsidRPr="000F3C94" w:rsidRDefault="00F21C94" w:rsidP="00CC6D6B">
      <w:pPr>
        <w:pStyle w:val="Heading4"/>
        <w:tabs>
          <w:tab w:val="clear" w:pos="940"/>
          <w:tab w:val="clear" w:pos="992"/>
          <w:tab w:val="clear" w:pos="1140"/>
          <w:tab w:val="clear" w:pos="1360"/>
          <w:tab w:val="left" w:pos="993"/>
        </w:tabs>
        <w:rPr>
          <w:lang w:val="en-GB"/>
        </w:rPr>
      </w:pPr>
      <w:r w:rsidRPr="000F3C94">
        <w:rPr>
          <w:lang w:val="en-GB"/>
        </w:rPr>
        <w:t xml:space="preserve">Complex </w:t>
      </w:r>
      <w:r w:rsidR="00987EBB" w:rsidRPr="000F3C94">
        <w:rPr>
          <w:lang w:val="en-GB"/>
        </w:rPr>
        <w:t>a</w:t>
      </w:r>
      <w:r w:rsidRPr="000F3C94">
        <w:rPr>
          <w:lang w:val="en-GB"/>
        </w:rPr>
        <w:t>ttributes</w:t>
      </w:r>
    </w:p>
    <w:p w14:paraId="13C1DF44" w14:textId="3490E7FC" w:rsidR="00F21C94" w:rsidRPr="000F3C94" w:rsidRDefault="001F6336" w:rsidP="001F6336">
      <w:pPr>
        <w:rPr>
          <w:lang w:val="en-GB"/>
        </w:rPr>
      </w:pPr>
      <w:r w:rsidRPr="000F3C94">
        <w:rPr>
          <w:lang w:val="en-GB"/>
        </w:rPr>
        <w:t>Complex</w:t>
      </w:r>
      <w:r w:rsidRPr="000F3C94">
        <w:rPr>
          <w:spacing w:val="8"/>
          <w:lang w:val="en-GB"/>
        </w:rPr>
        <w:t xml:space="preserve"> </w:t>
      </w:r>
      <w:r w:rsidRPr="000F3C94">
        <w:rPr>
          <w:lang w:val="en-GB"/>
        </w:rPr>
        <w:t>attributes</w:t>
      </w:r>
      <w:r w:rsidRPr="000F3C94">
        <w:rPr>
          <w:spacing w:val="8"/>
          <w:lang w:val="en-GB"/>
        </w:rPr>
        <w:t xml:space="preserve"> </w:t>
      </w:r>
      <w:r w:rsidRPr="000F3C94">
        <w:rPr>
          <w:lang w:val="en-GB"/>
        </w:rPr>
        <w:t>are</w:t>
      </w:r>
      <w:r w:rsidRPr="000F3C94">
        <w:rPr>
          <w:spacing w:val="9"/>
          <w:lang w:val="en-GB"/>
        </w:rPr>
        <w:t xml:space="preserve"> </w:t>
      </w:r>
      <w:r w:rsidRPr="000F3C94">
        <w:rPr>
          <w:lang w:val="en-GB"/>
        </w:rPr>
        <w:t>aggregations</w:t>
      </w:r>
      <w:r w:rsidRPr="000F3C94">
        <w:rPr>
          <w:spacing w:val="10"/>
          <w:lang w:val="en-GB"/>
        </w:rPr>
        <w:t xml:space="preserve"> </w:t>
      </w:r>
      <w:r w:rsidRPr="000F3C94">
        <w:rPr>
          <w:lang w:val="en-GB"/>
        </w:rPr>
        <w:t>of</w:t>
      </w:r>
      <w:r w:rsidRPr="000F3C94">
        <w:rPr>
          <w:spacing w:val="9"/>
          <w:lang w:val="en-GB"/>
        </w:rPr>
        <w:t xml:space="preserve"> </w:t>
      </w:r>
      <w:r w:rsidRPr="000F3C94">
        <w:rPr>
          <w:lang w:val="en-GB"/>
        </w:rPr>
        <w:t>other</w:t>
      </w:r>
      <w:r w:rsidRPr="000F3C94">
        <w:rPr>
          <w:spacing w:val="8"/>
          <w:lang w:val="en-GB"/>
        </w:rPr>
        <w:t xml:space="preserve"> </w:t>
      </w:r>
      <w:r w:rsidRPr="000F3C94">
        <w:rPr>
          <w:lang w:val="en-GB"/>
        </w:rPr>
        <w:t>attributes</w:t>
      </w:r>
      <w:r w:rsidRPr="000F3C94">
        <w:rPr>
          <w:spacing w:val="10"/>
          <w:lang w:val="en-GB"/>
        </w:rPr>
        <w:t xml:space="preserve"> </w:t>
      </w:r>
      <w:r w:rsidRPr="000F3C94">
        <w:rPr>
          <w:lang w:val="en-GB"/>
        </w:rPr>
        <w:t>that</w:t>
      </w:r>
      <w:r w:rsidRPr="000F3C94">
        <w:rPr>
          <w:spacing w:val="9"/>
          <w:lang w:val="en-GB"/>
        </w:rPr>
        <w:t xml:space="preserve"> </w:t>
      </w:r>
      <w:r w:rsidRPr="000F3C94">
        <w:rPr>
          <w:lang w:val="en-GB"/>
        </w:rPr>
        <w:t>are</w:t>
      </w:r>
      <w:r w:rsidRPr="000F3C94">
        <w:rPr>
          <w:spacing w:val="10"/>
          <w:lang w:val="en-GB"/>
        </w:rPr>
        <w:t xml:space="preserve"> </w:t>
      </w:r>
      <w:r w:rsidRPr="000F3C94">
        <w:rPr>
          <w:lang w:val="en-GB"/>
        </w:rPr>
        <w:t>either</w:t>
      </w:r>
      <w:r w:rsidRPr="000F3C94">
        <w:rPr>
          <w:spacing w:val="8"/>
          <w:lang w:val="en-GB"/>
        </w:rPr>
        <w:t xml:space="preserve"> </w:t>
      </w:r>
      <w:r w:rsidRPr="000F3C94">
        <w:rPr>
          <w:lang w:val="en-GB"/>
        </w:rPr>
        <w:t>simple</w:t>
      </w:r>
      <w:r w:rsidRPr="000F3C94">
        <w:rPr>
          <w:spacing w:val="9"/>
          <w:lang w:val="en-GB"/>
        </w:rPr>
        <w:t xml:space="preserve"> </w:t>
      </w:r>
      <w:r w:rsidRPr="000F3C94">
        <w:rPr>
          <w:lang w:val="en-GB"/>
        </w:rPr>
        <w:t>or</w:t>
      </w:r>
      <w:r w:rsidRPr="000F3C94">
        <w:rPr>
          <w:spacing w:val="10"/>
          <w:lang w:val="en-GB"/>
        </w:rPr>
        <w:t xml:space="preserve"> </w:t>
      </w:r>
      <w:r w:rsidRPr="000F3C94">
        <w:rPr>
          <w:lang w:val="en-GB"/>
        </w:rPr>
        <w:t>complex.</w:t>
      </w:r>
      <w:r w:rsidRPr="000F3C94">
        <w:rPr>
          <w:spacing w:val="7"/>
          <w:lang w:val="en-GB"/>
        </w:rPr>
        <w:t xml:space="preserve"> </w:t>
      </w:r>
      <w:r w:rsidRPr="000F3C94">
        <w:rPr>
          <w:lang w:val="en-GB"/>
        </w:rPr>
        <w:t>The</w:t>
      </w:r>
      <w:r w:rsidRPr="000F3C94">
        <w:rPr>
          <w:spacing w:val="-53"/>
          <w:lang w:val="en-GB"/>
        </w:rPr>
        <w:t xml:space="preserve"> </w:t>
      </w:r>
      <w:r w:rsidRPr="000F3C94">
        <w:rPr>
          <w:lang w:val="en-GB"/>
        </w:rPr>
        <w:t>aggregation is defined</w:t>
      </w:r>
      <w:r w:rsidRPr="000F3C94">
        <w:rPr>
          <w:spacing w:val="1"/>
          <w:lang w:val="en-GB"/>
        </w:rPr>
        <w:t xml:space="preserve"> </w:t>
      </w:r>
      <w:r w:rsidRPr="000F3C94">
        <w:rPr>
          <w:lang w:val="en-GB"/>
        </w:rPr>
        <w:t>by</w:t>
      </w:r>
      <w:r w:rsidRPr="000F3C94">
        <w:rPr>
          <w:spacing w:val="-2"/>
          <w:lang w:val="en-GB"/>
        </w:rPr>
        <w:t xml:space="preserve"> </w:t>
      </w:r>
      <w:r w:rsidRPr="000F3C94">
        <w:rPr>
          <w:lang w:val="en-GB"/>
        </w:rPr>
        <w:t>means of attribute</w:t>
      </w:r>
      <w:r w:rsidRPr="000F3C94">
        <w:rPr>
          <w:spacing w:val="1"/>
          <w:lang w:val="en-GB"/>
        </w:rPr>
        <w:t xml:space="preserve"> </w:t>
      </w:r>
      <w:r w:rsidRPr="000F3C94">
        <w:rPr>
          <w:lang w:val="en-GB"/>
        </w:rPr>
        <w:t>bindings.</w:t>
      </w:r>
    </w:p>
    <w:p w14:paraId="3FE98E8A" w14:textId="6F8D128B" w:rsidR="00C85C3B" w:rsidRPr="000F3C94" w:rsidRDefault="00002094" w:rsidP="00082FFA">
      <w:pPr>
        <w:jc w:val="center"/>
        <w:rPr>
          <w:lang w:val="en-GB"/>
        </w:rPr>
      </w:pPr>
      <w:r w:rsidRPr="000F3C94">
        <w:rPr>
          <w:noProof/>
          <w:lang w:val="en-GB" w:eastAsia="fi-FI"/>
        </w:rPr>
        <w:drawing>
          <wp:inline distT="0" distB="0" distL="0" distR="0" wp14:anchorId="3D2785DF" wp14:editId="6C758149">
            <wp:extent cx="4490932" cy="2031001"/>
            <wp:effectExtent l="0" t="0" r="5080" b="762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9343" cy="2039327"/>
                    </a:xfrm>
                    <a:prstGeom prst="rect">
                      <a:avLst/>
                    </a:prstGeom>
                  </pic:spPr>
                </pic:pic>
              </a:graphicData>
            </a:graphic>
          </wp:inline>
        </w:drawing>
      </w:r>
      <w:r w:rsidRPr="000F3C94" w:rsidDel="00002094">
        <w:rPr>
          <w:noProof/>
          <w:lang w:val="en-GB"/>
        </w:rPr>
        <w:t xml:space="preserve"> </w:t>
      </w:r>
    </w:p>
    <w:p w14:paraId="120ADCA3" w14:textId="03A5B34B" w:rsidR="003476EF" w:rsidRPr="000F3C94" w:rsidRDefault="00C85C3B" w:rsidP="00C85C3B">
      <w:pPr>
        <w:pStyle w:val="Caption"/>
        <w:jc w:val="center"/>
        <w:rPr>
          <w:sz w:val="18"/>
          <w:szCs w:val="18"/>
          <w:lang w:val="en-GB"/>
        </w:rPr>
      </w:pPr>
      <w:r w:rsidRPr="000F3C94">
        <w:rPr>
          <w:sz w:val="18"/>
          <w:szCs w:val="18"/>
          <w:lang w:val="en-GB"/>
        </w:rPr>
        <w:t xml:space="preserve">Figure </w:t>
      </w:r>
      <w:r w:rsidR="001967A7" w:rsidRPr="000F3C94">
        <w:rPr>
          <w:sz w:val="18"/>
          <w:szCs w:val="18"/>
          <w:lang w:val="en-GB"/>
        </w:rPr>
        <w:t xml:space="preserve">4-5 – </w:t>
      </w:r>
      <w:proofErr w:type="spellStart"/>
      <w:r w:rsidR="00C8160E" w:rsidRPr="000F3C94">
        <w:rPr>
          <w:sz w:val="18"/>
          <w:szCs w:val="18"/>
          <w:lang w:val="en-GB"/>
        </w:rPr>
        <w:t>timeIntervalOfProduct</w:t>
      </w:r>
      <w:proofErr w:type="spellEnd"/>
      <w:r w:rsidR="00C8160E" w:rsidRPr="000F3C94">
        <w:rPr>
          <w:sz w:val="18"/>
          <w:szCs w:val="18"/>
          <w:lang w:val="en-GB"/>
        </w:rPr>
        <w:t xml:space="preserve"> </w:t>
      </w:r>
      <w:r w:rsidRPr="000F3C94">
        <w:rPr>
          <w:sz w:val="18"/>
          <w:szCs w:val="18"/>
          <w:lang w:val="en-GB"/>
        </w:rPr>
        <w:t>(complex attribute)</w:t>
      </w:r>
    </w:p>
    <w:p w14:paraId="77ED6216" w14:textId="77777777" w:rsidR="00941F24" w:rsidRPr="000F3C94" w:rsidRDefault="00941F24" w:rsidP="001967A7">
      <w:pPr>
        <w:autoSpaceDE w:val="0"/>
        <w:autoSpaceDN w:val="0"/>
        <w:adjustRightInd w:val="0"/>
        <w:rPr>
          <w:rFonts w:eastAsia="Times New Roman"/>
          <w:lang w:val="en-GB" w:eastAsia="en-GB"/>
        </w:rPr>
      </w:pPr>
      <w:bookmarkStart w:id="90" w:name="_Toc225648315"/>
      <w:bookmarkStart w:id="91" w:name="_Toc225065172"/>
    </w:p>
    <w:p w14:paraId="3E9B22A9" w14:textId="51D0755B" w:rsidR="0053708D" w:rsidRPr="000F3C94" w:rsidRDefault="0053708D" w:rsidP="001967A7">
      <w:pPr>
        <w:pStyle w:val="Heading2"/>
        <w:tabs>
          <w:tab w:val="clear" w:pos="540"/>
        </w:tabs>
        <w:rPr>
          <w:lang w:val="en-GB"/>
        </w:rPr>
      </w:pPr>
      <w:bookmarkStart w:id="92" w:name="_Toc152232555"/>
      <w:bookmarkStart w:id="93" w:name="_Toc194499991"/>
      <w:r w:rsidRPr="000F3C94">
        <w:rPr>
          <w:lang w:val="en-GB"/>
        </w:rPr>
        <w:t>Geomet</w:t>
      </w:r>
      <w:r w:rsidR="00024A4C" w:rsidRPr="000F3C94">
        <w:rPr>
          <w:lang w:val="en-GB"/>
        </w:rPr>
        <w:t>ric representation</w:t>
      </w:r>
      <w:bookmarkEnd w:id="90"/>
      <w:bookmarkEnd w:id="91"/>
      <w:bookmarkEnd w:id="92"/>
      <w:bookmarkEnd w:id="93"/>
    </w:p>
    <w:p w14:paraId="407A3670" w14:textId="59A73039" w:rsidR="006F5AA4" w:rsidRPr="000F3C94" w:rsidRDefault="006F5AA4" w:rsidP="006F5AA4">
      <w:pPr>
        <w:rPr>
          <w:lang w:val="en-GB"/>
        </w:rPr>
      </w:pPr>
      <w:bookmarkStart w:id="94" w:name="_Toc225648316"/>
      <w:bookmarkStart w:id="95" w:name="_Toc225065173"/>
      <w:r w:rsidRPr="000F3C94">
        <w:rPr>
          <w:lang w:val="en-GB"/>
        </w:rPr>
        <w:t>Geometric</w:t>
      </w:r>
      <w:r w:rsidRPr="000F3C94">
        <w:rPr>
          <w:spacing w:val="-3"/>
          <w:lang w:val="en-GB"/>
        </w:rPr>
        <w:t xml:space="preserve"> </w:t>
      </w:r>
      <w:r w:rsidRPr="000F3C94">
        <w:rPr>
          <w:lang w:val="en-GB"/>
        </w:rPr>
        <w:t>representation</w:t>
      </w:r>
      <w:r w:rsidRPr="000F3C94">
        <w:rPr>
          <w:spacing w:val="-3"/>
          <w:lang w:val="en-GB"/>
        </w:rPr>
        <w:t xml:space="preserve"> </w:t>
      </w:r>
      <w:r w:rsidRPr="000F3C94">
        <w:rPr>
          <w:lang w:val="en-GB"/>
        </w:rPr>
        <w:t>is the</w:t>
      </w:r>
      <w:r w:rsidRPr="000F3C94">
        <w:rPr>
          <w:spacing w:val="-3"/>
          <w:lang w:val="en-GB"/>
        </w:rPr>
        <w:t xml:space="preserve"> </w:t>
      </w:r>
      <w:r w:rsidRPr="000F3C94">
        <w:rPr>
          <w:lang w:val="en-GB"/>
        </w:rPr>
        <w:t>digital</w:t>
      </w:r>
      <w:r w:rsidRPr="000F3C94">
        <w:rPr>
          <w:spacing w:val="-3"/>
          <w:lang w:val="en-GB"/>
        </w:rPr>
        <w:t xml:space="preserve"> </w:t>
      </w:r>
      <w:r w:rsidRPr="000F3C94">
        <w:rPr>
          <w:lang w:val="en-GB"/>
        </w:rPr>
        <w:t>description</w:t>
      </w:r>
      <w:r w:rsidRPr="000F3C94">
        <w:rPr>
          <w:spacing w:val="-3"/>
          <w:lang w:val="en-GB"/>
        </w:rPr>
        <w:t xml:space="preserve"> </w:t>
      </w:r>
      <w:r w:rsidRPr="000F3C94">
        <w:rPr>
          <w:lang w:val="en-GB"/>
        </w:rPr>
        <w:t>of</w:t>
      </w:r>
      <w:r w:rsidRPr="000F3C94">
        <w:rPr>
          <w:spacing w:val="-2"/>
          <w:lang w:val="en-GB"/>
        </w:rPr>
        <w:t xml:space="preserve"> </w:t>
      </w:r>
      <w:r w:rsidRPr="000F3C94">
        <w:rPr>
          <w:lang w:val="en-GB"/>
        </w:rPr>
        <w:t>the</w:t>
      </w:r>
      <w:r w:rsidRPr="000F3C94">
        <w:rPr>
          <w:spacing w:val="-3"/>
          <w:lang w:val="en-GB"/>
        </w:rPr>
        <w:t xml:space="preserve"> </w:t>
      </w:r>
      <w:r w:rsidRPr="000F3C94">
        <w:rPr>
          <w:lang w:val="en-GB"/>
        </w:rPr>
        <w:t>spatial</w:t>
      </w:r>
      <w:r w:rsidRPr="000F3C94">
        <w:rPr>
          <w:spacing w:val="-5"/>
          <w:lang w:val="en-GB"/>
        </w:rPr>
        <w:t xml:space="preserve"> </w:t>
      </w:r>
      <w:r w:rsidRPr="000F3C94">
        <w:rPr>
          <w:lang w:val="en-GB"/>
        </w:rPr>
        <w:t>component</w:t>
      </w:r>
      <w:r w:rsidRPr="000F3C94">
        <w:rPr>
          <w:spacing w:val="-1"/>
          <w:lang w:val="en-GB"/>
        </w:rPr>
        <w:t xml:space="preserve"> </w:t>
      </w:r>
      <w:r w:rsidRPr="000F3C94">
        <w:rPr>
          <w:lang w:val="en-GB"/>
        </w:rPr>
        <w:t>of</w:t>
      </w:r>
      <w:r w:rsidRPr="000F3C94">
        <w:rPr>
          <w:spacing w:val="-2"/>
          <w:lang w:val="en-GB"/>
        </w:rPr>
        <w:t xml:space="preserve"> </w:t>
      </w:r>
      <w:r w:rsidRPr="000F3C94">
        <w:rPr>
          <w:lang w:val="en-GB"/>
        </w:rPr>
        <w:t>an</w:t>
      </w:r>
      <w:r w:rsidRPr="000F3C94">
        <w:rPr>
          <w:spacing w:val="-3"/>
          <w:lang w:val="en-GB"/>
        </w:rPr>
        <w:t xml:space="preserve"> </w:t>
      </w:r>
      <w:r w:rsidRPr="000F3C94">
        <w:rPr>
          <w:lang w:val="en-GB"/>
        </w:rPr>
        <w:t>object</w:t>
      </w:r>
      <w:r w:rsidRPr="000F3C94">
        <w:rPr>
          <w:spacing w:val="-3"/>
          <w:lang w:val="en-GB"/>
        </w:rPr>
        <w:t xml:space="preserve"> </w:t>
      </w:r>
      <w:r w:rsidRPr="000F3C94">
        <w:rPr>
          <w:lang w:val="en-GB"/>
        </w:rPr>
        <w:t>as</w:t>
      </w:r>
      <w:r w:rsidRPr="000F3C94">
        <w:rPr>
          <w:spacing w:val="-3"/>
          <w:lang w:val="en-GB"/>
        </w:rPr>
        <w:t xml:space="preserve"> </w:t>
      </w:r>
      <w:r w:rsidRPr="000F3C94">
        <w:rPr>
          <w:lang w:val="en-GB"/>
        </w:rPr>
        <w:t>described</w:t>
      </w:r>
      <w:r w:rsidRPr="000F3C94">
        <w:rPr>
          <w:spacing w:val="-1"/>
          <w:lang w:val="en-GB"/>
        </w:rPr>
        <w:t xml:space="preserve"> </w:t>
      </w:r>
      <w:r w:rsidRPr="000F3C94">
        <w:rPr>
          <w:lang w:val="en-GB"/>
        </w:rPr>
        <w:t>in</w:t>
      </w:r>
      <w:r w:rsidRPr="000F3C94">
        <w:rPr>
          <w:spacing w:val="-54"/>
          <w:lang w:val="en-GB"/>
        </w:rPr>
        <w:t xml:space="preserve"> </w:t>
      </w:r>
      <w:r w:rsidRPr="000F3C94">
        <w:rPr>
          <w:lang w:val="en-GB"/>
        </w:rPr>
        <w:t>S-100</w:t>
      </w:r>
      <w:r w:rsidRPr="000F3C94">
        <w:rPr>
          <w:spacing w:val="1"/>
          <w:lang w:val="en-GB"/>
        </w:rPr>
        <w:t xml:space="preserve"> </w:t>
      </w:r>
      <w:r w:rsidRPr="000F3C94">
        <w:rPr>
          <w:lang w:val="en-GB"/>
        </w:rPr>
        <w:t>and</w:t>
      </w:r>
      <w:r w:rsidRPr="000F3C94">
        <w:rPr>
          <w:spacing w:val="1"/>
          <w:lang w:val="en-GB"/>
        </w:rPr>
        <w:t xml:space="preserve"> </w:t>
      </w:r>
      <w:r w:rsidRPr="000F3C94">
        <w:rPr>
          <w:lang w:val="en-GB"/>
        </w:rPr>
        <w:t>ISO</w:t>
      </w:r>
      <w:r w:rsidRPr="000F3C94">
        <w:rPr>
          <w:spacing w:val="1"/>
          <w:lang w:val="en-GB"/>
        </w:rPr>
        <w:t xml:space="preserve"> </w:t>
      </w:r>
      <w:r w:rsidRPr="000F3C94">
        <w:rPr>
          <w:lang w:val="en-GB"/>
        </w:rPr>
        <w:t>19107.</w:t>
      </w:r>
      <w:r w:rsidRPr="000F3C94">
        <w:rPr>
          <w:spacing w:val="1"/>
          <w:lang w:val="en-GB"/>
        </w:rPr>
        <w:t xml:space="preserve"> </w:t>
      </w:r>
      <w:r w:rsidRPr="000F3C94">
        <w:rPr>
          <w:lang w:val="en-GB"/>
        </w:rPr>
        <w:t>This</w:t>
      </w:r>
      <w:r w:rsidRPr="000F3C94">
        <w:rPr>
          <w:spacing w:val="1"/>
          <w:lang w:val="en-GB"/>
        </w:rPr>
        <w:t xml:space="preserve"> </w:t>
      </w:r>
      <w:r w:rsidRPr="000F3C94">
        <w:rPr>
          <w:lang w:val="en-GB"/>
        </w:rPr>
        <w:t>Product</w:t>
      </w:r>
      <w:r w:rsidRPr="000F3C94">
        <w:rPr>
          <w:spacing w:val="1"/>
          <w:lang w:val="en-GB"/>
        </w:rPr>
        <w:t xml:space="preserve"> </w:t>
      </w:r>
      <w:r w:rsidRPr="000F3C94">
        <w:rPr>
          <w:lang w:val="en-GB"/>
        </w:rPr>
        <w:t>Specification</w:t>
      </w:r>
      <w:r w:rsidRPr="000F3C94">
        <w:rPr>
          <w:spacing w:val="1"/>
          <w:lang w:val="en-GB"/>
        </w:rPr>
        <w:t xml:space="preserve"> </w:t>
      </w:r>
      <w:r w:rsidRPr="000F3C94">
        <w:rPr>
          <w:lang w:val="en-GB"/>
        </w:rPr>
        <w:t>uses</w:t>
      </w:r>
      <w:r w:rsidRPr="000F3C94">
        <w:rPr>
          <w:spacing w:val="1"/>
          <w:lang w:val="en-GB"/>
        </w:rPr>
        <w:t xml:space="preserve"> </w:t>
      </w:r>
      <w:r w:rsidRPr="000F3C94">
        <w:rPr>
          <w:lang w:val="en-GB"/>
        </w:rPr>
        <w:t>type</w:t>
      </w:r>
      <w:r w:rsidRPr="000F3C94">
        <w:rPr>
          <w:spacing w:val="1"/>
          <w:lang w:val="en-GB"/>
        </w:rPr>
        <w:t xml:space="preserve"> </w:t>
      </w:r>
      <w:r w:rsidRPr="000F3C94">
        <w:rPr>
          <w:lang w:val="en-GB"/>
        </w:rPr>
        <w:t>of</w:t>
      </w:r>
      <w:r w:rsidRPr="000F3C94">
        <w:rPr>
          <w:spacing w:val="1"/>
          <w:lang w:val="en-GB"/>
        </w:rPr>
        <w:t xml:space="preserve"> </w:t>
      </w:r>
      <w:r w:rsidRPr="000F3C94">
        <w:rPr>
          <w:lang w:val="en-GB"/>
        </w:rPr>
        <w:t>geometr</w:t>
      </w:r>
      <w:r w:rsidR="002E67AB" w:rsidRPr="000F3C94">
        <w:rPr>
          <w:lang w:val="en-GB"/>
        </w:rPr>
        <w:t>y</w:t>
      </w:r>
      <w:r w:rsidRPr="000F3C94">
        <w:rPr>
          <w:lang w:val="en-GB"/>
        </w:rPr>
        <w:t>:</w:t>
      </w:r>
      <w:r w:rsidR="002E67AB" w:rsidRPr="000F3C94">
        <w:rPr>
          <w:spacing w:val="1"/>
          <w:lang w:val="en-GB"/>
        </w:rPr>
        <w:t xml:space="preserve"> </w:t>
      </w:r>
      <w:proofErr w:type="spellStart"/>
      <w:r w:rsidRPr="000F3C94">
        <w:rPr>
          <w:lang w:val="en-GB"/>
        </w:rPr>
        <w:t>GM_Surface</w:t>
      </w:r>
      <w:proofErr w:type="spellEnd"/>
      <w:r w:rsidRPr="000F3C94">
        <w:rPr>
          <w:lang w:val="en-GB"/>
        </w:rPr>
        <w:t>.</w:t>
      </w:r>
      <w:r w:rsidR="00C8160E" w:rsidRPr="000F3C94">
        <w:rPr>
          <w:lang w:val="en-GB"/>
        </w:rPr>
        <w:t xml:space="preserve"> </w:t>
      </w:r>
    </w:p>
    <w:p w14:paraId="3BEAC66E" w14:textId="3284C174" w:rsidR="0032631A" w:rsidRPr="000F3C94" w:rsidRDefault="0032631A" w:rsidP="0032631A">
      <w:pPr>
        <w:rPr>
          <w:color w:val="000009"/>
          <w:lang w:val="en-GB"/>
        </w:rPr>
      </w:pPr>
      <w:r w:rsidRPr="000F3C94">
        <w:rPr>
          <w:rFonts w:eastAsia="Malgun Gothic"/>
          <w:lang w:val="en-GB"/>
        </w:rPr>
        <w:t xml:space="preserve">CNPs are encoded as vector entities which conform to S-100 geometry configuration level 3a (S-100 Part 7). </w:t>
      </w:r>
      <w:r w:rsidRPr="000F3C94">
        <w:rPr>
          <w:color w:val="000009"/>
          <w:lang w:val="en-GB"/>
        </w:rPr>
        <w:t>S-128</w:t>
      </w:r>
      <w:r w:rsidRPr="000F3C94">
        <w:rPr>
          <w:color w:val="000009"/>
          <w:spacing w:val="-1"/>
          <w:lang w:val="en-GB"/>
        </w:rPr>
        <w:t xml:space="preserve"> </w:t>
      </w:r>
      <w:r w:rsidRPr="000F3C94">
        <w:rPr>
          <w:color w:val="000009"/>
          <w:lang w:val="en-GB"/>
        </w:rPr>
        <w:t>further</w:t>
      </w:r>
      <w:r w:rsidRPr="000F3C94">
        <w:rPr>
          <w:color w:val="000009"/>
          <w:spacing w:val="-1"/>
          <w:lang w:val="en-GB"/>
        </w:rPr>
        <w:t xml:space="preserve"> </w:t>
      </w:r>
      <w:r w:rsidRPr="000F3C94">
        <w:rPr>
          <w:color w:val="000009"/>
          <w:lang w:val="en-GB"/>
        </w:rPr>
        <w:t>constrains</w:t>
      </w:r>
      <w:r w:rsidRPr="000F3C94">
        <w:rPr>
          <w:color w:val="000009"/>
          <w:spacing w:val="-1"/>
          <w:lang w:val="en-GB"/>
        </w:rPr>
        <w:t xml:space="preserve"> </w:t>
      </w:r>
      <w:r w:rsidRPr="000F3C94">
        <w:rPr>
          <w:color w:val="000009"/>
          <w:lang w:val="en-GB"/>
        </w:rPr>
        <w:t>Level 3a</w:t>
      </w:r>
      <w:r w:rsidRPr="000F3C94">
        <w:rPr>
          <w:color w:val="000009"/>
          <w:spacing w:val="1"/>
          <w:lang w:val="en-GB"/>
        </w:rPr>
        <w:t xml:space="preserve"> </w:t>
      </w:r>
      <w:r w:rsidRPr="000F3C94">
        <w:rPr>
          <w:color w:val="000009"/>
          <w:lang w:val="en-GB"/>
        </w:rPr>
        <w:t>with</w:t>
      </w:r>
      <w:r w:rsidRPr="000F3C94">
        <w:rPr>
          <w:color w:val="000009"/>
          <w:spacing w:val="1"/>
          <w:lang w:val="en-GB"/>
        </w:rPr>
        <w:t xml:space="preserve"> </w:t>
      </w:r>
      <w:r w:rsidRPr="000F3C94">
        <w:rPr>
          <w:color w:val="000009"/>
          <w:lang w:val="en-GB"/>
        </w:rPr>
        <w:t>the</w:t>
      </w:r>
      <w:r w:rsidRPr="000F3C94">
        <w:rPr>
          <w:color w:val="000009"/>
          <w:spacing w:val="-2"/>
          <w:lang w:val="en-GB"/>
        </w:rPr>
        <w:t xml:space="preserve"> </w:t>
      </w:r>
      <w:r w:rsidRPr="000F3C94">
        <w:rPr>
          <w:color w:val="000009"/>
          <w:lang w:val="en-GB"/>
        </w:rPr>
        <w:t>following:</w:t>
      </w:r>
      <w:r w:rsidRPr="000F3C94">
        <w:rPr>
          <w:lang w:val="en-GB"/>
        </w:rPr>
        <w:t xml:space="preserve"> The distance between two consecutive control points must not </w:t>
      </w:r>
      <w:r w:rsidRPr="000F3C94">
        <w:rPr>
          <w:rFonts w:eastAsia="Malgun Gothic"/>
          <w:lang w:val="en-GB"/>
        </w:rPr>
        <w:t>be less than 0.3 mm at  a</w:t>
      </w:r>
      <w:r w:rsidRPr="000F3C94">
        <w:rPr>
          <w:spacing w:val="-2"/>
          <w:lang w:val="en-GB"/>
        </w:rPr>
        <w:t xml:space="preserve"> </w:t>
      </w:r>
      <w:r w:rsidRPr="000F3C94">
        <w:rPr>
          <w:lang w:val="en-GB"/>
        </w:rPr>
        <w:t>permitted</w:t>
      </w:r>
      <w:r w:rsidRPr="000F3C94">
        <w:rPr>
          <w:spacing w:val="-1"/>
          <w:lang w:val="en-GB"/>
        </w:rPr>
        <w:t xml:space="preserve"> </w:t>
      </w:r>
      <w:r w:rsidRPr="000F3C94">
        <w:rPr>
          <w:lang w:val="en-GB"/>
        </w:rPr>
        <w:t>display</w:t>
      </w:r>
      <w:r w:rsidRPr="000F3C94">
        <w:rPr>
          <w:spacing w:val="-4"/>
          <w:lang w:val="en-GB"/>
        </w:rPr>
        <w:t xml:space="preserve"> </w:t>
      </w:r>
      <w:r w:rsidRPr="000F3C94">
        <w:rPr>
          <w:lang w:val="en-GB"/>
        </w:rPr>
        <w:t>scale.</w:t>
      </w:r>
    </w:p>
    <w:p w14:paraId="6F2DA18D" w14:textId="77777777" w:rsidR="0032631A" w:rsidRPr="000F3C94" w:rsidRDefault="0032631A" w:rsidP="00084D76">
      <w:pPr>
        <w:spacing w:after="60"/>
        <w:rPr>
          <w:lang w:val="en-GB"/>
        </w:rPr>
      </w:pPr>
      <w:r w:rsidRPr="000F3C94">
        <w:rPr>
          <w:lang w:val="en-GB"/>
        </w:rPr>
        <w:t>The following exception applies to S-128:</w:t>
      </w:r>
    </w:p>
    <w:p w14:paraId="1F3C62D1" w14:textId="41B44DD9" w:rsidR="0032631A" w:rsidRPr="000F3C94" w:rsidRDefault="0032631A" w:rsidP="00460AB4">
      <w:pPr>
        <w:pStyle w:val="NoSpacing"/>
        <w:numPr>
          <w:ilvl w:val="0"/>
          <w:numId w:val="13"/>
        </w:numPr>
        <w:spacing w:after="120"/>
        <w:ind w:left="568" w:hanging="284"/>
        <w:rPr>
          <w:rFonts w:eastAsia="Malgun Gothic"/>
          <w:lang w:eastAsia="ko-KR"/>
        </w:rPr>
      </w:pPr>
      <w:r w:rsidRPr="000F3C94">
        <w:t>S</w:t>
      </w:r>
      <w:r w:rsidRPr="000F3C94">
        <w:rPr>
          <w:color w:val="000009"/>
        </w:rPr>
        <w:t xml:space="preserve">oundings features which use </w:t>
      </w:r>
      <w:proofErr w:type="spellStart"/>
      <w:r w:rsidRPr="000F3C94">
        <w:rPr>
          <w:color w:val="000009"/>
        </w:rPr>
        <w:t>GM_Point</w:t>
      </w:r>
      <w:proofErr w:type="spellEnd"/>
      <w:r w:rsidRPr="000F3C94">
        <w:rPr>
          <w:color w:val="000009"/>
        </w:rPr>
        <w:t xml:space="preserve"> or </w:t>
      </w:r>
      <w:proofErr w:type="spellStart"/>
      <w:r w:rsidRPr="000F3C94">
        <w:rPr>
          <w:color w:val="000009"/>
        </w:rPr>
        <w:t>GM_Multipoint</w:t>
      </w:r>
      <w:proofErr w:type="spellEnd"/>
      <w:r w:rsidRPr="000F3C94">
        <w:rPr>
          <w:color w:val="000009"/>
        </w:rPr>
        <w:t xml:space="preserve"> with three dimensional coordinates</w:t>
      </w:r>
      <w:r w:rsidRPr="000F3C94">
        <w:rPr>
          <w:color w:val="000009"/>
          <w:spacing w:val="1"/>
        </w:rPr>
        <w:t xml:space="preserve"> </w:t>
      </w:r>
      <w:r w:rsidRPr="000F3C94">
        <w:rPr>
          <w:color w:val="000009"/>
        </w:rPr>
        <w:t>are</w:t>
      </w:r>
      <w:r w:rsidRPr="000F3C94">
        <w:rPr>
          <w:color w:val="000009"/>
          <w:spacing w:val="-2"/>
        </w:rPr>
        <w:t xml:space="preserve"> </w:t>
      </w:r>
      <w:r w:rsidRPr="000F3C94">
        <w:rPr>
          <w:color w:val="000009"/>
        </w:rPr>
        <w:t>not</w:t>
      </w:r>
      <w:r w:rsidRPr="000F3C94">
        <w:rPr>
          <w:color w:val="000009"/>
          <w:spacing w:val="1"/>
        </w:rPr>
        <w:t xml:space="preserve"> </w:t>
      </w:r>
      <w:r w:rsidRPr="000F3C94">
        <w:rPr>
          <w:color w:val="000009"/>
        </w:rPr>
        <w:t>currently</w:t>
      </w:r>
      <w:r w:rsidRPr="000F3C94">
        <w:rPr>
          <w:color w:val="000009"/>
          <w:spacing w:val="-2"/>
        </w:rPr>
        <w:t xml:space="preserve"> </w:t>
      </w:r>
      <w:r w:rsidRPr="000F3C94">
        <w:rPr>
          <w:color w:val="000009"/>
        </w:rPr>
        <w:t>included</w:t>
      </w:r>
      <w:r w:rsidRPr="000F3C94">
        <w:rPr>
          <w:color w:val="000009"/>
          <w:spacing w:val="-1"/>
        </w:rPr>
        <w:t xml:space="preserve"> </w:t>
      </w:r>
      <w:r w:rsidRPr="000F3C94">
        <w:rPr>
          <w:color w:val="000009"/>
        </w:rPr>
        <w:t>in</w:t>
      </w:r>
      <w:r w:rsidRPr="000F3C94">
        <w:rPr>
          <w:color w:val="000009"/>
          <w:spacing w:val="-1"/>
        </w:rPr>
        <w:t xml:space="preserve"> </w:t>
      </w:r>
      <w:r w:rsidRPr="000F3C94">
        <w:rPr>
          <w:color w:val="000009"/>
        </w:rPr>
        <w:t>S-128.</w:t>
      </w:r>
    </w:p>
    <w:p w14:paraId="31C8EC1D" w14:textId="7AB87EC6" w:rsidR="00A0577E" w:rsidRPr="000F3C94" w:rsidRDefault="00BB0421" w:rsidP="00460AB4">
      <w:pPr>
        <w:pStyle w:val="Heading1"/>
        <w:tabs>
          <w:tab w:val="clear" w:pos="400"/>
        </w:tabs>
        <w:rPr>
          <w:lang w:val="en-GB"/>
        </w:rPr>
      </w:pPr>
      <w:bookmarkStart w:id="96" w:name="_Toc162544238"/>
      <w:bookmarkStart w:id="97" w:name="_Toc170717208"/>
      <w:bookmarkStart w:id="98" w:name="_Toc162544239"/>
      <w:bookmarkStart w:id="99" w:name="_Toc170717209"/>
      <w:bookmarkStart w:id="100" w:name="_Toc162544240"/>
      <w:bookmarkStart w:id="101" w:name="_Toc170717210"/>
      <w:bookmarkStart w:id="102" w:name="_Toc152232556"/>
      <w:bookmarkStart w:id="103" w:name="_Toc194499992"/>
      <w:bookmarkEnd w:id="96"/>
      <w:bookmarkEnd w:id="97"/>
      <w:bookmarkEnd w:id="98"/>
      <w:bookmarkEnd w:id="99"/>
      <w:bookmarkEnd w:id="100"/>
      <w:bookmarkEnd w:id="101"/>
      <w:r w:rsidRPr="000F3C94">
        <w:rPr>
          <w:lang w:val="en-GB"/>
        </w:rPr>
        <w:lastRenderedPageBreak/>
        <w:t>Coordinate Reference Systems</w:t>
      </w:r>
      <w:r w:rsidR="004504B9" w:rsidRPr="000F3C94">
        <w:rPr>
          <w:lang w:val="en-GB"/>
        </w:rPr>
        <w:t xml:space="preserve"> (CRS)</w:t>
      </w:r>
      <w:bookmarkEnd w:id="94"/>
      <w:bookmarkEnd w:id="95"/>
      <w:bookmarkEnd w:id="102"/>
      <w:bookmarkEnd w:id="103"/>
      <w:r w:rsidR="009E66AF" w:rsidRPr="000F3C94">
        <w:rPr>
          <w:color w:val="FF0000"/>
          <w:lang w:val="en-GB"/>
        </w:rPr>
        <w:t xml:space="preserve"> </w:t>
      </w:r>
    </w:p>
    <w:p w14:paraId="0416F0DA" w14:textId="77777777" w:rsidR="00BB0421" w:rsidRPr="000F3C94" w:rsidRDefault="00BB0421" w:rsidP="00460AB4">
      <w:pPr>
        <w:pStyle w:val="Heading2"/>
        <w:tabs>
          <w:tab w:val="clear" w:pos="540"/>
        </w:tabs>
        <w:rPr>
          <w:lang w:val="en-GB"/>
        </w:rPr>
      </w:pPr>
      <w:bookmarkStart w:id="104" w:name="_Toc225648317"/>
      <w:bookmarkStart w:id="105" w:name="_Toc225065174"/>
      <w:bookmarkStart w:id="106" w:name="_Toc152232557"/>
      <w:bookmarkStart w:id="107" w:name="_Toc194499993"/>
      <w:r w:rsidRPr="000F3C94">
        <w:rPr>
          <w:lang w:val="en-GB"/>
        </w:rPr>
        <w:t>Introduction</w:t>
      </w:r>
      <w:bookmarkEnd w:id="104"/>
      <w:bookmarkEnd w:id="105"/>
      <w:bookmarkEnd w:id="106"/>
      <w:bookmarkEnd w:id="107"/>
      <w:r w:rsidR="005D0276" w:rsidRPr="000F3C94">
        <w:rPr>
          <w:lang w:val="en-GB"/>
        </w:rPr>
        <w:t xml:space="preserve"> </w:t>
      </w:r>
    </w:p>
    <w:p w14:paraId="686B37D9" w14:textId="1E0CA1E5" w:rsidR="002508CB" w:rsidRPr="000F3C94" w:rsidRDefault="002508CB" w:rsidP="003476EF">
      <w:pPr>
        <w:rPr>
          <w:lang w:val="en-GB"/>
        </w:rPr>
      </w:pPr>
      <w:r w:rsidRPr="000F3C94">
        <w:rPr>
          <w:lang w:val="en-GB"/>
        </w:rPr>
        <w:t>The location of an object in the S-100 Standard is defined by means of coordinates which relate a feature to a position. The coordinate reference system used for this Product Specification is World Geodetic System 1984 (WGS 84) which is defined by the European Petroleum Survey Group (EPSG) code 4326, (or similar - North American Datum 1983 / Canadian Spatial Reference System).</w:t>
      </w:r>
    </w:p>
    <w:p w14:paraId="7C134C2C" w14:textId="5FD0CD92" w:rsidR="003476EF" w:rsidRPr="000F3C94" w:rsidRDefault="003476EF" w:rsidP="003476EF">
      <w:pPr>
        <w:rPr>
          <w:lang w:val="en-GB"/>
        </w:rPr>
      </w:pPr>
      <w:r w:rsidRPr="000F3C94">
        <w:rPr>
          <w:lang w:val="en-GB"/>
        </w:rPr>
        <w:t>Spatial data is expressed as latitude (φ) and longitude (λ) geographic coordinates. Latitude values are</w:t>
      </w:r>
      <w:r w:rsidRPr="000F3C94">
        <w:rPr>
          <w:spacing w:val="1"/>
          <w:lang w:val="en-GB"/>
        </w:rPr>
        <w:t xml:space="preserve"> </w:t>
      </w:r>
      <w:r w:rsidRPr="000F3C94">
        <w:rPr>
          <w:lang w:val="en-GB"/>
        </w:rPr>
        <w:t>stored as a negative number to represent a position south of the Equator. Longitude values are stored</w:t>
      </w:r>
      <w:r w:rsidRPr="000F3C94">
        <w:rPr>
          <w:spacing w:val="1"/>
          <w:lang w:val="en-GB"/>
        </w:rPr>
        <w:t xml:space="preserve"> </w:t>
      </w:r>
      <w:r w:rsidRPr="000F3C94">
        <w:rPr>
          <w:lang w:val="en-GB"/>
        </w:rPr>
        <w:t>as a negative number to represent a position west of the International Prime Meridian. Coordinates are</w:t>
      </w:r>
      <w:r w:rsidRPr="000F3C94">
        <w:rPr>
          <w:spacing w:val="-53"/>
          <w:lang w:val="en-GB"/>
        </w:rPr>
        <w:t xml:space="preserve"> </w:t>
      </w:r>
      <w:r w:rsidRPr="000F3C94">
        <w:rPr>
          <w:lang w:val="en-GB"/>
        </w:rPr>
        <w:t>expressed</w:t>
      </w:r>
      <w:r w:rsidRPr="000F3C94">
        <w:rPr>
          <w:spacing w:val="1"/>
          <w:lang w:val="en-GB"/>
        </w:rPr>
        <w:t xml:space="preserve"> </w:t>
      </w:r>
      <w:r w:rsidRPr="000F3C94">
        <w:rPr>
          <w:lang w:val="en-GB"/>
        </w:rPr>
        <w:t>as</w:t>
      </w:r>
      <w:r w:rsidRPr="000F3C94">
        <w:rPr>
          <w:spacing w:val="1"/>
          <w:lang w:val="en-GB"/>
        </w:rPr>
        <w:t xml:space="preserve"> </w:t>
      </w:r>
      <w:r w:rsidRPr="000F3C94">
        <w:rPr>
          <w:lang w:val="en-GB"/>
        </w:rPr>
        <w:t>real</w:t>
      </w:r>
      <w:r w:rsidRPr="000F3C94">
        <w:rPr>
          <w:spacing w:val="1"/>
          <w:lang w:val="en-GB"/>
        </w:rPr>
        <w:t xml:space="preserve"> </w:t>
      </w:r>
      <w:r w:rsidRPr="000F3C94">
        <w:rPr>
          <w:lang w:val="en-GB"/>
        </w:rPr>
        <w:t>value,</w:t>
      </w:r>
      <w:r w:rsidRPr="000F3C94">
        <w:rPr>
          <w:spacing w:val="1"/>
          <w:lang w:val="en-GB"/>
        </w:rPr>
        <w:t xml:space="preserve"> </w:t>
      </w:r>
      <w:r w:rsidRPr="000F3C94">
        <w:rPr>
          <w:lang w:val="en-GB"/>
        </w:rPr>
        <w:t>degree</w:t>
      </w:r>
      <w:r w:rsidRPr="000F3C94">
        <w:rPr>
          <w:spacing w:val="1"/>
          <w:lang w:val="en-GB"/>
        </w:rPr>
        <w:t xml:space="preserve"> </w:t>
      </w:r>
      <w:r w:rsidRPr="000F3C94">
        <w:rPr>
          <w:lang w:val="en-GB"/>
        </w:rPr>
        <w:t>/</w:t>
      </w:r>
      <w:r w:rsidRPr="000F3C94">
        <w:rPr>
          <w:spacing w:val="1"/>
          <w:lang w:val="en-GB"/>
        </w:rPr>
        <w:t xml:space="preserve"> </w:t>
      </w:r>
      <w:r w:rsidRPr="000F3C94">
        <w:rPr>
          <w:lang w:val="en-GB"/>
        </w:rPr>
        <w:t>degree</w:t>
      </w:r>
      <w:r w:rsidRPr="000F3C94">
        <w:rPr>
          <w:spacing w:val="1"/>
          <w:lang w:val="en-GB"/>
        </w:rPr>
        <w:t xml:space="preserve"> </w:t>
      </w:r>
      <w:r w:rsidRPr="000F3C94">
        <w:rPr>
          <w:lang w:val="en-GB"/>
        </w:rPr>
        <w:t>decimal</w:t>
      </w:r>
      <w:r w:rsidRPr="000F3C94">
        <w:rPr>
          <w:spacing w:val="1"/>
          <w:lang w:val="en-GB"/>
        </w:rPr>
        <w:t xml:space="preserve"> </w:t>
      </w:r>
      <w:r w:rsidRPr="000F3C94">
        <w:rPr>
          <w:lang w:val="en-GB"/>
        </w:rPr>
        <w:t>format.</w:t>
      </w:r>
      <w:r w:rsidRPr="000F3C94">
        <w:rPr>
          <w:spacing w:val="1"/>
          <w:lang w:val="en-GB"/>
        </w:rPr>
        <w:t xml:space="preserve"> </w:t>
      </w:r>
      <w:r w:rsidRPr="000F3C94">
        <w:rPr>
          <w:lang w:val="en-GB"/>
        </w:rPr>
        <w:t>Datasets</w:t>
      </w:r>
      <w:r w:rsidRPr="000F3C94">
        <w:rPr>
          <w:spacing w:val="1"/>
          <w:lang w:val="en-GB"/>
        </w:rPr>
        <w:t xml:space="preserve"> </w:t>
      </w:r>
      <w:r w:rsidRPr="000F3C94">
        <w:rPr>
          <w:lang w:val="en-GB"/>
        </w:rPr>
        <w:t>conforming</w:t>
      </w:r>
      <w:r w:rsidRPr="000F3C94">
        <w:rPr>
          <w:spacing w:val="1"/>
          <w:lang w:val="en-GB"/>
        </w:rPr>
        <w:t xml:space="preserve"> </w:t>
      </w:r>
      <w:r w:rsidRPr="000F3C94">
        <w:rPr>
          <w:lang w:val="en-GB"/>
        </w:rPr>
        <w:t>to</w:t>
      </w:r>
      <w:r w:rsidRPr="000F3C94">
        <w:rPr>
          <w:spacing w:val="1"/>
          <w:lang w:val="en-GB"/>
        </w:rPr>
        <w:t xml:space="preserve"> </w:t>
      </w:r>
      <w:r w:rsidRPr="000F3C94">
        <w:rPr>
          <w:lang w:val="en-GB"/>
        </w:rPr>
        <w:t>this</w:t>
      </w:r>
      <w:r w:rsidRPr="000F3C94">
        <w:rPr>
          <w:spacing w:val="1"/>
          <w:lang w:val="en-GB"/>
        </w:rPr>
        <w:t xml:space="preserve"> </w:t>
      </w:r>
      <w:r w:rsidRPr="000F3C94">
        <w:rPr>
          <w:lang w:val="en-GB"/>
        </w:rPr>
        <w:t>product</w:t>
      </w:r>
      <w:r w:rsidRPr="000F3C94">
        <w:rPr>
          <w:spacing w:val="1"/>
          <w:lang w:val="en-GB"/>
        </w:rPr>
        <w:t xml:space="preserve"> </w:t>
      </w:r>
      <w:r w:rsidRPr="000F3C94">
        <w:rPr>
          <w:lang w:val="en-GB"/>
        </w:rPr>
        <w:t>specification</w:t>
      </w:r>
      <w:r w:rsidRPr="000F3C94">
        <w:rPr>
          <w:spacing w:val="-2"/>
          <w:lang w:val="en-GB"/>
        </w:rPr>
        <w:t xml:space="preserve"> </w:t>
      </w:r>
      <w:r w:rsidRPr="000F3C94">
        <w:rPr>
          <w:lang w:val="en-GB"/>
        </w:rPr>
        <w:t>are</w:t>
      </w:r>
      <w:r w:rsidRPr="000F3C94">
        <w:rPr>
          <w:spacing w:val="1"/>
          <w:lang w:val="en-GB"/>
        </w:rPr>
        <w:t xml:space="preserve"> </w:t>
      </w:r>
      <w:r w:rsidRPr="000F3C94">
        <w:rPr>
          <w:lang w:val="en-GB"/>
        </w:rPr>
        <w:t>not</w:t>
      </w:r>
      <w:r w:rsidRPr="000F3C94">
        <w:rPr>
          <w:spacing w:val="1"/>
          <w:lang w:val="en-GB"/>
        </w:rPr>
        <w:t xml:space="preserve"> </w:t>
      </w:r>
      <w:r w:rsidRPr="000F3C94">
        <w:rPr>
          <w:lang w:val="en-GB"/>
        </w:rPr>
        <w:t>projected.</w:t>
      </w:r>
    </w:p>
    <w:p w14:paraId="6A863CA3" w14:textId="34FFA325" w:rsidR="002F035B" w:rsidRPr="000F3C94" w:rsidRDefault="007259D3" w:rsidP="00B36913">
      <w:pPr>
        <w:pStyle w:val="Label1"/>
        <w:spacing w:after="120" w:line="240" w:lineRule="auto"/>
        <w:rPr>
          <w:lang w:val="en-GB"/>
        </w:rPr>
      </w:pPr>
      <w:r w:rsidRPr="000F3C94">
        <w:rPr>
          <w:lang w:val="en-GB"/>
        </w:rPr>
        <w:t>Horizontal coordinate reference system</w:t>
      </w:r>
      <w:bookmarkStart w:id="108" w:name="_Toc288810276"/>
      <w:bookmarkStart w:id="109" w:name="_Toc288812323"/>
      <w:r w:rsidR="002F035B" w:rsidRPr="000F3C94">
        <w:rPr>
          <w:lang w:val="en-GB"/>
        </w:rPr>
        <w:t xml:space="preserve">: </w:t>
      </w:r>
      <w:r w:rsidR="002F035B" w:rsidRPr="000F3C94">
        <w:rPr>
          <w:lang w:val="en-GB"/>
        </w:rPr>
        <w:tab/>
      </w:r>
      <w:bookmarkStart w:id="110" w:name="_Toc288810277"/>
      <w:bookmarkStart w:id="111" w:name="_Toc288812324"/>
      <w:bookmarkEnd w:id="108"/>
      <w:bookmarkEnd w:id="109"/>
      <w:r w:rsidRPr="000F3C94">
        <w:rPr>
          <w:b w:val="0"/>
          <w:bCs/>
          <w:sz w:val="20"/>
          <w:szCs w:val="20"/>
          <w:lang w:val="en-GB"/>
        </w:rPr>
        <w:t>WGS84</w:t>
      </w:r>
    </w:p>
    <w:p w14:paraId="3AD13A51" w14:textId="631C66E7" w:rsidR="002F035B" w:rsidRPr="000F3C94" w:rsidRDefault="002F035B" w:rsidP="00B36913">
      <w:pPr>
        <w:pStyle w:val="Label1"/>
        <w:spacing w:after="120" w:line="240" w:lineRule="auto"/>
        <w:rPr>
          <w:lang w:val="en-GB"/>
        </w:rPr>
      </w:pPr>
      <w:r w:rsidRPr="000F3C94">
        <w:rPr>
          <w:lang w:val="en-GB"/>
        </w:rPr>
        <w:t xml:space="preserve">Projection: </w:t>
      </w:r>
      <w:r w:rsidRPr="000F3C94">
        <w:rPr>
          <w:lang w:val="en-GB"/>
        </w:rPr>
        <w:tab/>
      </w:r>
      <w:r w:rsidRPr="000F3C94">
        <w:rPr>
          <w:lang w:val="en-GB"/>
        </w:rPr>
        <w:tab/>
      </w:r>
      <w:r w:rsidRPr="000F3C94">
        <w:rPr>
          <w:lang w:val="en-GB"/>
        </w:rPr>
        <w:tab/>
      </w:r>
      <w:r w:rsidRPr="000F3C94">
        <w:rPr>
          <w:lang w:val="en-GB"/>
        </w:rPr>
        <w:tab/>
      </w:r>
      <w:r w:rsidRPr="000F3C94">
        <w:rPr>
          <w:lang w:val="en-GB"/>
        </w:rPr>
        <w:tab/>
      </w:r>
      <w:r w:rsidRPr="000F3C94">
        <w:rPr>
          <w:lang w:val="en-GB"/>
        </w:rPr>
        <w:tab/>
      </w:r>
      <w:r w:rsidRPr="000F3C94">
        <w:rPr>
          <w:lang w:val="en-GB"/>
        </w:rPr>
        <w:tab/>
      </w:r>
      <w:r w:rsidRPr="000F3C94">
        <w:rPr>
          <w:lang w:val="en-GB"/>
        </w:rPr>
        <w:tab/>
      </w:r>
      <w:r w:rsidRPr="000F3C94">
        <w:rPr>
          <w:lang w:val="en-GB"/>
        </w:rPr>
        <w:tab/>
      </w:r>
      <w:bookmarkStart w:id="112" w:name="_Toc288810278"/>
      <w:bookmarkStart w:id="113" w:name="_Toc288812325"/>
      <w:bookmarkEnd w:id="110"/>
      <w:bookmarkEnd w:id="111"/>
      <w:r w:rsidR="007259D3" w:rsidRPr="000F3C94">
        <w:rPr>
          <w:lang w:val="en-GB"/>
        </w:rPr>
        <w:tab/>
      </w:r>
      <w:r w:rsidR="007259D3" w:rsidRPr="000F3C94">
        <w:rPr>
          <w:b w:val="0"/>
          <w:bCs/>
          <w:sz w:val="20"/>
          <w:szCs w:val="20"/>
          <w:lang w:val="en-GB"/>
        </w:rPr>
        <w:t>None</w:t>
      </w:r>
    </w:p>
    <w:p w14:paraId="07B70DFF" w14:textId="4C64D116" w:rsidR="002F035B" w:rsidRPr="000F3C94" w:rsidRDefault="002F035B" w:rsidP="00B36913">
      <w:pPr>
        <w:pStyle w:val="Label1"/>
        <w:spacing w:after="120" w:line="240" w:lineRule="auto"/>
        <w:ind w:left="4425" w:hanging="4425"/>
        <w:rPr>
          <w:lang w:val="en-GB"/>
        </w:rPr>
      </w:pPr>
      <w:r w:rsidRPr="000F3C94">
        <w:rPr>
          <w:lang w:val="en-GB"/>
        </w:rPr>
        <w:t xml:space="preserve">Vertical coordinate reference system: </w:t>
      </w:r>
      <w:r w:rsidRPr="000F3C94">
        <w:rPr>
          <w:lang w:val="en-GB"/>
        </w:rPr>
        <w:tab/>
      </w:r>
      <w:bookmarkStart w:id="114" w:name="_Toc288810279"/>
      <w:bookmarkStart w:id="115" w:name="_Toc288812326"/>
      <w:bookmarkEnd w:id="112"/>
      <w:bookmarkEnd w:id="113"/>
      <w:r w:rsidR="007259D3" w:rsidRPr="000F3C94">
        <w:rPr>
          <w:b w:val="0"/>
          <w:bCs/>
          <w:sz w:val="20"/>
          <w:szCs w:val="20"/>
          <w:lang w:val="en-GB"/>
        </w:rPr>
        <w:t>Although all coordinates in a data set must refer to the same horizontal CRS different Vertical Datums can be</w:t>
      </w:r>
      <w:r w:rsidR="007259D3" w:rsidRPr="000F3C94">
        <w:rPr>
          <w:b w:val="0"/>
          <w:bCs/>
          <w:spacing w:val="-54"/>
          <w:sz w:val="20"/>
          <w:szCs w:val="20"/>
          <w:lang w:val="en-GB"/>
        </w:rPr>
        <w:t xml:space="preserve"> </w:t>
      </w:r>
      <w:r w:rsidR="007259D3" w:rsidRPr="000F3C94">
        <w:rPr>
          <w:b w:val="0"/>
          <w:bCs/>
          <w:sz w:val="20"/>
          <w:szCs w:val="20"/>
          <w:lang w:val="en-GB"/>
        </w:rPr>
        <w:t>used for the depth component of a coordinate tuple.</w:t>
      </w:r>
      <w:r w:rsidR="007259D3" w:rsidRPr="000F3C94">
        <w:rPr>
          <w:b w:val="0"/>
          <w:bCs/>
          <w:spacing w:val="1"/>
          <w:sz w:val="20"/>
          <w:szCs w:val="20"/>
          <w:lang w:val="en-GB"/>
        </w:rPr>
        <w:t xml:space="preserve"> </w:t>
      </w:r>
      <w:r w:rsidR="007259D3" w:rsidRPr="000F3C94">
        <w:rPr>
          <w:b w:val="0"/>
          <w:bCs/>
          <w:sz w:val="20"/>
          <w:szCs w:val="20"/>
          <w:lang w:val="en-GB"/>
        </w:rPr>
        <w:t>Therefore the vertical CRS can be repeated. For each</w:t>
      </w:r>
      <w:r w:rsidR="007259D3" w:rsidRPr="000F3C94">
        <w:rPr>
          <w:b w:val="0"/>
          <w:bCs/>
          <w:spacing w:val="-53"/>
          <w:sz w:val="20"/>
          <w:szCs w:val="20"/>
          <w:lang w:val="en-GB"/>
        </w:rPr>
        <w:t xml:space="preserve"> </w:t>
      </w:r>
      <w:r w:rsidR="007259D3" w:rsidRPr="000F3C94">
        <w:rPr>
          <w:b w:val="0"/>
          <w:bCs/>
          <w:sz w:val="20"/>
          <w:szCs w:val="20"/>
          <w:lang w:val="en-GB"/>
        </w:rPr>
        <w:t>Vertical</w:t>
      </w:r>
      <w:r w:rsidR="007259D3" w:rsidRPr="000F3C94">
        <w:rPr>
          <w:b w:val="0"/>
          <w:bCs/>
          <w:spacing w:val="1"/>
          <w:sz w:val="20"/>
          <w:szCs w:val="20"/>
          <w:lang w:val="en-GB"/>
        </w:rPr>
        <w:t xml:space="preserve"> </w:t>
      </w:r>
      <w:r w:rsidR="007259D3" w:rsidRPr="000F3C94">
        <w:rPr>
          <w:b w:val="0"/>
          <w:bCs/>
          <w:sz w:val="20"/>
          <w:szCs w:val="20"/>
          <w:lang w:val="en-GB"/>
        </w:rPr>
        <w:t>CRS</w:t>
      </w:r>
      <w:r w:rsidR="007259D3" w:rsidRPr="000F3C94">
        <w:rPr>
          <w:b w:val="0"/>
          <w:bCs/>
          <w:spacing w:val="1"/>
          <w:sz w:val="20"/>
          <w:szCs w:val="20"/>
          <w:lang w:val="en-GB"/>
        </w:rPr>
        <w:t xml:space="preserve"> </w:t>
      </w:r>
      <w:r w:rsidR="007259D3" w:rsidRPr="000F3C94">
        <w:rPr>
          <w:b w:val="0"/>
          <w:bCs/>
          <w:sz w:val="20"/>
          <w:szCs w:val="20"/>
          <w:lang w:val="en-GB"/>
        </w:rPr>
        <w:t>a</w:t>
      </w:r>
      <w:r w:rsidR="007259D3" w:rsidRPr="000F3C94">
        <w:rPr>
          <w:b w:val="0"/>
          <w:bCs/>
          <w:spacing w:val="1"/>
          <w:sz w:val="20"/>
          <w:szCs w:val="20"/>
          <w:lang w:val="en-GB"/>
        </w:rPr>
        <w:t xml:space="preserve"> </w:t>
      </w:r>
      <w:r w:rsidR="007259D3" w:rsidRPr="000F3C94">
        <w:rPr>
          <w:b w:val="0"/>
          <w:bCs/>
          <w:sz w:val="20"/>
          <w:szCs w:val="20"/>
          <w:lang w:val="en-GB"/>
        </w:rPr>
        <w:t>unique</w:t>
      </w:r>
      <w:r w:rsidR="007259D3" w:rsidRPr="000F3C94">
        <w:rPr>
          <w:b w:val="0"/>
          <w:bCs/>
          <w:spacing w:val="1"/>
          <w:sz w:val="20"/>
          <w:szCs w:val="20"/>
          <w:lang w:val="en-GB"/>
        </w:rPr>
        <w:t xml:space="preserve"> </w:t>
      </w:r>
      <w:r w:rsidR="007259D3" w:rsidRPr="000F3C94">
        <w:rPr>
          <w:b w:val="0"/>
          <w:bCs/>
          <w:sz w:val="20"/>
          <w:szCs w:val="20"/>
          <w:lang w:val="en-GB"/>
        </w:rPr>
        <w:t>identifier</w:t>
      </w:r>
      <w:r w:rsidR="007259D3" w:rsidRPr="000F3C94">
        <w:rPr>
          <w:b w:val="0"/>
          <w:bCs/>
          <w:spacing w:val="1"/>
          <w:sz w:val="20"/>
          <w:szCs w:val="20"/>
          <w:lang w:val="en-GB"/>
        </w:rPr>
        <w:t xml:space="preserve"> </w:t>
      </w:r>
      <w:r w:rsidR="007259D3" w:rsidRPr="000F3C94">
        <w:rPr>
          <w:b w:val="0"/>
          <w:bCs/>
          <w:sz w:val="20"/>
          <w:szCs w:val="20"/>
          <w:lang w:val="en-GB"/>
        </w:rPr>
        <w:t>is</w:t>
      </w:r>
      <w:r w:rsidR="007259D3" w:rsidRPr="000F3C94">
        <w:rPr>
          <w:b w:val="0"/>
          <w:bCs/>
          <w:spacing w:val="1"/>
          <w:sz w:val="20"/>
          <w:szCs w:val="20"/>
          <w:lang w:val="en-GB"/>
        </w:rPr>
        <w:t xml:space="preserve"> </w:t>
      </w:r>
      <w:r w:rsidR="007259D3" w:rsidRPr="000F3C94">
        <w:rPr>
          <w:b w:val="0"/>
          <w:bCs/>
          <w:sz w:val="20"/>
          <w:szCs w:val="20"/>
          <w:lang w:val="en-GB"/>
        </w:rPr>
        <w:t>defined.</w:t>
      </w:r>
      <w:r w:rsidR="007259D3" w:rsidRPr="000F3C94">
        <w:rPr>
          <w:b w:val="0"/>
          <w:bCs/>
          <w:spacing w:val="1"/>
          <w:sz w:val="20"/>
          <w:szCs w:val="20"/>
          <w:lang w:val="en-GB"/>
        </w:rPr>
        <w:t xml:space="preserve"> </w:t>
      </w:r>
      <w:r w:rsidR="007259D3" w:rsidRPr="000F3C94">
        <w:rPr>
          <w:b w:val="0"/>
          <w:bCs/>
          <w:sz w:val="20"/>
          <w:szCs w:val="20"/>
          <w:lang w:val="en-GB"/>
        </w:rPr>
        <w:t>Those</w:t>
      </w:r>
      <w:r w:rsidR="007259D3" w:rsidRPr="000F3C94">
        <w:rPr>
          <w:b w:val="0"/>
          <w:bCs/>
          <w:spacing w:val="-53"/>
          <w:sz w:val="20"/>
          <w:szCs w:val="20"/>
          <w:lang w:val="en-GB"/>
        </w:rPr>
        <w:t xml:space="preserve"> </w:t>
      </w:r>
      <w:r w:rsidR="007259D3" w:rsidRPr="000F3C94">
        <w:rPr>
          <w:b w:val="0"/>
          <w:bCs/>
          <w:sz w:val="20"/>
          <w:szCs w:val="20"/>
          <w:lang w:val="en-GB"/>
        </w:rPr>
        <w:t>identifiers will be used to indicate which Vertical CRS</w:t>
      </w:r>
      <w:r w:rsidR="007259D3" w:rsidRPr="000F3C94">
        <w:rPr>
          <w:b w:val="0"/>
          <w:bCs/>
          <w:spacing w:val="1"/>
          <w:sz w:val="20"/>
          <w:szCs w:val="20"/>
          <w:lang w:val="en-GB"/>
        </w:rPr>
        <w:t xml:space="preserve"> </w:t>
      </w:r>
      <w:r w:rsidR="007259D3" w:rsidRPr="000F3C94">
        <w:rPr>
          <w:b w:val="0"/>
          <w:bCs/>
          <w:sz w:val="20"/>
          <w:szCs w:val="20"/>
          <w:lang w:val="en-GB"/>
        </w:rPr>
        <w:t>is</w:t>
      </w:r>
      <w:r w:rsidR="007259D3" w:rsidRPr="000F3C94">
        <w:rPr>
          <w:b w:val="0"/>
          <w:bCs/>
          <w:spacing w:val="-7"/>
          <w:sz w:val="20"/>
          <w:szCs w:val="20"/>
          <w:lang w:val="en-GB"/>
        </w:rPr>
        <w:t xml:space="preserve"> </w:t>
      </w:r>
      <w:r w:rsidR="007259D3" w:rsidRPr="000F3C94">
        <w:rPr>
          <w:b w:val="0"/>
          <w:bCs/>
          <w:sz w:val="20"/>
          <w:szCs w:val="20"/>
          <w:lang w:val="en-GB"/>
        </w:rPr>
        <w:t>used.</w:t>
      </w:r>
      <w:r w:rsidR="007259D3" w:rsidRPr="000F3C94">
        <w:rPr>
          <w:b w:val="0"/>
          <w:bCs/>
          <w:spacing w:val="-5"/>
          <w:sz w:val="20"/>
          <w:szCs w:val="20"/>
          <w:lang w:val="en-GB"/>
        </w:rPr>
        <w:t xml:space="preserve"> </w:t>
      </w:r>
      <w:r w:rsidR="007259D3" w:rsidRPr="000F3C94">
        <w:rPr>
          <w:b w:val="0"/>
          <w:bCs/>
          <w:sz w:val="20"/>
          <w:szCs w:val="20"/>
          <w:lang w:val="en-GB"/>
        </w:rPr>
        <w:t>Units</w:t>
      </w:r>
      <w:r w:rsidR="007259D3" w:rsidRPr="000F3C94">
        <w:rPr>
          <w:b w:val="0"/>
          <w:bCs/>
          <w:spacing w:val="-6"/>
          <w:sz w:val="20"/>
          <w:szCs w:val="20"/>
          <w:lang w:val="en-GB"/>
        </w:rPr>
        <w:t xml:space="preserve"> </w:t>
      </w:r>
      <w:r w:rsidR="007259D3" w:rsidRPr="000F3C94">
        <w:rPr>
          <w:b w:val="0"/>
          <w:bCs/>
          <w:sz w:val="20"/>
          <w:szCs w:val="20"/>
          <w:lang w:val="en-GB"/>
        </w:rPr>
        <w:t>must</w:t>
      </w:r>
      <w:r w:rsidR="007259D3" w:rsidRPr="000F3C94">
        <w:rPr>
          <w:b w:val="0"/>
          <w:bCs/>
          <w:spacing w:val="-7"/>
          <w:sz w:val="20"/>
          <w:szCs w:val="20"/>
          <w:lang w:val="en-GB"/>
        </w:rPr>
        <w:t xml:space="preserve"> </w:t>
      </w:r>
      <w:r w:rsidR="007259D3" w:rsidRPr="000F3C94">
        <w:rPr>
          <w:b w:val="0"/>
          <w:bCs/>
          <w:sz w:val="20"/>
          <w:szCs w:val="20"/>
          <w:lang w:val="en-GB"/>
        </w:rPr>
        <w:t>be</w:t>
      </w:r>
      <w:r w:rsidR="007259D3" w:rsidRPr="000F3C94">
        <w:rPr>
          <w:b w:val="0"/>
          <w:bCs/>
          <w:spacing w:val="-5"/>
          <w:sz w:val="20"/>
          <w:szCs w:val="20"/>
          <w:lang w:val="en-GB"/>
        </w:rPr>
        <w:t xml:space="preserve"> </w:t>
      </w:r>
      <w:r w:rsidR="007259D3" w:rsidRPr="000F3C94">
        <w:rPr>
          <w:b w:val="0"/>
          <w:bCs/>
          <w:sz w:val="20"/>
          <w:szCs w:val="20"/>
          <w:lang w:val="en-GB"/>
        </w:rPr>
        <w:t>in</w:t>
      </w:r>
      <w:r w:rsidR="007259D3" w:rsidRPr="000F3C94">
        <w:rPr>
          <w:b w:val="0"/>
          <w:bCs/>
          <w:spacing w:val="-7"/>
          <w:sz w:val="20"/>
          <w:szCs w:val="20"/>
          <w:lang w:val="en-GB"/>
        </w:rPr>
        <w:t xml:space="preserve"> </w:t>
      </w:r>
      <w:r w:rsidR="007259D3" w:rsidRPr="000F3C94">
        <w:rPr>
          <w:b w:val="0"/>
          <w:bCs/>
          <w:sz w:val="20"/>
          <w:szCs w:val="20"/>
          <w:lang w:val="en-GB"/>
        </w:rPr>
        <w:t>meters.</w:t>
      </w:r>
      <w:r w:rsidR="007259D3" w:rsidRPr="000F3C94">
        <w:rPr>
          <w:lang w:val="en-GB"/>
        </w:rPr>
        <w:t xml:space="preserve"> </w:t>
      </w:r>
    </w:p>
    <w:p w14:paraId="14A09794" w14:textId="4B1687F3" w:rsidR="002F035B" w:rsidRPr="000F3C94" w:rsidRDefault="002F035B" w:rsidP="00B36913">
      <w:pPr>
        <w:pStyle w:val="Label1"/>
        <w:spacing w:before="240" w:after="120" w:line="240" w:lineRule="auto"/>
        <w:rPr>
          <w:lang w:val="en-GB"/>
        </w:rPr>
      </w:pPr>
      <w:r w:rsidRPr="000F3C94">
        <w:rPr>
          <w:lang w:val="en-GB"/>
        </w:rPr>
        <w:t xml:space="preserve">Temporal reference system: </w:t>
      </w:r>
      <w:r w:rsidRPr="000F3C94">
        <w:rPr>
          <w:lang w:val="en-GB"/>
        </w:rPr>
        <w:tab/>
      </w:r>
      <w:r w:rsidRPr="000F3C94">
        <w:rPr>
          <w:lang w:val="en-GB"/>
        </w:rPr>
        <w:tab/>
      </w:r>
      <w:r w:rsidRPr="000F3C94">
        <w:rPr>
          <w:lang w:val="en-GB"/>
        </w:rPr>
        <w:tab/>
      </w:r>
      <w:r w:rsidRPr="000F3C94">
        <w:rPr>
          <w:lang w:val="en-GB"/>
        </w:rPr>
        <w:tab/>
      </w:r>
      <w:bookmarkEnd w:id="114"/>
      <w:bookmarkEnd w:id="115"/>
      <w:r w:rsidR="007259D3" w:rsidRPr="000F3C94">
        <w:rPr>
          <w:lang w:val="en-GB"/>
        </w:rPr>
        <w:tab/>
      </w:r>
      <w:r w:rsidR="007259D3" w:rsidRPr="000F3C94">
        <w:rPr>
          <w:b w:val="0"/>
          <w:bCs/>
          <w:sz w:val="20"/>
          <w:szCs w:val="20"/>
          <w:lang w:val="en-GB"/>
        </w:rPr>
        <w:t>Gregorian calendar</w:t>
      </w:r>
    </w:p>
    <w:p w14:paraId="6FE3B51F" w14:textId="77777777" w:rsidR="002F035B" w:rsidRPr="000F3C94" w:rsidRDefault="002F035B" w:rsidP="00B36913">
      <w:pPr>
        <w:pStyle w:val="Label1"/>
        <w:spacing w:after="120" w:line="240" w:lineRule="auto"/>
        <w:rPr>
          <w:lang w:val="en-GB"/>
        </w:rPr>
      </w:pPr>
      <w:bookmarkStart w:id="116" w:name="_Toc288810280"/>
      <w:bookmarkStart w:id="117" w:name="_Toc288812327"/>
      <w:r w:rsidRPr="000F3C94">
        <w:rPr>
          <w:lang w:val="en-GB"/>
        </w:rPr>
        <w:t xml:space="preserve">Coordinate reference system registry: </w:t>
      </w:r>
      <w:r w:rsidRPr="000F3C94">
        <w:rPr>
          <w:lang w:val="en-GB"/>
        </w:rPr>
        <w:tab/>
      </w:r>
      <w:r w:rsidRPr="000F3C94">
        <w:rPr>
          <w:lang w:val="en-GB"/>
        </w:rPr>
        <w:tab/>
      </w:r>
      <w:hyperlink r:id="rId29" w:history="1">
        <w:r w:rsidRPr="000F3C94">
          <w:rPr>
            <w:rStyle w:val="Hyperlink"/>
            <w:b w:val="0"/>
            <w:bCs/>
            <w:sz w:val="20"/>
            <w:szCs w:val="20"/>
            <w:lang w:val="en-GB"/>
          </w:rPr>
          <w:t xml:space="preserve">EPSG Geodetic Parameter </w:t>
        </w:r>
        <w:bookmarkEnd w:id="116"/>
        <w:bookmarkEnd w:id="117"/>
        <w:r w:rsidRPr="000F3C94">
          <w:rPr>
            <w:rStyle w:val="Hyperlink"/>
            <w:b w:val="0"/>
            <w:bCs/>
            <w:sz w:val="20"/>
            <w:szCs w:val="20"/>
            <w:lang w:val="en-GB"/>
          </w:rPr>
          <w:t>Registry</w:t>
        </w:r>
      </w:hyperlink>
      <w:r w:rsidRPr="000F3C94">
        <w:rPr>
          <w:sz w:val="20"/>
          <w:szCs w:val="20"/>
          <w:lang w:val="en-GB"/>
        </w:rPr>
        <w:t xml:space="preserve"> </w:t>
      </w:r>
    </w:p>
    <w:p w14:paraId="0DA8547C" w14:textId="10F59E95" w:rsidR="002F035B" w:rsidRPr="000F3C94" w:rsidRDefault="002F035B" w:rsidP="00B36913">
      <w:pPr>
        <w:pStyle w:val="Label1"/>
        <w:spacing w:after="120" w:line="240" w:lineRule="auto"/>
        <w:rPr>
          <w:lang w:val="en-GB"/>
        </w:rPr>
      </w:pPr>
      <w:bookmarkStart w:id="118" w:name="_Toc288810282"/>
      <w:bookmarkStart w:id="119" w:name="_Toc288812329"/>
      <w:r w:rsidRPr="000F3C94">
        <w:rPr>
          <w:lang w:val="en-GB"/>
        </w:rPr>
        <w:t xml:space="preserve">Date type (according to ISO 19115):  </w:t>
      </w:r>
      <w:r w:rsidRPr="000F3C94">
        <w:rPr>
          <w:lang w:val="en-GB"/>
        </w:rPr>
        <w:tab/>
      </w:r>
      <w:r w:rsidRPr="000F3C94">
        <w:rPr>
          <w:lang w:val="en-GB"/>
        </w:rPr>
        <w:tab/>
      </w:r>
      <w:bookmarkEnd w:id="118"/>
      <w:bookmarkEnd w:id="119"/>
      <w:r w:rsidR="00304AF7" w:rsidRPr="000F3C94">
        <w:rPr>
          <w:b w:val="0"/>
          <w:bCs/>
          <w:sz w:val="20"/>
          <w:szCs w:val="20"/>
          <w:lang w:val="en-GB"/>
        </w:rPr>
        <w:t>002 - publication</w:t>
      </w:r>
    </w:p>
    <w:p w14:paraId="0DBDD405" w14:textId="03B86EF7" w:rsidR="002F035B" w:rsidRPr="000F3C94" w:rsidRDefault="002F035B" w:rsidP="00B36913">
      <w:pPr>
        <w:ind w:left="4420" w:hanging="4420"/>
        <w:rPr>
          <w:rStyle w:val="LabeldataChar"/>
        </w:rPr>
      </w:pPr>
      <w:bookmarkStart w:id="120" w:name="_Toc288810283"/>
      <w:bookmarkStart w:id="121" w:name="_Toc288812330"/>
      <w:r w:rsidRPr="000F3C94">
        <w:rPr>
          <w:rStyle w:val="Label1Char"/>
        </w:rPr>
        <w:t>Responsible party:</w:t>
      </w:r>
      <w:r w:rsidR="00304AF7" w:rsidRPr="000F3C94">
        <w:rPr>
          <w:lang w:val="en-GB"/>
        </w:rPr>
        <w:t xml:space="preserve"> </w:t>
      </w:r>
      <w:r w:rsidR="00304AF7" w:rsidRPr="000F3C94">
        <w:rPr>
          <w:lang w:val="en-GB"/>
        </w:rPr>
        <w:tab/>
      </w:r>
      <w:r w:rsidRPr="000F3C94">
        <w:rPr>
          <w:rStyle w:val="LabeldataChar"/>
        </w:rPr>
        <w:t>International Organisation of Oil and Gas Producers</w:t>
      </w:r>
      <w:bookmarkEnd w:id="120"/>
      <w:bookmarkEnd w:id="121"/>
      <w:r w:rsidRPr="000F3C94">
        <w:rPr>
          <w:rStyle w:val="LabeldataChar"/>
        </w:rPr>
        <w:t xml:space="preserve"> (</w:t>
      </w:r>
      <w:r w:rsidR="00C8160E" w:rsidRPr="000F3C94">
        <w:rPr>
          <w:rStyle w:val="LabeldataChar"/>
        </w:rPr>
        <w:t>I</w:t>
      </w:r>
      <w:r w:rsidRPr="000F3C94">
        <w:rPr>
          <w:rStyle w:val="LabeldataChar"/>
        </w:rPr>
        <w:t xml:space="preserve">OGP) </w:t>
      </w:r>
    </w:p>
    <w:p w14:paraId="467B756B" w14:textId="709605BC" w:rsidR="002F035B" w:rsidRPr="000F3C94" w:rsidRDefault="002F035B" w:rsidP="003A0A6B">
      <w:pPr>
        <w:rPr>
          <w:lang w:val="en-GB"/>
        </w:rPr>
      </w:pPr>
      <w:bookmarkStart w:id="122" w:name="_Toc288810284"/>
      <w:bookmarkStart w:id="123" w:name="_Toc288812331"/>
      <w:r w:rsidRPr="000F3C94">
        <w:rPr>
          <w:rStyle w:val="Label1Char"/>
        </w:rPr>
        <w:t>URL:</w:t>
      </w:r>
      <w:r w:rsidRPr="000F3C94">
        <w:rPr>
          <w:lang w:val="en-GB"/>
        </w:rPr>
        <w:t xml:space="preserve">  </w:t>
      </w:r>
      <w:bookmarkEnd w:id="122"/>
      <w:bookmarkEnd w:id="123"/>
      <w:r w:rsidR="00221A42" w:rsidRPr="000F3C94">
        <w:rPr>
          <w:lang w:val="en-GB"/>
        </w:rPr>
        <w:tab/>
      </w:r>
      <w:r w:rsidR="00221A42" w:rsidRPr="000F3C94">
        <w:rPr>
          <w:lang w:val="en-GB"/>
        </w:rPr>
        <w:tab/>
      </w:r>
      <w:r w:rsidR="00221A42" w:rsidRPr="000F3C94">
        <w:rPr>
          <w:lang w:val="en-GB"/>
        </w:rPr>
        <w:tab/>
      </w:r>
      <w:r w:rsidR="00221A42" w:rsidRPr="000F3C94">
        <w:rPr>
          <w:lang w:val="en-GB"/>
        </w:rPr>
        <w:tab/>
      </w:r>
      <w:r w:rsidR="00221A42" w:rsidRPr="000F3C94">
        <w:rPr>
          <w:lang w:val="en-GB"/>
        </w:rPr>
        <w:tab/>
      </w:r>
      <w:r w:rsidR="00221A42" w:rsidRPr="000F3C94">
        <w:rPr>
          <w:lang w:val="en-GB"/>
        </w:rPr>
        <w:tab/>
      </w:r>
      <w:r w:rsidR="00221A42" w:rsidRPr="000F3C94">
        <w:rPr>
          <w:lang w:val="en-GB"/>
        </w:rPr>
        <w:tab/>
      </w:r>
      <w:r w:rsidR="00221A42" w:rsidRPr="000F3C94">
        <w:rPr>
          <w:lang w:val="en-GB"/>
        </w:rPr>
        <w:tab/>
      </w:r>
      <w:r w:rsidR="00221A42" w:rsidRPr="000F3C94">
        <w:rPr>
          <w:lang w:val="en-GB"/>
        </w:rPr>
        <w:tab/>
      </w:r>
      <w:r w:rsidR="00304AF7" w:rsidRPr="000F3C94">
        <w:rPr>
          <w:lang w:val="en-GB"/>
        </w:rPr>
        <w:tab/>
      </w:r>
      <w:r w:rsidR="00304AF7" w:rsidRPr="000F3C94">
        <w:rPr>
          <w:lang w:val="en-GB"/>
        </w:rPr>
        <w:tab/>
      </w:r>
      <w:r w:rsidR="00221A42" w:rsidRPr="000F3C94">
        <w:rPr>
          <w:lang w:val="en-GB"/>
        </w:rPr>
        <w:tab/>
      </w:r>
      <w:hyperlink r:id="rId30" w:history="1">
        <w:r w:rsidR="003A0A6B" w:rsidRPr="000F3C94">
          <w:rPr>
            <w:rStyle w:val="Hyperlink"/>
            <w:lang w:val="en-GB"/>
          </w:rPr>
          <w:t>https://epsg.org/home.html</w:t>
        </w:r>
      </w:hyperlink>
    </w:p>
    <w:p w14:paraId="3BE4CE9F" w14:textId="77777777" w:rsidR="003A0A6B" w:rsidRPr="000F3C94" w:rsidRDefault="003A0A6B" w:rsidP="003A0A6B">
      <w:pPr>
        <w:rPr>
          <w:rStyle w:val="Label1Char"/>
          <w:b w:val="0"/>
          <w:bCs/>
          <w:color w:val="0000FF"/>
          <w:sz w:val="20"/>
          <w:szCs w:val="20"/>
        </w:rPr>
      </w:pPr>
    </w:p>
    <w:p w14:paraId="76D33C94" w14:textId="022647A3" w:rsidR="00B36913" w:rsidRPr="000F3C94" w:rsidRDefault="00DC0D79" w:rsidP="00256F95">
      <w:pPr>
        <w:pStyle w:val="Heading2"/>
        <w:tabs>
          <w:tab w:val="clear" w:pos="540"/>
        </w:tabs>
        <w:rPr>
          <w:rFonts w:eastAsia="Malgun Gothic"/>
          <w:lang w:val="en-GB"/>
        </w:rPr>
      </w:pPr>
      <w:bookmarkStart w:id="124" w:name="_Toc152232558"/>
      <w:bookmarkStart w:id="125" w:name="_Toc194499994"/>
      <w:r w:rsidRPr="000F3C94">
        <w:rPr>
          <w:rFonts w:eastAsia="Malgun Gothic"/>
          <w:lang w:val="en-GB"/>
        </w:rPr>
        <w:t>Horizontal reference system</w:t>
      </w:r>
      <w:bookmarkEnd w:id="124"/>
      <w:bookmarkEnd w:id="125"/>
    </w:p>
    <w:p w14:paraId="5A3B820F" w14:textId="77777777" w:rsidR="00DC0D79" w:rsidRPr="000F3C94" w:rsidRDefault="00DC0D79" w:rsidP="00DC0D79">
      <w:pPr>
        <w:rPr>
          <w:lang w:val="en-GB"/>
        </w:rPr>
      </w:pPr>
      <w:r w:rsidRPr="000F3C94">
        <w:rPr>
          <w:lang w:val="en-GB"/>
        </w:rPr>
        <w:t>Positional data is expressed in latitude and longitude geographic coordinates to one of the reference</w:t>
      </w:r>
      <w:r w:rsidRPr="000F3C94">
        <w:rPr>
          <w:spacing w:val="1"/>
          <w:lang w:val="en-GB"/>
        </w:rPr>
        <w:t xml:space="preserve"> </w:t>
      </w:r>
      <w:r w:rsidRPr="000F3C94">
        <w:rPr>
          <w:lang w:val="en-GB"/>
        </w:rPr>
        <w:t xml:space="preserve">horizontal reference systems defined in the </w:t>
      </w:r>
      <w:proofErr w:type="spellStart"/>
      <w:r w:rsidRPr="000F3C94">
        <w:rPr>
          <w:lang w:val="en-GB"/>
        </w:rPr>
        <w:t>horizontalDatum</w:t>
      </w:r>
      <w:proofErr w:type="spellEnd"/>
      <w:r w:rsidRPr="000F3C94">
        <w:rPr>
          <w:lang w:val="en-GB"/>
        </w:rPr>
        <w:t xml:space="preserve"> attribute. Unless otherwise defined, the</w:t>
      </w:r>
      <w:r w:rsidRPr="000F3C94">
        <w:rPr>
          <w:spacing w:val="1"/>
          <w:lang w:val="en-GB"/>
        </w:rPr>
        <w:t xml:space="preserve"> </w:t>
      </w:r>
      <w:r w:rsidRPr="000F3C94">
        <w:rPr>
          <w:lang w:val="en-GB"/>
        </w:rPr>
        <w:t>World</w:t>
      </w:r>
      <w:r w:rsidRPr="000F3C94">
        <w:rPr>
          <w:spacing w:val="-2"/>
          <w:lang w:val="en-GB"/>
        </w:rPr>
        <w:t xml:space="preserve"> </w:t>
      </w:r>
      <w:r w:rsidRPr="000F3C94">
        <w:rPr>
          <w:lang w:val="en-GB"/>
        </w:rPr>
        <w:t>Geodetic System</w:t>
      </w:r>
      <w:r w:rsidRPr="000F3C94">
        <w:rPr>
          <w:spacing w:val="3"/>
          <w:lang w:val="en-GB"/>
        </w:rPr>
        <w:t xml:space="preserve"> </w:t>
      </w:r>
      <w:r w:rsidRPr="000F3C94">
        <w:rPr>
          <w:lang w:val="en-GB"/>
        </w:rPr>
        <w:t>84</w:t>
      </w:r>
      <w:r w:rsidRPr="000F3C94">
        <w:rPr>
          <w:spacing w:val="-2"/>
          <w:lang w:val="en-GB"/>
        </w:rPr>
        <w:t xml:space="preserve"> </w:t>
      </w:r>
      <w:r w:rsidRPr="000F3C94">
        <w:rPr>
          <w:lang w:val="en-GB"/>
        </w:rPr>
        <w:t>(WGS</w:t>
      </w:r>
      <w:r w:rsidRPr="000F3C94">
        <w:rPr>
          <w:spacing w:val="-1"/>
          <w:lang w:val="en-GB"/>
        </w:rPr>
        <w:t xml:space="preserve"> </w:t>
      </w:r>
      <w:r w:rsidRPr="000F3C94">
        <w:rPr>
          <w:lang w:val="en-GB"/>
        </w:rPr>
        <w:t>84) will</w:t>
      </w:r>
      <w:r w:rsidRPr="000F3C94">
        <w:rPr>
          <w:spacing w:val="-1"/>
          <w:lang w:val="en-GB"/>
        </w:rPr>
        <w:t xml:space="preserve"> </w:t>
      </w:r>
      <w:r w:rsidRPr="000F3C94">
        <w:rPr>
          <w:lang w:val="en-GB"/>
        </w:rPr>
        <w:t>be</w:t>
      </w:r>
      <w:r w:rsidRPr="000F3C94">
        <w:rPr>
          <w:spacing w:val="1"/>
          <w:lang w:val="en-GB"/>
        </w:rPr>
        <w:t xml:space="preserve"> </w:t>
      </w:r>
      <w:r w:rsidRPr="000F3C94">
        <w:rPr>
          <w:lang w:val="en-GB"/>
        </w:rPr>
        <w:t>used</w:t>
      </w:r>
      <w:r w:rsidRPr="000F3C94">
        <w:rPr>
          <w:spacing w:val="-1"/>
          <w:lang w:val="en-GB"/>
        </w:rPr>
        <w:t xml:space="preserve"> </w:t>
      </w:r>
      <w:r w:rsidRPr="000F3C94">
        <w:rPr>
          <w:lang w:val="en-GB"/>
        </w:rPr>
        <w:t>for</w:t>
      </w:r>
      <w:r w:rsidRPr="000F3C94">
        <w:rPr>
          <w:spacing w:val="5"/>
          <w:lang w:val="en-GB"/>
        </w:rPr>
        <w:t xml:space="preserve"> </w:t>
      </w:r>
      <w:r w:rsidRPr="000F3C94">
        <w:rPr>
          <w:lang w:val="en-GB"/>
        </w:rPr>
        <w:t>CNP</w:t>
      </w:r>
      <w:r w:rsidRPr="000F3C94">
        <w:rPr>
          <w:spacing w:val="-1"/>
          <w:lang w:val="en-GB"/>
        </w:rPr>
        <w:t xml:space="preserve"> </w:t>
      </w:r>
      <w:r w:rsidRPr="000F3C94">
        <w:rPr>
          <w:lang w:val="en-GB"/>
        </w:rPr>
        <w:t>data</w:t>
      </w:r>
      <w:r w:rsidRPr="000F3C94">
        <w:rPr>
          <w:spacing w:val="1"/>
          <w:lang w:val="en-GB"/>
        </w:rPr>
        <w:t xml:space="preserve"> </w:t>
      </w:r>
      <w:r w:rsidRPr="000F3C94">
        <w:rPr>
          <w:lang w:val="en-GB"/>
        </w:rPr>
        <w:t>products.</w:t>
      </w:r>
    </w:p>
    <w:p w14:paraId="2F9133AC" w14:textId="77777777" w:rsidR="00256F95" w:rsidRPr="000F3C94" w:rsidRDefault="00256F95" w:rsidP="00DC0D79">
      <w:pPr>
        <w:rPr>
          <w:lang w:val="en-GB"/>
        </w:rPr>
      </w:pPr>
    </w:p>
    <w:p w14:paraId="63DA2E1F" w14:textId="5B1736D6" w:rsidR="00DC0D79" w:rsidRPr="000F3C94" w:rsidRDefault="00DC0D79" w:rsidP="00256F95">
      <w:pPr>
        <w:pStyle w:val="Heading2"/>
        <w:tabs>
          <w:tab w:val="clear" w:pos="540"/>
        </w:tabs>
        <w:rPr>
          <w:rFonts w:eastAsia="Malgun Gothic"/>
          <w:lang w:val="en-GB"/>
        </w:rPr>
      </w:pPr>
      <w:bookmarkStart w:id="126" w:name="_Toc152232559"/>
      <w:bookmarkStart w:id="127" w:name="_Toc194499995"/>
      <w:r w:rsidRPr="000F3C94">
        <w:rPr>
          <w:rFonts w:eastAsia="Malgun Gothic"/>
          <w:lang w:val="en-GB"/>
        </w:rPr>
        <w:t>Projection</w:t>
      </w:r>
      <w:bookmarkEnd w:id="126"/>
      <w:bookmarkEnd w:id="127"/>
    </w:p>
    <w:p w14:paraId="2F5189D2" w14:textId="77777777" w:rsidR="00DC0D79" w:rsidRPr="000F3C94" w:rsidRDefault="00DC0D79" w:rsidP="00DC0D79">
      <w:pPr>
        <w:rPr>
          <w:lang w:val="en-GB"/>
        </w:rPr>
      </w:pPr>
      <w:r w:rsidRPr="000F3C94">
        <w:rPr>
          <w:lang w:val="en-GB"/>
        </w:rPr>
        <w:t>CNP</w:t>
      </w:r>
      <w:r w:rsidRPr="000F3C94">
        <w:rPr>
          <w:spacing w:val="-3"/>
          <w:lang w:val="en-GB"/>
        </w:rPr>
        <w:t xml:space="preserve"> </w:t>
      </w:r>
      <w:r w:rsidRPr="000F3C94">
        <w:rPr>
          <w:lang w:val="en-GB"/>
        </w:rPr>
        <w:t>data</w:t>
      </w:r>
      <w:r w:rsidRPr="000F3C94">
        <w:rPr>
          <w:spacing w:val="-1"/>
          <w:lang w:val="en-GB"/>
        </w:rPr>
        <w:t xml:space="preserve"> </w:t>
      </w:r>
      <w:r w:rsidRPr="000F3C94">
        <w:rPr>
          <w:lang w:val="en-GB"/>
        </w:rPr>
        <w:t>products</w:t>
      </w:r>
      <w:r w:rsidRPr="000F3C94">
        <w:rPr>
          <w:spacing w:val="-1"/>
          <w:lang w:val="en-GB"/>
        </w:rPr>
        <w:t xml:space="preserve"> </w:t>
      </w:r>
      <w:r w:rsidRPr="000F3C94">
        <w:rPr>
          <w:lang w:val="en-GB"/>
        </w:rPr>
        <w:t>are</w:t>
      </w:r>
      <w:r w:rsidRPr="000F3C94">
        <w:rPr>
          <w:spacing w:val="-3"/>
          <w:lang w:val="en-GB"/>
        </w:rPr>
        <w:t xml:space="preserve"> </w:t>
      </w:r>
      <w:r w:rsidRPr="000F3C94">
        <w:rPr>
          <w:lang w:val="en-GB"/>
        </w:rPr>
        <w:t>un-projected.</w:t>
      </w:r>
    </w:p>
    <w:p w14:paraId="1F584496" w14:textId="77777777" w:rsidR="00256F95" w:rsidRPr="000F3C94" w:rsidRDefault="00256F95" w:rsidP="00DC0D79">
      <w:pPr>
        <w:rPr>
          <w:lang w:val="en-GB"/>
        </w:rPr>
      </w:pPr>
    </w:p>
    <w:p w14:paraId="1B08A14A" w14:textId="70AEA637" w:rsidR="00DC0D79" w:rsidRPr="000F3C94" w:rsidRDefault="00DC0D79" w:rsidP="00532975">
      <w:pPr>
        <w:pStyle w:val="Heading2"/>
        <w:tabs>
          <w:tab w:val="clear" w:pos="540"/>
        </w:tabs>
        <w:rPr>
          <w:rFonts w:eastAsia="Malgun Gothic"/>
          <w:lang w:val="en-GB"/>
        </w:rPr>
      </w:pPr>
      <w:bookmarkStart w:id="128" w:name="_Toc152232560"/>
      <w:bookmarkStart w:id="129" w:name="_Toc194499996"/>
      <w:r w:rsidRPr="000F3C94">
        <w:rPr>
          <w:rFonts w:eastAsia="Malgun Gothic"/>
          <w:lang w:val="en-GB"/>
        </w:rPr>
        <w:t>Vertical coordinate reference system</w:t>
      </w:r>
      <w:bookmarkEnd w:id="128"/>
      <w:bookmarkEnd w:id="129"/>
    </w:p>
    <w:p w14:paraId="4C383354" w14:textId="77777777" w:rsidR="00DC0D79" w:rsidRPr="000F3C94" w:rsidRDefault="00DC0D79" w:rsidP="00DC0D79">
      <w:pPr>
        <w:rPr>
          <w:lang w:val="en-GB"/>
        </w:rPr>
      </w:pPr>
      <w:r w:rsidRPr="000F3C94">
        <w:rPr>
          <w:lang w:val="en-GB"/>
        </w:rPr>
        <w:t>Although all coordinates in a data set must refer to the same horizontal CRS different Vertical Datums</w:t>
      </w:r>
      <w:r w:rsidRPr="000F3C94">
        <w:rPr>
          <w:spacing w:val="1"/>
          <w:lang w:val="en-GB"/>
        </w:rPr>
        <w:t xml:space="preserve"> </w:t>
      </w:r>
      <w:r w:rsidRPr="000F3C94">
        <w:rPr>
          <w:lang w:val="en-GB"/>
        </w:rPr>
        <w:t>can</w:t>
      </w:r>
      <w:r w:rsidRPr="000F3C94">
        <w:rPr>
          <w:spacing w:val="-10"/>
          <w:lang w:val="en-GB"/>
        </w:rPr>
        <w:t xml:space="preserve"> </w:t>
      </w:r>
      <w:r w:rsidRPr="000F3C94">
        <w:rPr>
          <w:lang w:val="en-GB"/>
        </w:rPr>
        <w:t>be</w:t>
      </w:r>
      <w:r w:rsidRPr="000F3C94">
        <w:rPr>
          <w:spacing w:val="-9"/>
          <w:lang w:val="en-GB"/>
        </w:rPr>
        <w:t xml:space="preserve"> </w:t>
      </w:r>
      <w:r w:rsidRPr="000F3C94">
        <w:rPr>
          <w:lang w:val="en-GB"/>
        </w:rPr>
        <w:t>used</w:t>
      </w:r>
      <w:r w:rsidRPr="000F3C94">
        <w:rPr>
          <w:spacing w:val="-9"/>
          <w:lang w:val="en-GB"/>
        </w:rPr>
        <w:t xml:space="preserve"> </w:t>
      </w:r>
      <w:r w:rsidRPr="000F3C94">
        <w:rPr>
          <w:lang w:val="en-GB"/>
        </w:rPr>
        <w:t>for</w:t>
      </w:r>
      <w:r w:rsidRPr="000F3C94">
        <w:rPr>
          <w:spacing w:val="-8"/>
          <w:lang w:val="en-GB"/>
        </w:rPr>
        <w:t xml:space="preserve"> </w:t>
      </w:r>
      <w:r w:rsidRPr="000F3C94">
        <w:rPr>
          <w:lang w:val="en-GB"/>
        </w:rPr>
        <w:t>the</w:t>
      </w:r>
      <w:r w:rsidRPr="000F3C94">
        <w:rPr>
          <w:spacing w:val="-8"/>
          <w:lang w:val="en-GB"/>
        </w:rPr>
        <w:t xml:space="preserve"> </w:t>
      </w:r>
      <w:r w:rsidRPr="000F3C94">
        <w:rPr>
          <w:lang w:val="en-GB"/>
        </w:rPr>
        <w:t>depth</w:t>
      </w:r>
      <w:r w:rsidRPr="000F3C94">
        <w:rPr>
          <w:spacing w:val="-9"/>
          <w:lang w:val="en-GB"/>
        </w:rPr>
        <w:t xml:space="preserve"> </w:t>
      </w:r>
      <w:r w:rsidRPr="000F3C94">
        <w:rPr>
          <w:lang w:val="en-GB"/>
        </w:rPr>
        <w:t>component</w:t>
      </w:r>
      <w:r w:rsidRPr="000F3C94">
        <w:rPr>
          <w:spacing w:val="-10"/>
          <w:lang w:val="en-GB"/>
        </w:rPr>
        <w:t xml:space="preserve"> </w:t>
      </w:r>
      <w:r w:rsidRPr="000F3C94">
        <w:rPr>
          <w:lang w:val="en-GB"/>
        </w:rPr>
        <w:t>of</w:t>
      </w:r>
      <w:r w:rsidRPr="000F3C94">
        <w:rPr>
          <w:spacing w:val="-7"/>
          <w:lang w:val="en-GB"/>
        </w:rPr>
        <w:t xml:space="preserve"> </w:t>
      </w:r>
      <w:r w:rsidRPr="000F3C94">
        <w:rPr>
          <w:lang w:val="en-GB"/>
        </w:rPr>
        <w:t>a</w:t>
      </w:r>
      <w:r w:rsidRPr="000F3C94">
        <w:rPr>
          <w:spacing w:val="-7"/>
          <w:lang w:val="en-GB"/>
        </w:rPr>
        <w:t xml:space="preserve"> </w:t>
      </w:r>
      <w:r w:rsidRPr="000F3C94">
        <w:rPr>
          <w:lang w:val="en-GB"/>
        </w:rPr>
        <w:t>coordinate</w:t>
      </w:r>
      <w:r w:rsidRPr="000F3C94">
        <w:rPr>
          <w:spacing w:val="-7"/>
          <w:lang w:val="en-GB"/>
        </w:rPr>
        <w:t xml:space="preserve"> </w:t>
      </w:r>
      <w:r w:rsidRPr="000F3C94">
        <w:rPr>
          <w:lang w:val="en-GB"/>
        </w:rPr>
        <w:t>tuple.</w:t>
      </w:r>
      <w:r w:rsidRPr="000F3C94">
        <w:rPr>
          <w:spacing w:val="-9"/>
          <w:lang w:val="en-GB"/>
        </w:rPr>
        <w:t xml:space="preserve"> </w:t>
      </w:r>
      <w:r w:rsidRPr="000F3C94">
        <w:rPr>
          <w:lang w:val="en-GB"/>
        </w:rPr>
        <w:t>Therefore</w:t>
      </w:r>
      <w:r w:rsidRPr="000F3C94">
        <w:rPr>
          <w:spacing w:val="-3"/>
          <w:lang w:val="en-GB"/>
        </w:rPr>
        <w:t xml:space="preserve"> </w:t>
      </w:r>
      <w:r w:rsidRPr="000F3C94">
        <w:rPr>
          <w:lang w:val="en-GB"/>
        </w:rPr>
        <w:t>the</w:t>
      </w:r>
      <w:r w:rsidRPr="000F3C94">
        <w:rPr>
          <w:spacing w:val="-7"/>
          <w:lang w:val="en-GB"/>
        </w:rPr>
        <w:t xml:space="preserve"> </w:t>
      </w:r>
      <w:r w:rsidRPr="000F3C94">
        <w:rPr>
          <w:lang w:val="en-GB"/>
        </w:rPr>
        <w:t>vertical</w:t>
      </w:r>
      <w:r w:rsidRPr="000F3C94">
        <w:rPr>
          <w:spacing w:val="-6"/>
          <w:lang w:val="en-GB"/>
        </w:rPr>
        <w:t xml:space="preserve"> </w:t>
      </w:r>
      <w:r w:rsidRPr="000F3C94">
        <w:rPr>
          <w:lang w:val="en-GB"/>
        </w:rPr>
        <w:t>CRS</w:t>
      </w:r>
      <w:r w:rsidRPr="000F3C94">
        <w:rPr>
          <w:spacing w:val="-10"/>
          <w:lang w:val="en-GB"/>
        </w:rPr>
        <w:t xml:space="preserve"> </w:t>
      </w:r>
      <w:r w:rsidRPr="000F3C94">
        <w:rPr>
          <w:lang w:val="en-GB"/>
        </w:rPr>
        <w:t>can</w:t>
      </w:r>
      <w:r w:rsidRPr="000F3C94">
        <w:rPr>
          <w:spacing w:val="-7"/>
          <w:lang w:val="en-GB"/>
        </w:rPr>
        <w:t xml:space="preserve"> </w:t>
      </w:r>
      <w:r w:rsidRPr="000F3C94">
        <w:rPr>
          <w:lang w:val="en-GB"/>
        </w:rPr>
        <w:t>be</w:t>
      </w:r>
      <w:r w:rsidRPr="000F3C94">
        <w:rPr>
          <w:spacing w:val="-9"/>
          <w:lang w:val="en-GB"/>
        </w:rPr>
        <w:t xml:space="preserve"> </w:t>
      </w:r>
      <w:r w:rsidRPr="000F3C94">
        <w:rPr>
          <w:lang w:val="en-GB"/>
        </w:rPr>
        <w:t>repeated.</w:t>
      </w:r>
      <w:r w:rsidRPr="000F3C94">
        <w:rPr>
          <w:spacing w:val="-54"/>
          <w:lang w:val="en-GB"/>
        </w:rPr>
        <w:t xml:space="preserve"> </w:t>
      </w:r>
      <w:r w:rsidRPr="000F3C94">
        <w:rPr>
          <w:lang w:val="en-GB"/>
        </w:rPr>
        <w:t>For each Vertical CRS a unique identifier is defined. Those identifiers will be used to indicate which</w:t>
      </w:r>
      <w:r w:rsidRPr="000F3C94">
        <w:rPr>
          <w:spacing w:val="1"/>
          <w:lang w:val="en-GB"/>
        </w:rPr>
        <w:t xml:space="preserve"> </w:t>
      </w:r>
      <w:r w:rsidRPr="000F3C94">
        <w:rPr>
          <w:lang w:val="en-GB"/>
        </w:rPr>
        <w:t>Vertical</w:t>
      </w:r>
      <w:r w:rsidRPr="000F3C94">
        <w:rPr>
          <w:spacing w:val="-3"/>
          <w:lang w:val="en-GB"/>
        </w:rPr>
        <w:t xml:space="preserve"> </w:t>
      </w:r>
      <w:r w:rsidRPr="000F3C94">
        <w:rPr>
          <w:lang w:val="en-GB"/>
        </w:rPr>
        <w:t>CRS</w:t>
      </w:r>
      <w:r w:rsidRPr="000F3C94">
        <w:rPr>
          <w:spacing w:val="1"/>
          <w:lang w:val="en-GB"/>
        </w:rPr>
        <w:t xml:space="preserve"> </w:t>
      </w:r>
      <w:r w:rsidRPr="000F3C94">
        <w:rPr>
          <w:lang w:val="en-GB"/>
        </w:rPr>
        <w:t>is used.</w:t>
      </w:r>
      <w:r w:rsidRPr="000F3C94">
        <w:rPr>
          <w:spacing w:val="1"/>
          <w:lang w:val="en-GB"/>
        </w:rPr>
        <w:t xml:space="preserve"> </w:t>
      </w:r>
      <w:r w:rsidRPr="000F3C94">
        <w:rPr>
          <w:lang w:val="en-GB"/>
        </w:rPr>
        <w:t>Units must</w:t>
      </w:r>
      <w:r w:rsidRPr="000F3C94">
        <w:rPr>
          <w:spacing w:val="-1"/>
          <w:lang w:val="en-GB"/>
        </w:rPr>
        <w:t xml:space="preserve"> </w:t>
      </w:r>
      <w:r w:rsidRPr="000F3C94">
        <w:rPr>
          <w:lang w:val="en-GB"/>
        </w:rPr>
        <w:t>be</w:t>
      </w:r>
      <w:r w:rsidRPr="000F3C94">
        <w:rPr>
          <w:spacing w:val="-1"/>
          <w:lang w:val="en-GB"/>
        </w:rPr>
        <w:t xml:space="preserve"> </w:t>
      </w:r>
      <w:r w:rsidRPr="000F3C94">
        <w:rPr>
          <w:lang w:val="en-GB"/>
        </w:rPr>
        <w:t>in</w:t>
      </w:r>
      <w:r w:rsidRPr="000F3C94">
        <w:rPr>
          <w:spacing w:val="-1"/>
          <w:lang w:val="en-GB"/>
        </w:rPr>
        <w:t xml:space="preserve"> </w:t>
      </w:r>
      <w:r w:rsidRPr="000F3C94">
        <w:rPr>
          <w:lang w:val="en-GB"/>
        </w:rPr>
        <w:t>meters.</w:t>
      </w:r>
    </w:p>
    <w:p w14:paraId="239E5334" w14:textId="77777777" w:rsidR="00532975" w:rsidRPr="000F3C94" w:rsidRDefault="00532975" w:rsidP="00DC0D79">
      <w:pPr>
        <w:rPr>
          <w:lang w:val="en-GB"/>
        </w:rPr>
      </w:pPr>
    </w:p>
    <w:p w14:paraId="5AE1CD83" w14:textId="4B454E39" w:rsidR="00DC0D79" w:rsidRPr="000F3C94" w:rsidRDefault="00DC0D79" w:rsidP="00532975">
      <w:pPr>
        <w:pStyle w:val="Heading2"/>
        <w:tabs>
          <w:tab w:val="clear" w:pos="540"/>
        </w:tabs>
        <w:rPr>
          <w:rFonts w:eastAsia="Malgun Gothic"/>
          <w:lang w:val="en-GB"/>
        </w:rPr>
      </w:pPr>
      <w:bookmarkStart w:id="130" w:name="_Toc152232561"/>
      <w:bookmarkStart w:id="131" w:name="_Toc194499997"/>
      <w:r w:rsidRPr="000F3C94">
        <w:rPr>
          <w:rFonts w:eastAsia="Malgun Gothic"/>
          <w:lang w:val="en-GB"/>
        </w:rPr>
        <w:t>Temporal reference system</w:t>
      </w:r>
      <w:bookmarkEnd w:id="130"/>
      <w:bookmarkEnd w:id="131"/>
    </w:p>
    <w:p w14:paraId="4FAB3311" w14:textId="77777777" w:rsidR="00DC0D79" w:rsidRPr="000F3C94" w:rsidRDefault="00DC0D79" w:rsidP="00DC0D79">
      <w:pPr>
        <w:rPr>
          <w:lang w:val="en-GB"/>
        </w:rPr>
      </w:pPr>
      <w:r w:rsidRPr="000F3C94">
        <w:rPr>
          <w:lang w:val="en-GB"/>
        </w:rPr>
        <w:t>Time</w:t>
      </w:r>
      <w:r w:rsidRPr="000F3C94">
        <w:rPr>
          <w:spacing w:val="-3"/>
          <w:lang w:val="en-GB"/>
        </w:rPr>
        <w:t xml:space="preserve"> </w:t>
      </w:r>
      <w:r w:rsidRPr="000F3C94">
        <w:rPr>
          <w:lang w:val="en-GB"/>
        </w:rPr>
        <w:t>is</w:t>
      </w:r>
      <w:r w:rsidRPr="000F3C94">
        <w:rPr>
          <w:spacing w:val="-3"/>
          <w:lang w:val="en-GB"/>
        </w:rPr>
        <w:t xml:space="preserve"> </w:t>
      </w:r>
      <w:r w:rsidRPr="000F3C94">
        <w:rPr>
          <w:lang w:val="en-GB"/>
        </w:rPr>
        <w:t>measured</w:t>
      </w:r>
      <w:r w:rsidRPr="000F3C94">
        <w:rPr>
          <w:spacing w:val="-2"/>
          <w:lang w:val="en-GB"/>
        </w:rPr>
        <w:t xml:space="preserve"> </w:t>
      </w:r>
      <w:r w:rsidRPr="000F3C94">
        <w:rPr>
          <w:lang w:val="en-GB"/>
        </w:rPr>
        <w:t>by</w:t>
      </w:r>
      <w:r w:rsidRPr="000F3C94">
        <w:rPr>
          <w:spacing w:val="-5"/>
          <w:lang w:val="en-GB"/>
        </w:rPr>
        <w:t xml:space="preserve"> </w:t>
      </w:r>
      <w:r w:rsidRPr="000F3C94">
        <w:rPr>
          <w:lang w:val="en-GB"/>
        </w:rPr>
        <w:t>reference</w:t>
      </w:r>
      <w:r w:rsidRPr="000F3C94">
        <w:rPr>
          <w:spacing w:val="-2"/>
          <w:lang w:val="en-GB"/>
        </w:rPr>
        <w:t xml:space="preserve"> </w:t>
      </w:r>
      <w:r w:rsidRPr="000F3C94">
        <w:rPr>
          <w:lang w:val="en-GB"/>
        </w:rPr>
        <w:t>to</w:t>
      </w:r>
      <w:r w:rsidRPr="000F3C94">
        <w:rPr>
          <w:spacing w:val="-3"/>
          <w:lang w:val="en-GB"/>
        </w:rPr>
        <w:t xml:space="preserve"> </w:t>
      </w:r>
      <w:r w:rsidRPr="000F3C94">
        <w:rPr>
          <w:lang w:val="en-GB"/>
        </w:rPr>
        <w:t>Calendar</w:t>
      </w:r>
      <w:r w:rsidRPr="000F3C94">
        <w:rPr>
          <w:spacing w:val="-2"/>
          <w:lang w:val="en-GB"/>
        </w:rPr>
        <w:t xml:space="preserve"> </w:t>
      </w:r>
      <w:r w:rsidRPr="000F3C94">
        <w:rPr>
          <w:lang w:val="en-GB"/>
        </w:rPr>
        <w:t>dates</w:t>
      </w:r>
      <w:r w:rsidRPr="000F3C94">
        <w:rPr>
          <w:spacing w:val="-1"/>
          <w:lang w:val="en-GB"/>
        </w:rPr>
        <w:t xml:space="preserve"> </w:t>
      </w:r>
      <w:r w:rsidRPr="000F3C94">
        <w:rPr>
          <w:lang w:val="en-GB"/>
        </w:rPr>
        <w:t>and Clock</w:t>
      </w:r>
      <w:r w:rsidRPr="000F3C94">
        <w:rPr>
          <w:spacing w:val="1"/>
          <w:lang w:val="en-GB"/>
        </w:rPr>
        <w:t xml:space="preserve"> </w:t>
      </w:r>
      <w:r w:rsidRPr="000F3C94">
        <w:rPr>
          <w:lang w:val="en-GB"/>
        </w:rPr>
        <w:t>time</w:t>
      </w:r>
      <w:r w:rsidRPr="000F3C94">
        <w:rPr>
          <w:spacing w:val="-2"/>
          <w:lang w:val="en-GB"/>
        </w:rPr>
        <w:t xml:space="preserve"> </w:t>
      </w:r>
      <w:r w:rsidRPr="000F3C94">
        <w:rPr>
          <w:lang w:val="en-GB"/>
        </w:rPr>
        <w:t>in</w:t>
      </w:r>
      <w:r w:rsidRPr="000F3C94">
        <w:rPr>
          <w:spacing w:val="-2"/>
          <w:lang w:val="en-GB"/>
        </w:rPr>
        <w:t xml:space="preserve"> </w:t>
      </w:r>
      <w:r w:rsidRPr="000F3C94">
        <w:rPr>
          <w:lang w:val="en-GB"/>
        </w:rPr>
        <w:t>accordance with</w:t>
      </w:r>
      <w:r w:rsidRPr="000F3C94">
        <w:rPr>
          <w:spacing w:val="-3"/>
          <w:lang w:val="en-GB"/>
        </w:rPr>
        <w:t xml:space="preserve"> </w:t>
      </w:r>
      <w:r w:rsidRPr="000F3C94">
        <w:rPr>
          <w:lang w:val="en-GB"/>
        </w:rPr>
        <w:t>ISO</w:t>
      </w:r>
      <w:r w:rsidRPr="000F3C94">
        <w:rPr>
          <w:spacing w:val="-1"/>
          <w:lang w:val="en-GB"/>
        </w:rPr>
        <w:t xml:space="preserve"> </w:t>
      </w:r>
      <w:r w:rsidRPr="000F3C94">
        <w:rPr>
          <w:lang w:val="en-GB"/>
        </w:rPr>
        <w:t>19108:2002</w:t>
      </w:r>
      <w:r w:rsidRPr="000F3C94">
        <w:rPr>
          <w:spacing w:val="-52"/>
          <w:lang w:val="en-GB"/>
        </w:rPr>
        <w:t xml:space="preserve"> </w:t>
      </w:r>
      <w:r w:rsidRPr="000F3C94">
        <w:rPr>
          <w:lang w:val="en-GB"/>
        </w:rPr>
        <w:t>Temporal</w:t>
      </w:r>
      <w:r w:rsidRPr="000F3C94">
        <w:rPr>
          <w:spacing w:val="-3"/>
          <w:lang w:val="en-GB"/>
        </w:rPr>
        <w:t xml:space="preserve"> </w:t>
      </w:r>
      <w:r w:rsidRPr="000F3C94">
        <w:rPr>
          <w:lang w:val="en-GB"/>
        </w:rPr>
        <w:t>Schema,</w:t>
      </w:r>
      <w:r w:rsidRPr="000F3C94">
        <w:rPr>
          <w:spacing w:val="-1"/>
          <w:lang w:val="en-GB"/>
        </w:rPr>
        <w:t xml:space="preserve"> </w:t>
      </w:r>
      <w:r w:rsidRPr="000F3C94">
        <w:rPr>
          <w:lang w:val="en-GB"/>
        </w:rPr>
        <w:t>clause</w:t>
      </w:r>
      <w:r w:rsidRPr="000F3C94">
        <w:rPr>
          <w:spacing w:val="1"/>
          <w:lang w:val="en-GB"/>
        </w:rPr>
        <w:t xml:space="preserve"> </w:t>
      </w:r>
      <w:r w:rsidRPr="000F3C94">
        <w:rPr>
          <w:lang w:val="en-GB"/>
        </w:rPr>
        <w:t>5.4.4.</w:t>
      </w:r>
    </w:p>
    <w:p w14:paraId="1078A63D" w14:textId="77777777" w:rsidR="00532975" w:rsidRPr="000F3C94" w:rsidRDefault="00532975" w:rsidP="00DC0D79">
      <w:pPr>
        <w:rPr>
          <w:lang w:val="en-GB"/>
        </w:rPr>
      </w:pPr>
    </w:p>
    <w:p w14:paraId="0A2CADF8" w14:textId="17382513" w:rsidR="00DC0D79" w:rsidRPr="000F3C94" w:rsidRDefault="00DC0D79" w:rsidP="00532975">
      <w:pPr>
        <w:pStyle w:val="Heading2"/>
        <w:tabs>
          <w:tab w:val="clear" w:pos="540"/>
        </w:tabs>
        <w:rPr>
          <w:rFonts w:eastAsia="Malgun Gothic"/>
          <w:lang w:val="en-GB"/>
        </w:rPr>
      </w:pPr>
      <w:bookmarkStart w:id="132" w:name="_Toc152232562"/>
      <w:bookmarkStart w:id="133" w:name="_Toc194499998"/>
      <w:r w:rsidRPr="000F3C94">
        <w:rPr>
          <w:rFonts w:eastAsia="Malgun Gothic"/>
          <w:lang w:val="en-GB"/>
        </w:rPr>
        <w:t>Coverage of nautical products data and scale</w:t>
      </w:r>
      <w:bookmarkEnd w:id="132"/>
      <w:bookmarkEnd w:id="133"/>
    </w:p>
    <w:p w14:paraId="5DF6BF43" w14:textId="0DFA01E7" w:rsidR="004956DB" w:rsidRPr="000F3C94" w:rsidRDefault="004956DB" w:rsidP="00DC0D79">
      <w:pPr>
        <w:rPr>
          <w:lang w:val="en-GB"/>
        </w:rPr>
      </w:pPr>
      <w:r w:rsidRPr="000F3C94">
        <w:rPr>
          <w:lang w:val="en-GB"/>
        </w:rPr>
        <w:t>CNP data must be compiled in the best applicable scale. The use of the data itself is "scale independent". That means that the data can be used at any scale. S-100 allows the association of multiple spatial attributes to a single feature instance. Each of these spatial attributes can in principle be qualified by maximum and minimum scales.</w:t>
      </w:r>
    </w:p>
    <w:p w14:paraId="181DB7BC" w14:textId="3FCE0731" w:rsidR="00DC0D79" w:rsidRPr="000F3C94" w:rsidRDefault="00DC0D79" w:rsidP="00DC0D79">
      <w:pPr>
        <w:rPr>
          <w:lang w:val="en-GB"/>
        </w:rPr>
      </w:pPr>
      <w:r w:rsidRPr="000F3C94">
        <w:rPr>
          <w:lang w:val="en-GB"/>
        </w:rPr>
        <w:t>For</w:t>
      </w:r>
      <w:r w:rsidRPr="000F3C94">
        <w:rPr>
          <w:spacing w:val="-5"/>
          <w:lang w:val="en-GB"/>
        </w:rPr>
        <w:t xml:space="preserve"> </w:t>
      </w:r>
      <w:r w:rsidRPr="000F3C94">
        <w:rPr>
          <w:lang w:val="en-GB"/>
        </w:rPr>
        <w:t>example,</w:t>
      </w:r>
      <w:r w:rsidRPr="000F3C94">
        <w:rPr>
          <w:spacing w:val="-2"/>
          <w:lang w:val="en-GB"/>
        </w:rPr>
        <w:t xml:space="preserve"> </w:t>
      </w:r>
      <w:r w:rsidRPr="000F3C94">
        <w:rPr>
          <w:lang w:val="en-GB"/>
        </w:rPr>
        <w:t>it</w:t>
      </w:r>
      <w:r w:rsidRPr="000F3C94">
        <w:rPr>
          <w:spacing w:val="-2"/>
          <w:lang w:val="en-GB"/>
        </w:rPr>
        <w:t xml:space="preserve"> </w:t>
      </w:r>
      <w:r w:rsidRPr="000F3C94">
        <w:rPr>
          <w:lang w:val="en-GB"/>
        </w:rPr>
        <w:t>is</w:t>
      </w:r>
      <w:r w:rsidRPr="000F3C94">
        <w:rPr>
          <w:spacing w:val="-3"/>
          <w:lang w:val="en-GB"/>
        </w:rPr>
        <w:t xml:space="preserve"> </w:t>
      </w:r>
      <w:r w:rsidRPr="000F3C94">
        <w:rPr>
          <w:lang w:val="en-GB"/>
        </w:rPr>
        <w:t>possible,</w:t>
      </w:r>
      <w:r w:rsidRPr="000F3C94">
        <w:rPr>
          <w:spacing w:val="-2"/>
          <w:lang w:val="en-GB"/>
        </w:rPr>
        <w:t xml:space="preserve"> </w:t>
      </w:r>
      <w:r w:rsidRPr="000F3C94">
        <w:rPr>
          <w:lang w:val="en-GB"/>
        </w:rPr>
        <w:t>within</w:t>
      </w:r>
      <w:r w:rsidRPr="000F3C94">
        <w:rPr>
          <w:spacing w:val="-2"/>
          <w:lang w:val="en-GB"/>
        </w:rPr>
        <w:t xml:space="preserve"> </w:t>
      </w:r>
      <w:r w:rsidRPr="000F3C94">
        <w:rPr>
          <w:lang w:val="en-GB"/>
        </w:rPr>
        <w:t>one</w:t>
      </w:r>
      <w:r w:rsidRPr="000F3C94">
        <w:rPr>
          <w:spacing w:val="-1"/>
          <w:lang w:val="en-GB"/>
        </w:rPr>
        <w:t xml:space="preserve"> </w:t>
      </w:r>
      <w:r w:rsidRPr="000F3C94">
        <w:rPr>
          <w:lang w:val="en-GB"/>
        </w:rPr>
        <w:t>dataset,</w:t>
      </w:r>
      <w:r w:rsidRPr="000F3C94">
        <w:rPr>
          <w:spacing w:val="-4"/>
          <w:lang w:val="en-GB"/>
        </w:rPr>
        <w:t xml:space="preserve"> </w:t>
      </w:r>
      <w:r w:rsidRPr="000F3C94">
        <w:rPr>
          <w:lang w:val="en-GB"/>
        </w:rPr>
        <w:t>to</w:t>
      </w:r>
      <w:r w:rsidRPr="000F3C94">
        <w:rPr>
          <w:spacing w:val="-3"/>
          <w:lang w:val="en-GB"/>
        </w:rPr>
        <w:t xml:space="preserve"> </w:t>
      </w:r>
      <w:r w:rsidRPr="000F3C94">
        <w:rPr>
          <w:lang w:val="en-GB"/>
        </w:rPr>
        <w:t>have</w:t>
      </w:r>
      <w:r w:rsidRPr="000F3C94">
        <w:rPr>
          <w:spacing w:val="-2"/>
          <w:lang w:val="en-GB"/>
        </w:rPr>
        <w:t xml:space="preserve"> </w:t>
      </w:r>
      <w:r w:rsidRPr="000F3C94">
        <w:rPr>
          <w:lang w:val="en-GB"/>
        </w:rPr>
        <w:t>a</w:t>
      </w:r>
      <w:r w:rsidRPr="000F3C94">
        <w:rPr>
          <w:spacing w:val="-5"/>
          <w:lang w:val="en-GB"/>
        </w:rPr>
        <w:t xml:space="preserve"> </w:t>
      </w:r>
      <w:r w:rsidRPr="000F3C94">
        <w:rPr>
          <w:lang w:val="en-GB"/>
        </w:rPr>
        <w:t>single</w:t>
      </w:r>
      <w:r w:rsidRPr="000F3C94">
        <w:rPr>
          <w:spacing w:val="-5"/>
          <w:lang w:val="en-GB"/>
        </w:rPr>
        <w:t xml:space="preserve"> </w:t>
      </w:r>
      <w:r w:rsidRPr="000F3C94">
        <w:rPr>
          <w:lang w:val="en-GB"/>
        </w:rPr>
        <w:t>instance</w:t>
      </w:r>
      <w:r w:rsidRPr="000F3C94">
        <w:rPr>
          <w:spacing w:val="-2"/>
          <w:lang w:val="en-GB"/>
        </w:rPr>
        <w:t xml:space="preserve"> </w:t>
      </w:r>
      <w:r w:rsidRPr="000F3C94">
        <w:rPr>
          <w:lang w:val="en-GB"/>
        </w:rPr>
        <w:t>of</w:t>
      </w:r>
      <w:r w:rsidRPr="000F3C94">
        <w:rPr>
          <w:spacing w:val="-3"/>
          <w:lang w:val="en-GB"/>
        </w:rPr>
        <w:t xml:space="preserve"> </w:t>
      </w:r>
      <w:r w:rsidRPr="000F3C94">
        <w:rPr>
          <w:lang w:val="en-GB"/>
        </w:rPr>
        <w:t>a</w:t>
      </w:r>
      <w:r w:rsidRPr="000F3C94">
        <w:rPr>
          <w:spacing w:val="-2"/>
          <w:lang w:val="en-GB"/>
        </w:rPr>
        <w:t xml:space="preserve"> </w:t>
      </w:r>
      <w:r w:rsidRPr="000F3C94">
        <w:rPr>
          <w:lang w:val="en-GB"/>
        </w:rPr>
        <w:t>feature</w:t>
      </w:r>
      <w:r w:rsidRPr="000F3C94">
        <w:rPr>
          <w:spacing w:val="-5"/>
          <w:lang w:val="en-GB"/>
        </w:rPr>
        <w:t xml:space="preserve"> </w:t>
      </w:r>
      <w:r w:rsidRPr="000F3C94">
        <w:rPr>
          <w:lang w:val="en-GB"/>
        </w:rPr>
        <w:t>that</w:t>
      </w:r>
      <w:r w:rsidRPr="000F3C94">
        <w:rPr>
          <w:spacing w:val="-2"/>
          <w:lang w:val="en-GB"/>
        </w:rPr>
        <w:t xml:space="preserve"> </w:t>
      </w:r>
      <w:r w:rsidRPr="000F3C94">
        <w:rPr>
          <w:lang w:val="en-GB"/>
        </w:rPr>
        <w:t>has</w:t>
      </w:r>
      <w:r w:rsidRPr="000F3C94">
        <w:rPr>
          <w:spacing w:val="-3"/>
          <w:lang w:val="en-GB"/>
        </w:rPr>
        <w:t xml:space="preserve"> </w:t>
      </w:r>
      <w:r w:rsidRPr="000F3C94">
        <w:rPr>
          <w:lang w:val="en-GB"/>
        </w:rPr>
        <w:t>more</w:t>
      </w:r>
      <w:r w:rsidRPr="000F3C94">
        <w:rPr>
          <w:spacing w:val="-4"/>
          <w:lang w:val="en-GB"/>
        </w:rPr>
        <w:t xml:space="preserve"> </w:t>
      </w:r>
      <w:r w:rsidRPr="000F3C94">
        <w:rPr>
          <w:lang w:val="en-GB"/>
        </w:rPr>
        <w:t>than</w:t>
      </w:r>
      <w:r w:rsidRPr="000F3C94">
        <w:rPr>
          <w:spacing w:val="-54"/>
          <w:lang w:val="en-GB"/>
        </w:rPr>
        <w:t xml:space="preserve"> </w:t>
      </w:r>
      <w:r w:rsidRPr="000F3C94">
        <w:rPr>
          <w:lang w:val="en-GB"/>
        </w:rPr>
        <w:t>one area geometry. Each of these geometries has different scale max/min attributes. Moreover, due to</w:t>
      </w:r>
      <w:r w:rsidRPr="000F3C94">
        <w:rPr>
          <w:spacing w:val="1"/>
          <w:lang w:val="en-GB"/>
        </w:rPr>
        <w:t xml:space="preserve"> </w:t>
      </w:r>
      <w:r w:rsidRPr="000F3C94">
        <w:rPr>
          <w:lang w:val="en-GB"/>
        </w:rPr>
        <w:t>cluttering in smaller scales, the scale minimum attribute may be used to turn off portrayal of some</w:t>
      </w:r>
      <w:r w:rsidRPr="000F3C94">
        <w:rPr>
          <w:spacing w:val="1"/>
          <w:lang w:val="en-GB"/>
        </w:rPr>
        <w:t xml:space="preserve"> </w:t>
      </w:r>
      <w:r w:rsidRPr="000F3C94">
        <w:rPr>
          <w:lang w:val="en-GB"/>
        </w:rPr>
        <w:t>features</w:t>
      </w:r>
      <w:r w:rsidRPr="000F3C94">
        <w:rPr>
          <w:spacing w:val="-1"/>
          <w:lang w:val="en-GB"/>
        </w:rPr>
        <w:t xml:space="preserve"> </w:t>
      </w:r>
      <w:r w:rsidRPr="000F3C94">
        <w:rPr>
          <w:lang w:val="en-GB"/>
        </w:rPr>
        <w:t>at</w:t>
      </w:r>
      <w:r w:rsidRPr="000F3C94">
        <w:rPr>
          <w:spacing w:val="-1"/>
          <w:lang w:val="en-GB"/>
        </w:rPr>
        <w:t xml:space="preserve"> </w:t>
      </w:r>
      <w:r w:rsidRPr="000F3C94">
        <w:rPr>
          <w:lang w:val="en-GB"/>
        </w:rPr>
        <w:t>smaller</w:t>
      </w:r>
      <w:r w:rsidRPr="000F3C94">
        <w:rPr>
          <w:spacing w:val="-1"/>
          <w:lang w:val="en-GB"/>
        </w:rPr>
        <w:t xml:space="preserve"> </w:t>
      </w:r>
      <w:r w:rsidRPr="000F3C94">
        <w:rPr>
          <w:lang w:val="en-GB"/>
        </w:rPr>
        <w:t>scales.</w:t>
      </w:r>
    </w:p>
    <w:p w14:paraId="21563AE1" w14:textId="77777777" w:rsidR="00CB2ECE" w:rsidRPr="000F3C94" w:rsidRDefault="00CB2ECE" w:rsidP="00DC0D79">
      <w:pPr>
        <w:rPr>
          <w:lang w:val="en-GB"/>
        </w:rPr>
      </w:pPr>
    </w:p>
    <w:p w14:paraId="302652FF" w14:textId="77777777" w:rsidR="00BB0421" w:rsidRPr="000F3C94" w:rsidRDefault="00DE2145" w:rsidP="00CB2ECE">
      <w:pPr>
        <w:pStyle w:val="Heading1"/>
        <w:tabs>
          <w:tab w:val="clear" w:pos="400"/>
        </w:tabs>
        <w:rPr>
          <w:lang w:val="en-GB"/>
        </w:rPr>
      </w:pPr>
      <w:bookmarkStart w:id="134" w:name="_Toc225648327"/>
      <w:bookmarkStart w:id="135" w:name="_Toc225065184"/>
      <w:bookmarkStart w:id="136" w:name="_Toc152232563"/>
      <w:bookmarkStart w:id="137" w:name="_Toc194499999"/>
      <w:r w:rsidRPr="000F3C94">
        <w:rPr>
          <w:lang w:val="en-GB"/>
        </w:rPr>
        <w:t>Data Quality</w:t>
      </w:r>
      <w:bookmarkEnd w:id="134"/>
      <w:bookmarkEnd w:id="135"/>
      <w:bookmarkEnd w:id="136"/>
      <w:bookmarkEnd w:id="137"/>
      <w:r w:rsidR="00832ABB" w:rsidRPr="000F3C94">
        <w:rPr>
          <w:lang w:val="en-GB"/>
        </w:rPr>
        <w:t xml:space="preserve"> </w:t>
      </w:r>
    </w:p>
    <w:p w14:paraId="494AD7B4" w14:textId="75610B27" w:rsidR="004B3BA0" w:rsidRPr="000F3C94" w:rsidRDefault="00A609A4" w:rsidP="00CB2ECE">
      <w:pPr>
        <w:pStyle w:val="Heading2"/>
        <w:tabs>
          <w:tab w:val="clear" w:pos="540"/>
        </w:tabs>
        <w:rPr>
          <w:lang w:val="en-GB"/>
        </w:rPr>
      </w:pPr>
      <w:bookmarkStart w:id="138" w:name="_Toc152232564"/>
      <w:bookmarkStart w:id="139" w:name="_Toc194500000"/>
      <w:r w:rsidRPr="000F3C94">
        <w:rPr>
          <w:lang w:val="en-GB"/>
        </w:rPr>
        <w:t>Introduction</w:t>
      </w:r>
      <w:bookmarkEnd w:id="138"/>
      <w:bookmarkEnd w:id="139"/>
    </w:p>
    <w:p w14:paraId="09985C8E" w14:textId="77777777" w:rsidR="00A609A4" w:rsidRPr="000F3C94" w:rsidRDefault="00A609A4" w:rsidP="00A609A4">
      <w:pPr>
        <w:rPr>
          <w:lang w:val="en-GB"/>
        </w:rPr>
      </w:pPr>
      <w:r w:rsidRPr="000F3C94">
        <w:rPr>
          <w:lang w:val="en-GB"/>
        </w:rPr>
        <w:t>Data quality allows users and user systems to assess fitness for use of the provided data. Data quality</w:t>
      </w:r>
      <w:r w:rsidRPr="000F3C94">
        <w:rPr>
          <w:spacing w:val="1"/>
          <w:lang w:val="en-GB"/>
        </w:rPr>
        <w:t xml:space="preserve"> </w:t>
      </w:r>
      <w:r w:rsidRPr="000F3C94">
        <w:rPr>
          <w:lang w:val="en-GB"/>
        </w:rPr>
        <w:t>measures and the associated evaluation are reported as metadata of a data product. This metadata</w:t>
      </w:r>
      <w:r w:rsidRPr="000F3C94">
        <w:rPr>
          <w:spacing w:val="1"/>
          <w:lang w:val="en-GB"/>
        </w:rPr>
        <w:t xml:space="preserve"> </w:t>
      </w:r>
      <w:r w:rsidRPr="000F3C94">
        <w:rPr>
          <w:lang w:val="en-GB"/>
        </w:rPr>
        <w:t>improves interoperability with other data products and provides usage by user groups that the data</w:t>
      </w:r>
      <w:r w:rsidRPr="000F3C94">
        <w:rPr>
          <w:spacing w:val="1"/>
          <w:lang w:val="en-GB"/>
        </w:rPr>
        <w:t xml:space="preserve"> </w:t>
      </w:r>
      <w:r w:rsidRPr="000F3C94">
        <w:rPr>
          <w:lang w:val="en-GB"/>
        </w:rPr>
        <w:t>product</w:t>
      </w:r>
      <w:r w:rsidRPr="000F3C94">
        <w:rPr>
          <w:spacing w:val="-8"/>
          <w:lang w:val="en-GB"/>
        </w:rPr>
        <w:t xml:space="preserve"> </w:t>
      </w:r>
      <w:r w:rsidRPr="000F3C94">
        <w:rPr>
          <w:lang w:val="en-GB"/>
        </w:rPr>
        <w:t>was</w:t>
      </w:r>
      <w:r w:rsidRPr="000F3C94">
        <w:rPr>
          <w:spacing w:val="-8"/>
          <w:lang w:val="en-GB"/>
        </w:rPr>
        <w:t xml:space="preserve"> </w:t>
      </w:r>
      <w:r w:rsidRPr="000F3C94">
        <w:rPr>
          <w:lang w:val="en-GB"/>
        </w:rPr>
        <w:t>not</w:t>
      </w:r>
      <w:r w:rsidRPr="000F3C94">
        <w:rPr>
          <w:spacing w:val="-8"/>
          <w:lang w:val="en-GB"/>
        </w:rPr>
        <w:t xml:space="preserve"> </w:t>
      </w:r>
      <w:r w:rsidRPr="000F3C94">
        <w:rPr>
          <w:lang w:val="en-GB"/>
        </w:rPr>
        <w:t>originally</w:t>
      </w:r>
      <w:r w:rsidRPr="000F3C94">
        <w:rPr>
          <w:spacing w:val="-10"/>
          <w:lang w:val="en-GB"/>
        </w:rPr>
        <w:t xml:space="preserve"> </w:t>
      </w:r>
      <w:r w:rsidRPr="000F3C94">
        <w:rPr>
          <w:lang w:val="en-GB"/>
        </w:rPr>
        <w:t>intended</w:t>
      </w:r>
      <w:r w:rsidRPr="000F3C94">
        <w:rPr>
          <w:spacing w:val="-10"/>
          <w:lang w:val="en-GB"/>
        </w:rPr>
        <w:t xml:space="preserve"> </w:t>
      </w:r>
      <w:r w:rsidRPr="000F3C94">
        <w:rPr>
          <w:lang w:val="en-GB"/>
        </w:rPr>
        <w:t>for.</w:t>
      </w:r>
      <w:r w:rsidRPr="000F3C94">
        <w:rPr>
          <w:spacing w:val="-10"/>
          <w:lang w:val="en-GB"/>
        </w:rPr>
        <w:t xml:space="preserve"> </w:t>
      </w:r>
      <w:r w:rsidRPr="000F3C94">
        <w:rPr>
          <w:lang w:val="en-GB"/>
        </w:rPr>
        <w:t>The</w:t>
      </w:r>
      <w:r w:rsidRPr="000F3C94">
        <w:rPr>
          <w:spacing w:val="-10"/>
          <w:lang w:val="en-GB"/>
        </w:rPr>
        <w:t xml:space="preserve"> </w:t>
      </w:r>
      <w:r w:rsidRPr="000F3C94">
        <w:rPr>
          <w:lang w:val="en-GB"/>
        </w:rPr>
        <w:t>secondary</w:t>
      </w:r>
      <w:r w:rsidRPr="000F3C94">
        <w:rPr>
          <w:spacing w:val="-11"/>
          <w:lang w:val="en-GB"/>
        </w:rPr>
        <w:t xml:space="preserve"> </w:t>
      </w:r>
      <w:r w:rsidRPr="000F3C94">
        <w:rPr>
          <w:lang w:val="en-GB"/>
        </w:rPr>
        <w:t>users</w:t>
      </w:r>
      <w:r w:rsidRPr="000F3C94">
        <w:rPr>
          <w:spacing w:val="-7"/>
          <w:lang w:val="en-GB"/>
        </w:rPr>
        <w:t xml:space="preserve"> </w:t>
      </w:r>
      <w:r w:rsidRPr="000F3C94">
        <w:rPr>
          <w:lang w:val="en-GB"/>
        </w:rPr>
        <w:t>can</w:t>
      </w:r>
      <w:r w:rsidRPr="000F3C94">
        <w:rPr>
          <w:spacing w:val="-10"/>
          <w:lang w:val="en-GB"/>
        </w:rPr>
        <w:t xml:space="preserve"> </w:t>
      </w:r>
      <w:r w:rsidRPr="000F3C94">
        <w:rPr>
          <w:lang w:val="en-GB"/>
        </w:rPr>
        <w:t>make</w:t>
      </w:r>
      <w:r w:rsidRPr="000F3C94">
        <w:rPr>
          <w:spacing w:val="-10"/>
          <w:lang w:val="en-GB"/>
        </w:rPr>
        <w:t xml:space="preserve"> </w:t>
      </w:r>
      <w:r w:rsidRPr="000F3C94">
        <w:rPr>
          <w:lang w:val="en-GB"/>
        </w:rPr>
        <w:t>assessments</w:t>
      </w:r>
      <w:r w:rsidRPr="000F3C94">
        <w:rPr>
          <w:spacing w:val="-9"/>
          <w:lang w:val="en-GB"/>
        </w:rPr>
        <w:t xml:space="preserve"> </w:t>
      </w:r>
      <w:r w:rsidRPr="000F3C94">
        <w:rPr>
          <w:lang w:val="en-GB"/>
        </w:rPr>
        <w:t>of</w:t>
      </w:r>
      <w:r w:rsidRPr="000F3C94">
        <w:rPr>
          <w:spacing w:val="-8"/>
          <w:lang w:val="en-GB"/>
        </w:rPr>
        <w:t xml:space="preserve"> </w:t>
      </w:r>
      <w:r w:rsidRPr="000F3C94">
        <w:rPr>
          <w:lang w:val="en-GB"/>
        </w:rPr>
        <w:t>the</w:t>
      </w:r>
      <w:r w:rsidRPr="000F3C94">
        <w:rPr>
          <w:spacing w:val="-10"/>
          <w:lang w:val="en-GB"/>
        </w:rPr>
        <w:t xml:space="preserve"> </w:t>
      </w:r>
      <w:r w:rsidRPr="000F3C94">
        <w:rPr>
          <w:lang w:val="en-GB"/>
        </w:rPr>
        <w:t>data</w:t>
      </w:r>
      <w:r w:rsidRPr="000F3C94">
        <w:rPr>
          <w:spacing w:val="-10"/>
          <w:lang w:val="en-GB"/>
        </w:rPr>
        <w:t xml:space="preserve"> </w:t>
      </w:r>
      <w:r w:rsidRPr="000F3C94">
        <w:rPr>
          <w:lang w:val="en-GB"/>
        </w:rPr>
        <w:t>product</w:t>
      </w:r>
      <w:r w:rsidRPr="000F3C94">
        <w:rPr>
          <w:spacing w:val="-53"/>
          <w:lang w:val="en-GB"/>
        </w:rPr>
        <w:t xml:space="preserve"> </w:t>
      </w:r>
      <w:r w:rsidRPr="000F3C94">
        <w:rPr>
          <w:lang w:val="en-GB"/>
        </w:rPr>
        <w:t>usefulness</w:t>
      </w:r>
      <w:r w:rsidRPr="000F3C94">
        <w:rPr>
          <w:spacing w:val="-1"/>
          <w:lang w:val="en-GB"/>
        </w:rPr>
        <w:t xml:space="preserve"> </w:t>
      </w:r>
      <w:r w:rsidRPr="000F3C94">
        <w:rPr>
          <w:lang w:val="en-GB"/>
        </w:rPr>
        <w:t>in</w:t>
      </w:r>
      <w:r w:rsidRPr="000F3C94">
        <w:rPr>
          <w:spacing w:val="1"/>
          <w:lang w:val="en-GB"/>
        </w:rPr>
        <w:t xml:space="preserve"> </w:t>
      </w:r>
      <w:r w:rsidRPr="000F3C94">
        <w:rPr>
          <w:lang w:val="en-GB"/>
        </w:rPr>
        <w:t>their application</w:t>
      </w:r>
      <w:r w:rsidRPr="000F3C94">
        <w:rPr>
          <w:spacing w:val="-1"/>
          <w:lang w:val="en-GB"/>
        </w:rPr>
        <w:t xml:space="preserve"> </w:t>
      </w:r>
      <w:r w:rsidRPr="000F3C94">
        <w:rPr>
          <w:lang w:val="en-GB"/>
        </w:rPr>
        <w:t>based</w:t>
      </w:r>
      <w:r w:rsidRPr="000F3C94">
        <w:rPr>
          <w:spacing w:val="-1"/>
          <w:lang w:val="en-GB"/>
        </w:rPr>
        <w:t xml:space="preserve"> </w:t>
      </w:r>
      <w:r w:rsidRPr="000F3C94">
        <w:rPr>
          <w:lang w:val="en-GB"/>
        </w:rPr>
        <w:t>on</w:t>
      </w:r>
      <w:r w:rsidRPr="000F3C94">
        <w:rPr>
          <w:spacing w:val="-1"/>
          <w:lang w:val="en-GB"/>
        </w:rPr>
        <w:t xml:space="preserve"> </w:t>
      </w:r>
      <w:r w:rsidRPr="000F3C94">
        <w:rPr>
          <w:lang w:val="en-GB"/>
        </w:rPr>
        <w:t>the</w:t>
      </w:r>
      <w:r w:rsidRPr="000F3C94">
        <w:rPr>
          <w:spacing w:val="-2"/>
          <w:lang w:val="en-GB"/>
        </w:rPr>
        <w:t xml:space="preserve"> </w:t>
      </w:r>
      <w:r w:rsidRPr="000F3C94">
        <w:rPr>
          <w:lang w:val="en-GB"/>
        </w:rPr>
        <w:t>reported</w:t>
      </w:r>
      <w:r w:rsidRPr="000F3C94">
        <w:rPr>
          <w:spacing w:val="1"/>
          <w:lang w:val="en-GB"/>
        </w:rPr>
        <w:t xml:space="preserve"> </w:t>
      </w:r>
      <w:r w:rsidRPr="000F3C94">
        <w:rPr>
          <w:lang w:val="en-GB"/>
        </w:rPr>
        <w:t>data</w:t>
      </w:r>
      <w:r w:rsidRPr="000F3C94">
        <w:rPr>
          <w:spacing w:val="-1"/>
          <w:lang w:val="en-GB"/>
        </w:rPr>
        <w:t xml:space="preserve"> </w:t>
      </w:r>
      <w:r w:rsidRPr="000F3C94">
        <w:rPr>
          <w:lang w:val="en-GB"/>
        </w:rPr>
        <w:t>quality</w:t>
      </w:r>
      <w:r w:rsidRPr="000F3C94">
        <w:rPr>
          <w:spacing w:val="-4"/>
          <w:lang w:val="en-GB"/>
        </w:rPr>
        <w:t xml:space="preserve"> </w:t>
      </w:r>
      <w:r w:rsidRPr="000F3C94">
        <w:rPr>
          <w:lang w:val="en-GB"/>
        </w:rPr>
        <w:t>measures.</w:t>
      </w:r>
    </w:p>
    <w:p w14:paraId="352364F7" w14:textId="77777777" w:rsidR="00A609A4" w:rsidRPr="000F3C94" w:rsidRDefault="00A609A4" w:rsidP="005F3C5A">
      <w:pPr>
        <w:spacing w:after="60"/>
        <w:rPr>
          <w:lang w:val="en-GB"/>
        </w:rPr>
      </w:pPr>
      <w:r w:rsidRPr="000F3C94">
        <w:rPr>
          <w:lang w:val="en-GB"/>
        </w:rPr>
        <w:t>For</w:t>
      </w:r>
      <w:r w:rsidRPr="000F3C94">
        <w:rPr>
          <w:spacing w:val="-3"/>
          <w:lang w:val="en-GB"/>
        </w:rPr>
        <w:t xml:space="preserve"> </w:t>
      </w:r>
      <w:r w:rsidRPr="000F3C94">
        <w:rPr>
          <w:lang w:val="en-GB"/>
        </w:rPr>
        <w:t>S-128</w:t>
      </w:r>
      <w:r w:rsidRPr="000F3C94">
        <w:rPr>
          <w:spacing w:val="-3"/>
          <w:lang w:val="en-GB"/>
        </w:rPr>
        <w:t xml:space="preserve"> </w:t>
      </w:r>
      <w:r w:rsidRPr="000F3C94">
        <w:rPr>
          <w:lang w:val="en-GB"/>
        </w:rPr>
        <w:t>the</w:t>
      </w:r>
      <w:r w:rsidRPr="000F3C94">
        <w:rPr>
          <w:spacing w:val="-3"/>
          <w:lang w:val="en-GB"/>
        </w:rPr>
        <w:t xml:space="preserve"> </w:t>
      </w:r>
      <w:r w:rsidRPr="000F3C94">
        <w:rPr>
          <w:lang w:val="en-GB"/>
        </w:rPr>
        <w:t>following</w:t>
      </w:r>
      <w:r w:rsidRPr="000F3C94">
        <w:rPr>
          <w:spacing w:val="-1"/>
          <w:lang w:val="en-GB"/>
        </w:rPr>
        <w:t xml:space="preserve"> </w:t>
      </w:r>
      <w:r w:rsidRPr="000F3C94">
        <w:rPr>
          <w:lang w:val="en-GB"/>
        </w:rPr>
        <w:t>data</w:t>
      </w:r>
      <w:r w:rsidRPr="000F3C94">
        <w:rPr>
          <w:spacing w:val="-3"/>
          <w:lang w:val="en-GB"/>
        </w:rPr>
        <w:t xml:space="preserve"> </w:t>
      </w:r>
      <w:r w:rsidRPr="000F3C94">
        <w:rPr>
          <w:lang w:val="en-GB"/>
        </w:rPr>
        <w:t>quality</w:t>
      </w:r>
      <w:r w:rsidRPr="000F3C94">
        <w:rPr>
          <w:spacing w:val="-4"/>
          <w:lang w:val="en-GB"/>
        </w:rPr>
        <w:t xml:space="preserve"> </w:t>
      </w:r>
      <w:r w:rsidRPr="000F3C94">
        <w:rPr>
          <w:lang w:val="en-GB"/>
        </w:rPr>
        <w:t>elements</w:t>
      </w:r>
      <w:r w:rsidRPr="000F3C94">
        <w:rPr>
          <w:spacing w:val="-2"/>
          <w:lang w:val="en-GB"/>
        </w:rPr>
        <w:t xml:space="preserve"> </w:t>
      </w:r>
      <w:r w:rsidRPr="000F3C94">
        <w:rPr>
          <w:lang w:val="en-GB"/>
        </w:rPr>
        <w:t>have</w:t>
      </w:r>
      <w:r w:rsidRPr="000F3C94">
        <w:rPr>
          <w:spacing w:val="-3"/>
          <w:lang w:val="en-GB"/>
        </w:rPr>
        <w:t xml:space="preserve"> </w:t>
      </w:r>
      <w:r w:rsidRPr="000F3C94">
        <w:rPr>
          <w:lang w:val="en-GB"/>
        </w:rPr>
        <w:t>been</w:t>
      </w:r>
      <w:r w:rsidRPr="000F3C94">
        <w:rPr>
          <w:spacing w:val="-3"/>
          <w:lang w:val="en-GB"/>
        </w:rPr>
        <w:t xml:space="preserve"> </w:t>
      </w:r>
      <w:r w:rsidRPr="000F3C94">
        <w:rPr>
          <w:lang w:val="en-GB"/>
        </w:rPr>
        <w:t>included:</w:t>
      </w:r>
    </w:p>
    <w:p w14:paraId="29E5261B" w14:textId="77777777" w:rsidR="00A609A4" w:rsidRPr="000F3C94" w:rsidRDefault="00A609A4" w:rsidP="005F3C5A">
      <w:pPr>
        <w:pStyle w:val="ListParagraph"/>
        <w:widowControl w:val="0"/>
        <w:numPr>
          <w:ilvl w:val="1"/>
          <w:numId w:val="15"/>
        </w:numPr>
        <w:tabs>
          <w:tab w:val="left" w:pos="767"/>
        </w:tabs>
        <w:autoSpaceDE w:val="0"/>
        <w:autoSpaceDN w:val="0"/>
        <w:spacing w:after="60"/>
        <w:ind w:left="567" w:hanging="283"/>
        <w:jc w:val="left"/>
        <w:rPr>
          <w:lang w:val="en-GB"/>
        </w:rPr>
      </w:pPr>
      <w:r w:rsidRPr="000F3C94">
        <w:rPr>
          <w:lang w:val="en-GB"/>
        </w:rPr>
        <w:t>Conformance</w:t>
      </w:r>
      <w:r w:rsidRPr="000F3C94">
        <w:rPr>
          <w:spacing w:val="-4"/>
          <w:lang w:val="en-GB"/>
        </w:rPr>
        <w:t xml:space="preserve"> </w:t>
      </w:r>
      <w:r w:rsidRPr="000F3C94">
        <w:rPr>
          <w:lang w:val="en-GB"/>
        </w:rPr>
        <w:t>to</w:t>
      </w:r>
      <w:r w:rsidRPr="000F3C94">
        <w:rPr>
          <w:spacing w:val="-4"/>
          <w:lang w:val="en-GB"/>
        </w:rPr>
        <w:t xml:space="preserve"> </w:t>
      </w:r>
      <w:r w:rsidRPr="000F3C94">
        <w:rPr>
          <w:lang w:val="en-GB"/>
        </w:rPr>
        <w:t>this Product</w:t>
      </w:r>
      <w:r w:rsidRPr="000F3C94">
        <w:rPr>
          <w:spacing w:val="-4"/>
          <w:lang w:val="en-GB"/>
        </w:rPr>
        <w:t xml:space="preserve"> </w:t>
      </w:r>
      <w:r w:rsidRPr="000F3C94">
        <w:rPr>
          <w:lang w:val="en-GB"/>
        </w:rPr>
        <w:t>Specification;</w:t>
      </w:r>
    </w:p>
    <w:p w14:paraId="56F3B37F" w14:textId="77777777" w:rsidR="00A609A4" w:rsidRPr="000F3C94" w:rsidRDefault="00A609A4" w:rsidP="005F3C5A">
      <w:pPr>
        <w:pStyle w:val="ListParagraph"/>
        <w:widowControl w:val="0"/>
        <w:numPr>
          <w:ilvl w:val="1"/>
          <w:numId w:val="15"/>
        </w:numPr>
        <w:tabs>
          <w:tab w:val="left" w:pos="767"/>
        </w:tabs>
        <w:autoSpaceDE w:val="0"/>
        <w:autoSpaceDN w:val="0"/>
        <w:spacing w:after="60"/>
        <w:ind w:left="567" w:hanging="283"/>
        <w:jc w:val="left"/>
        <w:rPr>
          <w:lang w:val="en-GB"/>
        </w:rPr>
      </w:pPr>
      <w:r w:rsidRPr="000F3C94">
        <w:rPr>
          <w:lang w:val="en-GB"/>
        </w:rPr>
        <w:t>Intended</w:t>
      </w:r>
      <w:r w:rsidRPr="000F3C94">
        <w:rPr>
          <w:spacing w:val="-2"/>
          <w:lang w:val="en-GB"/>
        </w:rPr>
        <w:t xml:space="preserve"> </w:t>
      </w:r>
      <w:r w:rsidRPr="000F3C94">
        <w:rPr>
          <w:lang w:val="en-GB"/>
        </w:rPr>
        <w:t>purpose</w:t>
      </w:r>
      <w:r w:rsidRPr="000F3C94">
        <w:rPr>
          <w:spacing w:val="-3"/>
          <w:lang w:val="en-GB"/>
        </w:rPr>
        <w:t xml:space="preserve"> </w:t>
      </w:r>
      <w:r w:rsidRPr="000F3C94">
        <w:rPr>
          <w:lang w:val="en-GB"/>
        </w:rPr>
        <w:t>of</w:t>
      </w:r>
      <w:r w:rsidRPr="000F3C94">
        <w:rPr>
          <w:spacing w:val="-2"/>
          <w:lang w:val="en-GB"/>
        </w:rPr>
        <w:t xml:space="preserve"> </w:t>
      </w:r>
      <w:r w:rsidRPr="000F3C94">
        <w:rPr>
          <w:lang w:val="en-GB"/>
        </w:rPr>
        <w:t>the</w:t>
      </w:r>
      <w:r w:rsidRPr="000F3C94">
        <w:rPr>
          <w:spacing w:val="-1"/>
          <w:lang w:val="en-GB"/>
        </w:rPr>
        <w:t xml:space="preserve"> </w:t>
      </w:r>
      <w:r w:rsidRPr="000F3C94">
        <w:rPr>
          <w:lang w:val="en-GB"/>
        </w:rPr>
        <w:t>data</w:t>
      </w:r>
      <w:r w:rsidRPr="000F3C94">
        <w:rPr>
          <w:spacing w:val="-3"/>
          <w:lang w:val="en-GB"/>
        </w:rPr>
        <w:t xml:space="preserve"> </w:t>
      </w:r>
      <w:r w:rsidRPr="000F3C94">
        <w:rPr>
          <w:lang w:val="en-GB"/>
        </w:rPr>
        <w:t>product;</w:t>
      </w:r>
    </w:p>
    <w:p w14:paraId="5E39F93C" w14:textId="77777777" w:rsidR="00A609A4" w:rsidRPr="000F3C94" w:rsidRDefault="00A609A4" w:rsidP="005F3C5A">
      <w:pPr>
        <w:pStyle w:val="ListParagraph"/>
        <w:widowControl w:val="0"/>
        <w:numPr>
          <w:ilvl w:val="1"/>
          <w:numId w:val="15"/>
        </w:numPr>
        <w:tabs>
          <w:tab w:val="left" w:pos="767"/>
        </w:tabs>
        <w:autoSpaceDE w:val="0"/>
        <w:autoSpaceDN w:val="0"/>
        <w:spacing w:after="60"/>
        <w:ind w:left="567" w:hanging="283"/>
        <w:jc w:val="left"/>
        <w:rPr>
          <w:lang w:val="en-GB"/>
        </w:rPr>
      </w:pPr>
      <w:r w:rsidRPr="000F3C94">
        <w:rPr>
          <w:lang w:val="en-GB"/>
        </w:rPr>
        <w:t>Completeness</w:t>
      </w:r>
      <w:r w:rsidRPr="000F3C94">
        <w:rPr>
          <w:spacing w:val="-2"/>
          <w:lang w:val="en-GB"/>
        </w:rPr>
        <w:t xml:space="preserve"> </w:t>
      </w:r>
      <w:r w:rsidRPr="000F3C94">
        <w:rPr>
          <w:lang w:val="en-GB"/>
        </w:rPr>
        <w:t>of</w:t>
      </w:r>
      <w:r w:rsidRPr="000F3C94">
        <w:rPr>
          <w:spacing w:val="-1"/>
          <w:lang w:val="en-GB"/>
        </w:rPr>
        <w:t xml:space="preserve"> </w:t>
      </w:r>
      <w:r w:rsidRPr="000F3C94">
        <w:rPr>
          <w:lang w:val="en-GB"/>
        </w:rPr>
        <w:t>the</w:t>
      </w:r>
      <w:r w:rsidRPr="000F3C94">
        <w:rPr>
          <w:spacing w:val="-1"/>
          <w:lang w:val="en-GB"/>
        </w:rPr>
        <w:t xml:space="preserve"> </w:t>
      </w:r>
      <w:r w:rsidRPr="000F3C94">
        <w:rPr>
          <w:lang w:val="en-GB"/>
        </w:rPr>
        <w:t>data</w:t>
      </w:r>
      <w:r w:rsidRPr="000F3C94">
        <w:rPr>
          <w:spacing w:val="-2"/>
          <w:lang w:val="en-GB"/>
        </w:rPr>
        <w:t xml:space="preserve"> </w:t>
      </w:r>
      <w:r w:rsidRPr="000F3C94">
        <w:rPr>
          <w:lang w:val="en-GB"/>
        </w:rPr>
        <w:t>product</w:t>
      </w:r>
      <w:r w:rsidRPr="000F3C94">
        <w:rPr>
          <w:spacing w:val="-3"/>
          <w:lang w:val="en-GB"/>
        </w:rPr>
        <w:t xml:space="preserve"> </w:t>
      </w:r>
      <w:r w:rsidRPr="000F3C94">
        <w:rPr>
          <w:lang w:val="en-GB"/>
        </w:rPr>
        <w:t>in</w:t>
      </w:r>
      <w:r w:rsidRPr="000F3C94">
        <w:rPr>
          <w:spacing w:val="-3"/>
          <w:lang w:val="en-GB"/>
        </w:rPr>
        <w:t xml:space="preserve"> </w:t>
      </w:r>
      <w:r w:rsidRPr="000F3C94">
        <w:rPr>
          <w:lang w:val="en-GB"/>
        </w:rPr>
        <w:t>terms</w:t>
      </w:r>
      <w:r w:rsidRPr="000F3C94">
        <w:rPr>
          <w:spacing w:val="-1"/>
          <w:lang w:val="en-GB"/>
        </w:rPr>
        <w:t xml:space="preserve"> </w:t>
      </w:r>
      <w:r w:rsidRPr="000F3C94">
        <w:rPr>
          <w:lang w:val="en-GB"/>
        </w:rPr>
        <w:t>of</w:t>
      </w:r>
      <w:r w:rsidRPr="000F3C94">
        <w:rPr>
          <w:spacing w:val="-1"/>
          <w:lang w:val="en-GB"/>
        </w:rPr>
        <w:t xml:space="preserve"> </w:t>
      </w:r>
      <w:r w:rsidRPr="000F3C94">
        <w:rPr>
          <w:lang w:val="en-GB"/>
        </w:rPr>
        <w:t>coverage;</w:t>
      </w:r>
    </w:p>
    <w:p w14:paraId="711B546D" w14:textId="77777777" w:rsidR="00A609A4" w:rsidRPr="000F3C94" w:rsidRDefault="00A609A4" w:rsidP="005F3C5A">
      <w:pPr>
        <w:pStyle w:val="ListParagraph"/>
        <w:widowControl w:val="0"/>
        <w:numPr>
          <w:ilvl w:val="1"/>
          <w:numId w:val="15"/>
        </w:numPr>
        <w:tabs>
          <w:tab w:val="left" w:pos="767"/>
        </w:tabs>
        <w:autoSpaceDE w:val="0"/>
        <w:autoSpaceDN w:val="0"/>
        <w:spacing w:after="60"/>
        <w:ind w:left="567" w:hanging="283"/>
        <w:jc w:val="left"/>
        <w:rPr>
          <w:lang w:val="en-GB"/>
        </w:rPr>
      </w:pPr>
      <w:r w:rsidRPr="000F3C94">
        <w:rPr>
          <w:lang w:val="en-GB"/>
        </w:rPr>
        <w:t>Logical</w:t>
      </w:r>
      <w:r w:rsidRPr="000F3C94">
        <w:rPr>
          <w:spacing w:val="-5"/>
          <w:lang w:val="en-GB"/>
        </w:rPr>
        <w:t xml:space="preserve"> </w:t>
      </w:r>
      <w:r w:rsidRPr="000F3C94">
        <w:rPr>
          <w:lang w:val="en-GB"/>
        </w:rPr>
        <w:t>Consistency;</w:t>
      </w:r>
    </w:p>
    <w:p w14:paraId="4082CD70" w14:textId="77777777" w:rsidR="00A609A4" w:rsidRPr="000F3C94" w:rsidRDefault="00A609A4" w:rsidP="005F3C5A">
      <w:pPr>
        <w:pStyle w:val="ListParagraph"/>
        <w:widowControl w:val="0"/>
        <w:numPr>
          <w:ilvl w:val="1"/>
          <w:numId w:val="15"/>
        </w:numPr>
        <w:tabs>
          <w:tab w:val="left" w:pos="767"/>
        </w:tabs>
        <w:autoSpaceDE w:val="0"/>
        <w:autoSpaceDN w:val="0"/>
        <w:spacing w:after="60"/>
        <w:ind w:left="567" w:hanging="283"/>
        <w:jc w:val="left"/>
        <w:rPr>
          <w:lang w:val="en-GB"/>
        </w:rPr>
      </w:pPr>
      <w:r w:rsidRPr="000F3C94">
        <w:rPr>
          <w:lang w:val="en-GB"/>
        </w:rPr>
        <w:t>Positional</w:t>
      </w:r>
      <w:r w:rsidRPr="000F3C94">
        <w:rPr>
          <w:spacing w:val="-2"/>
          <w:lang w:val="en-GB"/>
        </w:rPr>
        <w:t xml:space="preserve"> </w:t>
      </w:r>
      <w:r w:rsidRPr="000F3C94">
        <w:rPr>
          <w:lang w:val="en-GB"/>
        </w:rPr>
        <w:t>uncertainty</w:t>
      </w:r>
      <w:r w:rsidRPr="000F3C94">
        <w:rPr>
          <w:spacing w:val="-4"/>
          <w:lang w:val="en-GB"/>
        </w:rPr>
        <w:t xml:space="preserve"> </w:t>
      </w:r>
      <w:r w:rsidRPr="000F3C94">
        <w:rPr>
          <w:lang w:val="en-GB"/>
        </w:rPr>
        <w:t>and</w:t>
      </w:r>
      <w:r w:rsidRPr="000F3C94">
        <w:rPr>
          <w:spacing w:val="2"/>
          <w:lang w:val="en-GB"/>
        </w:rPr>
        <w:t xml:space="preserve"> </w:t>
      </w:r>
      <w:r w:rsidRPr="000F3C94">
        <w:rPr>
          <w:lang w:val="en-GB"/>
        </w:rPr>
        <w:t>accuracy;</w:t>
      </w:r>
    </w:p>
    <w:p w14:paraId="751014A1" w14:textId="77777777" w:rsidR="00A609A4" w:rsidRPr="000F3C94" w:rsidRDefault="00A609A4" w:rsidP="005F3C5A">
      <w:pPr>
        <w:pStyle w:val="ListParagraph"/>
        <w:widowControl w:val="0"/>
        <w:numPr>
          <w:ilvl w:val="1"/>
          <w:numId w:val="15"/>
        </w:numPr>
        <w:tabs>
          <w:tab w:val="left" w:pos="767"/>
        </w:tabs>
        <w:autoSpaceDE w:val="0"/>
        <w:autoSpaceDN w:val="0"/>
        <w:spacing w:after="60"/>
        <w:ind w:left="567" w:hanging="283"/>
        <w:jc w:val="left"/>
        <w:rPr>
          <w:lang w:val="en-GB"/>
        </w:rPr>
      </w:pPr>
      <w:r w:rsidRPr="000F3C94">
        <w:rPr>
          <w:lang w:val="en-GB"/>
        </w:rPr>
        <w:t>Thematic</w:t>
      </w:r>
      <w:r w:rsidRPr="000F3C94">
        <w:rPr>
          <w:spacing w:val="-3"/>
          <w:lang w:val="en-GB"/>
        </w:rPr>
        <w:t xml:space="preserve"> </w:t>
      </w:r>
      <w:r w:rsidRPr="000F3C94">
        <w:rPr>
          <w:lang w:val="en-GB"/>
        </w:rPr>
        <w:t>accuracy;</w:t>
      </w:r>
    </w:p>
    <w:p w14:paraId="04F4679E" w14:textId="77777777" w:rsidR="00A609A4" w:rsidRPr="000F3C94" w:rsidRDefault="00A609A4" w:rsidP="005F3C5A">
      <w:pPr>
        <w:pStyle w:val="ListParagraph"/>
        <w:widowControl w:val="0"/>
        <w:numPr>
          <w:ilvl w:val="1"/>
          <w:numId w:val="15"/>
        </w:numPr>
        <w:tabs>
          <w:tab w:val="left" w:pos="767"/>
        </w:tabs>
        <w:autoSpaceDE w:val="0"/>
        <w:autoSpaceDN w:val="0"/>
        <w:spacing w:after="60"/>
        <w:ind w:left="567" w:hanging="283"/>
        <w:jc w:val="left"/>
        <w:rPr>
          <w:lang w:val="en-GB"/>
        </w:rPr>
      </w:pPr>
      <w:r w:rsidRPr="000F3C94">
        <w:rPr>
          <w:lang w:val="en-GB"/>
        </w:rPr>
        <w:t>Temporal</w:t>
      </w:r>
      <w:r w:rsidRPr="000F3C94">
        <w:rPr>
          <w:spacing w:val="-5"/>
          <w:lang w:val="en-GB"/>
        </w:rPr>
        <w:t xml:space="preserve"> </w:t>
      </w:r>
      <w:r w:rsidRPr="000F3C94">
        <w:rPr>
          <w:lang w:val="en-GB"/>
        </w:rPr>
        <w:t>quality;</w:t>
      </w:r>
    </w:p>
    <w:p w14:paraId="2F37C715" w14:textId="77777777" w:rsidR="00A609A4" w:rsidRPr="000F3C94" w:rsidRDefault="00A609A4" w:rsidP="005F3C5A">
      <w:pPr>
        <w:pStyle w:val="ListParagraph"/>
        <w:widowControl w:val="0"/>
        <w:numPr>
          <w:ilvl w:val="1"/>
          <w:numId w:val="15"/>
        </w:numPr>
        <w:tabs>
          <w:tab w:val="left" w:pos="767"/>
        </w:tabs>
        <w:autoSpaceDE w:val="0"/>
        <w:autoSpaceDN w:val="0"/>
        <w:spacing w:after="60"/>
        <w:ind w:left="567" w:hanging="283"/>
        <w:jc w:val="left"/>
        <w:rPr>
          <w:lang w:val="en-GB"/>
        </w:rPr>
      </w:pPr>
      <w:r w:rsidRPr="000F3C94">
        <w:rPr>
          <w:lang w:val="en-GB"/>
        </w:rPr>
        <w:t>Aggregation</w:t>
      </w:r>
      <w:r w:rsidRPr="000F3C94">
        <w:rPr>
          <w:spacing w:val="-1"/>
          <w:lang w:val="en-GB"/>
        </w:rPr>
        <w:t xml:space="preserve"> </w:t>
      </w:r>
      <w:r w:rsidRPr="000F3C94">
        <w:rPr>
          <w:lang w:val="en-GB"/>
        </w:rPr>
        <w:t>measures;</w:t>
      </w:r>
    </w:p>
    <w:p w14:paraId="09DD2A54" w14:textId="77777777" w:rsidR="00A609A4" w:rsidRPr="000F3C94" w:rsidRDefault="00A609A4" w:rsidP="005F3C5A">
      <w:pPr>
        <w:pStyle w:val="ListParagraph"/>
        <w:widowControl w:val="0"/>
        <w:numPr>
          <w:ilvl w:val="1"/>
          <w:numId w:val="15"/>
        </w:numPr>
        <w:tabs>
          <w:tab w:val="left" w:pos="767"/>
        </w:tabs>
        <w:autoSpaceDE w:val="0"/>
        <w:autoSpaceDN w:val="0"/>
        <w:spacing w:after="60"/>
        <w:ind w:left="567" w:hanging="283"/>
        <w:jc w:val="left"/>
        <w:rPr>
          <w:lang w:val="en-GB"/>
        </w:rPr>
      </w:pPr>
      <w:r w:rsidRPr="000F3C94">
        <w:rPr>
          <w:lang w:val="en-GB"/>
        </w:rPr>
        <w:t>Elements</w:t>
      </w:r>
      <w:r w:rsidRPr="000F3C94">
        <w:rPr>
          <w:spacing w:val="-1"/>
          <w:lang w:val="en-GB"/>
        </w:rPr>
        <w:t xml:space="preserve"> </w:t>
      </w:r>
      <w:r w:rsidRPr="000F3C94">
        <w:rPr>
          <w:lang w:val="en-GB"/>
        </w:rPr>
        <w:t>specifically</w:t>
      </w:r>
      <w:r w:rsidRPr="000F3C94">
        <w:rPr>
          <w:spacing w:val="-5"/>
          <w:lang w:val="en-GB"/>
        </w:rPr>
        <w:t xml:space="preserve"> </w:t>
      </w:r>
      <w:r w:rsidRPr="000F3C94">
        <w:rPr>
          <w:lang w:val="en-GB"/>
        </w:rPr>
        <w:t>required</w:t>
      </w:r>
      <w:r w:rsidRPr="000F3C94">
        <w:rPr>
          <w:spacing w:val="-2"/>
          <w:lang w:val="en-GB"/>
        </w:rPr>
        <w:t xml:space="preserve"> </w:t>
      </w:r>
      <w:r w:rsidRPr="000F3C94">
        <w:rPr>
          <w:lang w:val="en-GB"/>
        </w:rPr>
        <w:t>for</w:t>
      </w:r>
      <w:r w:rsidRPr="000F3C94">
        <w:rPr>
          <w:spacing w:val="-1"/>
          <w:lang w:val="en-GB"/>
        </w:rPr>
        <w:t xml:space="preserve"> </w:t>
      </w:r>
      <w:r w:rsidRPr="000F3C94">
        <w:rPr>
          <w:lang w:val="en-GB"/>
        </w:rPr>
        <w:t>the data product</w:t>
      </w:r>
      <w:r w:rsidRPr="000F3C94">
        <w:rPr>
          <w:spacing w:val="-1"/>
          <w:lang w:val="en-GB"/>
        </w:rPr>
        <w:t xml:space="preserve"> </w:t>
      </w:r>
      <w:r w:rsidRPr="000F3C94">
        <w:rPr>
          <w:lang w:val="en-GB"/>
        </w:rPr>
        <w:t>(none</w:t>
      </w:r>
      <w:r w:rsidRPr="000F3C94">
        <w:rPr>
          <w:spacing w:val="-2"/>
          <w:lang w:val="en-GB"/>
        </w:rPr>
        <w:t xml:space="preserve"> </w:t>
      </w:r>
      <w:r w:rsidRPr="000F3C94">
        <w:rPr>
          <w:lang w:val="en-GB"/>
        </w:rPr>
        <w:t>currently</w:t>
      </w:r>
      <w:r w:rsidRPr="000F3C94">
        <w:rPr>
          <w:spacing w:val="-3"/>
          <w:lang w:val="en-GB"/>
        </w:rPr>
        <w:t xml:space="preserve"> </w:t>
      </w:r>
      <w:r w:rsidRPr="000F3C94">
        <w:rPr>
          <w:lang w:val="en-GB"/>
        </w:rPr>
        <w:t>identified</w:t>
      </w:r>
      <w:r w:rsidRPr="000F3C94">
        <w:rPr>
          <w:spacing w:val="-1"/>
          <w:lang w:val="en-GB"/>
        </w:rPr>
        <w:t xml:space="preserve"> </w:t>
      </w:r>
      <w:r w:rsidRPr="000F3C94">
        <w:rPr>
          <w:lang w:val="en-GB"/>
        </w:rPr>
        <w:t>for</w:t>
      </w:r>
      <w:r w:rsidRPr="000F3C94">
        <w:rPr>
          <w:spacing w:val="-2"/>
          <w:lang w:val="en-GB"/>
        </w:rPr>
        <w:t xml:space="preserve"> </w:t>
      </w:r>
      <w:r w:rsidRPr="000F3C94">
        <w:rPr>
          <w:lang w:val="en-GB"/>
        </w:rPr>
        <w:t>S-128);</w:t>
      </w:r>
    </w:p>
    <w:p w14:paraId="04AD86C0" w14:textId="77777777" w:rsidR="00A609A4" w:rsidRPr="000F3C94" w:rsidRDefault="00A609A4" w:rsidP="0081342D">
      <w:pPr>
        <w:pStyle w:val="ListParagraph"/>
        <w:widowControl w:val="0"/>
        <w:numPr>
          <w:ilvl w:val="1"/>
          <w:numId w:val="15"/>
        </w:numPr>
        <w:tabs>
          <w:tab w:val="left" w:pos="767"/>
        </w:tabs>
        <w:autoSpaceDE w:val="0"/>
        <w:autoSpaceDN w:val="0"/>
        <w:spacing w:after="0"/>
        <w:ind w:left="567" w:hanging="283"/>
        <w:jc w:val="left"/>
        <w:rPr>
          <w:lang w:val="en-GB"/>
        </w:rPr>
      </w:pPr>
      <w:r w:rsidRPr="000F3C94">
        <w:rPr>
          <w:lang w:val="en-GB"/>
        </w:rPr>
        <w:t>Validation</w:t>
      </w:r>
      <w:r w:rsidRPr="000F3C94">
        <w:rPr>
          <w:spacing w:val="-4"/>
          <w:lang w:val="en-GB"/>
        </w:rPr>
        <w:t xml:space="preserve"> </w:t>
      </w:r>
      <w:r w:rsidRPr="000F3C94">
        <w:rPr>
          <w:lang w:val="en-GB"/>
        </w:rPr>
        <w:t>checks</w:t>
      </w:r>
      <w:r w:rsidRPr="000F3C94">
        <w:rPr>
          <w:spacing w:val="-2"/>
          <w:lang w:val="en-GB"/>
        </w:rPr>
        <w:t xml:space="preserve"> </w:t>
      </w:r>
      <w:r w:rsidRPr="000F3C94">
        <w:rPr>
          <w:lang w:val="en-GB"/>
        </w:rPr>
        <w:t>or</w:t>
      </w:r>
      <w:r w:rsidRPr="000F3C94">
        <w:rPr>
          <w:spacing w:val="-4"/>
          <w:lang w:val="en-GB"/>
        </w:rPr>
        <w:t xml:space="preserve"> </w:t>
      </w:r>
      <w:r w:rsidRPr="000F3C94">
        <w:rPr>
          <w:lang w:val="en-GB"/>
        </w:rPr>
        <w:t>conformance</w:t>
      </w:r>
      <w:r w:rsidRPr="000F3C94">
        <w:rPr>
          <w:spacing w:val="-3"/>
          <w:lang w:val="en-GB"/>
        </w:rPr>
        <w:t xml:space="preserve"> </w:t>
      </w:r>
      <w:r w:rsidRPr="000F3C94">
        <w:rPr>
          <w:lang w:val="en-GB"/>
        </w:rPr>
        <w:t>checks</w:t>
      </w:r>
      <w:r w:rsidRPr="000F3C94">
        <w:rPr>
          <w:spacing w:val="-3"/>
          <w:lang w:val="en-GB"/>
        </w:rPr>
        <w:t xml:space="preserve"> </w:t>
      </w:r>
      <w:r w:rsidRPr="000F3C94">
        <w:rPr>
          <w:lang w:val="en-GB"/>
        </w:rPr>
        <w:t>including:</w:t>
      </w:r>
    </w:p>
    <w:p w14:paraId="10172A00" w14:textId="77777777" w:rsidR="00A609A4" w:rsidRPr="000F3C94" w:rsidRDefault="00A609A4" w:rsidP="0081342D">
      <w:pPr>
        <w:pStyle w:val="ListParagraph"/>
        <w:widowControl w:val="0"/>
        <w:numPr>
          <w:ilvl w:val="2"/>
          <w:numId w:val="15"/>
        </w:numPr>
        <w:autoSpaceDE w:val="0"/>
        <w:autoSpaceDN w:val="0"/>
        <w:spacing w:after="0"/>
        <w:ind w:left="851" w:hanging="284"/>
        <w:jc w:val="left"/>
        <w:rPr>
          <w:lang w:val="en-GB"/>
        </w:rPr>
      </w:pPr>
      <w:r w:rsidRPr="000F3C94">
        <w:rPr>
          <w:lang w:val="en-GB"/>
        </w:rPr>
        <w:t>General</w:t>
      </w:r>
      <w:r w:rsidRPr="000F3C94">
        <w:rPr>
          <w:spacing w:val="-2"/>
          <w:lang w:val="en-GB"/>
        </w:rPr>
        <w:t xml:space="preserve"> </w:t>
      </w:r>
      <w:r w:rsidRPr="000F3C94">
        <w:rPr>
          <w:lang w:val="en-GB"/>
        </w:rPr>
        <w:t>tests</w:t>
      </w:r>
      <w:r w:rsidRPr="000F3C94">
        <w:rPr>
          <w:spacing w:val="-2"/>
          <w:lang w:val="en-GB"/>
        </w:rPr>
        <w:t xml:space="preserve"> </w:t>
      </w:r>
      <w:r w:rsidRPr="000F3C94">
        <w:rPr>
          <w:lang w:val="en-GB"/>
        </w:rPr>
        <w:t>for</w:t>
      </w:r>
      <w:r w:rsidRPr="000F3C94">
        <w:rPr>
          <w:spacing w:val="-2"/>
          <w:lang w:val="en-GB"/>
        </w:rPr>
        <w:t xml:space="preserve"> </w:t>
      </w:r>
      <w:r w:rsidRPr="000F3C94">
        <w:rPr>
          <w:lang w:val="en-GB"/>
        </w:rPr>
        <w:t>dataset</w:t>
      </w:r>
      <w:r w:rsidRPr="000F3C94">
        <w:rPr>
          <w:spacing w:val="-3"/>
          <w:lang w:val="en-GB"/>
        </w:rPr>
        <w:t xml:space="preserve"> </w:t>
      </w:r>
      <w:r w:rsidRPr="000F3C94">
        <w:rPr>
          <w:lang w:val="en-GB"/>
        </w:rPr>
        <w:t>integrity;</w:t>
      </w:r>
    </w:p>
    <w:p w14:paraId="63B308F5" w14:textId="77777777" w:rsidR="00A609A4" w:rsidRPr="000F3C94" w:rsidRDefault="00A609A4" w:rsidP="0081342D">
      <w:pPr>
        <w:pStyle w:val="ListParagraph"/>
        <w:widowControl w:val="0"/>
        <w:numPr>
          <w:ilvl w:val="2"/>
          <w:numId w:val="15"/>
        </w:numPr>
        <w:autoSpaceDE w:val="0"/>
        <w:autoSpaceDN w:val="0"/>
        <w:ind w:left="851" w:hanging="284"/>
        <w:jc w:val="left"/>
        <w:rPr>
          <w:lang w:val="en-GB"/>
        </w:rPr>
      </w:pPr>
      <w:r w:rsidRPr="000F3C94">
        <w:rPr>
          <w:lang w:val="en-GB"/>
        </w:rPr>
        <w:t>Specific</w:t>
      </w:r>
      <w:r w:rsidRPr="000F3C94">
        <w:rPr>
          <w:spacing w:val="-2"/>
          <w:lang w:val="en-GB"/>
        </w:rPr>
        <w:t xml:space="preserve"> </w:t>
      </w:r>
      <w:r w:rsidRPr="000F3C94">
        <w:rPr>
          <w:lang w:val="en-GB"/>
        </w:rPr>
        <w:t>tests</w:t>
      </w:r>
      <w:r w:rsidRPr="000F3C94">
        <w:rPr>
          <w:spacing w:val="-1"/>
          <w:lang w:val="en-GB"/>
        </w:rPr>
        <w:t xml:space="preserve"> </w:t>
      </w:r>
      <w:r w:rsidRPr="000F3C94">
        <w:rPr>
          <w:lang w:val="en-GB"/>
        </w:rPr>
        <w:t>for</w:t>
      </w:r>
      <w:r w:rsidRPr="000F3C94">
        <w:rPr>
          <w:spacing w:val="-2"/>
          <w:lang w:val="en-GB"/>
        </w:rPr>
        <w:t xml:space="preserve"> </w:t>
      </w:r>
      <w:r w:rsidRPr="000F3C94">
        <w:rPr>
          <w:lang w:val="en-GB"/>
        </w:rPr>
        <w:t>a</w:t>
      </w:r>
      <w:r w:rsidRPr="000F3C94">
        <w:rPr>
          <w:spacing w:val="-2"/>
          <w:lang w:val="en-GB"/>
        </w:rPr>
        <w:t xml:space="preserve"> </w:t>
      </w:r>
      <w:r w:rsidRPr="000F3C94">
        <w:rPr>
          <w:lang w:val="en-GB"/>
        </w:rPr>
        <w:t>specific</w:t>
      </w:r>
      <w:r w:rsidRPr="000F3C94">
        <w:rPr>
          <w:spacing w:val="-1"/>
          <w:lang w:val="en-GB"/>
        </w:rPr>
        <w:t xml:space="preserve"> </w:t>
      </w:r>
      <w:r w:rsidRPr="000F3C94">
        <w:rPr>
          <w:lang w:val="en-GB"/>
        </w:rPr>
        <w:t>data</w:t>
      </w:r>
      <w:r w:rsidRPr="000F3C94">
        <w:rPr>
          <w:spacing w:val="-2"/>
          <w:lang w:val="en-GB"/>
        </w:rPr>
        <w:t xml:space="preserve"> </w:t>
      </w:r>
      <w:r w:rsidRPr="000F3C94">
        <w:rPr>
          <w:lang w:val="en-GB"/>
        </w:rPr>
        <w:t>model.</w:t>
      </w:r>
    </w:p>
    <w:p w14:paraId="3F9671CB" w14:textId="77777777" w:rsidR="00A609A4" w:rsidRPr="000F3C94" w:rsidRDefault="00A609A4" w:rsidP="00A609A4">
      <w:pPr>
        <w:rPr>
          <w:lang w:val="en-GB"/>
        </w:rPr>
      </w:pPr>
    </w:p>
    <w:p w14:paraId="5741F0C7" w14:textId="77777777" w:rsidR="00056ECE" w:rsidRPr="000F3C94" w:rsidRDefault="00056ECE" w:rsidP="00366C42">
      <w:pPr>
        <w:pStyle w:val="Heading1"/>
        <w:tabs>
          <w:tab w:val="clear" w:pos="400"/>
        </w:tabs>
        <w:rPr>
          <w:lang w:val="en-GB"/>
        </w:rPr>
      </w:pPr>
      <w:bookmarkStart w:id="140" w:name="_Toc225648349"/>
      <w:bookmarkStart w:id="141" w:name="_Toc225065206"/>
      <w:bookmarkStart w:id="142" w:name="_Toc152232565"/>
      <w:bookmarkStart w:id="143" w:name="_Toc194500001"/>
      <w:r w:rsidRPr="000F3C94">
        <w:rPr>
          <w:lang w:val="en-GB"/>
        </w:rPr>
        <w:t>Data Capture and Classification</w:t>
      </w:r>
      <w:bookmarkEnd w:id="140"/>
      <w:bookmarkEnd w:id="141"/>
      <w:bookmarkEnd w:id="142"/>
      <w:bookmarkEnd w:id="143"/>
    </w:p>
    <w:p w14:paraId="45F2D233" w14:textId="77777777" w:rsidR="009A3F22" w:rsidRPr="000F3C94" w:rsidRDefault="009A3F22" w:rsidP="009A3F22">
      <w:pPr>
        <w:rPr>
          <w:lang w:val="en-GB"/>
        </w:rPr>
      </w:pPr>
      <w:bookmarkStart w:id="144" w:name="_Toc8629863"/>
      <w:bookmarkStart w:id="145" w:name="_Toc8629995"/>
      <w:bookmarkStart w:id="146" w:name="_Toc19077382"/>
      <w:bookmarkStart w:id="147" w:name="_Toc191284919"/>
      <w:bookmarkStart w:id="148" w:name="_Toc225648351"/>
      <w:bookmarkStart w:id="149" w:name="_Toc225065208"/>
      <w:bookmarkEnd w:id="144"/>
      <w:bookmarkEnd w:id="145"/>
      <w:bookmarkEnd w:id="146"/>
      <w:bookmarkEnd w:id="147"/>
      <w:r w:rsidRPr="000F3C94">
        <w:rPr>
          <w:lang w:val="en-GB"/>
        </w:rPr>
        <w:t>S-128 products must be generated from data obtained from the product creator and released by an</w:t>
      </w:r>
      <w:r w:rsidRPr="000F3C94">
        <w:rPr>
          <w:spacing w:val="1"/>
          <w:lang w:val="en-GB"/>
        </w:rPr>
        <w:t xml:space="preserve"> </w:t>
      </w:r>
      <w:r w:rsidRPr="000F3C94">
        <w:rPr>
          <w:lang w:val="en-GB"/>
        </w:rPr>
        <w:t>appropriate</w:t>
      </w:r>
      <w:r w:rsidRPr="000F3C94">
        <w:rPr>
          <w:spacing w:val="-8"/>
          <w:lang w:val="en-GB"/>
        </w:rPr>
        <w:t xml:space="preserve"> </w:t>
      </w:r>
      <w:r w:rsidRPr="000F3C94">
        <w:rPr>
          <w:lang w:val="en-GB"/>
        </w:rPr>
        <w:t>CNP</w:t>
      </w:r>
      <w:r w:rsidRPr="000F3C94">
        <w:rPr>
          <w:spacing w:val="-7"/>
          <w:lang w:val="en-GB"/>
        </w:rPr>
        <w:t xml:space="preserve"> </w:t>
      </w:r>
      <w:r w:rsidRPr="000F3C94">
        <w:rPr>
          <w:lang w:val="en-GB"/>
        </w:rPr>
        <w:t>defining</w:t>
      </w:r>
      <w:r w:rsidRPr="000F3C94">
        <w:rPr>
          <w:spacing w:val="-8"/>
          <w:lang w:val="en-GB"/>
        </w:rPr>
        <w:t xml:space="preserve"> </w:t>
      </w:r>
      <w:r w:rsidRPr="000F3C94">
        <w:rPr>
          <w:lang w:val="en-GB"/>
        </w:rPr>
        <w:t>authority</w:t>
      </w:r>
      <w:r w:rsidRPr="000F3C94">
        <w:rPr>
          <w:spacing w:val="-10"/>
          <w:lang w:val="en-GB"/>
        </w:rPr>
        <w:t xml:space="preserve"> </w:t>
      </w:r>
      <w:r w:rsidRPr="000F3C94">
        <w:rPr>
          <w:lang w:val="en-GB"/>
        </w:rPr>
        <w:t>such</w:t>
      </w:r>
      <w:r w:rsidRPr="000F3C94">
        <w:rPr>
          <w:spacing w:val="-6"/>
          <w:lang w:val="en-GB"/>
        </w:rPr>
        <w:t xml:space="preserve"> </w:t>
      </w:r>
      <w:r w:rsidRPr="000F3C94">
        <w:rPr>
          <w:lang w:val="en-GB"/>
        </w:rPr>
        <w:t>as</w:t>
      </w:r>
      <w:r w:rsidRPr="000F3C94">
        <w:rPr>
          <w:spacing w:val="-6"/>
          <w:lang w:val="en-GB"/>
        </w:rPr>
        <w:t xml:space="preserve"> </w:t>
      </w:r>
      <w:r w:rsidRPr="000F3C94">
        <w:rPr>
          <w:lang w:val="en-GB"/>
        </w:rPr>
        <w:t>Hydrographic</w:t>
      </w:r>
      <w:r w:rsidRPr="000F3C94">
        <w:rPr>
          <w:spacing w:val="-7"/>
          <w:lang w:val="en-GB"/>
        </w:rPr>
        <w:t xml:space="preserve"> </w:t>
      </w:r>
      <w:r w:rsidRPr="000F3C94">
        <w:rPr>
          <w:lang w:val="en-GB"/>
        </w:rPr>
        <w:t>Offices.</w:t>
      </w:r>
      <w:r w:rsidRPr="000F3C94">
        <w:rPr>
          <w:spacing w:val="-3"/>
          <w:lang w:val="en-GB"/>
        </w:rPr>
        <w:t xml:space="preserve"> </w:t>
      </w:r>
      <w:r w:rsidRPr="000F3C94">
        <w:rPr>
          <w:lang w:val="en-GB"/>
        </w:rPr>
        <w:t>The</w:t>
      </w:r>
      <w:r w:rsidRPr="000F3C94">
        <w:rPr>
          <w:spacing w:val="-8"/>
          <w:lang w:val="en-GB"/>
        </w:rPr>
        <w:t xml:space="preserve"> </w:t>
      </w:r>
      <w:r w:rsidRPr="000F3C94">
        <w:rPr>
          <w:lang w:val="en-GB"/>
        </w:rPr>
        <w:t>product</w:t>
      </w:r>
      <w:r w:rsidRPr="000F3C94">
        <w:rPr>
          <w:spacing w:val="-7"/>
          <w:lang w:val="en-GB"/>
        </w:rPr>
        <w:t xml:space="preserve"> </w:t>
      </w:r>
      <w:r w:rsidRPr="000F3C94">
        <w:rPr>
          <w:lang w:val="en-GB"/>
        </w:rPr>
        <w:t>creator</w:t>
      </w:r>
      <w:r w:rsidRPr="000F3C94">
        <w:rPr>
          <w:spacing w:val="-7"/>
          <w:lang w:val="en-GB"/>
        </w:rPr>
        <w:t xml:space="preserve"> </w:t>
      </w:r>
      <w:r w:rsidRPr="000F3C94">
        <w:rPr>
          <w:lang w:val="en-GB"/>
        </w:rPr>
        <w:t>can</w:t>
      </w:r>
      <w:r w:rsidRPr="000F3C94">
        <w:rPr>
          <w:spacing w:val="-7"/>
          <w:lang w:val="en-GB"/>
        </w:rPr>
        <w:t xml:space="preserve"> </w:t>
      </w:r>
      <w:r w:rsidRPr="000F3C94">
        <w:rPr>
          <w:lang w:val="en-GB"/>
        </w:rPr>
        <w:t>be</w:t>
      </w:r>
      <w:r w:rsidRPr="000F3C94">
        <w:rPr>
          <w:spacing w:val="-8"/>
          <w:lang w:val="en-GB"/>
        </w:rPr>
        <w:t xml:space="preserve"> </w:t>
      </w:r>
      <w:r w:rsidRPr="000F3C94">
        <w:rPr>
          <w:lang w:val="en-GB"/>
        </w:rPr>
        <w:t>described</w:t>
      </w:r>
      <w:r w:rsidRPr="000F3C94">
        <w:rPr>
          <w:spacing w:val="-53"/>
          <w:lang w:val="en-GB"/>
        </w:rPr>
        <w:t xml:space="preserve"> </w:t>
      </w:r>
      <w:r w:rsidRPr="000F3C94">
        <w:rPr>
          <w:lang w:val="en-GB"/>
        </w:rPr>
        <w:t>for</w:t>
      </w:r>
      <w:r w:rsidRPr="000F3C94">
        <w:rPr>
          <w:spacing w:val="-2"/>
          <w:lang w:val="en-GB"/>
        </w:rPr>
        <w:t xml:space="preserve"> </w:t>
      </w:r>
      <w:r w:rsidRPr="000F3C94">
        <w:rPr>
          <w:lang w:val="en-GB"/>
        </w:rPr>
        <w:t>each</w:t>
      </w:r>
      <w:r w:rsidRPr="000F3C94">
        <w:rPr>
          <w:spacing w:val="-1"/>
          <w:lang w:val="en-GB"/>
        </w:rPr>
        <w:t xml:space="preserve"> </w:t>
      </w:r>
      <w:r w:rsidRPr="000F3C94">
        <w:rPr>
          <w:lang w:val="en-GB"/>
        </w:rPr>
        <w:t>product</w:t>
      </w:r>
      <w:r w:rsidRPr="000F3C94">
        <w:rPr>
          <w:spacing w:val="1"/>
          <w:lang w:val="en-GB"/>
        </w:rPr>
        <w:t xml:space="preserve"> </w:t>
      </w:r>
      <w:r w:rsidRPr="000F3C94">
        <w:rPr>
          <w:lang w:val="en-GB"/>
        </w:rPr>
        <w:t>within</w:t>
      </w:r>
      <w:r w:rsidRPr="000F3C94">
        <w:rPr>
          <w:spacing w:val="1"/>
          <w:lang w:val="en-GB"/>
        </w:rPr>
        <w:t xml:space="preserve"> </w:t>
      </w:r>
      <w:r w:rsidRPr="000F3C94">
        <w:rPr>
          <w:lang w:val="en-GB"/>
        </w:rPr>
        <w:t>a</w:t>
      </w:r>
      <w:r w:rsidRPr="000F3C94">
        <w:rPr>
          <w:spacing w:val="-1"/>
          <w:lang w:val="en-GB"/>
        </w:rPr>
        <w:t xml:space="preserve"> </w:t>
      </w:r>
      <w:r w:rsidRPr="000F3C94">
        <w:rPr>
          <w:lang w:val="en-GB"/>
        </w:rPr>
        <w:t>CNP.</w:t>
      </w:r>
    </w:p>
    <w:p w14:paraId="0F76D34F" w14:textId="4ED582C2" w:rsidR="000D052B" w:rsidRPr="000F3C94" w:rsidRDefault="009A3F22" w:rsidP="009A3F22">
      <w:pPr>
        <w:rPr>
          <w:lang w:val="en-GB"/>
        </w:rPr>
      </w:pPr>
      <w:r w:rsidRPr="000F3C94">
        <w:rPr>
          <w:lang w:val="en-GB"/>
        </w:rPr>
        <w:t>The</w:t>
      </w:r>
      <w:r w:rsidRPr="000F3C94">
        <w:rPr>
          <w:spacing w:val="-2"/>
          <w:lang w:val="en-GB"/>
        </w:rPr>
        <w:t xml:space="preserve"> </w:t>
      </w:r>
      <w:r w:rsidRPr="000F3C94">
        <w:rPr>
          <w:lang w:val="en-GB"/>
        </w:rPr>
        <w:t>production</w:t>
      </w:r>
      <w:r w:rsidRPr="000F3C94">
        <w:rPr>
          <w:spacing w:val="-2"/>
          <w:lang w:val="en-GB"/>
        </w:rPr>
        <w:t xml:space="preserve"> </w:t>
      </w:r>
      <w:r w:rsidRPr="000F3C94">
        <w:rPr>
          <w:lang w:val="en-GB"/>
        </w:rPr>
        <w:t>process</w:t>
      </w:r>
      <w:r w:rsidRPr="000F3C94">
        <w:rPr>
          <w:spacing w:val="-1"/>
          <w:lang w:val="en-GB"/>
        </w:rPr>
        <w:t xml:space="preserve"> </w:t>
      </w:r>
      <w:r w:rsidRPr="000F3C94">
        <w:rPr>
          <w:lang w:val="en-GB"/>
        </w:rPr>
        <w:t>used</w:t>
      </w:r>
      <w:r w:rsidRPr="000F3C94">
        <w:rPr>
          <w:spacing w:val="-2"/>
          <w:lang w:val="en-GB"/>
        </w:rPr>
        <w:t xml:space="preserve"> </w:t>
      </w:r>
      <w:r w:rsidRPr="000F3C94">
        <w:rPr>
          <w:lang w:val="en-GB"/>
        </w:rPr>
        <w:t>to generate</w:t>
      </w:r>
      <w:r w:rsidRPr="000F3C94">
        <w:rPr>
          <w:spacing w:val="-2"/>
          <w:lang w:val="en-GB"/>
        </w:rPr>
        <w:t xml:space="preserve"> </w:t>
      </w:r>
      <w:r w:rsidRPr="000F3C94">
        <w:rPr>
          <w:lang w:val="en-GB"/>
        </w:rPr>
        <w:t>CNP</w:t>
      </w:r>
      <w:r w:rsidRPr="000F3C94">
        <w:rPr>
          <w:spacing w:val="-2"/>
          <w:lang w:val="en-GB"/>
        </w:rPr>
        <w:t xml:space="preserve"> </w:t>
      </w:r>
      <w:r w:rsidRPr="000F3C94">
        <w:rPr>
          <w:lang w:val="en-GB"/>
        </w:rPr>
        <w:t>products</w:t>
      </w:r>
      <w:r w:rsidRPr="000F3C94">
        <w:rPr>
          <w:spacing w:val="-3"/>
          <w:lang w:val="en-GB"/>
        </w:rPr>
        <w:t xml:space="preserve"> </w:t>
      </w:r>
      <w:r w:rsidRPr="000F3C94">
        <w:rPr>
          <w:lang w:val="en-GB"/>
        </w:rPr>
        <w:t>may</w:t>
      </w:r>
      <w:r w:rsidRPr="000F3C94">
        <w:rPr>
          <w:spacing w:val="-5"/>
          <w:lang w:val="en-GB"/>
        </w:rPr>
        <w:t xml:space="preserve"> </w:t>
      </w:r>
      <w:r w:rsidRPr="000F3C94">
        <w:rPr>
          <w:lang w:val="en-GB"/>
        </w:rPr>
        <w:t>be described</w:t>
      </w:r>
      <w:r w:rsidRPr="000F3C94">
        <w:rPr>
          <w:spacing w:val="-2"/>
          <w:lang w:val="en-GB"/>
        </w:rPr>
        <w:t xml:space="preserve"> </w:t>
      </w:r>
      <w:r w:rsidRPr="000F3C94">
        <w:rPr>
          <w:lang w:val="en-GB"/>
        </w:rPr>
        <w:t>in</w:t>
      </w:r>
      <w:r w:rsidRPr="000F3C94">
        <w:rPr>
          <w:spacing w:val="-2"/>
          <w:lang w:val="en-GB"/>
        </w:rPr>
        <w:t xml:space="preserve"> </w:t>
      </w:r>
      <w:r w:rsidRPr="000F3C94">
        <w:rPr>
          <w:lang w:val="en-GB"/>
        </w:rPr>
        <w:t>the dataset metadata.</w:t>
      </w:r>
    </w:p>
    <w:p w14:paraId="30EC1AF4" w14:textId="24A4827D" w:rsidR="0048728D" w:rsidRPr="000F3C94" w:rsidRDefault="0048728D" w:rsidP="008F2532">
      <w:pPr>
        <w:pStyle w:val="Caption"/>
        <w:keepNext/>
        <w:keepLines/>
        <w:jc w:val="center"/>
        <w:rPr>
          <w:sz w:val="18"/>
          <w:szCs w:val="18"/>
          <w:lang w:val="en-GB"/>
        </w:rPr>
      </w:pPr>
      <w:r w:rsidRPr="000F3C94">
        <w:rPr>
          <w:sz w:val="18"/>
          <w:szCs w:val="18"/>
          <w:lang w:val="en-GB"/>
        </w:rPr>
        <w:t>Table</w:t>
      </w:r>
      <w:r w:rsidR="00130453" w:rsidRPr="000F3C94">
        <w:rPr>
          <w:sz w:val="18"/>
          <w:szCs w:val="18"/>
          <w:lang w:val="en-GB"/>
        </w:rPr>
        <w:t xml:space="preserve"> 7-1</w:t>
      </w:r>
      <w:r w:rsidRPr="000F3C94">
        <w:rPr>
          <w:sz w:val="18"/>
          <w:szCs w:val="18"/>
          <w:lang w:val="en-GB"/>
        </w:rPr>
        <w:t xml:space="preserve"> </w:t>
      </w:r>
      <w:r w:rsidR="008F2532" w:rsidRPr="000F3C94">
        <w:rPr>
          <w:sz w:val="18"/>
          <w:szCs w:val="18"/>
          <w:lang w:val="en-GB"/>
        </w:rPr>
        <w:t xml:space="preserve">– </w:t>
      </w:r>
      <w:r w:rsidRPr="000F3C94">
        <w:rPr>
          <w:sz w:val="18"/>
          <w:szCs w:val="18"/>
          <w:lang w:val="en-GB"/>
        </w:rPr>
        <w:t>Data capture information</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5"/>
        <w:gridCol w:w="3827"/>
        <w:gridCol w:w="1418"/>
        <w:gridCol w:w="1701"/>
      </w:tblGrid>
      <w:tr w:rsidR="00BB6AB0" w:rsidRPr="000F3C94" w14:paraId="4068AE38" w14:textId="77777777">
        <w:trPr>
          <w:trHeight w:val="328"/>
        </w:trPr>
        <w:tc>
          <w:tcPr>
            <w:tcW w:w="1985" w:type="dxa"/>
            <w:shd w:val="clear" w:color="auto" w:fill="D9D9D9"/>
          </w:tcPr>
          <w:p w14:paraId="093FCF21" w14:textId="77777777" w:rsidR="009A3F22" w:rsidRPr="000F3C94" w:rsidRDefault="009A3F22" w:rsidP="00130453">
            <w:pPr>
              <w:pStyle w:val="TableParagraph"/>
              <w:keepNext/>
              <w:keepLines/>
              <w:widowControl/>
              <w:spacing w:before="60" w:after="60"/>
              <w:ind w:left="107"/>
              <w:rPr>
                <w:b/>
                <w:sz w:val="18"/>
                <w:lang w:val="en-GB"/>
              </w:rPr>
            </w:pPr>
            <w:r w:rsidRPr="000F3C94">
              <w:rPr>
                <w:b/>
                <w:sz w:val="18"/>
                <w:lang w:val="en-GB"/>
              </w:rPr>
              <w:t>Item</w:t>
            </w:r>
            <w:r w:rsidRPr="000F3C94">
              <w:rPr>
                <w:b/>
                <w:spacing w:val="-1"/>
                <w:sz w:val="18"/>
                <w:lang w:val="en-GB"/>
              </w:rPr>
              <w:t xml:space="preserve"> </w:t>
            </w:r>
            <w:r w:rsidRPr="000F3C94">
              <w:rPr>
                <w:b/>
                <w:sz w:val="18"/>
                <w:lang w:val="en-GB"/>
              </w:rPr>
              <w:t>Name</w:t>
            </w:r>
          </w:p>
        </w:tc>
        <w:tc>
          <w:tcPr>
            <w:tcW w:w="3827" w:type="dxa"/>
            <w:shd w:val="clear" w:color="auto" w:fill="D9D9D9"/>
          </w:tcPr>
          <w:p w14:paraId="6FF9DE88" w14:textId="77777777" w:rsidR="009A3F22" w:rsidRPr="000F3C94" w:rsidRDefault="009A3F22" w:rsidP="00130453">
            <w:pPr>
              <w:pStyle w:val="TableParagraph"/>
              <w:keepNext/>
              <w:keepLines/>
              <w:widowControl/>
              <w:spacing w:before="60" w:after="60"/>
              <w:ind w:left="110"/>
              <w:rPr>
                <w:b/>
                <w:sz w:val="18"/>
                <w:lang w:val="en-GB"/>
              </w:rPr>
            </w:pPr>
            <w:r w:rsidRPr="000F3C94">
              <w:rPr>
                <w:b/>
                <w:sz w:val="18"/>
                <w:lang w:val="en-GB"/>
              </w:rPr>
              <w:t>Description</w:t>
            </w:r>
          </w:p>
        </w:tc>
        <w:tc>
          <w:tcPr>
            <w:tcW w:w="1418" w:type="dxa"/>
            <w:shd w:val="clear" w:color="auto" w:fill="D9D9D9"/>
          </w:tcPr>
          <w:p w14:paraId="5FDAF46D" w14:textId="77777777" w:rsidR="009A3F22" w:rsidRPr="000F3C94" w:rsidRDefault="009A3F22" w:rsidP="00130453">
            <w:pPr>
              <w:pStyle w:val="TableParagraph"/>
              <w:keepNext/>
              <w:keepLines/>
              <w:widowControl/>
              <w:spacing w:before="60" w:after="60"/>
              <w:ind w:left="211"/>
              <w:rPr>
                <w:b/>
                <w:sz w:val="18"/>
                <w:lang w:val="en-GB"/>
              </w:rPr>
            </w:pPr>
            <w:r w:rsidRPr="000F3C94">
              <w:rPr>
                <w:b/>
                <w:sz w:val="18"/>
                <w:lang w:val="en-GB"/>
              </w:rPr>
              <w:t>Multiplicity</w:t>
            </w:r>
          </w:p>
        </w:tc>
        <w:tc>
          <w:tcPr>
            <w:tcW w:w="1701" w:type="dxa"/>
            <w:shd w:val="clear" w:color="auto" w:fill="D9D9D9"/>
          </w:tcPr>
          <w:p w14:paraId="6DDFDE86" w14:textId="77777777" w:rsidR="009A3F22" w:rsidRPr="000F3C94" w:rsidRDefault="009A3F22" w:rsidP="00130453">
            <w:pPr>
              <w:pStyle w:val="TableParagraph"/>
              <w:keepNext/>
              <w:keepLines/>
              <w:widowControl/>
              <w:spacing w:before="60" w:after="60"/>
              <w:ind w:left="110"/>
              <w:rPr>
                <w:b/>
                <w:sz w:val="18"/>
                <w:lang w:val="en-GB"/>
              </w:rPr>
            </w:pPr>
            <w:r w:rsidRPr="000F3C94">
              <w:rPr>
                <w:b/>
                <w:sz w:val="18"/>
                <w:lang w:val="en-GB"/>
              </w:rPr>
              <w:t>Type</w:t>
            </w:r>
          </w:p>
        </w:tc>
      </w:tr>
      <w:tr w:rsidR="00BB6AB0" w:rsidRPr="000F3C94" w14:paraId="10EA73C9" w14:textId="77777777">
        <w:trPr>
          <w:trHeight w:val="741"/>
        </w:trPr>
        <w:tc>
          <w:tcPr>
            <w:tcW w:w="1985" w:type="dxa"/>
            <w:shd w:val="clear" w:color="auto" w:fill="auto"/>
          </w:tcPr>
          <w:p w14:paraId="0AF077C8" w14:textId="77777777" w:rsidR="009A3F22" w:rsidRPr="000F3C94" w:rsidRDefault="009A3F22" w:rsidP="00130453">
            <w:pPr>
              <w:pStyle w:val="TableParagraph"/>
              <w:spacing w:before="60" w:after="60"/>
              <w:ind w:left="107"/>
              <w:rPr>
                <w:sz w:val="18"/>
                <w:lang w:val="en-GB"/>
              </w:rPr>
            </w:pPr>
            <w:proofErr w:type="spellStart"/>
            <w:r w:rsidRPr="000F3C94">
              <w:rPr>
                <w:sz w:val="18"/>
                <w:lang w:val="en-GB"/>
              </w:rPr>
              <w:t>dataSource</w:t>
            </w:r>
            <w:proofErr w:type="spellEnd"/>
          </w:p>
        </w:tc>
        <w:tc>
          <w:tcPr>
            <w:tcW w:w="3827" w:type="dxa"/>
            <w:shd w:val="clear" w:color="auto" w:fill="auto"/>
          </w:tcPr>
          <w:p w14:paraId="462FFA8A" w14:textId="77777777" w:rsidR="009A3F22" w:rsidRPr="000F3C94" w:rsidRDefault="009A3F22" w:rsidP="00130453">
            <w:pPr>
              <w:pStyle w:val="TableParagraph"/>
              <w:spacing w:before="60" w:after="60"/>
              <w:ind w:left="110" w:right="130"/>
              <w:jc w:val="both"/>
              <w:rPr>
                <w:sz w:val="18"/>
                <w:lang w:val="en-GB"/>
              </w:rPr>
            </w:pPr>
            <w:r w:rsidRPr="000F3C94">
              <w:rPr>
                <w:sz w:val="18"/>
                <w:lang w:val="en-GB"/>
              </w:rPr>
              <w:t>Identification of the kinds of data sources</w:t>
            </w:r>
            <w:r w:rsidRPr="000F3C94">
              <w:rPr>
                <w:spacing w:val="-47"/>
                <w:sz w:val="18"/>
                <w:lang w:val="en-GB"/>
              </w:rPr>
              <w:t xml:space="preserve"> </w:t>
            </w:r>
            <w:r w:rsidRPr="000F3C94">
              <w:rPr>
                <w:sz w:val="18"/>
                <w:lang w:val="en-GB"/>
              </w:rPr>
              <w:t>usable to product datasets compliant with</w:t>
            </w:r>
            <w:r w:rsidRPr="000F3C94">
              <w:rPr>
                <w:spacing w:val="-48"/>
                <w:sz w:val="18"/>
                <w:lang w:val="en-GB"/>
              </w:rPr>
              <w:t xml:space="preserve"> </w:t>
            </w:r>
            <w:r w:rsidRPr="000F3C94">
              <w:rPr>
                <w:sz w:val="18"/>
                <w:lang w:val="en-GB"/>
              </w:rPr>
              <w:t>the considering</w:t>
            </w:r>
            <w:r w:rsidRPr="000F3C94">
              <w:rPr>
                <w:spacing w:val="1"/>
                <w:sz w:val="18"/>
                <w:lang w:val="en-GB"/>
              </w:rPr>
              <w:t xml:space="preserve"> </w:t>
            </w:r>
            <w:r w:rsidRPr="000F3C94">
              <w:rPr>
                <w:sz w:val="18"/>
                <w:lang w:val="en-GB"/>
              </w:rPr>
              <w:t>Specification</w:t>
            </w:r>
          </w:p>
        </w:tc>
        <w:tc>
          <w:tcPr>
            <w:tcW w:w="1418" w:type="dxa"/>
            <w:shd w:val="clear" w:color="auto" w:fill="auto"/>
          </w:tcPr>
          <w:p w14:paraId="39AB5387" w14:textId="77777777" w:rsidR="009A3F22" w:rsidRPr="000F3C94" w:rsidRDefault="009A3F22" w:rsidP="00B151ED">
            <w:pPr>
              <w:pStyle w:val="TableParagraph"/>
              <w:spacing w:before="60" w:after="60"/>
              <w:ind w:left="108"/>
              <w:jc w:val="center"/>
              <w:rPr>
                <w:sz w:val="18"/>
                <w:lang w:val="en-GB"/>
              </w:rPr>
            </w:pPr>
            <w:r w:rsidRPr="000F3C94">
              <w:rPr>
                <w:sz w:val="18"/>
                <w:lang w:val="en-GB"/>
              </w:rPr>
              <w:t>0..*</w:t>
            </w:r>
          </w:p>
        </w:tc>
        <w:tc>
          <w:tcPr>
            <w:tcW w:w="1701" w:type="dxa"/>
            <w:shd w:val="clear" w:color="auto" w:fill="auto"/>
          </w:tcPr>
          <w:p w14:paraId="7CB0423F" w14:textId="77777777" w:rsidR="009A3F22" w:rsidRPr="000F3C94" w:rsidRDefault="009A3F22" w:rsidP="00130453">
            <w:pPr>
              <w:pStyle w:val="TableParagraph"/>
              <w:spacing w:before="60" w:after="60"/>
              <w:ind w:left="110"/>
              <w:rPr>
                <w:sz w:val="18"/>
                <w:lang w:val="en-GB"/>
              </w:rPr>
            </w:pPr>
            <w:proofErr w:type="spellStart"/>
            <w:r w:rsidRPr="000F3C94">
              <w:rPr>
                <w:sz w:val="18"/>
                <w:lang w:val="en-GB"/>
              </w:rPr>
              <w:t>CharacterString</w:t>
            </w:r>
            <w:proofErr w:type="spellEnd"/>
          </w:p>
        </w:tc>
      </w:tr>
      <w:tr w:rsidR="00BB6AB0" w:rsidRPr="000F3C94" w14:paraId="229F3379" w14:textId="77777777" w:rsidTr="00130453">
        <w:tc>
          <w:tcPr>
            <w:tcW w:w="1985" w:type="dxa"/>
            <w:shd w:val="clear" w:color="auto" w:fill="auto"/>
          </w:tcPr>
          <w:p w14:paraId="0D68941B" w14:textId="77777777" w:rsidR="009A3F22" w:rsidRPr="000F3C94" w:rsidRDefault="009A3F22" w:rsidP="00130453">
            <w:pPr>
              <w:pStyle w:val="TableParagraph"/>
              <w:spacing w:before="60" w:after="60"/>
              <w:ind w:left="107"/>
              <w:rPr>
                <w:sz w:val="18"/>
                <w:lang w:val="en-GB"/>
              </w:rPr>
            </w:pPr>
            <w:proofErr w:type="spellStart"/>
            <w:r w:rsidRPr="000F3C94">
              <w:rPr>
                <w:sz w:val="18"/>
                <w:lang w:val="en-GB"/>
              </w:rPr>
              <w:t>productionProcess</w:t>
            </w:r>
            <w:proofErr w:type="spellEnd"/>
          </w:p>
        </w:tc>
        <w:tc>
          <w:tcPr>
            <w:tcW w:w="3827" w:type="dxa"/>
            <w:shd w:val="clear" w:color="auto" w:fill="auto"/>
          </w:tcPr>
          <w:p w14:paraId="00067820" w14:textId="77777777" w:rsidR="009A3F22" w:rsidRPr="000F3C94" w:rsidRDefault="009A3F22" w:rsidP="00130453">
            <w:pPr>
              <w:pStyle w:val="TableParagraph"/>
              <w:spacing w:before="60" w:after="60"/>
              <w:ind w:left="110" w:right="291"/>
              <w:rPr>
                <w:sz w:val="18"/>
                <w:lang w:val="en-GB"/>
              </w:rPr>
            </w:pPr>
            <w:r w:rsidRPr="000F3C94">
              <w:rPr>
                <w:sz w:val="18"/>
                <w:lang w:val="en-GB"/>
              </w:rPr>
              <w:t>Link to a textual description of the</w:t>
            </w:r>
            <w:r w:rsidRPr="000F3C94">
              <w:rPr>
                <w:spacing w:val="1"/>
                <w:sz w:val="18"/>
                <w:lang w:val="en-GB"/>
              </w:rPr>
              <w:t xml:space="preserve"> </w:t>
            </w:r>
            <w:r w:rsidRPr="000F3C94">
              <w:rPr>
                <w:sz w:val="18"/>
                <w:lang w:val="en-GB"/>
              </w:rPr>
              <w:t>production process (including encoding</w:t>
            </w:r>
            <w:r w:rsidRPr="000F3C94">
              <w:rPr>
                <w:spacing w:val="-48"/>
                <w:sz w:val="18"/>
                <w:lang w:val="en-GB"/>
              </w:rPr>
              <w:t xml:space="preserve"> </w:t>
            </w:r>
            <w:r w:rsidRPr="000F3C94">
              <w:rPr>
                <w:sz w:val="18"/>
                <w:lang w:val="en-GB"/>
              </w:rPr>
              <w:t>guide) applicable to the datasets</w:t>
            </w:r>
            <w:r w:rsidRPr="000F3C94">
              <w:rPr>
                <w:spacing w:val="1"/>
                <w:sz w:val="18"/>
                <w:lang w:val="en-GB"/>
              </w:rPr>
              <w:t xml:space="preserve"> </w:t>
            </w:r>
            <w:r w:rsidRPr="000F3C94">
              <w:rPr>
                <w:sz w:val="18"/>
                <w:lang w:val="en-GB"/>
              </w:rPr>
              <w:t>compliant</w:t>
            </w:r>
            <w:r w:rsidRPr="000F3C94">
              <w:rPr>
                <w:spacing w:val="-1"/>
                <w:sz w:val="18"/>
                <w:lang w:val="en-GB"/>
              </w:rPr>
              <w:t xml:space="preserve"> </w:t>
            </w:r>
            <w:r w:rsidRPr="000F3C94">
              <w:rPr>
                <w:sz w:val="18"/>
                <w:lang w:val="en-GB"/>
              </w:rPr>
              <w:t>with</w:t>
            </w:r>
            <w:r w:rsidRPr="000F3C94">
              <w:rPr>
                <w:spacing w:val="-1"/>
                <w:sz w:val="18"/>
                <w:lang w:val="en-GB"/>
              </w:rPr>
              <w:t xml:space="preserve"> </w:t>
            </w:r>
            <w:r w:rsidRPr="000F3C94">
              <w:rPr>
                <w:sz w:val="18"/>
                <w:lang w:val="en-GB"/>
              </w:rPr>
              <w:t>the</w:t>
            </w:r>
            <w:r w:rsidRPr="000F3C94">
              <w:rPr>
                <w:spacing w:val="2"/>
                <w:sz w:val="18"/>
                <w:lang w:val="en-GB"/>
              </w:rPr>
              <w:t xml:space="preserve"> </w:t>
            </w:r>
            <w:r w:rsidRPr="000F3C94">
              <w:rPr>
                <w:sz w:val="18"/>
                <w:lang w:val="en-GB"/>
              </w:rPr>
              <w:t>considering</w:t>
            </w:r>
            <w:r w:rsidRPr="000F3C94">
              <w:rPr>
                <w:spacing w:val="1"/>
                <w:sz w:val="18"/>
                <w:lang w:val="en-GB"/>
              </w:rPr>
              <w:t xml:space="preserve"> </w:t>
            </w:r>
            <w:r w:rsidRPr="000F3C94">
              <w:rPr>
                <w:sz w:val="18"/>
                <w:lang w:val="en-GB"/>
              </w:rPr>
              <w:t>Specification</w:t>
            </w:r>
          </w:p>
        </w:tc>
        <w:tc>
          <w:tcPr>
            <w:tcW w:w="1418" w:type="dxa"/>
            <w:shd w:val="clear" w:color="auto" w:fill="auto"/>
          </w:tcPr>
          <w:p w14:paraId="133B0C77" w14:textId="77777777" w:rsidR="009A3F22" w:rsidRPr="000F3C94" w:rsidRDefault="009A3F22" w:rsidP="00B151ED">
            <w:pPr>
              <w:pStyle w:val="TableParagraph"/>
              <w:spacing w:before="60" w:after="60"/>
              <w:ind w:left="108"/>
              <w:jc w:val="center"/>
              <w:rPr>
                <w:sz w:val="18"/>
                <w:lang w:val="en-GB"/>
              </w:rPr>
            </w:pPr>
            <w:r w:rsidRPr="000F3C94">
              <w:rPr>
                <w:sz w:val="18"/>
                <w:lang w:val="en-GB"/>
              </w:rPr>
              <w:t>0..*</w:t>
            </w:r>
          </w:p>
        </w:tc>
        <w:tc>
          <w:tcPr>
            <w:tcW w:w="1701" w:type="dxa"/>
            <w:shd w:val="clear" w:color="auto" w:fill="auto"/>
          </w:tcPr>
          <w:p w14:paraId="5B59E47B" w14:textId="77777777" w:rsidR="009A3F22" w:rsidRPr="000F3C94" w:rsidRDefault="009A3F22" w:rsidP="00130453">
            <w:pPr>
              <w:pStyle w:val="TableParagraph"/>
              <w:spacing w:before="60" w:after="60"/>
              <w:ind w:left="110"/>
              <w:rPr>
                <w:sz w:val="18"/>
                <w:lang w:val="en-GB"/>
              </w:rPr>
            </w:pPr>
            <w:proofErr w:type="spellStart"/>
            <w:r w:rsidRPr="000F3C94">
              <w:rPr>
                <w:sz w:val="18"/>
                <w:lang w:val="en-GB"/>
              </w:rPr>
              <w:t>CharacterString</w:t>
            </w:r>
            <w:proofErr w:type="spellEnd"/>
            <w:r w:rsidRPr="000F3C94">
              <w:rPr>
                <w:spacing w:val="-2"/>
                <w:sz w:val="18"/>
                <w:lang w:val="en-GB"/>
              </w:rPr>
              <w:t xml:space="preserve"> </w:t>
            </w:r>
            <w:r w:rsidRPr="000F3C94">
              <w:rPr>
                <w:sz w:val="18"/>
                <w:lang w:val="en-GB"/>
              </w:rPr>
              <w:t>(URL)</w:t>
            </w:r>
          </w:p>
        </w:tc>
      </w:tr>
    </w:tbl>
    <w:p w14:paraId="17433BEA" w14:textId="77777777" w:rsidR="009A3F22" w:rsidRPr="000F3C94" w:rsidRDefault="009A3F22" w:rsidP="009A3F22">
      <w:pPr>
        <w:rPr>
          <w:lang w:val="en-GB"/>
        </w:rPr>
      </w:pPr>
    </w:p>
    <w:p w14:paraId="0FD9387C" w14:textId="77777777" w:rsidR="00056ECE" w:rsidRPr="000F3C94" w:rsidRDefault="00056ECE" w:rsidP="00B151ED">
      <w:pPr>
        <w:pStyle w:val="Heading1"/>
        <w:tabs>
          <w:tab w:val="clear" w:pos="400"/>
        </w:tabs>
        <w:rPr>
          <w:lang w:val="en-GB"/>
        </w:rPr>
      </w:pPr>
      <w:bookmarkStart w:id="150" w:name="_Toc152232566"/>
      <w:bookmarkStart w:id="151" w:name="_Toc194500002"/>
      <w:r w:rsidRPr="000F3C94">
        <w:rPr>
          <w:lang w:val="en-GB"/>
        </w:rPr>
        <w:lastRenderedPageBreak/>
        <w:t>Maintenance</w:t>
      </w:r>
      <w:bookmarkEnd w:id="148"/>
      <w:bookmarkEnd w:id="149"/>
      <w:bookmarkEnd w:id="150"/>
      <w:bookmarkEnd w:id="151"/>
    </w:p>
    <w:p w14:paraId="0C4024F0" w14:textId="2DF59A2F" w:rsidR="00CB24EC" w:rsidRPr="000F3C94" w:rsidRDefault="00CB24EC" w:rsidP="00B151ED">
      <w:pPr>
        <w:pStyle w:val="Heading2"/>
        <w:tabs>
          <w:tab w:val="clear" w:pos="540"/>
        </w:tabs>
        <w:rPr>
          <w:rFonts w:eastAsia="Malgun Gothic"/>
          <w:lang w:val="en-GB"/>
        </w:rPr>
      </w:pPr>
      <w:bookmarkStart w:id="152" w:name="_Toc152232567"/>
      <w:bookmarkStart w:id="153" w:name="_Toc194500003"/>
      <w:r w:rsidRPr="000F3C94">
        <w:rPr>
          <w:rFonts w:eastAsia="Malgun Gothic"/>
          <w:lang w:val="en-GB"/>
        </w:rPr>
        <w:t>Introduction</w:t>
      </w:r>
      <w:bookmarkEnd w:id="152"/>
      <w:bookmarkEnd w:id="153"/>
    </w:p>
    <w:p w14:paraId="6566D9BE" w14:textId="77777777" w:rsidR="00CB24EC" w:rsidRPr="000F3C94" w:rsidRDefault="00CB24EC" w:rsidP="00CB24EC">
      <w:pPr>
        <w:rPr>
          <w:rFonts w:eastAsia="Malgun Gothic"/>
          <w:lang w:val="en-GB"/>
        </w:rPr>
      </w:pPr>
      <w:r w:rsidRPr="000F3C94">
        <w:rPr>
          <w:rFonts w:eastAsia="Malgun Gothic"/>
          <w:lang w:val="en-GB"/>
        </w:rPr>
        <w:t>Datasets are maintained as needed and must include mechanisms for CNP updating. Data updates will be made by New Editions or updates. The maintenance and update frequency of CNP datasets should be defined by the producers (official national authority) implementing this Specification.</w:t>
      </w:r>
    </w:p>
    <w:p w14:paraId="32C12C94" w14:textId="35BC4024" w:rsidR="00CB24EC" w:rsidRPr="000F3C94" w:rsidRDefault="00CB24EC" w:rsidP="00CB24EC">
      <w:pPr>
        <w:rPr>
          <w:rFonts w:eastAsia="Malgun Gothic"/>
          <w:lang w:val="en-GB"/>
        </w:rPr>
      </w:pPr>
      <w:r w:rsidRPr="000F3C94">
        <w:rPr>
          <w:rFonts w:eastAsia="Malgun Gothic"/>
          <w:lang w:val="en-GB"/>
        </w:rPr>
        <w:t>Data Producers must use applicable sources to maintain and update data and provide a brief description of the sources that were used to produce the dataset in the appropriate metadata field.</w:t>
      </w:r>
    </w:p>
    <w:p w14:paraId="6C962A18" w14:textId="77777777" w:rsidR="00981085" w:rsidRPr="000F3C94" w:rsidRDefault="00981085" w:rsidP="00CB24EC">
      <w:pPr>
        <w:rPr>
          <w:rFonts w:eastAsia="Malgun Gothic"/>
          <w:lang w:val="en-GB"/>
        </w:rPr>
      </w:pPr>
    </w:p>
    <w:p w14:paraId="1507B873" w14:textId="15F1871A" w:rsidR="00C53830" w:rsidRPr="000F3C94" w:rsidRDefault="00C53830" w:rsidP="00981085">
      <w:pPr>
        <w:pStyle w:val="Heading2"/>
        <w:tabs>
          <w:tab w:val="clear" w:pos="540"/>
        </w:tabs>
        <w:rPr>
          <w:lang w:val="en-GB"/>
        </w:rPr>
      </w:pPr>
      <w:bookmarkStart w:id="154" w:name="_Toc152232568"/>
      <w:bookmarkStart w:id="155" w:name="_Toc194500004"/>
      <w:r w:rsidRPr="000F3C94">
        <w:rPr>
          <w:lang w:val="en-GB"/>
        </w:rPr>
        <w:t xml:space="preserve">Production </w:t>
      </w:r>
      <w:r w:rsidR="00BA14C4" w:rsidRPr="000F3C94">
        <w:rPr>
          <w:lang w:val="en-GB"/>
        </w:rPr>
        <w:t>p</w:t>
      </w:r>
      <w:r w:rsidRPr="000F3C94">
        <w:rPr>
          <w:lang w:val="en-GB"/>
        </w:rPr>
        <w:t>rocess</w:t>
      </w:r>
      <w:r w:rsidR="001F6538" w:rsidRPr="000F3C94">
        <w:rPr>
          <w:lang w:val="en-GB"/>
        </w:rPr>
        <w:t xml:space="preserve"> for base and update datasets</w:t>
      </w:r>
      <w:bookmarkEnd w:id="154"/>
      <w:bookmarkEnd w:id="155"/>
    </w:p>
    <w:p w14:paraId="773E2942" w14:textId="4C84E988" w:rsidR="00F3650C" w:rsidRPr="000F3C94" w:rsidRDefault="00821697" w:rsidP="00F3650C">
      <w:pPr>
        <w:rPr>
          <w:rFonts w:eastAsia="Malgun Gothic"/>
          <w:lang w:val="en-GB"/>
        </w:rPr>
      </w:pPr>
      <w:r w:rsidRPr="000F3C94">
        <w:rPr>
          <w:lang w:val="en-GB"/>
        </w:rPr>
        <w:t>Data Producers should follow their established production processes for maintaining and updating</w:t>
      </w:r>
      <w:r w:rsidRPr="000F3C94">
        <w:rPr>
          <w:spacing w:val="1"/>
          <w:lang w:val="en-GB"/>
        </w:rPr>
        <w:t xml:space="preserve"> </w:t>
      </w:r>
      <w:r w:rsidRPr="000F3C94">
        <w:rPr>
          <w:lang w:val="en-GB"/>
        </w:rPr>
        <w:t>datasets. Data is produced against the DCEG and checked against the appropriate set of validation</w:t>
      </w:r>
      <w:r w:rsidRPr="000F3C94">
        <w:rPr>
          <w:spacing w:val="1"/>
          <w:lang w:val="en-GB"/>
        </w:rPr>
        <w:t xml:space="preserve"> </w:t>
      </w:r>
      <w:r w:rsidRPr="000F3C94">
        <w:rPr>
          <w:lang w:val="en-GB"/>
        </w:rPr>
        <w:t>checks in</w:t>
      </w:r>
      <w:r w:rsidRPr="000F3C94">
        <w:rPr>
          <w:spacing w:val="-1"/>
          <w:lang w:val="en-GB"/>
        </w:rPr>
        <w:t xml:space="preserve"> </w:t>
      </w:r>
      <w:r w:rsidR="00981085" w:rsidRPr="000F3C94">
        <w:rPr>
          <w:lang w:val="en-GB"/>
        </w:rPr>
        <w:t xml:space="preserve">IHO Publication </w:t>
      </w:r>
      <w:r w:rsidR="00655C2A" w:rsidRPr="000F3C94">
        <w:rPr>
          <w:lang w:val="en-GB"/>
        </w:rPr>
        <w:t>S-158:128</w:t>
      </w:r>
      <w:r w:rsidR="00F3650C" w:rsidRPr="000F3C94">
        <w:rPr>
          <w:rFonts w:eastAsia="Malgun Gothic"/>
          <w:lang w:val="en-GB"/>
        </w:rPr>
        <w:t>.</w:t>
      </w:r>
    </w:p>
    <w:p w14:paraId="6E1FDB84" w14:textId="77777777" w:rsidR="00655C2A" w:rsidRPr="000F3C94" w:rsidRDefault="00655C2A" w:rsidP="00F3650C">
      <w:pPr>
        <w:rPr>
          <w:rFonts w:eastAsia="Malgun Gothic"/>
          <w:lang w:val="en-GB"/>
        </w:rPr>
      </w:pPr>
    </w:p>
    <w:p w14:paraId="0EEA7535" w14:textId="4F668BA4" w:rsidR="00EE4229" w:rsidRPr="000F3C94" w:rsidRDefault="00EE4229" w:rsidP="00655C2A">
      <w:pPr>
        <w:pStyle w:val="Heading2"/>
        <w:tabs>
          <w:tab w:val="clear" w:pos="540"/>
        </w:tabs>
        <w:rPr>
          <w:rFonts w:eastAsia="Malgun Gothic"/>
          <w:lang w:val="en-GB"/>
        </w:rPr>
      </w:pPr>
      <w:bookmarkStart w:id="156" w:name="_Toc152232569"/>
      <w:bookmarkStart w:id="157" w:name="_Toc194500005"/>
      <w:r w:rsidRPr="000F3C94">
        <w:rPr>
          <w:rFonts w:eastAsia="Malgun Gothic"/>
          <w:lang w:val="en-GB"/>
        </w:rPr>
        <w:t>Dataset updates and cancellation</w:t>
      </w:r>
      <w:bookmarkEnd w:id="156"/>
      <w:bookmarkEnd w:id="157"/>
    </w:p>
    <w:p w14:paraId="6094548B" w14:textId="77777777" w:rsidR="00EE4229" w:rsidRPr="000F3C94" w:rsidRDefault="00EE4229" w:rsidP="00EE4229">
      <w:pPr>
        <w:rPr>
          <w:lang w:val="en-GB"/>
        </w:rPr>
      </w:pPr>
      <w:r w:rsidRPr="000F3C94">
        <w:rPr>
          <w:lang w:val="en-GB"/>
        </w:rPr>
        <w:t>The</w:t>
      </w:r>
      <w:r w:rsidRPr="000F3C94">
        <w:rPr>
          <w:spacing w:val="-9"/>
          <w:lang w:val="en-GB"/>
        </w:rPr>
        <w:t xml:space="preserve"> </w:t>
      </w:r>
      <w:r w:rsidRPr="000F3C94">
        <w:rPr>
          <w:lang w:val="en-GB"/>
        </w:rPr>
        <w:t>purpose</w:t>
      </w:r>
      <w:r w:rsidRPr="000F3C94">
        <w:rPr>
          <w:spacing w:val="-7"/>
          <w:lang w:val="en-GB"/>
        </w:rPr>
        <w:t xml:space="preserve"> </w:t>
      </w:r>
      <w:r w:rsidRPr="000F3C94">
        <w:rPr>
          <w:lang w:val="en-GB"/>
        </w:rPr>
        <w:t>of</w:t>
      </w:r>
      <w:r w:rsidRPr="000F3C94">
        <w:rPr>
          <w:spacing w:val="-7"/>
          <w:lang w:val="en-GB"/>
        </w:rPr>
        <w:t xml:space="preserve"> </w:t>
      </w:r>
      <w:r w:rsidRPr="000F3C94">
        <w:rPr>
          <w:lang w:val="en-GB"/>
        </w:rPr>
        <w:t>issue</w:t>
      </w:r>
      <w:r w:rsidRPr="000F3C94">
        <w:rPr>
          <w:spacing w:val="-8"/>
          <w:lang w:val="en-GB"/>
        </w:rPr>
        <w:t xml:space="preserve"> </w:t>
      </w:r>
      <w:r w:rsidRPr="000F3C94">
        <w:rPr>
          <w:lang w:val="en-GB"/>
        </w:rPr>
        <w:t>of</w:t>
      </w:r>
      <w:r w:rsidRPr="000F3C94">
        <w:rPr>
          <w:spacing w:val="-7"/>
          <w:lang w:val="en-GB"/>
        </w:rPr>
        <w:t xml:space="preserve"> </w:t>
      </w:r>
      <w:r w:rsidRPr="000F3C94">
        <w:rPr>
          <w:lang w:val="en-GB"/>
        </w:rPr>
        <w:t>the</w:t>
      </w:r>
      <w:r w:rsidRPr="000F3C94">
        <w:rPr>
          <w:spacing w:val="-7"/>
          <w:lang w:val="en-GB"/>
        </w:rPr>
        <w:t xml:space="preserve"> </w:t>
      </w:r>
      <w:r w:rsidRPr="000F3C94">
        <w:rPr>
          <w:lang w:val="en-GB"/>
        </w:rPr>
        <w:t>dataset</w:t>
      </w:r>
      <w:r w:rsidRPr="000F3C94">
        <w:rPr>
          <w:spacing w:val="-7"/>
          <w:lang w:val="en-GB"/>
        </w:rPr>
        <w:t xml:space="preserve"> </w:t>
      </w:r>
      <w:r w:rsidRPr="000F3C94">
        <w:rPr>
          <w:lang w:val="en-GB"/>
        </w:rPr>
        <w:t>is</w:t>
      </w:r>
      <w:r w:rsidRPr="000F3C94">
        <w:rPr>
          <w:spacing w:val="-5"/>
          <w:lang w:val="en-GB"/>
        </w:rPr>
        <w:t xml:space="preserve"> </w:t>
      </w:r>
      <w:r w:rsidRPr="000F3C94">
        <w:rPr>
          <w:lang w:val="en-GB"/>
        </w:rPr>
        <w:t>indicated</w:t>
      </w:r>
      <w:r w:rsidRPr="000F3C94">
        <w:rPr>
          <w:spacing w:val="-8"/>
          <w:lang w:val="en-GB"/>
        </w:rPr>
        <w:t xml:space="preserve"> </w:t>
      </w:r>
      <w:r w:rsidRPr="000F3C94">
        <w:rPr>
          <w:lang w:val="en-GB"/>
        </w:rPr>
        <w:t>in</w:t>
      </w:r>
      <w:r w:rsidRPr="000F3C94">
        <w:rPr>
          <w:spacing w:val="-9"/>
          <w:lang w:val="en-GB"/>
        </w:rPr>
        <w:t xml:space="preserve"> </w:t>
      </w:r>
      <w:r w:rsidRPr="000F3C94">
        <w:rPr>
          <w:lang w:val="en-GB"/>
        </w:rPr>
        <w:t>the</w:t>
      </w:r>
      <w:r w:rsidRPr="000F3C94">
        <w:rPr>
          <w:spacing w:val="-9"/>
          <w:lang w:val="en-GB"/>
        </w:rPr>
        <w:t xml:space="preserve"> </w:t>
      </w:r>
      <w:r w:rsidRPr="000F3C94">
        <w:rPr>
          <w:lang w:val="en-GB"/>
        </w:rPr>
        <w:t>“purpose”</w:t>
      </w:r>
      <w:r w:rsidRPr="000F3C94">
        <w:rPr>
          <w:spacing w:val="-7"/>
          <w:lang w:val="en-GB"/>
        </w:rPr>
        <w:t xml:space="preserve"> </w:t>
      </w:r>
      <w:r w:rsidRPr="000F3C94">
        <w:rPr>
          <w:lang w:val="en-GB"/>
        </w:rPr>
        <w:t>field</w:t>
      </w:r>
      <w:r w:rsidRPr="000F3C94">
        <w:rPr>
          <w:spacing w:val="-7"/>
          <w:lang w:val="en-GB"/>
        </w:rPr>
        <w:t xml:space="preserve"> </w:t>
      </w:r>
      <w:r w:rsidRPr="000F3C94">
        <w:rPr>
          <w:lang w:val="en-GB"/>
        </w:rPr>
        <w:t>of</w:t>
      </w:r>
      <w:r w:rsidRPr="000F3C94">
        <w:rPr>
          <w:spacing w:val="-7"/>
          <w:lang w:val="en-GB"/>
        </w:rPr>
        <w:t xml:space="preserve"> </w:t>
      </w:r>
      <w:r w:rsidRPr="000F3C94">
        <w:rPr>
          <w:lang w:val="en-GB"/>
        </w:rPr>
        <w:t>the</w:t>
      </w:r>
      <w:r w:rsidRPr="000F3C94">
        <w:rPr>
          <w:spacing w:val="-7"/>
          <w:lang w:val="en-GB"/>
        </w:rPr>
        <w:t xml:space="preserve"> </w:t>
      </w:r>
      <w:r w:rsidRPr="000F3C94">
        <w:rPr>
          <w:lang w:val="en-GB"/>
        </w:rPr>
        <w:t>dataset</w:t>
      </w:r>
      <w:r w:rsidRPr="000F3C94">
        <w:rPr>
          <w:spacing w:val="-9"/>
          <w:lang w:val="en-GB"/>
        </w:rPr>
        <w:t xml:space="preserve"> </w:t>
      </w:r>
      <w:r w:rsidRPr="000F3C94">
        <w:rPr>
          <w:lang w:val="en-GB"/>
        </w:rPr>
        <w:t>discovery</w:t>
      </w:r>
      <w:r w:rsidRPr="000F3C94">
        <w:rPr>
          <w:spacing w:val="-11"/>
          <w:lang w:val="en-GB"/>
        </w:rPr>
        <w:t xml:space="preserve"> </w:t>
      </w:r>
      <w:r w:rsidRPr="000F3C94">
        <w:rPr>
          <w:lang w:val="en-GB"/>
        </w:rPr>
        <w:t>metadata.</w:t>
      </w:r>
      <w:r w:rsidRPr="000F3C94">
        <w:rPr>
          <w:spacing w:val="1"/>
          <w:lang w:val="en-GB"/>
        </w:rPr>
        <w:t xml:space="preserve"> </w:t>
      </w:r>
      <w:r w:rsidRPr="000F3C94">
        <w:rPr>
          <w:lang w:val="en-GB"/>
        </w:rPr>
        <w:t>In order to terminate a dataset, an update dataset file is created for which the Edition number must be</w:t>
      </w:r>
      <w:r w:rsidRPr="000F3C94">
        <w:rPr>
          <w:spacing w:val="1"/>
          <w:lang w:val="en-GB"/>
        </w:rPr>
        <w:t xml:space="preserve"> </w:t>
      </w:r>
      <w:r w:rsidRPr="000F3C94">
        <w:rPr>
          <w:lang w:val="en-GB"/>
        </w:rPr>
        <w:t>set</w:t>
      </w:r>
      <w:r w:rsidRPr="000F3C94">
        <w:rPr>
          <w:spacing w:val="-2"/>
          <w:lang w:val="en-GB"/>
        </w:rPr>
        <w:t xml:space="preserve"> </w:t>
      </w:r>
      <w:r w:rsidRPr="000F3C94">
        <w:rPr>
          <w:lang w:val="en-GB"/>
        </w:rPr>
        <w:t>to</w:t>
      </w:r>
      <w:r w:rsidRPr="000F3C94">
        <w:rPr>
          <w:spacing w:val="-1"/>
          <w:lang w:val="en-GB"/>
        </w:rPr>
        <w:t xml:space="preserve"> </w:t>
      </w:r>
      <w:r w:rsidRPr="000F3C94">
        <w:rPr>
          <w:lang w:val="en-GB"/>
        </w:rPr>
        <w:t>0</w:t>
      </w:r>
      <w:r w:rsidRPr="000F3C94">
        <w:rPr>
          <w:spacing w:val="-1"/>
          <w:lang w:val="en-GB"/>
        </w:rPr>
        <w:t xml:space="preserve"> </w:t>
      </w:r>
      <w:r w:rsidRPr="000F3C94">
        <w:rPr>
          <w:lang w:val="en-GB"/>
        </w:rPr>
        <w:t>(000).</w:t>
      </w:r>
      <w:r w:rsidRPr="000F3C94">
        <w:rPr>
          <w:spacing w:val="-2"/>
          <w:lang w:val="en-GB"/>
        </w:rPr>
        <w:t xml:space="preserve"> </w:t>
      </w:r>
      <w:r w:rsidRPr="000F3C94">
        <w:rPr>
          <w:lang w:val="en-GB"/>
        </w:rPr>
        <w:t>This convention</w:t>
      </w:r>
      <w:r w:rsidRPr="000F3C94">
        <w:rPr>
          <w:spacing w:val="1"/>
          <w:lang w:val="en-GB"/>
        </w:rPr>
        <w:t xml:space="preserve"> </w:t>
      </w:r>
      <w:r w:rsidRPr="000F3C94">
        <w:rPr>
          <w:lang w:val="en-GB"/>
        </w:rPr>
        <w:t>is only</w:t>
      </w:r>
      <w:r w:rsidRPr="000F3C94">
        <w:rPr>
          <w:spacing w:val="-5"/>
          <w:lang w:val="en-GB"/>
        </w:rPr>
        <w:t xml:space="preserve"> </w:t>
      </w:r>
      <w:r w:rsidRPr="000F3C94">
        <w:rPr>
          <w:lang w:val="en-GB"/>
        </w:rPr>
        <w:t>used</w:t>
      </w:r>
      <w:r w:rsidRPr="000F3C94">
        <w:rPr>
          <w:spacing w:val="1"/>
          <w:lang w:val="en-GB"/>
        </w:rPr>
        <w:t xml:space="preserve"> </w:t>
      </w:r>
      <w:r w:rsidRPr="000F3C94">
        <w:rPr>
          <w:lang w:val="en-GB"/>
        </w:rPr>
        <w:t>to</w:t>
      </w:r>
      <w:r w:rsidRPr="000F3C94">
        <w:rPr>
          <w:spacing w:val="-1"/>
          <w:lang w:val="en-GB"/>
        </w:rPr>
        <w:t xml:space="preserve"> </w:t>
      </w:r>
      <w:r w:rsidRPr="000F3C94">
        <w:rPr>
          <w:lang w:val="en-GB"/>
        </w:rPr>
        <w:t>cancel a base</w:t>
      </w:r>
      <w:r w:rsidRPr="000F3C94">
        <w:rPr>
          <w:spacing w:val="-1"/>
          <w:lang w:val="en-GB"/>
        </w:rPr>
        <w:t xml:space="preserve"> </w:t>
      </w:r>
      <w:r w:rsidRPr="000F3C94">
        <w:rPr>
          <w:lang w:val="en-GB"/>
        </w:rPr>
        <w:t>dataset</w:t>
      </w:r>
      <w:r w:rsidRPr="000F3C94">
        <w:rPr>
          <w:spacing w:val="1"/>
          <w:lang w:val="en-GB"/>
        </w:rPr>
        <w:t xml:space="preserve"> </w:t>
      </w:r>
      <w:r w:rsidRPr="000F3C94">
        <w:rPr>
          <w:lang w:val="en-GB"/>
        </w:rPr>
        <w:t>file.</w:t>
      </w:r>
    </w:p>
    <w:p w14:paraId="357C315D" w14:textId="77777777" w:rsidR="00EE4229" w:rsidRPr="000F3C94" w:rsidRDefault="00EE4229" w:rsidP="00EE4229">
      <w:pPr>
        <w:rPr>
          <w:lang w:val="en-GB"/>
        </w:rPr>
      </w:pPr>
      <w:r w:rsidRPr="000F3C94">
        <w:rPr>
          <w:lang w:val="en-GB"/>
        </w:rPr>
        <w:t>Where</w:t>
      </w:r>
      <w:r w:rsidRPr="000F3C94">
        <w:rPr>
          <w:spacing w:val="-5"/>
          <w:lang w:val="en-GB"/>
        </w:rPr>
        <w:t xml:space="preserve"> </w:t>
      </w:r>
      <w:r w:rsidRPr="000F3C94">
        <w:rPr>
          <w:lang w:val="en-GB"/>
        </w:rPr>
        <w:t>a</w:t>
      </w:r>
      <w:r w:rsidRPr="000F3C94">
        <w:rPr>
          <w:spacing w:val="-5"/>
          <w:lang w:val="en-GB"/>
        </w:rPr>
        <w:t xml:space="preserve"> </w:t>
      </w:r>
      <w:r w:rsidRPr="000F3C94">
        <w:rPr>
          <w:lang w:val="en-GB"/>
        </w:rPr>
        <w:t>dataset</w:t>
      </w:r>
      <w:r w:rsidRPr="000F3C94">
        <w:rPr>
          <w:spacing w:val="-5"/>
          <w:lang w:val="en-GB"/>
        </w:rPr>
        <w:t xml:space="preserve"> </w:t>
      </w:r>
      <w:r w:rsidRPr="000F3C94">
        <w:rPr>
          <w:lang w:val="en-GB"/>
        </w:rPr>
        <w:t>is</w:t>
      </w:r>
      <w:r w:rsidRPr="000F3C94">
        <w:rPr>
          <w:spacing w:val="-3"/>
          <w:lang w:val="en-GB"/>
        </w:rPr>
        <w:t xml:space="preserve"> </w:t>
      </w:r>
      <w:r w:rsidRPr="000F3C94">
        <w:rPr>
          <w:lang w:val="en-GB"/>
        </w:rPr>
        <w:t>cancelled</w:t>
      </w:r>
      <w:r w:rsidRPr="000F3C94">
        <w:rPr>
          <w:spacing w:val="-6"/>
          <w:lang w:val="en-GB"/>
        </w:rPr>
        <w:t xml:space="preserve"> </w:t>
      </w:r>
      <w:r w:rsidRPr="000F3C94">
        <w:rPr>
          <w:lang w:val="en-GB"/>
        </w:rPr>
        <w:t>and</w:t>
      </w:r>
      <w:r w:rsidRPr="000F3C94">
        <w:rPr>
          <w:spacing w:val="-5"/>
          <w:lang w:val="en-GB"/>
        </w:rPr>
        <w:t xml:space="preserve"> </w:t>
      </w:r>
      <w:r w:rsidRPr="000F3C94">
        <w:rPr>
          <w:lang w:val="en-GB"/>
        </w:rPr>
        <w:t>its</w:t>
      </w:r>
      <w:r w:rsidRPr="000F3C94">
        <w:rPr>
          <w:spacing w:val="-3"/>
          <w:lang w:val="en-GB"/>
        </w:rPr>
        <w:t xml:space="preserve"> </w:t>
      </w:r>
      <w:r w:rsidRPr="000F3C94">
        <w:rPr>
          <w:lang w:val="en-GB"/>
        </w:rPr>
        <w:t>name</w:t>
      </w:r>
      <w:r w:rsidRPr="000F3C94">
        <w:rPr>
          <w:spacing w:val="-5"/>
          <w:lang w:val="en-GB"/>
        </w:rPr>
        <w:t xml:space="preserve"> </w:t>
      </w:r>
      <w:r w:rsidRPr="000F3C94">
        <w:rPr>
          <w:lang w:val="en-GB"/>
        </w:rPr>
        <w:t>is</w:t>
      </w:r>
      <w:r w:rsidRPr="000F3C94">
        <w:rPr>
          <w:spacing w:val="-4"/>
          <w:lang w:val="en-GB"/>
        </w:rPr>
        <w:t xml:space="preserve"> </w:t>
      </w:r>
      <w:r w:rsidRPr="000F3C94">
        <w:rPr>
          <w:lang w:val="en-GB"/>
        </w:rPr>
        <w:t>reused</w:t>
      </w:r>
      <w:r w:rsidRPr="000F3C94">
        <w:rPr>
          <w:spacing w:val="-5"/>
          <w:lang w:val="en-GB"/>
        </w:rPr>
        <w:t xml:space="preserve"> </w:t>
      </w:r>
      <w:r w:rsidRPr="000F3C94">
        <w:rPr>
          <w:lang w:val="en-GB"/>
        </w:rPr>
        <w:t>at</w:t>
      </w:r>
      <w:r w:rsidRPr="000F3C94">
        <w:rPr>
          <w:spacing w:val="-5"/>
          <w:lang w:val="en-GB"/>
        </w:rPr>
        <w:t xml:space="preserve"> </w:t>
      </w:r>
      <w:r w:rsidRPr="000F3C94">
        <w:rPr>
          <w:lang w:val="en-GB"/>
        </w:rPr>
        <w:t>a</w:t>
      </w:r>
      <w:r w:rsidRPr="000F3C94">
        <w:rPr>
          <w:spacing w:val="-5"/>
          <w:lang w:val="en-GB"/>
        </w:rPr>
        <w:t xml:space="preserve"> </w:t>
      </w:r>
      <w:r w:rsidRPr="000F3C94">
        <w:rPr>
          <w:lang w:val="en-GB"/>
        </w:rPr>
        <w:t>later</w:t>
      </w:r>
      <w:r w:rsidRPr="000F3C94">
        <w:rPr>
          <w:spacing w:val="-5"/>
          <w:lang w:val="en-GB"/>
        </w:rPr>
        <w:t xml:space="preserve"> </w:t>
      </w:r>
      <w:r w:rsidRPr="000F3C94">
        <w:rPr>
          <w:lang w:val="en-GB"/>
        </w:rPr>
        <w:t>date,</w:t>
      </w:r>
      <w:r w:rsidRPr="000F3C94">
        <w:rPr>
          <w:spacing w:val="-4"/>
          <w:lang w:val="en-GB"/>
        </w:rPr>
        <w:t xml:space="preserve"> </w:t>
      </w:r>
      <w:r w:rsidRPr="000F3C94">
        <w:rPr>
          <w:lang w:val="en-GB"/>
        </w:rPr>
        <w:t>the</w:t>
      </w:r>
      <w:r w:rsidRPr="000F3C94">
        <w:rPr>
          <w:spacing w:val="-5"/>
          <w:lang w:val="en-GB"/>
        </w:rPr>
        <w:t xml:space="preserve"> </w:t>
      </w:r>
      <w:r w:rsidRPr="000F3C94">
        <w:rPr>
          <w:lang w:val="en-GB"/>
        </w:rPr>
        <w:t>issue</w:t>
      </w:r>
      <w:r w:rsidRPr="000F3C94">
        <w:rPr>
          <w:spacing w:val="-5"/>
          <w:lang w:val="en-GB"/>
        </w:rPr>
        <w:t xml:space="preserve"> </w:t>
      </w:r>
      <w:r w:rsidRPr="000F3C94">
        <w:rPr>
          <w:lang w:val="en-GB"/>
        </w:rPr>
        <w:t>date</w:t>
      </w:r>
      <w:r w:rsidRPr="000F3C94">
        <w:rPr>
          <w:spacing w:val="-3"/>
          <w:lang w:val="en-GB"/>
        </w:rPr>
        <w:t xml:space="preserve"> </w:t>
      </w:r>
      <w:r w:rsidRPr="000F3C94">
        <w:rPr>
          <w:lang w:val="en-GB"/>
        </w:rPr>
        <w:t>must</w:t>
      </w:r>
      <w:r w:rsidRPr="000F3C94">
        <w:rPr>
          <w:spacing w:val="-4"/>
          <w:lang w:val="en-GB"/>
        </w:rPr>
        <w:t xml:space="preserve"> </w:t>
      </w:r>
      <w:r w:rsidRPr="000F3C94">
        <w:rPr>
          <w:lang w:val="en-GB"/>
        </w:rPr>
        <w:t>be</w:t>
      </w:r>
      <w:r w:rsidRPr="000F3C94">
        <w:rPr>
          <w:spacing w:val="-5"/>
          <w:lang w:val="en-GB"/>
        </w:rPr>
        <w:t xml:space="preserve"> </w:t>
      </w:r>
      <w:r w:rsidRPr="000F3C94">
        <w:rPr>
          <w:lang w:val="en-GB"/>
        </w:rPr>
        <w:t>greater</w:t>
      </w:r>
      <w:r w:rsidRPr="000F3C94">
        <w:rPr>
          <w:spacing w:val="-4"/>
          <w:lang w:val="en-GB"/>
        </w:rPr>
        <w:t xml:space="preserve"> </w:t>
      </w:r>
      <w:r w:rsidRPr="000F3C94">
        <w:rPr>
          <w:lang w:val="en-GB"/>
        </w:rPr>
        <w:t>than</w:t>
      </w:r>
      <w:r w:rsidRPr="000F3C94">
        <w:rPr>
          <w:spacing w:val="-54"/>
          <w:lang w:val="en-GB"/>
        </w:rPr>
        <w:t xml:space="preserve"> </w:t>
      </w:r>
      <w:r w:rsidRPr="000F3C94">
        <w:rPr>
          <w:lang w:val="en-GB"/>
        </w:rPr>
        <w:t>the issue</w:t>
      </w:r>
      <w:r w:rsidRPr="000F3C94">
        <w:rPr>
          <w:spacing w:val="-1"/>
          <w:lang w:val="en-GB"/>
        </w:rPr>
        <w:t xml:space="preserve"> </w:t>
      </w:r>
      <w:r w:rsidRPr="000F3C94">
        <w:rPr>
          <w:lang w:val="en-GB"/>
        </w:rPr>
        <w:t>date</w:t>
      </w:r>
      <w:r w:rsidRPr="000F3C94">
        <w:rPr>
          <w:spacing w:val="-1"/>
          <w:lang w:val="en-GB"/>
        </w:rPr>
        <w:t xml:space="preserve"> </w:t>
      </w:r>
      <w:r w:rsidRPr="000F3C94">
        <w:rPr>
          <w:lang w:val="en-GB"/>
        </w:rPr>
        <w:t>of</w:t>
      </w:r>
      <w:r w:rsidRPr="000F3C94">
        <w:rPr>
          <w:spacing w:val="1"/>
          <w:lang w:val="en-GB"/>
        </w:rPr>
        <w:t xml:space="preserve"> </w:t>
      </w:r>
      <w:r w:rsidRPr="000F3C94">
        <w:rPr>
          <w:lang w:val="en-GB"/>
        </w:rPr>
        <w:t>the</w:t>
      </w:r>
      <w:r w:rsidRPr="000F3C94">
        <w:rPr>
          <w:spacing w:val="-1"/>
          <w:lang w:val="en-GB"/>
        </w:rPr>
        <w:t xml:space="preserve"> </w:t>
      </w:r>
      <w:r w:rsidRPr="000F3C94">
        <w:rPr>
          <w:lang w:val="en-GB"/>
        </w:rPr>
        <w:t>cancelled</w:t>
      </w:r>
      <w:r w:rsidRPr="000F3C94">
        <w:rPr>
          <w:spacing w:val="1"/>
          <w:lang w:val="en-GB"/>
        </w:rPr>
        <w:t xml:space="preserve"> </w:t>
      </w:r>
      <w:r w:rsidRPr="000F3C94">
        <w:rPr>
          <w:lang w:val="en-GB"/>
        </w:rPr>
        <w:t>dataset.</w:t>
      </w:r>
    </w:p>
    <w:p w14:paraId="787E8098" w14:textId="77777777" w:rsidR="00EE4229" w:rsidRPr="000F3C94" w:rsidRDefault="00EE4229" w:rsidP="00EE4229">
      <w:pPr>
        <w:rPr>
          <w:lang w:val="en-GB"/>
        </w:rPr>
      </w:pPr>
      <w:r w:rsidRPr="000F3C94">
        <w:rPr>
          <w:lang w:val="en-GB"/>
        </w:rPr>
        <w:t>When</w:t>
      </w:r>
      <w:r w:rsidRPr="000F3C94">
        <w:rPr>
          <w:spacing w:val="-3"/>
          <w:lang w:val="en-GB"/>
        </w:rPr>
        <w:t xml:space="preserve"> </w:t>
      </w:r>
      <w:r w:rsidRPr="000F3C94">
        <w:rPr>
          <w:lang w:val="en-GB"/>
        </w:rPr>
        <w:t>the</w:t>
      </w:r>
      <w:r w:rsidRPr="000F3C94">
        <w:rPr>
          <w:spacing w:val="-2"/>
          <w:lang w:val="en-GB"/>
        </w:rPr>
        <w:t xml:space="preserve"> </w:t>
      </w:r>
      <w:r w:rsidRPr="000F3C94">
        <w:rPr>
          <w:lang w:val="en-GB"/>
        </w:rPr>
        <w:t>dataset</w:t>
      </w:r>
      <w:r w:rsidRPr="000F3C94">
        <w:rPr>
          <w:spacing w:val="-1"/>
          <w:lang w:val="en-GB"/>
        </w:rPr>
        <w:t xml:space="preserve"> </w:t>
      </w:r>
      <w:r w:rsidRPr="000F3C94">
        <w:rPr>
          <w:lang w:val="en-GB"/>
        </w:rPr>
        <w:t>is</w:t>
      </w:r>
      <w:r w:rsidRPr="000F3C94">
        <w:rPr>
          <w:spacing w:val="-1"/>
          <w:lang w:val="en-GB"/>
        </w:rPr>
        <w:t xml:space="preserve"> </w:t>
      </w:r>
      <w:r w:rsidRPr="000F3C94">
        <w:rPr>
          <w:lang w:val="en-GB"/>
        </w:rPr>
        <w:t>cancelled,</w:t>
      </w:r>
      <w:r w:rsidRPr="000F3C94">
        <w:rPr>
          <w:spacing w:val="-1"/>
          <w:lang w:val="en-GB"/>
        </w:rPr>
        <w:t xml:space="preserve"> </w:t>
      </w:r>
      <w:r w:rsidRPr="000F3C94">
        <w:rPr>
          <w:lang w:val="en-GB"/>
        </w:rPr>
        <w:t>it</w:t>
      </w:r>
      <w:r w:rsidRPr="000F3C94">
        <w:rPr>
          <w:spacing w:val="-2"/>
          <w:lang w:val="en-GB"/>
        </w:rPr>
        <w:t xml:space="preserve"> </w:t>
      </w:r>
      <w:r w:rsidRPr="000F3C94">
        <w:rPr>
          <w:lang w:val="en-GB"/>
        </w:rPr>
        <w:t>must</w:t>
      </w:r>
      <w:r w:rsidRPr="000F3C94">
        <w:rPr>
          <w:spacing w:val="-2"/>
          <w:lang w:val="en-GB"/>
        </w:rPr>
        <w:t xml:space="preserve"> </w:t>
      </w:r>
      <w:r w:rsidRPr="000F3C94">
        <w:rPr>
          <w:lang w:val="en-GB"/>
        </w:rPr>
        <w:t>be</w:t>
      </w:r>
      <w:r w:rsidRPr="000F3C94">
        <w:rPr>
          <w:spacing w:val="-3"/>
          <w:lang w:val="en-GB"/>
        </w:rPr>
        <w:t xml:space="preserve"> </w:t>
      </w:r>
      <w:r w:rsidRPr="000F3C94">
        <w:rPr>
          <w:lang w:val="en-GB"/>
        </w:rPr>
        <w:t>removed</w:t>
      </w:r>
      <w:r w:rsidRPr="000F3C94">
        <w:rPr>
          <w:spacing w:val="-2"/>
          <w:lang w:val="en-GB"/>
        </w:rPr>
        <w:t xml:space="preserve"> </w:t>
      </w:r>
      <w:r w:rsidRPr="000F3C94">
        <w:rPr>
          <w:lang w:val="en-GB"/>
        </w:rPr>
        <w:t>from</w:t>
      </w:r>
      <w:r w:rsidRPr="000F3C94">
        <w:rPr>
          <w:spacing w:val="1"/>
          <w:lang w:val="en-GB"/>
        </w:rPr>
        <w:t xml:space="preserve"> </w:t>
      </w:r>
      <w:r w:rsidRPr="000F3C94">
        <w:rPr>
          <w:lang w:val="en-GB"/>
        </w:rPr>
        <w:t>the</w:t>
      </w:r>
      <w:r w:rsidRPr="000F3C94">
        <w:rPr>
          <w:spacing w:val="-2"/>
          <w:lang w:val="en-GB"/>
        </w:rPr>
        <w:t xml:space="preserve"> </w:t>
      </w:r>
      <w:r w:rsidRPr="000F3C94">
        <w:rPr>
          <w:lang w:val="en-GB"/>
        </w:rPr>
        <w:t>system.</w:t>
      </w:r>
    </w:p>
    <w:p w14:paraId="28182FD2" w14:textId="77777777" w:rsidR="00EE4229" w:rsidRPr="000F3C94" w:rsidRDefault="00EE4229" w:rsidP="00EE4229">
      <w:pPr>
        <w:rPr>
          <w:lang w:val="en-GB"/>
        </w:rPr>
      </w:pPr>
      <w:r w:rsidRPr="000F3C94">
        <w:rPr>
          <w:lang w:val="en-GB"/>
        </w:rPr>
        <w:t>An Exchange Set may contain base dataset files and update dataset files for the same datasets. Under</w:t>
      </w:r>
      <w:r w:rsidRPr="000F3C94">
        <w:rPr>
          <w:spacing w:val="-53"/>
          <w:lang w:val="en-GB"/>
        </w:rPr>
        <w:t xml:space="preserve"> </w:t>
      </w:r>
      <w:r w:rsidRPr="000F3C94">
        <w:rPr>
          <w:lang w:val="en-GB"/>
        </w:rPr>
        <w:t>these circumstances the update dataset files must follow in the correct sequential order from the last</w:t>
      </w:r>
      <w:r w:rsidRPr="000F3C94">
        <w:rPr>
          <w:spacing w:val="1"/>
          <w:lang w:val="en-GB"/>
        </w:rPr>
        <w:t xml:space="preserve"> </w:t>
      </w:r>
      <w:r w:rsidRPr="000F3C94">
        <w:rPr>
          <w:lang w:val="en-GB"/>
        </w:rPr>
        <w:t>update</w:t>
      </w:r>
      <w:r w:rsidRPr="000F3C94">
        <w:rPr>
          <w:spacing w:val="-2"/>
          <w:lang w:val="en-GB"/>
        </w:rPr>
        <w:t xml:space="preserve"> </w:t>
      </w:r>
      <w:r w:rsidRPr="000F3C94">
        <w:rPr>
          <w:lang w:val="en-GB"/>
        </w:rPr>
        <w:t>applied</w:t>
      </w:r>
      <w:r w:rsidRPr="000F3C94">
        <w:rPr>
          <w:spacing w:val="-1"/>
          <w:lang w:val="en-GB"/>
        </w:rPr>
        <w:t xml:space="preserve"> </w:t>
      </w:r>
      <w:r w:rsidRPr="000F3C94">
        <w:rPr>
          <w:lang w:val="en-GB"/>
        </w:rPr>
        <w:t>to</w:t>
      </w:r>
      <w:r w:rsidRPr="000F3C94">
        <w:rPr>
          <w:spacing w:val="1"/>
          <w:lang w:val="en-GB"/>
        </w:rPr>
        <w:t xml:space="preserve"> </w:t>
      </w:r>
      <w:r w:rsidRPr="000F3C94">
        <w:rPr>
          <w:lang w:val="en-GB"/>
        </w:rPr>
        <w:t>the</w:t>
      </w:r>
      <w:r w:rsidRPr="000F3C94">
        <w:rPr>
          <w:spacing w:val="-1"/>
          <w:lang w:val="en-GB"/>
        </w:rPr>
        <w:t xml:space="preserve"> </w:t>
      </w:r>
      <w:r w:rsidRPr="000F3C94">
        <w:rPr>
          <w:lang w:val="en-GB"/>
        </w:rPr>
        <w:t>base</w:t>
      </w:r>
      <w:r w:rsidRPr="000F3C94">
        <w:rPr>
          <w:spacing w:val="3"/>
          <w:lang w:val="en-GB"/>
        </w:rPr>
        <w:t xml:space="preserve"> </w:t>
      </w:r>
      <w:r w:rsidRPr="000F3C94">
        <w:rPr>
          <w:lang w:val="en-GB"/>
        </w:rPr>
        <w:t>dataset</w:t>
      </w:r>
      <w:r w:rsidRPr="000F3C94">
        <w:rPr>
          <w:spacing w:val="1"/>
          <w:lang w:val="en-GB"/>
        </w:rPr>
        <w:t xml:space="preserve"> </w:t>
      </w:r>
      <w:r w:rsidRPr="000F3C94">
        <w:rPr>
          <w:lang w:val="en-GB"/>
        </w:rPr>
        <w:t>file.</w:t>
      </w:r>
    </w:p>
    <w:p w14:paraId="6666F810" w14:textId="77777777" w:rsidR="00433B8E" w:rsidRPr="000F3C94" w:rsidRDefault="00433B8E" w:rsidP="00EE4229">
      <w:pPr>
        <w:rPr>
          <w:lang w:val="en-GB"/>
        </w:rPr>
      </w:pPr>
    </w:p>
    <w:p w14:paraId="4921FE3B" w14:textId="612969A8" w:rsidR="00EE4229" w:rsidRPr="000F3C94" w:rsidRDefault="00EE4229" w:rsidP="00DD30D1">
      <w:pPr>
        <w:pStyle w:val="Heading2"/>
        <w:tabs>
          <w:tab w:val="clear" w:pos="540"/>
        </w:tabs>
        <w:rPr>
          <w:rFonts w:eastAsia="Malgun Gothic"/>
          <w:lang w:val="en-GB"/>
        </w:rPr>
      </w:pPr>
      <w:bookmarkStart w:id="158" w:name="_Toc152232570"/>
      <w:bookmarkStart w:id="159" w:name="_Toc194500006"/>
      <w:r w:rsidRPr="000F3C94">
        <w:rPr>
          <w:rFonts w:eastAsia="Malgun Gothic"/>
          <w:lang w:val="en-GB"/>
        </w:rPr>
        <w:t>Support file updates</w:t>
      </w:r>
      <w:bookmarkEnd w:id="158"/>
      <w:bookmarkEnd w:id="159"/>
    </w:p>
    <w:p w14:paraId="7BD6319D" w14:textId="77777777" w:rsidR="00EE4229" w:rsidRPr="000F3C94" w:rsidRDefault="00EE4229" w:rsidP="00EE4229">
      <w:pPr>
        <w:rPr>
          <w:rFonts w:eastAsia="Malgun Gothic"/>
          <w:lang w:val="en-GB"/>
        </w:rPr>
      </w:pPr>
      <w:r w:rsidRPr="000F3C94">
        <w:rPr>
          <w:rFonts w:eastAsia="Malgun Gothic"/>
          <w:lang w:val="en-GB"/>
        </w:rPr>
        <w:t>The purpose of issue is indicated in the “purpose” field of the support file discovery metadata. Support files carrying the “deletion” flag in metadata must be removed from the system. When a feature or information type pointing to a text, picture, or application file is deleted or updated so that it no longer references the file, the system software must check to see whether any other feature or information type references the same file, before that file is deleted.</w:t>
      </w:r>
    </w:p>
    <w:p w14:paraId="508D4457" w14:textId="6C79E8B5" w:rsidR="00EE4229" w:rsidRPr="000F3C94" w:rsidRDefault="00EE4229" w:rsidP="00EE4229">
      <w:pPr>
        <w:rPr>
          <w:rFonts w:eastAsia="Malgun Gothic"/>
          <w:lang w:val="en-GB"/>
        </w:rPr>
      </w:pPr>
      <w:r w:rsidRPr="000F3C94">
        <w:rPr>
          <w:rFonts w:eastAsia="Malgun Gothic"/>
          <w:lang w:val="en-GB"/>
        </w:rPr>
        <w:t xml:space="preserve">Updates, in form of a New Edition or a replacement, or deletions of a support file may require concurrent updates to feature or information type instance attributes that depend on the file; for example, </w:t>
      </w:r>
      <w:proofErr w:type="spellStart"/>
      <w:r w:rsidRPr="000F3C94">
        <w:rPr>
          <w:rFonts w:eastAsia="Malgun Gothic"/>
          <w:lang w:val="en-GB"/>
        </w:rPr>
        <w:t>fileReference</w:t>
      </w:r>
      <w:proofErr w:type="spellEnd"/>
      <w:r w:rsidRPr="000F3C94">
        <w:rPr>
          <w:rFonts w:eastAsia="Malgun Gothic"/>
          <w:lang w:val="en-GB"/>
        </w:rPr>
        <w:t xml:space="preserve">, and </w:t>
      </w:r>
      <w:proofErr w:type="spellStart"/>
      <w:r w:rsidRPr="000F3C94">
        <w:rPr>
          <w:rFonts w:eastAsia="Malgun Gothic"/>
          <w:lang w:val="en-GB"/>
        </w:rPr>
        <w:t>fileLocator</w:t>
      </w:r>
      <w:proofErr w:type="spellEnd"/>
      <w:r w:rsidRPr="000F3C94">
        <w:rPr>
          <w:rFonts w:eastAsia="Malgun Gothic"/>
          <w:lang w:val="en-GB"/>
        </w:rPr>
        <w:t xml:space="preserve"> attributes.</w:t>
      </w:r>
    </w:p>
    <w:p w14:paraId="27CF29C6" w14:textId="77777777" w:rsidR="00433B8E" w:rsidRPr="000F3C94" w:rsidRDefault="00433B8E" w:rsidP="00EE4229">
      <w:pPr>
        <w:rPr>
          <w:rFonts w:eastAsia="Malgun Gothic"/>
          <w:lang w:val="en-GB"/>
        </w:rPr>
      </w:pPr>
    </w:p>
    <w:p w14:paraId="2E4B30D6" w14:textId="04CD491D" w:rsidR="00EE4229" w:rsidRPr="000F3C94" w:rsidRDefault="00EE4229" w:rsidP="00DD30D1">
      <w:pPr>
        <w:pStyle w:val="Heading2"/>
        <w:tabs>
          <w:tab w:val="clear" w:pos="540"/>
        </w:tabs>
        <w:rPr>
          <w:rFonts w:eastAsia="Malgun Gothic"/>
          <w:lang w:val="en-GB"/>
        </w:rPr>
      </w:pPr>
      <w:bookmarkStart w:id="160" w:name="_Toc152232571"/>
      <w:bookmarkStart w:id="161" w:name="_Toc194500007"/>
      <w:r w:rsidRPr="000F3C94">
        <w:rPr>
          <w:rFonts w:eastAsia="Malgun Gothic"/>
          <w:lang w:val="en-GB"/>
        </w:rPr>
        <w:t>Feature and Portrayal Catalogues</w:t>
      </w:r>
      <w:bookmarkEnd w:id="160"/>
      <w:bookmarkEnd w:id="161"/>
    </w:p>
    <w:p w14:paraId="42EBF3D5" w14:textId="1CFF6C2A" w:rsidR="00EE4229" w:rsidRPr="000F3C94" w:rsidRDefault="00EE4229" w:rsidP="00EE4229">
      <w:pPr>
        <w:rPr>
          <w:rFonts w:eastAsia="Malgun Gothic"/>
          <w:lang w:val="en-GB"/>
        </w:rPr>
      </w:pPr>
      <w:r w:rsidRPr="000F3C94">
        <w:rPr>
          <w:rFonts w:eastAsia="Malgun Gothic"/>
          <w:lang w:val="en-GB"/>
        </w:rPr>
        <w:t>For each new version of the S-128 Product Specification a new Feature and Portrayal Catalogue may be released. The system must be able to manage datasets and their Catalogues that are created on different versions of the S-128 Product Specification.</w:t>
      </w:r>
    </w:p>
    <w:p w14:paraId="5D1C3878" w14:textId="77777777" w:rsidR="00DD30D1" w:rsidRPr="000F3C94" w:rsidRDefault="00DD30D1" w:rsidP="00EE4229">
      <w:pPr>
        <w:rPr>
          <w:rFonts w:eastAsia="Malgun Gothic"/>
          <w:lang w:val="en-GB"/>
        </w:rPr>
      </w:pPr>
    </w:p>
    <w:p w14:paraId="31E5039C" w14:textId="797A212E" w:rsidR="00EE4229" w:rsidRPr="000F3C94" w:rsidRDefault="00EE4229" w:rsidP="00DD30D1">
      <w:pPr>
        <w:pStyle w:val="Heading2"/>
        <w:tabs>
          <w:tab w:val="clear" w:pos="540"/>
        </w:tabs>
        <w:rPr>
          <w:rFonts w:eastAsia="Malgun Gothic"/>
          <w:lang w:val="en-GB"/>
        </w:rPr>
      </w:pPr>
      <w:bookmarkStart w:id="162" w:name="_Toc152232572"/>
      <w:bookmarkStart w:id="163" w:name="_Toc194500008"/>
      <w:r w:rsidRPr="000F3C94">
        <w:rPr>
          <w:rFonts w:eastAsia="Malgun Gothic"/>
          <w:lang w:val="en-GB"/>
        </w:rPr>
        <w:t>Feature history, version, and change tracking</w:t>
      </w:r>
      <w:bookmarkEnd w:id="162"/>
      <w:bookmarkEnd w:id="163"/>
    </w:p>
    <w:p w14:paraId="0FD8DBE1" w14:textId="58B1AAC0" w:rsidR="00EE4229" w:rsidRPr="000F3C94" w:rsidRDefault="00EE4229" w:rsidP="00EE4229">
      <w:pPr>
        <w:rPr>
          <w:rFonts w:eastAsia="Malgun Gothic"/>
          <w:lang w:val="en-GB"/>
        </w:rPr>
      </w:pPr>
      <w:r w:rsidRPr="000F3C94">
        <w:rPr>
          <w:rFonts w:eastAsia="Malgun Gothic"/>
          <w:lang w:val="en-GB"/>
        </w:rPr>
        <w:t>If applications or production systems require versioning of individual instances of feature or information types, maintenance of histories, or change tracking, the methods for versioning, history management, and change tracking and display are left to the application or production system.</w:t>
      </w:r>
    </w:p>
    <w:p w14:paraId="2C90D556" w14:textId="77777777" w:rsidR="00BA14C4" w:rsidRPr="000F3C94" w:rsidRDefault="00BA14C4" w:rsidP="00EE4229">
      <w:pPr>
        <w:rPr>
          <w:rFonts w:eastAsia="Malgun Gothic"/>
          <w:lang w:val="en-GB"/>
        </w:rPr>
      </w:pPr>
    </w:p>
    <w:p w14:paraId="4A0DB8D7" w14:textId="3109BBF6" w:rsidR="00EE4229" w:rsidRPr="000F3C94" w:rsidRDefault="00EE4229" w:rsidP="00BA14C4">
      <w:pPr>
        <w:pStyle w:val="Heading2"/>
        <w:tabs>
          <w:tab w:val="clear" w:pos="540"/>
        </w:tabs>
        <w:rPr>
          <w:rFonts w:eastAsia="Malgun Gothic"/>
          <w:lang w:val="en-GB"/>
        </w:rPr>
      </w:pPr>
      <w:bookmarkStart w:id="164" w:name="_Toc152232573"/>
      <w:bookmarkStart w:id="165" w:name="_Toc194500009"/>
      <w:r w:rsidRPr="000F3C94">
        <w:rPr>
          <w:rFonts w:eastAsia="Malgun Gothic"/>
          <w:lang w:val="en-GB"/>
        </w:rPr>
        <w:lastRenderedPageBreak/>
        <w:t>Dataset encryption</w:t>
      </w:r>
      <w:bookmarkEnd w:id="164"/>
      <w:bookmarkEnd w:id="165"/>
    </w:p>
    <w:p w14:paraId="0E917881" w14:textId="55D966C9" w:rsidR="00EE4229" w:rsidRPr="000F3C94" w:rsidRDefault="00BE5A47" w:rsidP="00EE4229">
      <w:pPr>
        <w:rPr>
          <w:rFonts w:eastAsia="Malgun Gothic"/>
          <w:lang w:val="en-GB"/>
        </w:rPr>
      </w:pPr>
      <w:r w:rsidRPr="000F3C94">
        <w:rPr>
          <w:lang w:val="en-GB"/>
        </w:rPr>
        <w:t>Dataset encryption should follow S-100 Ed</w:t>
      </w:r>
      <w:r w:rsidR="00AF3862" w:rsidRPr="000F3C94">
        <w:rPr>
          <w:lang w:val="en-GB"/>
        </w:rPr>
        <w:t>ition</w:t>
      </w:r>
      <w:r w:rsidRPr="000F3C94">
        <w:rPr>
          <w:lang w:val="en-GB"/>
        </w:rPr>
        <w:t xml:space="preserve"> 5.2</w:t>
      </w:r>
      <w:r w:rsidR="00AF3862" w:rsidRPr="000F3C94">
        <w:rPr>
          <w:lang w:val="en-GB"/>
        </w:rPr>
        <w:t>,</w:t>
      </w:r>
      <w:r w:rsidRPr="000F3C94">
        <w:rPr>
          <w:lang w:val="en-GB"/>
        </w:rPr>
        <w:t xml:space="preserve"> Part 15</w:t>
      </w:r>
      <w:r w:rsidR="00EE4229" w:rsidRPr="000F3C94">
        <w:rPr>
          <w:rFonts w:eastAsia="Malgun Gothic"/>
          <w:lang w:val="en-GB"/>
        </w:rPr>
        <w:t>.</w:t>
      </w:r>
    </w:p>
    <w:p w14:paraId="0A60266D" w14:textId="77777777" w:rsidR="00896826" w:rsidRPr="000F3C94" w:rsidRDefault="00896826" w:rsidP="00EE4229">
      <w:pPr>
        <w:rPr>
          <w:rFonts w:eastAsia="Malgun Gothic"/>
          <w:lang w:val="en-GB"/>
        </w:rPr>
      </w:pPr>
    </w:p>
    <w:p w14:paraId="643BC142" w14:textId="22CD80CB" w:rsidR="008018B3" w:rsidRPr="000F3C94" w:rsidRDefault="008018B3" w:rsidP="00AF3862">
      <w:pPr>
        <w:pStyle w:val="Heading1"/>
        <w:tabs>
          <w:tab w:val="clear" w:pos="400"/>
        </w:tabs>
        <w:rPr>
          <w:lang w:val="en-GB"/>
        </w:rPr>
      </w:pPr>
      <w:bookmarkStart w:id="166" w:name="_Toc225648363"/>
      <w:bookmarkStart w:id="167" w:name="_Toc225065220"/>
      <w:bookmarkStart w:id="168" w:name="_Toc152232574"/>
      <w:bookmarkStart w:id="169" w:name="_Toc194500010"/>
      <w:r w:rsidRPr="000F3C94">
        <w:rPr>
          <w:lang w:val="en-GB"/>
        </w:rPr>
        <w:t>Portrayal</w:t>
      </w:r>
      <w:bookmarkEnd w:id="166"/>
      <w:bookmarkEnd w:id="167"/>
      <w:bookmarkEnd w:id="168"/>
      <w:bookmarkEnd w:id="169"/>
      <w:r w:rsidR="009E66AF" w:rsidRPr="000F3C94">
        <w:rPr>
          <w:lang w:val="en-GB"/>
        </w:rPr>
        <w:t xml:space="preserve"> </w:t>
      </w:r>
    </w:p>
    <w:p w14:paraId="127398F9" w14:textId="77777777" w:rsidR="00D00582" w:rsidRPr="000F3C94" w:rsidRDefault="00D00582" w:rsidP="00D00582">
      <w:pPr>
        <w:rPr>
          <w:lang w:val="en-GB"/>
        </w:rPr>
      </w:pPr>
      <w:r w:rsidRPr="000F3C94">
        <w:rPr>
          <w:lang w:val="en-GB"/>
        </w:rPr>
        <w:t xml:space="preserve">S-128 portrayal is covered by the portrayal model as defined in S-100. The Portrayal Catalogue defines symbology and the portrayal rules for each feature/attribute combination contained in the Feature Catalogue. </w:t>
      </w:r>
    </w:p>
    <w:p w14:paraId="288B0E76" w14:textId="0CF91041" w:rsidR="00D00582" w:rsidRPr="000F3C94" w:rsidRDefault="00D00582" w:rsidP="00D00582">
      <w:pPr>
        <w:rPr>
          <w:lang w:val="en-GB"/>
        </w:rPr>
      </w:pPr>
      <w:r w:rsidRPr="000F3C94">
        <w:rPr>
          <w:lang w:val="en-GB"/>
        </w:rPr>
        <w:t>S-128 uses the portrayal process defined in S-100 Part 9.</w:t>
      </w:r>
    </w:p>
    <w:p w14:paraId="5D9F0F13" w14:textId="77777777" w:rsidR="00CD52EA" w:rsidRPr="000F3C94" w:rsidRDefault="00CD52EA" w:rsidP="00D00582">
      <w:pPr>
        <w:rPr>
          <w:lang w:val="en-GB"/>
        </w:rPr>
      </w:pPr>
    </w:p>
    <w:p w14:paraId="1CEA9AA2" w14:textId="619918E5" w:rsidR="00D00582" w:rsidRPr="000F3C94" w:rsidRDefault="00D00582" w:rsidP="00CD52EA">
      <w:pPr>
        <w:pStyle w:val="Heading2"/>
        <w:tabs>
          <w:tab w:val="clear" w:pos="540"/>
        </w:tabs>
        <w:rPr>
          <w:lang w:val="en-GB"/>
        </w:rPr>
      </w:pPr>
      <w:bookmarkStart w:id="170" w:name="_Toc194500011"/>
      <w:r w:rsidRPr="000F3C94">
        <w:rPr>
          <w:lang w:val="en-GB"/>
        </w:rPr>
        <w:t>Portrayal Catalogue</w:t>
      </w:r>
      <w:bookmarkEnd w:id="170"/>
    </w:p>
    <w:p w14:paraId="495CECD9" w14:textId="425CC200" w:rsidR="00D00582" w:rsidRPr="000F3C94" w:rsidRDefault="00D00582" w:rsidP="00D00582">
      <w:pPr>
        <w:rPr>
          <w:rFonts w:eastAsia="Malgun Gothic"/>
          <w:lang w:val="en-GB"/>
        </w:rPr>
      </w:pPr>
      <w:r w:rsidRPr="000F3C94">
        <w:rPr>
          <w:rFonts w:eastAsia="Malgun Gothic"/>
          <w:lang w:val="en-GB"/>
        </w:rPr>
        <w:t>Citation information for the Portrayal Catalogue is provided in Table 9-1 below</w:t>
      </w:r>
    </w:p>
    <w:p w14:paraId="7B8B47FF" w14:textId="4EBDBABD" w:rsidR="00D00582" w:rsidRPr="000F3C94" w:rsidRDefault="00D00582" w:rsidP="00852FBF">
      <w:pPr>
        <w:pStyle w:val="Caption"/>
        <w:keepNext/>
        <w:jc w:val="center"/>
        <w:rPr>
          <w:sz w:val="18"/>
          <w:szCs w:val="18"/>
          <w:lang w:val="en-GB"/>
        </w:rPr>
      </w:pPr>
      <w:r w:rsidRPr="000F3C94">
        <w:rPr>
          <w:sz w:val="18"/>
          <w:szCs w:val="18"/>
          <w:lang w:val="en-GB"/>
        </w:rPr>
        <w:t>Table 9-</w:t>
      </w:r>
      <w:r w:rsidR="008D4272" w:rsidRPr="000F3C94">
        <w:rPr>
          <w:sz w:val="18"/>
          <w:szCs w:val="18"/>
          <w:lang w:val="en-GB"/>
        </w:rPr>
        <w:t xml:space="preserve">1 – </w:t>
      </w:r>
      <w:r w:rsidRPr="000F3C94">
        <w:rPr>
          <w:sz w:val="18"/>
          <w:szCs w:val="18"/>
          <w:lang w:val="en-GB"/>
        </w:rPr>
        <w:t>S-128 Portrayal Catalogue</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9"/>
        <w:gridCol w:w="2268"/>
        <w:gridCol w:w="1843"/>
        <w:gridCol w:w="4121"/>
      </w:tblGrid>
      <w:tr w:rsidR="00D00582" w:rsidRPr="000F3C94" w14:paraId="38C3DD0D" w14:textId="77777777" w:rsidTr="00E30C36">
        <w:trPr>
          <w:cantSplit/>
        </w:trPr>
        <w:tc>
          <w:tcPr>
            <w:tcW w:w="699" w:type="dxa"/>
            <w:tcBorders>
              <w:bottom w:val="double" w:sz="4" w:space="0" w:color="auto"/>
            </w:tcBorders>
            <w:shd w:val="clear" w:color="auto" w:fill="D9D9D9"/>
          </w:tcPr>
          <w:p w14:paraId="68059A36" w14:textId="77777777" w:rsidR="00D00582" w:rsidRPr="000F3C94" w:rsidRDefault="00D00582" w:rsidP="00542924">
            <w:pPr>
              <w:pStyle w:val="TableParagraph"/>
              <w:spacing w:before="60" w:after="60"/>
              <w:ind w:left="107"/>
              <w:rPr>
                <w:b/>
                <w:sz w:val="18"/>
                <w:szCs w:val="18"/>
                <w:lang w:val="en-GB"/>
              </w:rPr>
            </w:pPr>
            <w:r w:rsidRPr="000F3C94">
              <w:rPr>
                <w:b/>
                <w:sz w:val="18"/>
                <w:szCs w:val="18"/>
                <w:lang w:val="en-GB"/>
              </w:rPr>
              <w:t>No.</w:t>
            </w:r>
          </w:p>
        </w:tc>
        <w:tc>
          <w:tcPr>
            <w:tcW w:w="2268" w:type="dxa"/>
            <w:tcBorders>
              <w:bottom w:val="double" w:sz="4" w:space="0" w:color="auto"/>
            </w:tcBorders>
            <w:shd w:val="clear" w:color="auto" w:fill="D9D9D9"/>
          </w:tcPr>
          <w:p w14:paraId="39F9F836" w14:textId="77777777" w:rsidR="00D00582" w:rsidRPr="000F3C94" w:rsidRDefault="00D00582" w:rsidP="00542924">
            <w:pPr>
              <w:pStyle w:val="TableParagraph"/>
              <w:spacing w:before="60" w:after="60"/>
              <w:ind w:left="110"/>
              <w:rPr>
                <w:b/>
                <w:sz w:val="18"/>
                <w:szCs w:val="18"/>
                <w:lang w:val="en-GB"/>
              </w:rPr>
            </w:pPr>
            <w:r w:rsidRPr="000F3C94">
              <w:rPr>
                <w:b/>
                <w:sz w:val="18"/>
                <w:szCs w:val="18"/>
                <w:lang w:val="en-GB"/>
              </w:rPr>
              <w:t>ISO class or attribute</w:t>
            </w:r>
          </w:p>
        </w:tc>
        <w:tc>
          <w:tcPr>
            <w:tcW w:w="1843" w:type="dxa"/>
            <w:tcBorders>
              <w:bottom w:val="double" w:sz="4" w:space="0" w:color="auto"/>
            </w:tcBorders>
            <w:shd w:val="clear" w:color="auto" w:fill="D9D9D9"/>
          </w:tcPr>
          <w:p w14:paraId="45B40D5A" w14:textId="77777777" w:rsidR="00D00582" w:rsidRPr="000F3C94" w:rsidRDefault="00D00582" w:rsidP="00542924">
            <w:pPr>
              <w:pStyle w:val="TableParagraph"/>
              <w:spacing w:before="60" w:after="60"/>
              <w:ind w:left="211"/>
              <w:rPr>
                <w:b/>
                <w:sz w:val="18"/>
                <w:szCs w:val="18"/>
                <w:lang w:val="en-GB"/>
              </w:rPr>
            </w:pPr>
            <w:r w:rsidRPr="000F3C94">
              <w:rPr>
                <w:b/>
                <w:sz w:val="18"/>
                <w:szCs w:val="18"/>
                <w:lang w:val="en-GB"/>
              </w:rPr>
              <w:t>Type</w:t>
            </w:r>
          </w:p>
        </w:tc>
        <w:tc>
          <w:tcPr>
            <w:tcW w:w="4121" w:type="dxa"/>
            <w:tcBorders>
              <w:bottom w:val="double" w:sz="4" w:space="0" w:color="auto"/>
            </w:tcBorders>
            <w:shd w:val="clear" w:color="auto" w:fill="D9D9D9"/>
          </w:tcPr>
          <w:p w14:paraId="27711874" w14:textId="77777777" w:rsidR="00D00582" w:rsidRPr="000F3C94" w:rsidRDefault="00D00582" w:rsidP="00542924">
            <w:pPr>
              <w:pStyle w:val="TableParagraph"/>
              <w:spacing w:before="60" w:after="60"/>
              <w:ind w:left="110"/>
              <w:rPr>
                <w:b/>
                <w:sz w:val="18"/>
                <w:szCs w:val="18"/>
                <w:lang w:val="en-GB"/>
              </w:rPr>
            </w:pPr>
            <w:r w:rsidRPr="000F3C94">
              <w:rPr>
                <w:b/>
                <w:sz w:val="18"/>
                <w:szCs w:val="18"/>
                <w:lang w:val="en-GB"/>
              </w:rPr>
              <w:t>Value</w:t>
            </w:r>
          </w:p>
        </w:tc>
      </w:tr>
      <w:tr w:rsidR="00D00582" w:rsidRPr="000F3C94" w14:paraId="574F2F14" w14:textId="77777777" w:rsidTr="00E30C36">
        <w:trPr>
          <w:cantSplit/>
        </w:trPr>
        <w:tc>
          <w:tcPr>
            <w:tcW w:w="699" w:type="dxa"/>
            <w:tcBorders>
              <w:top w:val="double" w:sz="4" w:space="0" w:color="auto"/>
            </w:tcBorders>
            <w:shd w:val="clear" w:color="auto" w:fill="auto"/>
          </w:tcPr>
          <w:p w14:paraId="4D041D6E"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w:t>
            </w:r>
          </w:p>
        </w:tc>
        <w:tc>
          <w:tcPr>
            <w:tcW w:w="2268" w:type="dxa"/>
            <w:tcBorders>
              <w:top w:val="double" w:sz="4" w:space="0" w:color="auto"/>
            </w:tcBorders>
            <w:shd w:val="clear" w:color="auto" w:fill="auto"/>
          </w:tcPr>
          <w:p w14:paraId="31E9D968" w14:textId="77777777" w:rsidR="00D00582" w:rsidRPr="000F3C94" w:rsidRDefault="00D00582" w:rsidP="00542924">
            <w:pPr>
              <w:pStyle w:val="TableParagraph"/>
              <w:spacing w:before="60" w:after="60"/>
              <w:ind w:left="110" w:right="130"/>
              <w:rPr>
                <w:sz w:val="18"/>
                <w:szCs w:val="18"/>
                <w:lang w:val="en-GB"/>
              </w:rPr>
            </w:pPr>
            <w:proofErr w:type="spellStart"/>
            <w:r w:rsidRPr="000F3C94">
              <w:rPr>
                <w:sz w:val="18"/>
                <w:szCs w:val="18"/>
                <w:lang w:val="en-GB"/>
              </w:rPr>
              <w:t>CI_Citation</w:t>
            </w:r>
            <w:proofErr w:type="spellEnd"/>
          </w:p>
        </w:tc>
        <w:tc>
          <w:tcPr>
            <w:tcW w:w="1843" w:type="dxa"/>
            <w:tcBorders>
              <w:top w:val="double" w:sz="4" w:space="0" w:color="auto"/>
            </w:tcBorders>
            <w:shd w:val="clear" w:color="auto" w:fill="auto"/>
          </w:tcPr>
          <w:p w14:paraId="73463974"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Class</w:t>
            </w:r>
          </w:p>
        </w:tc>
        <w:tc>
          <w:tcPr>
            <w:tcW w:w="4121" w:type="dxa"/>
            <w:tcBorders>
              <w:top w:val="double" w:sz="4" w:space="0" w:color="auto"/>
            </w:tcBorders>
            <w:shd w:val="clear" w:color="auto" w:fill="auto"/>
          </w:tcPr>
          <w:p w14:paraId="68170CB3"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w:t>
            </w:r>
          </w:p>
        </w:tc>
      </w:tr>
      <w:tr w:rsidR="00D00582" w:rsidRPr="000F3C94" w14:paraId="5CA77CD0" w14:textId="77777777" w:rsidTr="00E30C36">
        <w:trPr>
          <w:cantSplit/>
        </w:trPr>
        <w:tc>
          <w:tcPr>
            <w:tcW w:w="699" w:type="dxa"/>
            <w:shd w:val="clear" w:color="auto" w:fill="auto"/>
          </w:tcPr>
          <w:p w14:paraId="13CDFC5E"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1</w:t>
            </w:r>
          </w:p>
        </w:tc>
        <w:tc>
          <w:tcPr>
            <w:tcW w:w="2268" w:type="dxa"/>
            <w:shd w:val="clear" w:color="auto" w:fill="auto"/>
          </w:tcPr>
          <w:p w14:paraId="60575D6A" w14:textId="77777777" w:rsidR="00D00582" w:rsidRPr="000F3C94" w:rsidRDefault="00D00582" w:rsidP="00542924">
            <w:pPr>
              <w:pStyle w:val="TableParagraph"/>
              <w:spacing w:before="60" w:after="60"/>
              <w:ind w:left="110" w:right="130" w:firstLineChars="95" w:firstLine="171"/>
              <w:rPr>
                <w:sz w:val="18"/>
                <w:szCs w:val="18"/>
                <w:lang w:val="en-GB"/>
              </w:rPr>
            </w:pPr>
            <w:r w:rsidRPr="000F3C94">
              <w:rPr>
                <w:sz w:val="18"/>
                <w:szCs w:val="18"/>
                <w:lang w:val="en-GB"/>
              </w:rPr>
              <w:t>title</w:t>
            </w:r>
          </w:p>
        </w:tc>
        <w:tc>
          <w:tcPr>
            <w:tcW w:w="1843" w:type="dxa"/>
            <w:shd w:val="clear" w:color="auto" w:fill="auto"/>
          </w:tcPr>
          <w:p w14:paraId="12A79F5A" w14:textId="77777777" w:rsidR="00D00582" w:rsidRPr="000F3C94" w:rsidRDefault="00D00582" w:rsidP="00542924">
            <w:pPr>
              <w:pStyle w:val="TableParagraph"/>
              <w:spacing w:before="60" w:after="60"/>
              <w:ind w:left="110" w:right="130"/>
              <w:rPr>
                <w:sz w:val="18"/>
                <w:szCs w:val="18"/>
                <w:lang w:val="en-GB"/>
              </w:rPr>
            </w:pPr>
            <w:proofErr w:type="spellStart"/>
            <w:r w:rsidRPr="000F3C94">
              <w:rPr>
                <w:sz w:val="18"/>
                <w:szCs w:val="18"/>
                <w:lang w:val="en-GB"/>
              </w:rPr>
              <w:t>CharacterString</w:t>
            </w:r>
            <w:proofErr w:type="spellEnd"/>
          </w:p>
        </w:tc>
        <w:tc>
          <w:tcPr>
            <w:tcW w:w="4121" w:type="dxa"/>
            <w:shd w:val="clear" w:color="auto" w:fill="auto"/>
          </w:tcPr>
          <w:p w14:paraId="4398EC21"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S-128 Portrayal Catalogue</w:t>
            </w:r>
          </w:p>
        </w:tc>
      </w:tr>
      <w:tr w:rsidR="00D00582" w:rsidRPr="000F3C94" w14:paraId="3F96D8E5" w14:textId="77777777" w:rsidTr="00E30C36">
        <w:trPr>
          <w:cantSplit/>
        </w:trPr>
        <w:tc>
          <w:tcPr>
            <w:tcW w:w="699" w:type="dxa"/>
            <w:shd w:val="clear" w:color="auto" w:fill="auto"/>
          </w:tcPr>
          <w:p w14:paraId="206C14B3"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2</w:t>
            </w:r>
          </w:p>
        </w:tc>
        <w:tc>
          <w:tcPr>
            <w:tcW w:w="2268" w:type="dxa"/>
            <w:shd w:val="clear" w:color="auto" w:fill="auto"/>
          </w:tcPr>
          <w:p w14:paraId="6D62E866" w14:textId="77777777" w:rsidR="00D00582" w:rsidRPr="000F3C94" w:rsidRDefault="00D00582" w:rsidP="00542924">
            <w:pPr>
              <w:pStyle w:val="TableParagraph"/>
              <w:spacing w:before="60" w:after="60"/>
              <w:ind w:left="110" w:right="130" w:firstLineChars="95" w:firstLine="171"/>
              <w:rPr>
                <w:sz w:val="18"/>
                <w:szCs w:val="18"/>
                <w:lang w:val="en-GB"/>
              </w:rPr>
            </w:pPr>
            <w:r w:rsidRPr="000F3C94">
              <w:rPr>
                <w:sz w:val="18"/>
                <w:szCs w:val="18"/>
                <w:lang w:val="en-GB"/>
              </w:rPr>
              <w:t>date</w:t>
            </w:r>
          </w:p>
        </w:tc>
        <w:tc>
          <w:tcPr>
            <w:tcW w:w="1843" w:type="dxa"/>
            <w:shd w:val="clear" w:color="auto" w:fill="auto"/>
          </w:tcPr>
          <w:p w14:paraId="067A74F0" w14:textId="77777777" w:rsidR="00D00582" w:rsidRPr="000F3C94" w:rsidRDefault="00D00582" w:rsidP="00542924">
            <w:pPr>
              <w:pStyle w:val="TableParagraph"/>
              <w:spacing w:before="60" w:after="60"/>
              <w:ind w:left="110" w:right="130"/>
              <w:rPr>
                <w:sz w:val="18"/>
                <w:szCs w:val="18"/>
                <w:lang w:val="en-GB"/>
              </w:rPr>
            </w:pPr>
            <w:proofErr w:type="spellStart"/>
            <w:r w:rsidRPr="000F3C94">
              <w:rPr>
                <w:sz w:val="18"/>
                <w:szCs w:val="18"/>
                <w:lang w:val="en-GB"/>
              </w:rPr>
              <w:t>CI_Date</w:t>
            </w:r>
            <w:proofErr w:type="spellEnd"/>
            <w:r w:rsidRPr="000F3C94">
              <w:rPr>
                <w:sz w:val="18"/>
                <w:szCs w:val="18"/>
                <w:lang w:val="en-GB"/>
              </w:rPr>
              <w:t xml:space="preserve"> (class)</w:t>
            </w:r>
          </w:p>
        </w:tc>
        <w:tc>
          <w:tcPr>
            <w:tcW w:w="4121" w:type="dxa"/>
            <w:shd w:val="clear" w:color="auto" w:fill="auto"/>
          </w:tcPr>
          <w:p w14:paraId="22E4D39C"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w:t>
            </w:r>
          </w:p>
        </w:tc>
      </w:tr>
      <w:tr w:rsidR="00D00582" w:rsidRPr="000F3C94" w14:paraId="0DC3C0FE" w14:textId="77777777" w:rsidTr="00E30C36">
        <w:trPr>
          <w:cantSplit/>
        </w:trPr>
        <w:tc>
          <w:tcPr>
            <w:tcW w:w="699" w:type="dxa"/>
            <w:shd w:val="clear" w:color="auto" w:fill="auto"/>
          </w:tcPr>
          <w:p w14:paraId="190B9F23"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2.1</w:t>
            </w:r>
          </w:p>
        </w:tc>
        <w:tc>
          <w:tcPr>
            <w:tcW w:w="2268" w:type="dxa"/>
            <w:shd w:val="clear" w:color="auto" w:fill="auto"/>
          </w:tcPr>
          <w:p w14:paraId="6DE4C24D" w14:textId="77777777" w:rsidR="00D00582" w:rsidRPr="000F3C94" w:rsidRDefault="00D00582" w:rsidP="00542924">
            <w:pPr>
              <w:pStyle w:val="TableParagraph"/>
              <w:spacing w:before="60" w:after="60"/>
              <w:ind w:left="110" w:right="130" w:firstLineChars="176" w:firstLine="317"/>
              <w:rPr>
                <w:sz w:val="18"/>
                <w:szCs w:val="18"/>
                <w:lang w:val="en-GB"/>
              </w:rPr>
            </w:pPr>
            <w:r w:rsidRPr="000F3C94">
              <w:rPr>
                <w:sz w:val="18"/>
                <w:szCs w:val="18"/>
                <w:lang w:val="en-GB"/>
              </w:rPr>
              <w:t>date</w:t>
            </w:r>
          </w:p>
        </w:tc>
        <w:tc>
          <w:tcPr>
            <w:tcW w:w="1843" w:type="dxa"/>
            <w:shd w:val="clear" w:color="auto" w:fill="auto"/>
          </w:tcPr>
          <w:p w14:paraId="7BFEF3D6" w14:textId="77777777" w:rsidR="00D00582" w:rsidRPr="000F3C94" w:rsidRDefault="00D00582" w:rsidP="00542924">
            <w:pPr>
              <w:pStyle w:val="TableParagraph"/>
              <w:spacing w:before="60" w:after="60"/>
              <w:ind w:left="110" w:right="130"/>
              <w:rPr>
                <w:sz w:val="18"/>
                <w:szCs w:val="18"/>
                <w:lang w:val="en-GB"/>
              </w:rPr>
            </w:pPr>
            <w:proofErr w:type="spellStart"/>
            <w:r w:rsidRPr="000F3C94">
              <w:rPr>
                <w:sz w:val="18"/>
                <w:szCs w:val="18"/>
                <w:lang w:val="en-GB"/>
              </w:rPr>
              <w:t>DateTime</w:t>
            </w:r>
            <w:proofErr w:type="spellEnd"/>
          </w:p>
        </w:tc>
        <w:tc>
          <w:tcPr>
            <w:tcW w:w="4121" w:type="dxa"/>
            <w:shd w:val="clear" w:color="auto" w:fill="auto"/>
          </w:tcPr>
          <w:p w14:paraId="7EDD6049"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2024-02-16 (or later - see note)</w:t>
            </w:r>
          </w:p>
        </w:tc>
      </w:tr>
      <w:tr w:rsidR="00D00582" w:rsidRPr="000F3C94" w14:paraId="6268014A" w14:textId="77777777" w:rsidTr="00E30C36">
        <w:trPr>
          <w:cantSplit/>
        </w:trPr>
        <w:tc>
          <w:tcPr>
            <w:tcW w:w="699" w:type="dxa"/>
            <w:shd w:val="clear" w:color="auto" w:fill="auto"/>
          </w:tcPr>
          <w:p w14:paraId="29CF761D"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2.2</w:t>
            </w:r>
          </w:p>
        </w:tc>
        <w:tc>
          <w:tcPr>
            <w:tcW w:w="2268" w:type="dxa"/>
            <w:shd w:val="clear" w:color="auto" w:fill="auto"/>
          </w:tcPr>
          <w:p w14:paraId="16F305F6" w14:textId="77777777" w:rsidR="00D00582" w:rsidRPr="000F3C94" w:rsidRDefault="00D00582" w:rsidP="00542924">
            <w:pPr>
              <w:pStyle w:val="TableParagraph"/>
              <w:spacing w:before="60" w:after="60"/>
              <w:ind w:left="110" w:right="130" w:firstLineChars="176" w:firstLine="317"/>
              <w:rPr>
                <w:sz w:val="18"/>
                <w:szCs w:val="18"/>
                <w:lang w:val="en-GB"/>
              </w:rPr>
            </w:pPr>
            <w:proofErr w:type="spellStart"/>
            <w:r w:rsidRPr="000F3C94">
              <w:rPr>
                <w:sz w:val="18"/>
                <w:szCs w:val="18"/>
                <w:lang w:val="en-GB"/>
              </w:rPr>
              <w:t>dateType</w:t>
            </w:r>
            <w:proofErr w:type="spellEnd"/>
          </w:p>
        </w:tc>
        <w:tc>
          <w:tcPr>
            <w:tcW w:w="1843" w:type="dxa"/>
            <w:shd w:val="clear" w:color="auto" w:fill="auto"/>
          </w:tcPr>
          <w:p w14:paraId="04387687" w14:textId="77777777" w:rsidR="00D00582" w:rsidRPr="000F3C94" w:rsidRDefault="00D00582" w:rsidP="00542924">
            <w:pPr>
              <w:pStyle w:val="TableParagraph"/>
              <w:spacing w:before="60" w:after="60"/>
              <w:ind w:left="110" w:right="130"/>
              <w:rPr>
                <w:sz w:val="18"/>
                <w:szCs w:val="18"/>
                <w:lang w:val="en-GB"/>
              </w:rPr>
            </w:pPr>
            <w:proofErr w:type="spellStart"/>
            <w:r w:rsidRPr="000F3C94">
              <w:rPr>
                <w:sz w:val="18"/>
                <w:szCs w:val="18"/>
                <w:lang w:val="en-GB"/>
              </w:rPr>
              <w:t>CI_DateTypeCode</w:t>
            </w:r>
            <w:proofErr w:type="spellEnd"/>
            <w:r w:rsidRPr="000F3C94">
              <w:rPr>
                <w:sz w:val="18"/>
                <w:szCs w:val="18"/>
                <w:lang w:val="en-GB"/>
              </w:rPr>
              <w:t xml:space="preserve"> (ISO </w:t>
            </w:r>
            <w:proofErr w:type="spellStart"/>
            <w:r w:rsidRPr="000F3C94">
              <w:rPr>
                <w:sz w:val="18"/>
                <w:szCs w:val="18"/>
                <w:lang w:val="en-GB"/>
              </w:rPr>
              <w:t>codelist</w:t>
            </w:r>
            <w:proofErr w:type="spellEnd"/>
            <w:r w:rsidRPr="000F3C94">
              <w:rPr>
                <w:sz w:val="18"/>
                <w:szCs w:val="18"/>
                <w:lang w:val="en-GB"/>
              </w:rPr>
              <w:t>)</w:t>
            </w:r>
          </w:p>
        </w:tc>
        <w:tc>
          <w:tcPr>
            <w:tcW w:w="4121" w:type="dxa"/>
            <w:shd w:val="clear" w:color="auto" w:fill="auto"/>
          </w:tcPr>
          <w:p w14:paraId="0527C973"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publication</w:t>
            </w:r>
          </w:p>
        </w:tc>
      </w:tr>
      <w:tr w:rsidR="00D00582" w:rsidRPr="000F3C94" w14:paraId="09A84AE8" w14:textId="77777777" w:rsidTr="00E30C36">
        <w:trPr>
          <w:cantSplit/>
        </w:trPr>
        <w:tc>
          <w:tcPr>
            <w:tcW w:w="699" w:type="dxa"/>
            <w:shd w:val="clear" w:color="auto" w:fill="auto"/>
          </w:tcPr>
          <w:p w14:paraId="4B065CC8"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3</w:t>
            </w:r>
          </w:p>
        </w:tc>
        <w:tc>
          <w:tcPr>
            <w:tcW w:w="2268" w:type="dxa"/>
            <w:shd w:val="clear" w:color="auto" w:fill="auto"/>
          </w:tcPr>
          <w:p w14:paraId="4E2249E2" w14:textId="77777777" w:rsidR="00D00582" w:rsidRPr="000F3C94" w:rsidRDefault="00D00582" w:rsidP="00542924">
            <w:pPr>
              <w:pStyle w:val="TableParagraph"/>
              <w:spacing w:before="60" w:after="60"/>
              <w:ind w:left="110" w:right="130" w:firstLineChars="95" w:firstLine="171"/>
              <w:rPr>
                <w:sz w:val="18"/>
                <w:szCs w:val="18"/>
                <w:lang w:val="en-GB"/>
              </w:rPr>
            </w:pPr>
            <w:r w:rsidRPr="000F3C94">
              <w:rPr>
                <w:sz w:val="18"/>
                <w:szCs w:val="18"/>
                <w:lang w:val="en-GB"/>
              </w:rPr>
              <w:t>edition</w:t>
            </w:r>
          </w:p>
        </w:tc>
        <w:tc>
          <w:tcPr>
            <w:tcW w:w="1843" w:type="dxa"/>
            <w:shd w:val="clear" w:color="auto" w:fill="auto"/>
          </w:tcPr>
          <w:p w14:paraId="14794C27" w14:textId="77777777" w:rsidR="00D00582" w:rsidRPr="000F3C94" w:rsidRDefault="00D00582" w:rsidP="00542924">
            <w:pPr>
              <w:pStyle w:val="TableParagraph"/>
              <w:spacing w:before="60" w:after="60"/>
              <w:ind w:left="110" w:right="130"/>
              <w:rPr>
                <w:sz w:val="18"/>
                <w:szCs w:val="18"/>
                <w:lang w:val="en-GB"/>
              </w:rPr>
            </w:pPr>
            <w:proofErr w:type="spellStart"/>
            <w:r w:rsidRPr="000F3C94">
              <w:rPr>
                <w:sz w:val="18"/>
                <w:szCs w:val="18"/>
                <w:lang w:val="en-GB"/>
              </w:rPr>
              <w:t>CharacterString</w:t>
            </w:r>
            <w:proofErr w:type="spellEnd"/>
          </w:p>
        </w:tc>
        <w:tc>
          <w:tcPr>
            <w:tcW w:w="4121" w:type="dxa"/>
            <w:shd w:val="clear" w:color="auto" w:fill="auto"/>
          </w:tcPr>
          <w:p w14:paraId="0C6B40F9"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1.0.0</w:t>
            </w:r>
          </w:p>
        </w:tc>
      </w:tr>
      <w:tr w:rsidR="00D00582" w:rsidRPr="000F3C94" w14:paraId="089EAB92" w14:textId="77777777" w:rsidTr="00E30C36">
        <w:trPr>
          <w:cantSplit/>
        </w:trPr>
        <w:tc>
          <w:tcPr>
            <w:tcW w:w="699" w:type="dxa"/>
            <w:shd w:val="clear" w:color="auto" w:fill="auto"/>
          </w:tcPr>
          <w:p w14:paraId="184E4D79"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4</w:t>
            </w:r>
          </w:p>
        </w:tc>
        <w:tc>
          <w:tcPr>
            <w:tcW w:w="2268" w:type="dxa"/>
            <w:shd w:val="clear" w:color="auto" w:fill="auto"/>
          </w:tcPr>
          <w:p w14:paraId="0EFECE5C" w14:textId="77777777" w:rsidR="00D00582" w:rsidRPr="000F3C94" w:rsidRDefault="00D00582" w:rsidP="00542924">
            <w:pPr>
              <w:pStyle w:val="TableParagraph"/>
              <w:spacing w:before="60" w:after="60"/>
              <w:ind w:left="110" w:right="130" w:firstLineChars="95" w:firstLine="171"/>
              <w:rPr>
                <w:sz w:val="18"/>
                <w:szCs w:val="18"/>
                <w:lang w:val="en-GB"/>
              </w:rPr>
            </w:pPr>
            <w:proofErr w:type="spellStart"/>
            <w:r w:rsidRPr="000F3C94">
              <w:rPr>
                <w:sz w:val="18"/>
                <w:szCs w:val="18"/>
                <w:lang w:val="en-GB"/>
              </w:rPr>
              <w:t>editionDate</w:t>
            </w:r>
            <w:proofErr w:type="spellEnd"/>
          </w:p>
        </w:tc>
        <w:tc>
          <w:tcPr>
            <w:tcW w:w="1843" w:type="dxa"/>
            <w:shd w:val="clear" w:color="auto" w:fill="auto"/>
          </w:tcPr>
          <w:p w14:paraId="603F6A20" w14:textId="77777777" w:rsidR="00D00582" w:rsidRPr="000F3C94" w:rsidRDefault="00D00582" w:rsidP="00542924">
            <w:pPr>
              <w:pStyle w:val="TableParagraph"/>
              <w:spacing w:before="60" w:after="60"/>
              <w:ind w:left="110" w:right="130"/>
              <w:rPr>
                <w:sz w:val="18"/>
                <w:szCs w:val="18"/>
                <w:lang w:val="en-GB"/>
              </w:rPr>
            </w:pPr>
            <w:proofErr w:type="spellStart"/>
            <w:r w:rsidRPr="000F3C94">
              <w:rPr>
                <w:sz w:val="18"/>
                <w:szCs w:val="18"/>
                <w:lang w:val="en-GB"/>
              </w:rPr>
              <w:t>DateTime</w:t>
            </w:r>
            <w:proofErr w:type="spellEnd"/>
          </w:p>
        </w:tc>
        <w:tc>
          <w:tcPr>
            <w:tcW w:w="4121" w:type="dxa"/>
            <w:shd w:val="clear" w:color="auto" w:fill="auto"/>
          </w:tcPr>
          <w:p w14:paraId="7BD72B22"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2024-02-16 (or later - see note)</w:t>
            </w:r>
          </w:p>
        </w:tc>
      </w:tr>
      <w:tr w:rsidR="00D00582" w:rsidRPr="000F3C94" w14:paraId="7E5331CD" w14:textId="77777777" w:rsidTr="00E30C36">
        <w:trPr>
          <w:cantSplit/>
        </w:trPr>
        <w:tc>
          <w:tcPr>
            <w:tcW w:w="699" w:type="dxa"/>
            <w:shd w:val="clear" w:color="auto" w:fill="auto"/>
          </w:tcPr>
          <w:p w14:paraId="4A28A906"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5</w:t>
            </w:r>
          </w:p>
        </w:tc>
        <w:tc>
          <w:tcPr>
            <w:tcW w:w="2268" w:type="dxa"/>
            <w:shd w:val="clear" w:color="auto" w:fill="auto"/>
          </w:tcPr>
          <w:p w14:paraId="14E932BC" w14:textId="77777777" w:rsidR="00D00582" w:rsidRPr="000F3C94" w:rsidRDefault="00D00582" w:rsidP="00542924">
            <w:pPr>
              <w:pStyle w:val="TableParagraph"/>
              <w:spacing w:before="60" w:after="60"/>
              <w:ind w:left="110" w:right="130" w:firstLineChars="95" w:firstLine="171"/>
              <w:rPr>
                <w:sz w:val="18"/>
                <w:szCs w:val="18"/>
                <w:lang w:val="en-GB"/>
              </w:rPr>
            </w:pPr>
            <w:proofErr w:type="spellStart"/>
            <w:r w:rsidRPr="000F3C94">
              <w:rPr>
                <w:sz w:val="18"/>
                <w:szCs w:val="18"/>
                <w:lang w:val="en-GB"/>
              </w:rPr>
              <w:t>citedResponsibleParty</w:t>
            </w:r>
            <w:proofErr w:type="spellEnd"/>
          </w:p>
        </w:tc>
        <w:tc>
          <w:tcPr>
            <w:tcW w:w="1843" w:type="dxa"/>
            <w:shd w:val="clear" w:color="auto" w:fill="auto"/>
          </w:tcPr>
          <w:p w14:paraId="514C0AD2" w14:textId="77777777" w:rsidR="00D00582" w:rsidRPr="000F3C94" w:rsidRDefault="00D00582" w:rsidP="00542924">
            <w:pPr>
              <w:pStyle w:val="TableParagraph"/>
              <w:spacing w:before="60" w:after="60"/>
              <w:ind w:left="110" w:right="130"/>
              <w:rPr>
                <w:sz w:val="18"/>
                <w:szCs w:val="18"/>
                <w:lang w:val="en-GB"/>
              </w:rPr>
            </w:pPr>
            <w:proofErr w:type="spellStart"/>
            <w:r w:rsidRPr="000F3C94">
              <w:rPr>
                <w:sz w:val="18"/>
                <w:szCs w:val="18"/>
                <w:lang w:val="en-GB"/>
              </w:rPr>
              <w:t>CI_Responsibility</w:t>
            </w:r>
            <w:proofErr w:type="spellEnd"/>
            <w:r w:rsidRPr="000F3C94">
              <w:rPr>
                <w:sz w:val="18"/>
                <w:szCs w:val="18"/>
                <w:lang w:val="en-GB"/>
              </w:rPr>
              <w:t xml:space="preserve"> (class)</w:t>
            </w:r>
          </w:p>
        </w:tc>
        <w:tc>
          <w:tcPr>
            <w:tcW w:w="4121" w:type="dxa"/>
            <w:shd w:val="clear" w:color="auto" w:fill="auto"/>
          </w:tcPr>
          <w:p w14:paraId="6D4800CA"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w:t>
            </w:r>
          </w:p>
        </w:tc>
      </w:tr>
      <w:tr w:rsidR="00D00582" w:rsidRPr="000F3C94" w14:paraId="39F9B125" w14:textId="77777777" w:rsidTr="00E30C36">
        <w:trPr>
          <w:cantSplit/>
        </w:trPr>
        <w:tc>
          <w:tcPr>
            <w:tcW w:w="699" w:type="dxa"/>
            <w:shd w:val="clear" w:color="auto" w:fill="auto"/>
          </w:tcPr>
          <w:p w14:paraId="58AA7F61"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5.1</w:t>
            </w:r>
          </w:p>
        </w:tc>
        <w:tc>
          <w:tcPr>
            <w:tcW w:w="2268" w:type="dxa"/>
            <w:shd w:val="clear" w:color="auto" w:fill="auto"/>
          </w:tcPr>
          <w:p w14:paraId="1FE59A76" w14:textId="77777777" w:rsidR="00D00582" w:rsidRPr="000F3C94" w:rsidRDefault="00D00582" w:rsidP="00542924">
            <w:pPr>
              <w:pStyle w:val="TableParagraph"/>
              <w:spacing w:before="60" w:after="60"/>
              <w:ind w:left="110" w:right="130" w:firstLineChars="176" w:firstLine="317"/>
              <w:rPr>
                <w:sz w:val="18"/>
                <w:szCs w:val="18"/>
                <w:lang w:val="en-GB"/>
              </w:rPr>
            </w:pPr>
            <w:r w:rsidRPr="000F3C94">
              <w:rPr>
                <w:sz w:val="18"/>
                <w:szCs w:val="18"/>
                <w:lang w:val="en-GB"/>
              </w:rPr>
              <w:t>role</w:t>
            </w:r>
          </w:p>
        </w:tc>
        <w:tc>
          <w:tcPr>
            <w:tcW w:w="1843" w:type="dxa"/>
            <w:shd w:val="clear" w:color="auto" w:fill="auto"/>
          </w:tcPr>
          <w:p w14:paraId="46635BC3" w14:textId="77777777" w:rsidR="00D00582" w:rsidRPr="000F3C94" w:rsidRDefault="00D00582" w:rsidP="00542924">
            <w:pPr>
              <w:pStyle w:val="TableParagraph"/>
              <w:spacing w:before="60" w:after="60"/>
              <w:ind w:left="110" w:right="130"/>
              <w:rPr>
                <w:sz w:val="18"/>
                <w:szCs w:val="18"/>
                <w:lang w:val="en-GB"/>
              </w:rPr>
            </w:pPr>
            <w:proofErr w:type="spellStart"/>
            <w:r w:rsidRPr="000F3C94">
              <w:rPr>
                <w:sz w:val="18"/>
                <w:szCs w:val="18"/>
                <w:lang w:val="en-GB"/>
              </w:rPr>
              <w:t>CI_RoleCode</w:t>
            </w:r>
            <w:proofErr w:type="spellEnd"/>
            <w:r w:rsidRPr="000F3C94">
              <w:rPr>
                <w:sz w:val="18"/>
                <w:szCs w:val="18"/>
                <w:lang w:val="en-GB"/>
              </w:rPr>
              <w:t xml:space="preserve"> </w:t>
            </w:r>
            <w:r w:rsidRPr="000F3C94">
              <w:rPr>
                <w:sz w:val="18"/>
                <w:szCs w:val="18"/>
                <w:lang w:val="en-GB"/>
              </w:rPr>
              <w:br/>
              <w:t xml:space="preserve">(ISO </w:t>
            </w:r>
            <w:proofErr w:type="spellStart"/>
            <w:r w:rsidRPr="000F3C94">
              <w:rPr>
                <w:sz w:val="18"/>
                <w:szCs w:val="18"/>
                <w:lang w:val="en-GB"/>
              </w:rPr>
              <w:t>codelist</w:t>
            </w:r>
            <w:proofErr w:type="spellEnd"/>
            <w:r w:rsidRPr="000F3C94">
              <w:rPr>
                <w:sz w:val="18"/>
                <w:szCs w:val="18"/>
                <w:lang w:val="en-GB"/>
              </w:rPr>
              <w:t>)</w:t>
            </w:r>
          </w:p>
        </w:tc>
        <w:tc>
          <w:tcPr>
            <w:tcW w:w="4121" w:type="dxa"/>
            <w:shd w:val="clear" w:color="auto" w:fill="auto"/>
          </w:tcPr>
          <w:p w14:paraId="6CC418D6"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publisher</w:t>
            </w:r>
          </w:p>
        </w:tc>
      </w:tr>
      <w:tr w:rsidR="00D00582" w:rsidRPr="000F3C94" w14:paraId="122D2004" w14:textId="77777777" w:rsidTr="00E30C36">
        <w:trPr>
          <w:cantSplit/>
        </w:trPr>
        <w:tc>
          <w:tcPr>
            <w:tcW w:w="699" w:type="dxa"/>
            <w:shd w:val="clear" w:color="auto" w:fill="auto"/>
          </w:tcPr>
          <w:p w14:paraId="3B0DA565"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5.2</w:t>
            </w:r>
          </w:p>
        </w:tc>
        <w:tc>
          <w:tcPr>
            <w:tcW w:w="2268" w:type="dxa"/>
            <w:shd w:val="clear" w:color="auto" w:fill="auto"/>
          </w:tcPr>
          <w:p w14:paraId="158EDC13" w14:textId="77777777" w:rsidR="00D00582" w:rsidRPr="000F3C94" w:rsidRDefault="00D00582" w:rsidP="00542924">
            <w:pPr>
              <w:pStyle w:val="TableParagraph"/>
              <w:spacing w:before="60" w:after="60"/>
              <w:ind w:left="110" w:right="130" w:firstLineChars="176" w:firstLine="317"/>
              <w:rPr>
                <w:sz w:val="18"/>
                <w:szCs w:val="18"/>
                <w:lang w:val="en-GB"/>
              </w:rPr>
            </w:pPr>
            <w:r w:rsidRPr="000F3C94">
              <w:rPr>
                <w:sz w:val="18"/>
                <w:szCs w:val="18"/>
                <w:lang w:val="en-GB"/>
              </w:rPr>
              <w:t>party</w:t>
            </w:r>
          </w:p>
        </w:tc>
        <w:tc>
          <w:tcPr>
            <w:tcW w:w="1843" w:type="dxa"/>
            <w:shd w:val="clear" w:color="auto" w:fill="auto"/>
          </w:tcPr>
          <w:p w14:paraId="249D8A37" w14:textId="77777777" w:rsidR="00D00582" w:rsidRPr="000F3C94" w:rsidRDefault="00D00582" w:rsidP="00542924">
            <w:pPr>
              <w:pStyle w:val="TableParagraph"/>
              <w:spacing w:before="60" w:after="60"/>
              <w:ind w:left="110" w:right="130"/>
              <w:rPr>
                <w:sz w:val="18"/>
                <w:szCs w:val="18"/>
                <w:lang w:val="en-GB"/>
              </w:rPr>
            </w:pPr>
            <w:proofErr w:type="spellStart"/>
            <w:r w:rsidRPr="000F3C94">
              <w:rPr>
                <w:sz w:val="18"/>
                <w:szCs w:val="18"/>
                <w:lang w:val="en-GB"/>
              </w:rPr>
              <w:t>CI_Organisation</w:t>
            </w:r>
            <w:proofErr w:type="spellEnd"/>
            <w:r w:rsidRPr="000F3C94">
              <w:rPr>
                <w:sz w:val="18"/>
                <w:szCs w:val="18"/>
                <w:lang w:val="en-GB"/>
              </w:rPr>
              <w:t xml:space="preserve"> (class)</w:t>
            </w:r>
          </w:p>
        </w:tc>
        <w:tc>
          <w:tcPr>
            <w:tcW w:w="4121" w:type="dxa"/>
            <w:shd w:val="clear" w:color="auto" w:fill="auto"/>
          </w:tcPr>
          <w:p w14:paraId="4ACC1421"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w:t>
            </w:r>
          </w:p>
        </w:tc>
      </w:tr>
      <w:tr w:rsidR="00D00582" w:rsidRPr="000F3C94" w14:paraId="7513C00F" w14:textId="77777777" w:rsidTr="00E30C36">
        <w:trPr>
          <w:cantSplit/>
        </w:trPr>
        <w:tc>
          <w:tcPr>
            <w:tcW w:w="699" w:type="dxa"/>
            <w:shd w:val="clear" w:color="auto" w:fill="auto"/>
          </w:tcPr>
          <w:p w14:paraId="6831EDC0"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5.2.1</w:t>
            </w:r>
          </w:p>
        </w:tc>
        <w:tc>
          <w:tcPr>
            <w:tcW w:w="2268" w:type="dxa"/>
            <w:shd w:val="clear" w:color="auto" w:fill="auto"/>
          </w:tcPr>
          <w:p w14:paraId="5E7AD6B5" w14:textId="77777777" w:rsidR="00D00582" w:rsidRPr="000F3C94" w:rsidRDefault="00D00582" w:rsidP="00542924">
            <w:pPr>
              <w:pStyle w:val="TableParagraph"/>
              <w:spacing w:before="60" w:after="60"/>
              <w:ind w:left="110" w:right="130" w:firstLineChars="333" w:firstLine="599"/>
              <w:rPr>
                <w:sz w:val="18"/>
                <w:szCs w:val="18"/>
                <w:lang w:val="en-GB"/>
              </w:rPr>
            </w:pPr>
            <w:r w:rsidRPr="000F3C94">
              <w:rPr>
                <w:sz w:val="18"/>
                <w:szCs w:val="18"/>
                <w:lang w:val="en-GB"/>
              </w:rPr>
              <w:t>name</w:t>
            </w:r>
          </w:p>
        </w:tc>
        <w:tc>
          <w:tcPr>
            <w:tcW w:w="1843" w:type="dxa"/>
            <w:shd w:val="clear" w:color="auto" w:fill="auto"/>
          </w:tcPr>
          <w:p w14:paraId="298BD68A" w14:textId="77777777" w:rsidR="00D00582" w:rsidRPr="000F3C94" w:rsidRDefault="00D00582" w:rsidP="00542924">
            <w:pPr>
              <w:pStyle w:val="TableParagraph"/>
              <w:spacing w:before="60" w:after="60"/>
              <w:ind w:left="110" w:right="130"/>
              <w:rPr>
                <w:sz w:val="18"/>
                <w:szCs w:val="18"/>
                <w:lang w:val="en-GB"/>
              </w:rPr>
            </w:pPr>
            <w:proofErr w:type="spellStart"/>
            <w:r w:rsidRPr="000F3C94">
              <w:rPr>
                <w:sz w:val="18"/>
                <w:szCs w:val="18"/>
                <w:lang w:val="en-GB"/>
              </w:rPr>
              <w:t>CharacterString</w:t>
            </w:r>
            <w:proofErr w:type="spellEnd"/>
          </w:p>
        </w:tc>
        <w:tc>
          <w:tcPr>
            <w:tcW w:w="4121" w:type="dxa"/>
            <w:shd w:val="clear" w:color="auto" w:fill="auto"/>
          </w:tcPr>
          <w:p w14:paraId="74B23E7A"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International Hydrographic Organization</w:t>
            </w:r>
          </w:p>
        </w:tc>
      </w:tr>
      <w:tr w:rsidR="00D00582" w:rsidRPr="000F3C94" w14:paraId="2CEBDCE0" w14:textId="77777777" w:rsidTr="00E30C36">
        <w:trPr>
          <w:cantSplit/>
        </w:trPr>
        <w:tc>
          <w:tcPr>
            <w:tcW w:w="699" w:type="dxa"/>
            <w:shd w:val="clear" w:color="auto" w:fill="auto"/>
          </w:tcPr>
          <w:p w14:paraId="11BBF577"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6</w:t>
            </w:r>
          </w:p>
        </w:tc>
        <w:tc>
          <w:tcPr>
            <w:tcW w:w="2268" w:type="dxa"/>
            <w:shd w:val="clear" w:color="auto" w:fill="auto"/>
          </w:tcPr>
          <w:p w14:paraId="72C48D00" w14:textId="77777777" w:rsidR="00D00582" w:rsidRPr="000F3C94" w:rsidRDefault="00D00582" w:rsidP="00542924">
            <w:pPr>
              <w:pStyle w:val="TableParagraph"/>
              <w:spacing w:before="60" w:after="60"/>
              <w:ind w:left="110" w:right="130" w:firstLineChars="95" w:firstLine="171"/>
              <w:rPr>
                <w:sz w:val="18"/>
                <w:szCs w:val="18"/>
                <w:lang w:val="en-GB"/>
              </w:rPr>
            </w:pPr>
            <w:proofErr w:type="spellStart"/>
            <w:r w:rsidRPr="000F3C94">
              <w:rPr>
                <w:sz w:val="18"/>
                <w:szCs w:val="18"/>
                <w:lang w:val="en-GB"/>
              </w:rPr>
              <w:t>otherCitationDetails</w:t>
            </w:r>
            <w:proofErr w:type="spellEnd"/>
          </w:p>
        </w:tc>
        <w:tc>
          <w:tcPr>
            <w:tcW w:w="1843" w:type="dxa"/>
            <w:shd w:val="clear" w:color="auto" w:fill="auto"/>
          </w:tcPr>
          <w:p w14:paraId="796230BB" w14:textId="77777777" w:rsidR="00D00582" w:rsidRPr="000F3C94" w:rsidRDefault="00D00582" w:rsidP="00542924">
            <w:pPr>
              <w:pStyle w:val="TableParagraph"/>
              <w:spacing w:before="60" w:after="60"/>
              <w:ind w:left="110" w:right="130"/>
              <w:rPr>
                <w:sz w:val="18"/>
                <w:szCs w:val="18"/>
                <w:lang w:val="en-GB"/>
              </w:rPr>
            </w:pPr>
            <w:proofErr w:type="spellStart"/>
            <w:r w:rsidRPr="000F3C94">
              <w:rPr>
                <w:sz w:val="18"/>
                <w:szCs w:val="18"/>
                <w:lang w:val="en-GB"/>
              </w:rPr>
              <w:t>CharacterString</w:t>
            </w:r>
            <w:proofErr w:type="spellEnd"/>
          </w:p>
        </w:tc>
        <w:tc>
          <w:tcPr>
            <w:tcW w:w="4121" w:type="dxa"/>
            <w:shd w:val="clear" w:color="auto" w:fill="auto"/>
          </w:tcPr>
          <w:p w14:paraId="46F48053"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(reserved)</w:t>
            </w:r>
          </w:p>
        </w:tc>
      </w:tr>
      <w:tr w:rsidR="00D00582" w:rsidRPr="000F3C94" w14:paraId="1790C378" w14:textId="77777777" w:rsidTr="00E30C36">
        <w:trPr>
          <w:cantSplit/>
        </w:trPr>
        <w:tc>
          <w:tcPr>
            <w:tcW w:w="699" w:type="dxa"/>
            <w:shd w:val="clear" w:color="auto" w:fill="auto"/>
          </w:tcPr>
          <w:p w14:paraId="6F85465A"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7</w:t>
            </w:r>
          </w:p>
        </w:tc>
        <w:tc>
          <w:tcPr>
            <w:tcW w:w="2268" w:type="dxa"/>
            <w:shd w:val="clear" w:color="auto" w:fill="auto"/>
          </w:tcPr>
          <w:p w14:paraId="66E8E7C0" w14:textId="77777777" w:rsidR="00D00582" w:rsidRPr="000F3C94" w:rsidRDefault="00D00582" w:rsidP="00542924">
            <w:pPr>
              <w:pStyle w:val="TableParagraph"/>
              <w:spacing w:before="60" w:after="60"/>
              <w:ind w:left="110" w:right="130" w:firstLineChars="95" w:firstLine="171"/>
              <w:rPr>
                <w:sz w:val="18"/>
                <w:szCs w:val="18"/>
                <w:lang w:val="en-GB"/>
              </w:rPr>
            </w:pPr>
            <w:proofErr w:type="spellStart"/>
            <w:r w:rsidRPr="000F3C94">
              <w:rPr>
                <w:sz w:val="18"/>
                <w:szCs w:val="18"/>
                <w:lang w:val="en-GB"/>
              </w:rPr>
              <w:t>onlineResource</w:t>
            </w:r>
            <w:proofErr w:type="spellEnd"/>
          </w:p>
        </w:tc>
        <w:tc>
          <w:tcPr>
            <w:tcW w:w="1843" w:type="dxa"/>
            <w:shd w:val="clear" w:color="auto" w:fill="auto"/>
          </w:tcPr>
          <w:p w14:paraId="100F90BD" w14:textId="77777777" w:rsidR="00D00582" w:rsidRPr="000F3C94" w:rsidRDefault="00D00582" w:rsidP="00542924">
            <w:pPr>
              <w:pStyle w:val="TableParagraph"/>
              <w:spacing w:before="60" w:after="60"/>
              <w:ind w:left="110" w:right="130"/>
              <w:rPr>
                <w:sz w:val="18"/>
                <w:szCs w:val="18"/>
                <w:lang w:val="en-GB"/>
              </w:rPr>
            </w:pPr>
            <w:proofErr w:type="spellStart"/>
            <w:r w:rsidRPr="000F3C94">
              <w:rPr>
                <w:sz w:val="18"/>
                <w:szCs w:val="18"/>
                <w:lang w:val="en-GB"/>
              </w:rPr>
              <w:t>CI_OnlineResource</w:t>
            </w:r>
            <w:proofErr w:type="spellEnd"/>
            <w:r w:rsidRPr="000F3C94">
              <w:rPr>
                <w:sz w:val="18"/>
                <w:szCs w:val="18"/>
                <w:lang w:val="en-GB"/>
              </w:rPr>
              <w:t xml:space="preserve"> (class)</w:t>
            </w:r>
          </w:p>
        </w:tc>
        <w:tc>
          <w:tcPr>
            <w:tcW w:w="4121" w:type="dxa"/>
            <w:shd w:val="clear" w:color="auto" w:fill="auto"/>
          </w:tcPr>
          <w:p w14:paraId="403049EC"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w:t>
            </w:r>
          </w:p>
        </w:tc>
      </w:tr>
      <w:tr w:rsidR="00D00582" w:rsidRPr="000F3C94" w14:paraId="7C80887C" w14:textId="77777777" w:rsidTr="00E30C36">
        <w:trPr>
          <w:cantSplit/>
        </w:trPr>
        <w:tc>
          <w:tcPr>
            <w:tcW w:w="699" w:type="dxa"/>
            <w:shd w:val="clear" w:color="auto" w:fill="auto"/>
          </w:tcPr>
          <w:p w14:paraId="27A7992E"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7.1</w:t>
            </w:r>
          </w:p>
        </w:tc>
        <w:tc>
          <w:tcPr>
            <w:tcW w:w="2268" w:type="dxa"/>
            <w:shd w:val="clear" w:color="auto" w:fill="auto"/>
          </w:tcPr>
          <w:p w14:paraId="63AC313B" w14:textId="77777777" w:rsidR="00D00582" w:rsidRPr="000F3C94" w:rsidRDefault="00D00582" w:rsidP="00542924">
            <w:pPr>
              <w:pStyle w:val="TableParagraph"/>
              <w:spacing w:before="60" w:after="60"/>
              <w:ind w:left="110" w:right="130" w:firstLineChars="176" w:firstLine="317"/>
              <w:rPr>
                <w:sz w:val="18"/>
                <w:szCs w:val="18"/>
                <w:lang w:val="en-GB"/>
              </w:rPr>
            </w:pPr>
            <w:r w:rsidRPr="000F3C94">
              <w:rPr>
                <w:sz w:val="18"/>
                <w:szCs w:val="18"/>
                <w:lang w:val="en-GB"/>
              </w:rPr>
              <w:t>linkage</w:t>
            </w:r>
          </w:p>
        </w:tc>
        <w:tc>
          <w:tcPr>
            <w:tcW w:w="1843" w:type="dxa"/>
            <w:shd w:val="clear" w:color="auto" w:fill="auto"/>
          </w:tcPr>
          <w:p w14:paraId="5FE99520" w14:textId="77777777" w:rsidR="00D00582" w:rsidRPr="000F3C94" w:rsidRDefault="00D00582" w:rsidP="00542924">
            <w:pPr>
              <w:pStyle w:val="TableParagraph"/>
              <w:spacing w:before="60" w:after="60"/>
              <w:ind w:left="110" w:right="130"/>
              <w:rPr>
                <w:sz w:val="18"/>
                <w:szCs w:val="18"/>
                <w:lang w:val="en-GB"/>
              </w:rPr>
            </w:pPr>
            <w:proofErr w:type="spellStart"/>
            <w:r w:rsidRPr="000F3C94">
              <w:rPr>
                <w:sz w:val="18"/>
                <w:szCs w:val="18"/>
                <w:lang w:val="en-GB"/>
              </w:rPr>
              <w:t>CharacterString</w:t>
            </w:r>
            <w:proofErr w:type="spellEnd"/>
            <w:r w:rsidRPr="000F3C94">
              <w:rPr>
                <w:sz w:val="18"/>
                <w:szCs w:val="18"/>
                <w:lang w:val="en-GB"/>
              </w:rPr>
              <w:t xml:space="preserve"> (URL)</w:t>
            </w:r>
          </w:p>
        </w:tc>
        <w:tc>
          <w:tcPr>
            <w:tcW w:w="4121" w:type="dxa"/>
            <w:shd w:val="clear" w:color="auto" w:fill="auto"/>
          </w:tcPr>
          <w:p w14:paraId="1F0ACDA9"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https://registry.iho.int/</w:t>
            </w:r>
          </w:p>
        </w:tc>
      </w:tr>
      <w:tr w:rsidR="00D00582" w:rsidRPr="000F3C94" w14:paraId="100878FA" w14:textId="77777777" w:rsidTr="00E30C36">
        <w:trPr>
          <w:cantSplit/>
        </w:trPr>
        <w:tc>
          <w:tcPr>
            <w:tcW w:w="699" w:type="dxa"/>
            <w:shd w:val="clear" w:color="auto" w:fill="auto"/>
          </w:tcPr>
          <w:p w14:paraId="6A00F0CF"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7.2</w:t>
            </w:r>
          </w:p>
        </w:tc>
        <w:tc>
          <w:tcPr>
            <w:tcW w:w="2268" w:type="dxa"/>
            <w:shd w:val="clear" w:color="auto" w:fill="auto"/>
          </w:tcPr>
          <w:p w14:paraId="41232777" w14:textId="77777777" w:rsidR="00D00582" w:rsidRPr="000F3C94" w:rsidRDefault="00D00582" w:rsidP="00542924">
            <w:pPr>
              <w:pStyle w:val="TableParagraph"/>
              <w:spacing w:before="60" w:after="60"/>
              <w:ind w:left="110" w:right="130" w:firstLineChars="176" w:firstLine="317"/>
              <w:rPr>
                <w:sz w:val="18"/>
                <w:szCs w:val="18"/>
                <w:lang w:val="en-GB"/>
              </w:rPr>
            </w:pPr>
            <w:r w:rsidRPr="000F3C94">
              <w:rPr>
                <w:sz w:val="18"/>
                <w:szCs w:val="18"/>
                <w:lang w:val="en-GB"/>
              </w:rPr>
              <w:t>name</w:t>
            </w:r>
          </w:p>
        </w:tc>
        <w:tc>
          <w:tcPr>
            <w:tcW w:w="1843" w:type="dxa"/>
            <w:shd w:val="clear" w:color="auto" w:fill="auto"/>
          </w:tcPr>
          <w:p w14:paraId="7CADDA24" w14:textId="77777777" w:rsidR="00D00582" w:rsidRPr="000F3C94" w:rsidRDefault="00D00582" w:rsidP="00542924">
            <w:pPr>
              <w:pStyle w:val="TableParagraph"/>
              <w:spacing w:before="60" w:after="60"/>
              <w:ind w:left="110" w:right="130"/>
              <w:rPr>
                <w:sz w:val="18"/>
                <w:szCs w:val="18"/>
                <w:lang w:val="en-GB"/>
              </w:rPr>
            </w:pPr>
            <w:proofErr w:type="spellStart"/>
            <w:r w:rsidRPr="000F3C94">
              <w:rPr>
                <w:sz w:val="18"/>
                <w:szCs w:val="18"/>
                <w:lang w:val="en-GB"/>
              </w:rPr>
              <w:t>CharacterString</w:t>
            </w:r>
            <w:proofErr w:type="spellEnd"/>
          </w:p>
        </w:tc>
        <w:tc>
          <w:tcPr>
            <w:tcW w:w="4121" w:type="dxa"/>
            <w:shd w:val="clear" w:color="auto" w:fill="auto"/>
          </w:tcPr>
          <w:p w14:paraId="34969615"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S-128 Portrayal Catalogue</w:t>
            </w:r>
          </w:p>
        </w:tc>
      </w:tr>
      <w:tr w:rsidR="00D00582" w:rsidRPr="000F3C94" w14:paraId="38F48EB6" w14:textId="77777777" w:rsidTr="00E30C36">
        <w:trPr>
          <w:cantSplit/>
        </w:trPr>
        <w:tc>
          <w:tcPr>
            <w:tcW w:w="699" w:type="dxa"/>
            <w:shd w:val="clear" w:color="auto" w:fill="auto"/>
          </w:tcPr>
          <w:p w14:paraId="3015BE07"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7.3</w:t>
            </w:r>
          </w:p>
        </w:tc>
        <w:tc>
          <w:tcPr>
            <w:tcW w:w="2268" w:type="dxa"/>
            <w:shd w:val="clear" w:color="auto" w:fill="auto"/>
          </w:tcPr>
          <w:p w14:paraId="4D27D6A7" w14:textId="77777777" w:rsidR="00D00582" w:rsidRPr="000F3C94" w:rsidRDefault="00D00582" w:rsidP="00542924">
            <w:pPr>
              <w:pStyle w:val="TableParagraph"/>
              <w:spacing w:before="60" w:after="60"/>
              <w:ind w:left="110" w:right="130" w:firstLineChars="176" w:firstLine="317"/>
              <w:rPr>
                <w:sz w:val="18"/>
                <w:szCs w:val="18"/>
                <w:lang w:val="en-GB"/>
              </w:rPr>
            </w:pPr>
            <w:r w:rsidRPr="000F3C94">
              <w:rPr>
                <w:sz w:val="18"/>
                <w:szCs w:val="18"/>
                <w:lang w:val="en-GB"/>
              </w:rPr>
              <w:t>description</w:t>
            </w:r>
          </w:p>
        </w:tc>
        <w:tc>
          <w:tcPr>
            <w:tcW w:w="1843" w:type="dxa"/>
            <w:shd w:val="clear" w:color="auto" w:fill="auto"/>
          </w:tcPr>
          <w:p w14:paraId="0C62A2C8" w14:textId="77777777" w:rsidR="00D00582" w:rsidRPr="000F3C94" w:rsidRDefault="00D00582" w:rsidP="00542924">
            <w:pPr>
              <w:pStyle w:val="TableParagraph"/>
              <w:spacing w:before="60" w:after="60"/>
              <w:ind w:left="110" w:right="130"/>
              <w:rPr>
                <w:sz w:val="18"/>
                <w:szCs w:val="18"/>
                <w:lang w:val="en-GB"/>
              </w:rPr>
            </w:pPr>
            <w:proofErr w:type="spellStart"/>
            <w:r w:rsidRPr="000F3C94">
              <w:rPr>
                <w:sz w:val="18"/>
                <w:szCs w:val="18"/>
                <w:lang w:val="en-GB"/>
              </w:rPr>
              <w:t>CharacterString</w:t>
            </w:r>
            <w:proofErr w:type="spellEnd"/>
          </w:p>
        </w:tc>
        <w:tc>
          <w:tcPr>
            <w:tcW w:w="4121" w:type="dxa"/>
            <w:shd w:val="clear" w:color="auto" w:fill="auto"/>
          </w:tcPr>
          <w:p w14:paraId="3F0B8B87"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XML Portrayal Catalogue accompanied by related files for symbols, colour profiles, rules, etc</w:t>
            </w:r>
          </w:p>
        </w:tc>
      </w:tr>
    </w:tbl>
    <w:p w14:paraId="36497230" w14:textId="77777777" w:rsidR="00D00582" w:rsidRPr="000F3C94" w:rsidRDefault="00D00582" w:rsidP="00D00582">
      <w:pPr>
        <w:rPr>
          <w:rFonts w:eastAsia="Malgun Gothic"/>
          <w:lang w:val="en-GB"/>
        </w:rPr>
      </w:pPr>
    </w:p>
    <w:p w14:paraId="0DA9DDB6" w14:textId="0258E06F" w:rsidR="006C34D9" w:rsidRPr="000F3C94" w:rsidRDefault="00866DFE" w:rsidP="00D52012">
      <w:pPr>
        <w:pStyle w:val="Heading1"/>
        <w:tabs>
          <w:tab w:val="clear" w:pos="400"/>
        </w:tabs>
        <w:rPr>
          <w:lang w:val="en-GB"/>
        </w:rPr>
      </w:pPr>
      <w:bookmarkStart w:id="171" w:name="_Toc152232575"/>
      <w:bookmarkStart w:id="172" w:name="_Toc194500012"/>
      <w:r w:rsidRPr="000F3C94">
        <w:rPr>
          <w:lang w:val="en-GB"/>
        </w:rPr>
        <w:t xml:space="preserve">Data Product </w:t>
      </w:r>
      <w:r w:rsidR="00BE5490" w:rsidRPr="000F3C94">
        <w:rPr>
          <w:lang w:val="en-GB"/>
        </w:rPr>
        <w:t>F</w:t>
      </w:r>
      <w:r w:rsidRPr="000F3C94">
        <w:rPr>
          <w:lang w:val="en-GB"/>
        </w:rPr>
        <w:t>ormat (</w:t>
      </w:r>
      <w:r w:rsidR="00BE5490" w:rsidRPr="000F3C94">
        <w:rPr>
          <w:lang w:val="en-GB"/>
        </w:rPr>
        <w:t>E</w:t>
      </w:r>
      <w:r w:rsidRPr="000F3C94">
        <w:rPr>
          <w:lang w:val="en-GB"/>
        </w:rPr>
        <w:t>ncoding)</w:t>
      </w:r>
      <w:bookmarkEnd w:id="171"/>
      <w:bookmarkEnd w:id="172"/>
      <w:r w:rsidR="009E66AF" w:rsidRPr="000F3C94">
        <w:rPr>
          <w:lang w:val="en-GB"/>
        </w:rPr>
        <w:t xml:space="preserve"> </w:t>
      </w:r>
    </w:p>
    <w:p w14:paraId="48AB4211" w14:textId="77777777" w:rsidR="00B82002" w:rsidRPr="000F3C94" w:rsidRDefault="00B82002" w:rsidP="00D52012">
      <w:pPr>
        <w:pStyle w:val="Heading2"/>
        <w:tabs>
          <w:tab w:val="clear" w:pos="540"/>
        </w:tabs>
        <w:rPr>
          <w:lang w:val="en-GB"/>
        </w:rPr>
      </w:pPr>
      <w:bookmarkStart w:id="173" w:name="_Toc152232576"/>
      <w:bookmarkStart w:id="174" w:name="_Toc194500013"/>
      <w:r w:rsidRPr="000F3C94">
        <w:rPr>
          <w:lang w:val="en-GB"/>
        </w:rPr>
        <w:t>Introduction</w:t>
      </w:r>
      <w:bookmarkEnd w:id="173"/>
      <w:bookmarkEnd w:id="174"/>
    </w:p>
    <w:p w14:paraId="49D59820" w14:textId="77777777" w:rsidR="001D5E90" w:rsidRPr="000F3C94" w:rsidRDefault="001D5E90" w:rsidP="001D5E90">
      <w:pPr>
        <w:rPr>
          <w:lang w:val="en-GB"/>
        </w:rPr>
      </w:pPr>
      <w:r w:rsidRPr="000F3C94">
        <w:rPr>
          <w:lang w:val="en-GB"/>
        </w:rPr>
        <w:t>The principal encoding will be the Open Geospatial Consortium (OGC), Geography Markup Language</w:t>
      </w:r>
      <w:r w:rsidRPr="000F3C94">
        <w:rPr>
          <w:spacing w:val="1"/>
          <w:lang w:val="en-GB"/>
        </w:rPr>
        <w:t xml:space="preserve"> </w:t>
      </w:r>
      <w:r w:rsidRPr="000F3C94">
        <w:rPr>
          <w:lang w:val="en-GB"/>
        </w:rPr>
        <w:t>(GML) format. GML is an XML grammar designed to express geographical features. It serves as a</w:t>
      </w:r>
      <w:r w:rsidRPr="000F3C94">
        <w:rPr>
          <w:spacing w:val="1"/>
          <w:lang w:val="en-GB"/>
        </w:rPr>
        <w:t xml:space="preserve"> </w:t>
      </w:r>
      <w:r w:rsidRPr="000F3C94">
        <w:rPr>
          <w:lang w:val="en-GB"/>
        </w:rPr>
        <w:t>modelling language for geographic systems as well as an open interchange format for geographic</w:t>
      </w:r>
      <w:r w:rsidRPr="000F3C94">
        <w:rPr>
          <w:spacing w:val="1"/>
          <w:lang w:val="en-GB"/>
        </w:rPr>
        <w:t xml:space="preserve"> </w:t>
      </w:r>
      <w:r w:rsidRPr="000F3C94">
        <w:rPr>
          <w:lang w:val="en-GB"/>
        </w:rPr>
        <w:t>transactions.</w:t>
      </w:r>
    </w:p>
    <w:p w14:paraId="77F128FB" w14:textId="30FF83F1" w:rsidR="005C26E0" w:rsidRPr="000F3C94" w:rsidRDefault="005C26E0" w:rsidP="00F85D5F">
      <w:pPr>
        <w:pStyle w:val="Label1"/>
        <w:spacing w:after="120" w:line="240" w:lineRule="auto"/>
        <w:rPr>
          <w:lang w:val="en-GB"/>
        </w:rPr>
      </w:pPr>
      <w:r w:rsidRPr="000F3C94">
        <w:rPr>
          <w:lang w:val="en-GB"/>
        </w:rPr>
        <w:lastRenderedPageBreak/>
        <w:t>Format Name:</w:t>
      </w:r>
      <w:r w:rsidRPr="000F3C94">
        <w:rPr>
          <w:lang w:val="en-GB"/>
        </w:rPr>
        <w:tab/>
      </w:r>
      <w:r w:rsidRPr="000F3C94">
        <w:rPr>
          <w:lang w:val="en-GB"/>
        </w:rPr>
        <w:tab/>
      </w:r>
      <w:r w:rsidR="00F85D5F" w:rsidRPr="000F3C94">
        <w:rPr>
          <w:b w:val="0"/>
          <w:bCs/>
          <w:sz w:val="20"/>
          <w:szCs w:val="20"/>
          <w:lang w:val="en-GB"/>
        </w:rPr>
        <w:t>GML</w:t>
      </w:r>
    </w:p>
    <w:p w14:paraId="79BE174C" w14:textId="108AE635" w:rsidR="005C26E0" w:rsidRPr="000F3C94" w:rsidRDefault="005C26E0" w:rsidP="00F85D5F">
      <w:pPr>
        <w:pStyle w:val="Label1"/>
        <w:spacing w:after="120" w:line="240" w:lineRule="auto"/>
        <w:rPr>
          <w:lang w:val="en-GB"/>
        </w:rPr>
      </w:pPr>
      <w:r w:rsidRPr="000F3C94">
        <w:rPr>
          <w:lang w:val="en-GB"/>
        </w:rPr>
        <w:t>Version:</w:t>
      </w:r>
      <w:r w:rsidRPr="000F3C94">
        <w:rPr>
          <w:lang w:val="en-GB"/>
        </w:rPr>
        <w:tab/>
      </w:r>
      <w:r w:rsidRPr="000F3C94">
        <w:rPr>
          <w:lang w:val="en-GB"/>
        </w:rPr>
        <w:tab/>
      </w:r>
      <w:r w:rsidR="00F85D5F" w:rsidRPr="000F3C94">
        <w:rPr>
          <w:b w:val="0"/>
          <w:bCs/>
          <w:sz w:val="20"/>
          <w:szCs w:val="20"/>
          <w:lang w:val="en-GB"/>
        </w:rPr>
        <w:t>3.2.1</w:t>
      </w:r>
    </w:p>
    <w:p w14:paraId="0C90B107" w14:textId="36993DDC" w:rsidR="005C26E0" w:rsidRPr="000F3C94" w:rsidRDefault="005C26E0" w:rsidP="00F85D5F">
      <w:pPr>
        <w:pStyle w:val="Label1"/>
        <w:spacing w:after="120" w:line="240" w:lineRule="auto"/>
        <w:rPr>
          <w:lang w:val="en-GB"/>
        </w:rPr>
      </w:pPr>
      <w:r w:rsidRPr="000F3C94">
        <w:rPr>
          <w:lang w:val="en-GB"/>
        </w:rPr>
        <w:t>Character Set:</w:t>
      </w:r>
      <w:r w:rsidRPr="000F3C94">
        <w:rPr>
          <w:lang w:val="en-GB"/>
        </w:rPr>
        <w:tab/>
      </w:r>
      <w:r w:rsidR="00F85D5F" w:rsidRPr="000F3C94">
        <w:rPr>
          <w:b w:val="0"/>
          <w:bCs/>
          <w:sz w:val="20"/>
          <w:szCs w:val="20"/>
          <w:lang w:val="en-GB"/>
        </w:rPr>
        <w:t>UTF-8</w:t>
      </w:r>
    </w:p>
    <w:p w14:paraId="25E41B1B" w14:textId="5DF0548E" w:rsidR="005C26E0" w:rsidRPr="000F3C94" w:rsidRDefault="005C26E0" w:rsidP="00F85D5F">
      <w:pPr>
        <w:pStyle w:val="Label1"/>
        <w:spacing w:after="120" w:line="240" w:lineRule="auto"/>
        <w:rPr>
          <w:b w:val="0"/>
          <w:bCs/>
          <w:sz w:val="20"/>
          <w:szCs w:val="20"/>
          <w:lang w:val="en-GB"/>
        </w:rPr>
      </w:pPr>
      <w:r w:rsidRPr="000F3C94">
        <w:rPr>
          <w:lang w:val="en-GB"/>
        </w:rPr>
        <w:t>Specification:</w:t>
      </w:r>
      <w:r w:rsidRPr="000F3C94">
        <w:rPr>
          <w:lang w:val="en-GB"/>
        </w:rPr>
        <w:tab/>
      </w:r>
      <w:r w:rsidRPr="000F3C94">
        <w:rPr>
          <w:lang w:val="en-GB"/>
        </w:rPr>
        <w:tab/>
      </w:r>
      <w:hyperlink r:id="rId31" w:history="1">
        <w:r w:rsidR="00F85D5F" w:rsidRPr="000F3C94">
          <w:rPr>
            <w:rStyle w:val="Hyperlink"/>
            <w:b w:val="0"/>
            <w:bCs/>
            <w:sz w:val="20"/>
            <w:szCs w:val="20"/>
            <w:lang w:val="en-GB"/>
          </w:rPr>
          <w:t>https://www.ogc.org</w:t>
        </w:r>
      </w:hyperlink>
    </w:p>
    <w:p w14:paraId="6E962868" w14:textId="77777777" w:rsidR="0056283F" w:rsidRPr="000F3C94" w:rsidRDefault="0056283F" w:rsidP="00BA1F7E">
      <w:pPr>
        <w:pStyle w:val="Label1"/>
        <w:spacing w:after="120" w:line="240" w:lineRule="auto"/>
        <w:ind w:left="0" w:firstLine="0"/>
        <w:rPr>
          <w:b w:val="0"/>
          <w:bCs/>
          <w:sz w:val="20"/>
          <w:szCs w:val="20"/>
          <w:lang w:val="en-GB"/>
        </w:rPr>
      </w:pPr>
    </w:p>
    <w:p w14:paraId="4A99633C" w14:textId="4861779B" w:rsidR="00F85D5F" w:rsidRPr="000F3C94" w:rsidRDefault="0032631A" w:rsidP="00BA1F7E">
      <w:pPr>
        <w:pStyle w:val="Heading2"/>
        <w:tabs>
          <w:tab w:val="clear" w:pos="540"/>
        </w:tabs>
        <w:rPr>
          <w:rFonts w:eastAsia="Malgun Gothic"/>
          <w:lang w:val="en-GB"/>
        </w:rPr>
      </w:pPr>
      <w:bookmarkStart w:id="175" w:name="_Toc152232577"/>
      <w:bookmarkStart w:id="176" w:name="_Toc194500014"/>
      <w:r w:rsidRPr="000F3C94">
        <w:rPr>
          <w:rFonts w:eastAsia="Malgun Gothic"/>
          <w:lang w:val="en-GB"/>
        </w:rPr>
        <w:t>Coordinate encoding in spatial primitives</w:t>
      </w:r>
      <w:bookmarkEnd w:id="175"/>
      <w:bookmarkEnd w:id="176"/>
    </w:p>
    <w:p w14:paraId="16EBC451" w14:textId="5E426A8B" w:rsidR="0056283F" w:rsidRPr="000F3C94" w:rsidRDefault="0056283F" w:rsidP="0056283F">
      <w:pPr>
        <w:rPr>
          <w:lang w:val="en-GB"/>
        </w:rPr>
      </w:pPr>
      <w:r w:rsidRPr="000F3C94">
        <w:rPr>
          <w:lang w:val="en-GB"/>
        </w:rPr>
        <w:t xml:space="preserve">Values of latitude and longitude must not be more accurate than 7 decimal places. Coordinates must be encoded as decimals in the format described in clause </w:t>
      </w:r>
      <w:r w:rsidR="00D92175" w:rsidRPr="000F3C94">
        <w:rPr>
          <w:lang w:val="en-GB"/>
        </w:rPr>
        <w:fldChar w:fldCharType="begin"/>
      </w:r>
      <w:r w:rsidR="00D92175" w:rsidRPr="000F3C94">
        <w:rPr>
          <w:lang w:val="en-GB"/>
        </w:rPr>
        <w:instrText xml:space="preserve"> REF _Ref148216113 \r </w:instrText>
      </w:r>
      <w:r w:rsidR="00D92175" w:rsidRPr="000F3C94">
        <w:rPr>
          <w:lang w:val="en-GB"/>
        </w:rPr>
        <w:fldChar w:fldCharType="separate"/>
      </w:r>
      <w:r w:rsidR="00D92175" w:rsidRPr="000F3C94">
        <w:rPr>
          <w:lang w:val="en-GB"/>
        </w:rPr>
        <w:t>10.2.1</w:t>
      </w:r>
      <w:r w:rsidR="00D92175" w:rsidRPr="000F3C94">
        <w:rPr>
          <w:lang w:val="en-GB"/>
        </w:rPr>
        <w:fldChar w:fldCharType="end"/>
      </w:r>
      <w:r w:rsidRPr="000F3C94">
        <w:rPr>
          <w:lang w:val="en-GB"/>
        </w:rPr>
        <w:t>.</w:t>
      </w:r>
    </w:p>
    <w:p w14:paraId="4BAC1E1C" w14:textId="1BD2A76D" w:rsidR="0032631A" w:rsidRPr="000F3C94" w:rsidRDefault="0032631A" w:rsidP="0056283F">
      <w:pPr>
        <w:rPr>
          <w:lang w:val="en-GB" w:eastAsia="en-US"/>
        </w:rPr>
      </w:pPr>
      <w:r w:rsidRPr="000F3C94">
        <w:rPr>
          <w:lang w:val="en-GB" w:eastAsia="en-US"/>
        </w:rPr>
        <w:t>Geometry may be encoded either inline or by reference to a spatial primitives located elsewhere in the dataset that encodes the actual coordinate values. The GML conventions for references and axis order must be followed. The CRS shall be identified using the URI convention for SRS specified by OGC, which is http://www.opengis.net/def/crs/EPSG/0/4326 (S-100 Part 10b). The axis order is latitude/longitude.</w:t>
      </w:r>
    </w:p>
    <w:p w14:paraId="3E9DB0BF" w14:textId="753109A9" w:rsidR="0056283F" w:rsidRPr="000F3C94" w:rsidRDefault="0056283F" w:rsidP="00BA1F7E">
      <w:pPr>
        <w:pStyle w:val="Heading3"/>
        <w:tabs>
          <w:tab w:val="clear" w:pos="660"/>
        </w:tabs>
        <w:rPr>
          <w:lang w:val="en-GB"/>
        </w:rPr>
      </w:pPr>
      <w:bookmarkStart w:id="177" w:name="_Ref148216113"/>
      <w:bookmarkStart w:id="178" w:name="_Toc152232578"/>
      <w:bookmarkStart w:id="179" w:name="_Toc194500015"/>
      <w:r w:rsidRPr="000F3C94">
        <w:rPr>
          <w:lang w:val="en-GB"/>
        </w:rPr>
        <w:t>Encoding of coordinates as decimals</w:t>
      </w:r>
      <w:bookmarkEnd w:id="177"/>
      <w:bookmarkEnd w:id="178"/>
      <w:bookmarkEnd w:id="179"/>
    </w:p>
    <w:p w14:paraId="125107C1" w14:textId="482DB34D" w:rsidR="0056283F" w:rsidRPr="000F3C94" w:rsidRDefault="00B41B97" w:rsidP="0056283F">
      <w:pPr>
        <w:rPr>
          <w:lang w:val="en-GB" w:eastAsia="en-US"/>
        </w:rPr>
      </w:pPr>
      <w:r w:rsidRPr="000F3C94">
        <w:rPr>
          <w:lang w:val="en-GB" w:eastAsia="en-US"/>
        </w:rPr>
        <w:t>Values should be coded as decimal numbers with 7 or fewer digits after the decimal. The normative encoding is in degrees, with an accuracy of 10</w:t>
      </w:r>
      <w:r w:rsidRPr="000F3C94">
        <w:rPr>
          <w:vertAlign w:val="superscript"/>
          <w:lang w:val="en-GB" w:eastAsia="en-US"/>
        </w:rPr>
        <w:t>-7</w:t>
      </w:r>
      <w:r w:rsidRPr="000F3C94">
        <w:rPr>
          <w:lang w:val="en-GB" w:eastAsia="en-US"/>
        </w:rPr>
        <w:t xml:space="preserve"> degrees; that is, 7 digits after the decimal point.</w:t>
      </w:r>
    </w:p>
    <w:p w14:paraId="416ADA0F" w14:textId="77777777" w:rsidR="00B41B97" w:rsidRPr="000F3C94" w:rsidRDefault="00B41B97" w:rsidP="00B41B97">
      <w:pPr>
        <w:rPr>
          <w:rFonts w:eastAsia="Malgun Gothic"/>
          <w:lang w:val="en-GB"/>
        </w:rPr>
      </w:pPr>
      <w:r w:rsidRPr="000F3C94">
        <w:rPr>
          <w:rFonts w:eastAsia="Malgun Gothic"/>
          <w:lang w:val="en-GB"/>
        </w:rPr>
        <w:t>The decimal point must be indicated by the “.” character.</w:t>
      </w:r>
    </w:p>
    <w:p w14:paraId="286490C9" w14:textId="3B3C4C6A" w:rsidR="0056283F" w:rsidRPr="000F3C94" w:rsidRDefault="00B41B97" w:rsidP="00B41B97">
      <w:pPr>
        <w:rPr>
          <w:rFonts w:eastAsia="Malgun Gothic"/>
          <w:lang w:val="en-GB"/>
        </w:rPr>
      </w:pPr>
      <w:r w:rsidRPr="000F3C94">
        <w:rPr>
          <w:rFonts w:eastAsia="Malgun Gothic"/>
          <w:lang w:val="en-GB"/>
        </w:rPr>
        <w:t>Trailing zeroes after the decimal point (and the decimal point itself if appropriate) may be omitted at producer discretion, but the accuracy must still be as indicated (for example, 10</w:t>
      </w:r>
      <w:r w:rsidRPr="000F3C94">
        <w:rPr>
          <w:rFonts w:eastAsia="Malgun Gothic"/>
          <w:vertAlign w:val="superscript"/>
          <w:lang w:val="en-GB"/>
        </w:rPr>
        <w:t>-7</w:t>
      </w:r>
      <w:r w:rsidRPr="000F3C94">
        <w:rPr>
          <w:rFonts w:eastAsia="Malgun Gothic"/>
          <w:lang w:val="en-GB"/>
        </w:rPr>
        <w:t xml:space="preserve"> degrees for coordinates of default accuracy).</w:t>
      </w:r>
    </w:p>
    <w:p w14:paraId="40877AD4" w14:textId="77777777" w:rsidR="009077C5" w:rsidRPr="000F3C94" w:rsidRDefault="009077C5" w:rsidP="00B41B97">
      <w:pPr>
        <w:rPr>
          <w:rFonts w:eastAsia="Malgun Gothic"/>
          <w:lang w:val="en-GB"/>
        </w:rPr>
      </w:pPr>
    </w:p>
    <w:p w14:paraId="5592C3CD" w14:textId="5D1F5D71" w:rsidR="00B41B97" w:rsidRPr="000F3C94" w:rsidRDefault="00B41B97" w:rsidP="009077C5">
      <w:pPr>
        <w:pStyle w:val="Heading2"/>
        <w:tabs>
          <w:tab w:val="clear" w:pos="540"/>
        </w:tabs>
        <w:rPr>
          <w:rFonts w:eastAsia="Malgun Gothic"/>
          <w:lang w:val="en-GB"/>
        </w:rPr>
      </w:pPr>
      <w:bookmarkStart w:id="180" w:name="_Toc152232579"/>
      <w:bookmarkStart w:id="181" w:name="_Toc194500016"/>
      <w:r w:rsidRPr="000F3C94">
        <w:rPr>
          <w:rFonts w:eastAsia="Malgun Gothic"/>
          <w:lang w:val="en-GB"/>
        </w:rPr>
        <w:t>Numeric attribute encoding</w:t>
      </w:r>
      <w:bookmarkEnd w:id="180"/>
      <w:bookmarkEnd w:id="181"/>
    </w:p>
    <w:p w14:paraId="0B5B0E16" w14:textId="6D23C479" w:rsidR="00B41B97" w:rsidRPr="000F3C94" w:rsidRDefault="00B41B97" w:rsidP="00B41B97">
      <w:pPr>
        <w:rPr>
          <w:rFonts w:eastAsia="Malgun Gothic"/>
          <w:lang w:val="en-GB"/>
        </w:rPr>
      </w:pPr>
      <w:r w:rsidRPr="000F3C94">
        <w:rPr>
          <w:rFonts w:eastAsia="Malgun Gothic"/>
          <w:lang w:val="en-GB"/>
        </w:rPr>
        <w:t>Floating point and integer attribute values must not contain leading zeros. Floating point attribute values must not contain non-significant trailing zeros.</w:t>
      </w:r>
    </w:p>
    <w:p w14:paraId="035C41C0" w14:textId="77777777" w:rsidR="009077C5" w:rsidRPr="000F3C94" w:rsidRDefault="009077C5" w:rsidP="00B41B97">
      <w:pPr>
        <w:rPr>
          <w:rFonts w:eastAsia="Malgun Gothic"/>
          <w:lang w:val="en-GB"/>
        </w:rPr>
      </w:pPr>
    </w:p>
    <w:p w14:paraId="64B0C8AF" w14:textId="7F104131" w:rsidR="00B41B97" w:rsidRPr="000F3C94" w:rsidRDefault="00B41B97" w:rsidP="009077C5">
      <w:pPr>
        <w:pStyle w:val="Heading2"/>
        <w:tabs>
          <w:tab w:val="clear" w:pos="540"/>
        </w:tabs>
        <w:rPr>
          <w:rFonts w:eastAsia="Malgun Gothic"/>
          <w:lang w:val="en-GB"/>
        </w:rPr>
      </w:pPr>
      <w:bookmarkStart w:id="182" w:name="_Toc152232580"/>
      <w:bookmarkStart w:id="183" w:name="_Toc194500017"/>
      <w:r w:rsidRPr="000F3C94">
        <w:rPr>
          <w:rFonts w:eastAsia="Malgun Gothic"/>
          <w:lang w:val="en-GB"/>
        </w:rPr>
        <w:t>Text attribute values</w:t>
      </w:r>
      <w:bookmarkEnd w:id="182"/>
      <w:bookmarkEnd w:id="183"/>
    </w:p>
    <w:p w14:paraId="38FEDC03" w14:textId="4356306D" w:rsidR="00B41B97" w:rsidRPr="000F3C94" w:rsidRDefault="00B41B97" w:rsidP="00B41B97">
      <w:pPr>
        <w:rPr>
          <w:rFonts w:eastAsia="Malgun Gothic"/>
          <w:lang w:val="en-GB"/>
        </w:rPr>
      </w:pPr>
      <w:r w:rsidRPr="000F3C94">
        <w:rPr>
          <w:rFonts w:eastAsia="Malgun Gothic"/>
          <w:lang w:val="en-GB"/>
        </w:rPr>
        <w:t>Character strings must be encoded using the character set defined in ISO 10646-1, in Unicode Transformation Format-8 (UTF-8).</w:t>
      </w:r>
    </w:p>
    <w:p w14:paraId="7FCEC91D" w14:textId="77777777" w:rsidR="009077C5" w:rsidRPr="000F3C94" w:rsidRDefault="009077C5" w:rsidP="00B41B97">
      <w:pPr>
        <w:rPr>
          <w:rFonts w:eastAsia="Malgun Gothic"/>
          <w:lang w:val="en-GB"/>
        </w:rPr>
      </w:pPr>
    </w:p>
    <w:p w14:paraId="47DBC09B" w14:textId="567221DE" w:rsidR="00A61E22" w:rsidRPr="000F3C94" w:rsidRDefault="00A61E22" w:rsidP="009077C5">
      <w:pPr>
        <w:pStyle w:val="Heading2"/>
        <w:tabs>
          <w:tab w:val="clear" w:pos="540"/>
        </w:tabs>
        <w:rPr>
          <w:rFonts w:eastAsia="Malgun Gothic"/>
          <w:lang w:val="en-GB"/>
        </w:rPr>
      </w:pPr>
      <w:bookmarkStart w:id="184" w:name="_Toc152232581"/>
      <w:bookmarkStart w:id="185" w:name="_Toc194500018"/>
      <w:r w:rsidRPr="000F3C94">
        <w:rPr>
          <w:rFonts w:eastAsia="Malgun Gothic"/>
          <w:lang w:val="en-GB"/>
        </w:rPr>
        <w:t>Mandatory attribute values</w:t>
      </w:r>
      <w:bookmarkEnd w:id="184"/>
      <w:bookmarkEnd w:id="185"/>
    </w:p>
    <w:p w14:paraId="3236678F" w14:textId="77777777" w:rsidR="00A61E22" w:rsidRPr="000F3C94" w:rsidRDefault="00A61E22" w:rsidP="009077C5">
      <w:pPr>
        <w:spacing w:after="60"/>
        <w:rPr>
          <w:lang w:val="en-GB"/>
        </w:rPr>
      </w:pPr>
      <w:r w:rsidRPr="000F3C94">
        <w:rPr>
          <w:lang w:val="en-GB"/>
        </w:rPr>
        <w:t>There are four reasons why attribute values may be considered mandatory:</w:t>
      </w:r>
    </w:p>
    <w:p w14:paraId="6F81C717" w14:textId="77777777" w:rsidR="00A61E22" w:rsidRPr="000F3C94" w:rsidRDefault="00A61E22" w:rsidP="009077C5">
      <w:pPr>
        <w:pStyle w:val="ListParagraph"/>
        <w:widowControl w:val="0"/>
        <w:numPr>
          <w:ilvl w:val="0"/>
          <w:numId w:val="23"/>
        </w:numPr>
        <w:autoSpaceDE w:val="0"/>
        <w:autoSpaceDN w:val="0"/>
        <w:spacing w:after="60"/>
        <w:ind w:left="567" w:hanging="283"/>
        <w:jc w:val="left"/>
        <w:rPr>
          <w:lang w:val="en-GB"/>
        </w:rPr>
      </w:pPr>
      <w:r w:rsidRPr="000F3C94">
        <w:rPr>
          <w:lang w:val="en-GB"/>
        </w:rPr>
        <w:t>They</w:t>
      </w:r>
      <w:r w:rsidRPr="000F3C94">
        <w:rPr>
          <w:spacing w:val="-6"/>
          <w:lang w:val="en-GB"/>
        </w:rPr>
        <w:t xml:space="preserve"> </w:t>
      </w:r>
      <w:r w:rsidRPr="000F3C94">
        <w:rPr>
          <w:lang w:val="en-GB"/>
        </w:rPr>
        <w:t>determine</w:t>
      </w:r>
      <w:r w:rsidRPr="000F3C94">
        <w:rPr>
          <w:spacing w:val="-1"/>
          <w:lang w:val="en-GB"/>
        </w:rPr>
        <w:t xml:space="preserve"> </w:t>
      </w:r>
      <w:r w:rsidRPr="000F3C94">
        <w:rPr>
          <w:lang w:val="en-GB"/>
        </w:rPr>
        <w:t>whether a</w:t>
      </w:r>
      <w:r w:rsidRPr="000F3C94">
        <w:rPr>
          <w:spacing w:val="-1"/>
          <w:lang w:val="en-GB"/>
        </w:rPr>
        <w:t xml:space="preserve"> </w:t>
      </w:r>
      <w:r w:rsidRPr="000F3C94">
        <w:rPr>
          <w:lang w:val="en-GB"/>
        </w:rPr>
        <w:t>feature</w:t>
      </w:r>
      <w:r w:rsidRPr="000F3C94">
        <w:rPr>
          <w:spacing w:val="1"/>
          <w:lang w:val="en-GB"/>
        </w:rPr>
        <w:t xml:space="preserve"> </w:t>
      </w:r>
      <w:r w:rsidRPr="000F3C94">
        <w:rPr>
          <w:lang w:val="en-GB"/>
        </w:rPr>
        <w:t>is in</w:t>
      </w:r>
      <w:r w:rsidRPr="000F3C94">
        <w:rPr>
          <w:spacing w:val="-2"/>
          <w:lang w:val="en-GB"/>
        </w:rPr>
        <w:t xml:space="preserve"> </w:t>
      </w:r>
      <w:r w:rsidRPr="000F3C94">
        <w:rPr>
          <w:lang w:val="en-GB"/>
        </w:rPr>
        <w:t>the</w:t>
      </w:r>
      <w:r w:rsidRPr="000F3C94">
        <w:rPr>
          <w:spacing w:val="-1"/>
          <w:lang w:val="en-GB"/>
        </w:rPr>
        <w:t xml:space="preserve"> </w:t>
      </w:r>
      <w:r w:rsidRPr="000F3C94">
        <w:rPr>
          <w:lang w:val="en-GB"/>
        </w:rPr>
        <w:t>display</w:t>
      </w:r>
      <w:r w:rsidRPr="000F3C94">
        <w:rPr>
          <w:spacing w:val="-2"/>
          <w:lang w:val="en-GB"/>
        </w:rPr>
        <w:t xml:space="preserve"> </w:t>
      </w:r>
      <w:r w:rsidRPr="000F3C94">
        <w:rPr>
          <w:lang w:val="en-GB"/>
        </w:rPr>
        <w:t>base.</w:t>
      </w:r>
    </w:p>
    <w:p w14:paraId="60BFBA2F" w14:textId="77777777" w:rsidR="00A61E22" w:rsidRPr="000F3C94" w:rsidRDefault="00A61E22" w:rsidP="009077C5">
      <w:pPr>
        <w:pStyle w:val="ListParagraph"/>
        <w:widowControl w:val="0"/>
        <w:numPr>
          <w:ilvl w:val="0"/>
          <w:numId w:val="23"/>
        </w:numPr>
        <w:autoSpaceDE w:val="0"/>
        <w:autoSpaceDN w:val="0"/>
        <w:spacing w:after="60"/>
        <w:ind w:left="567" w:hanging="283"/>
        <w:jc w:val="left"/>
        <w:rPr>
          <w:lang w:val="en-GB"/>
        </w:rPr>
      </w:pPr>
      <w:r w:rsidRPr="000F3C94">
        <w:rPr>
          <w:lang w:val="en-GB"/>
        </w:rPr>
        <w:t>Certain</w:t>
      </w:r>
      <w:r w:rsidRPr="000F3C94">
        <w:rPr>
          <w:spacing w:val="-3"/>
          <w:lang w:val="en-GB"/>
        </w:rPr>
        <w:t xml:space="preserve"> </w:t>
      </w:r>
      <w:r w:rsidRPr="000F3C94">
        <w:rPr>
          <w:lang w:val="en-GB"/>
        </w:rPr>
        <w:t>features</w:t>
      </w:r>
      <w:r w:rsidRPr="000F3C94">
        <w:rPr>
          <w:spacing w:val="-1"/>
          <w:lang w:val="en-GB"/>
        </w:rPr>
        <w:t xml:space="preserve"> </w:t>
      </w:r>
      <w:r w:rsidRPr="000F3C94">
        <w:rPr>
          <w:lang w:val="en-GB"/>
        </w:rPr>
        <w:t>make</w:t>
      </w:r>
      <w:r w:rsidRPr="000F3C94">
        <w:rPr>
          <w:spacing w:val="-2"/>
          <w:lang w:val="en-GB"/>
        </w:rPr>
        <w:t xml:space="preserve"> </w:t>
      </w:r>
      <w:r w:rsidRPr="000F3C94">
        <w:rPr>
          <w:lang w:val="en-GB"/>
        </w:rPr>
        <w:t>no</w:t>
      </w:r>
      <w:r w:rsidRPr="000F3C94">
        <w:rPr>
          <w:spacing w:val="-2"/>
          <w:lang w:val="en-GB"/>
        </w:rPr>
        <w:t xml:space="preserve"> </w:t>
      </w:r>
      <w:r w:rsidRPr="000F3C94">
        <w:rPr>
          <w:lang w:val="en-GB"/>
        </w:rPr>
        <w:t>logical</w:t>
      </w:r>
      <w:r w:rsidRPr="000F3C94">
        <w:rPr>
          <w:spacing w:val="-4"/>
          <w:lang w:val="en-GB"/>
        </w:rPr>
        <w:t xml:space="preserve"> </w:t>
      </w:r>
      <w:r w:rsidRPr="000F3C94">
        <w:rPr>
          <w:lang w:val="en-GB"/>
        </w:rPr>
        <w:t>sense without</w:t>
      </w:r>
      <w:r w:rsidRPr="000F3C94">
        <w:rPr>
          <w:spacing w:val="-2"/>
          <w:lang w:val="en-GB"/>
        </w:rPr>
        <w:t xml:space="preserve"> </w:t>
      </w:r>
      <w:r w:rsidRPr="000F3C94">
        <w:rPr>
          <w:lang w:val="en-GB"/>
        </w:rPr>
        <w:t>specific</w:t>
      </w:r>
      <w:r w:rsidRPr="000F3C94">
        <w:rPr>
          <w:spacing w:val="-1"/>
          <w:lang w:val="en-GB"/>
        </w:rPr>
        <w:t xml:space="preserve"> </w:t>
      </w:r>
      <w:r w:rsidRPr="000F3C94">
        <w:rPr>
          <w:lang w:val="en-GB"/>
        </w:rPr>
        <w:t>attributes.</w:t>
      </w:r>
    </w:p>
    <w:p w14:paraId="36568E97" w14:textId="77777777" w:rsidR="00A61E22" w:rsidRPr="000F3C94" w:rsidRDefault="00A61E22" w:rsidP="009077C5">
      <w:pPr>
        <w:pStyle w:val="ListParagraph"/>
        <w:widowControl w:val="0"/>
        <w:numPr>
          <w:ilvl w:val="0"/>
          <w:numId w:val="23"/>
        </w:numPr>
        <w:autoSpaceDE w:val="0"/>
        <w:autoSpaceDN w:val="0"/>
        <w:spacing w:after="60"/>
        <w:ind w:left="567" w:hanging="283"/>
        <w:jc w:val="left"/>
        <w:rPr>
          <w:lang w:val="en-GB"/>
        </w:rPr>
      </w:pPr>
      <w:r w:rsidRPr="000F3C94">
        <w:rPr>
          <w:lang w:val="en-GB"/>
        </w:rPr>
        <w:t>Some</w:t>
      </w:r>
      <w:r w:rsidRPr="000F3C94">
        <w:rPr>
          <w:spacing w:val="-3"/>
          <w:lang w:val="en-GB"/>
        </w:rPr>
        <w:t xml:space="preserve"> </w:t>
      </w:r>
      <w:r w:rsidRPr="000F3C94">
        <w:rPr>
          <w:lang w:val="en-GB"/>
        </w:rPr>
        <w:t>attributes</w:t>
      </w:r>
      <w:r w:rsidRPr="000F3C94">
        <w:rPr>
          <w:spacing w:val="-2"/>
          <w:lang w:val="en-GB"/>
        </w:rPr>
        <w:t xml:space="preserve"> </w:t>
      </w:r>
      <w:r w:rsidRPr="000F3C94">
        <w:rPr>
          <w:lang w:val="en-GB"/>
        </w:rPr>
        <w:t>are necessary</w:t>
      </w:r>
      <w:r w:rsidRPr="000F3C94">
        <w:rPr>
          <w:spacing w:val="-5"/>
          <w:lang w:val="en-GB"/>
        </w:rPr>
        <w:t xml:space="preserve"> </w:t>
      </w:r>
      <w:r w:rsidRPr="000F3C94">
        <w:rPr>
          <w:lang w:val="en-GB"/>
        </w:rPr>
        <w:t>to</w:t>
      </w:r>
      <w:r w:rsidRPr="000F3C94">
        <w:rPr>
          <w:spacing w:val="-1"/>
          <w:lang w:val="en-GB"/>
        </w:rPr>
        <w:t xml:space="preserve"> </w:t>
      </w:r>
      <w:r w:rsidRPr="000F3C94">
        <w:rPr>
          <w:lang w:val="en-GB"/>
        </w:rPr>
        <w:t>determine</w:t>
      </w:r>
      <w:r w:rsidRPr="000F3C94">
        <w:rPr>
          <w:spacing w:val="-1"/>
          <w:lang w:val="en-GB"/>
        </w:rPr>
        <w:t xml:space="preserve"> </w:t>
      </w:r>
      <w:r w:rsidRPr="000F3C94">
        <w:rPr>
          <w:lang w:val="en-GB"/>
        </w:rPr>
        <w:t>which symbol</w:t>
      </w:r>
      <w:r w:rsidRPr="000F3C94">
        <w:rPr>
          <w:spacing w:val="-2"/>
          <w:lang w:val="en-GB"/>
        </w:rPr>
        <w:t xml:space="preserve"> </w:t>
      </w:r>
      <w:r w:rsidRPr="000F3C94">
        <w:rPr>
          <w:lang w:val="en-GB"/>
        </w:rPr>
        <w:t>is</w:t>
      </w:r>
      <w:r w:rsidRPr="000F3C94">
        <w:rPr>
          <w:spacing w:val="-1"/>
          <w:lang w:val="en-GB"/>
        </w:rPr>
        <w:t xml:space="preserve"> </w:t>
      </w:r>
      <w:r w:rsidRPr="000F3C94">
        <w:rPr>
          <w:lang w:val="en-GB"/>
        </w:rPr>
        <w:t>to</w:t>
      </w:r>
      <w:r w:rsidRPr="000F3C94">
        <w:rPr>
          <w:spacing w:val="-1"/>
          <w:lang w:val="en-GB"/>
        </w:rPr>
        <w:t xml:space="preserve"> </w:t>
      </w:r>
      <w:r w:rsidRPr="000F3C94">
        <w:rPr>
          <w:lang w:val="en-GB"/>
        </w:rPr>
        <w:t>be displayed.</w:t>
      </w:r>
    </w:p>
    <w:p w14:paraId="31A917D0" w14:textId="77777777" w:rsidR="00A61E22" w:rsidRPr="000F3C94" w:rsidRDefault="00A61E22" w:rsidP="009077C5">
      <w:pPr>
        <w:pStyle w:val="ListParagraph"/>
        <w:widowControl w:val="0"/>
        <w:numPr>
          <w:ilvl w:val="0"/>
          <w:numId w:val="23"/>
        </w:numPr>
        <w:autoSpaceDE w:val="0"/>
        <w:autoSpaceDN w:val="0"/>
        <w:ind w:left="568"/>
        <w:jc w:val="left"/>
        <w:rPr>
          <w:lang w:val="en-GB"/>
        </w:rPr>
      </w:pPr>
      <w:r w:rsidRPr="000F3C94">
        <w:rPr>
          <w:lang w:val="en-GB"/>
        </w:rPr>
        <w:t>Some</w:t>
      </w:r>
      <w:r w:rsidRPr="000F3C94">
        <w:rPr>
          <w:spacing w:val="-2"/>
          <w:lang w:val="en-GB"/>
        </w:rPr>
        <w:t xml:space="preserve"> </w:t>
      </w:r>
      <w:r w:rsidRPr="000F3C94">
        <w:rPr>
          <w:lang w:val="en-GB"/>
        </w:rPr>
        <w:t>attributes</w:t>
      </w:r>
      <w:r w:rsidRPr="000F3C94">
        <w:rPr>
          <w:spacing w:val="-1"/>
          <w:lang w:val="en-GB"/>
        </w:rPr>
        <w:t xml:space="preserve"> </w:t>
      </w:r>
      <w:r w:rsidRPr="000F3C94">
        <w:rPr>
          <w:lang w:val="en-GB"/>
        </w:rPr>
        <w:t>are</w:t>
      </w:r>
      <w:r w:rsidRPr="000F3C94">
        <w:rPr>
          <w:spacing w:val="-2"/>
          <w:lang w:val="en-GB"/>
        </w:rPr>
        <w:t xml:space="preserve"> </w:t>
      </w:r>
      <w:r w:rsidRPr="000F3C94">
        <w:rPr>
          <w:lang w:val="en-GB"/>
        </w:rPr>
        <w:t>required</w:t>
      </w:r>
      <w:r w:rsidRPr="000F3C94">
        <w:rPr>
          <w:spacing w:val="-2"/>
          <w:lang w:val="en-GB"/>
        </w:rPr>
        <w:t xml:space="preserve"> </w:t>
      </w:r>
      <w:r w:rsidRPr="000F3C94">
        <w:rPr>
          <w:lang w:val="en-GB"/>
        </w:rPr>
        <w:t>for</w:t>
      </w:r>
      <w:r w:rsidRPr="000F3C94">
        <w:rPr>
          <w:spacing w:val="-2"/>
          <w:lang w:val="en-GB"/>
        </w:rPr>
        <w:t xml:space="preserve"> </w:t>
      </w:r>
      <w:r w:rsidRPr="000F3C94">
        <w:rPr>
          <w:lang w:val="en-GB"/>
        </w:rPr>
        <w:t>safety</w:t>
      </w:r>
      <w:r w:rsidRPr="000F3C94">
        <w:rPr>
          <w:spacing w:val="-6"/>
          <w:lang w:val="en-GB"/>
        </w:rPr>
        <w:t xml:space="preserve"> </w:t>
      </w:r>
      <w:r w:rsidRPr="000F3C94">
        <w:rPr>
          <w:lang w:val="en-GB"/>
        </w:rPr>
        <w:t>of navigation.</w:t>
      </w:r>
    </w:p>
    <w:p w14:paraId="18806BB8" w14:textId="6FFA46BF" w:rsidR="00A61E22" w:rsidRPr="000F3C94" w:rsidRDefault="00A61E22" w:rsidP="009077C5">
      <w:pPr>
        <w:rPr>
          <w:lang w:val="en-GB"/>
        </w:rPr>
      </w:pPr>
      <w:r w:rsidRPr="000F3C94">
        <w:rPr>
          <w:lang w:val="en-GB"/>
        </w:rPr>
        <w:t>All mandatory attributes are identified in the Feature Catalogue and summarized in Annex A – Data Classification and Encoding Guide.</w:t>
      </w:r>
    </w:p>
    <w:p w14:paraId="07FB707A" w14:textId="77777777" w:rsidR="00BE5490" w:rsidRPr="000F3C94" w:rsidRDefault="00BE5490" w:rsidP="009077C5">
      <w:pPr>
        <w:rPr>
          <w:lang w:val="en-GB"/>
        </w:rPr>
      </w:pPr>
    </w:p>
    <w:p w14:paraId="57D5F4BF" w14:textId="599373E2" w:rsidR="002D53A2" w:rsidRPr="000F3C94" w:rsidRDefault="002D53A2" w:rsidP="00BE5490">
      <w:pPr>
        <w:pStyle w:val="Heading2"/>
        <w:tabs>
          <w:tab w:val="clear" w:pos="540"/>
        </w:tabs>
        <w:rPr>
          <w:rFonts w:eastAsia="Malgun Gothic"/>
          <w:lang w:val="en-GB"/>
        </w:rPr>
      </w:pPr>
      <w:bookmarkStart w:id="186" w:name="_Toc158918264"/>
      <w:bookmarkStart w:id="187" w:name="_Toc158918367"/>
      <w:bookmarkStart w:id="188" w:name="_Toc158918470"/>
      <w:bookmarkStart w:id="189" w:name="_Toc158918573"/>
      <w:bookmarkStart w:id="190" w:name="_Toc158923581"/>
      <w:bookmarkStart w:id="191" w:name="_Toc158923712"/>
      <w:bookmarkStart w:id="192" w:name="_Toc158985652"/>
      <w:bookmarkStart w:id="193" w:name="_Toc158985783"/>
      <w:bookmarkStart w:id="194" w:name="_Toc158988918"/>
      <w:bookmarkStart w:id="195" w:name="_Toc162544268"/>
      <w:bookmarkStart w:id="196" w:name="_Toc170717238"/>
      <w:bookmarkStart w:id="197" w:name="_Toc158918265"/>
      <w:bookmarkStart w:id="198" w:name="_Toc158918368"/>
      <w:bookmarkStart w:id="199" w:name="_Toc158918471"/>
      <w:bookmarkStart w:id="200" w:name="_Toc158918574"/>
      <w:bookmarkStart w:id="201" w:name="_Toc158923582"/>
      <w:bookmarkStart w:id="202" w:name="_Toc158923713"/>
      <w:bookmarkStart w:id="203" w:name="_Toc158985653"/>
      <w:bookmarkStart w:id="204" w:name="_Toc158985784"/>
      <w:bookmarkStart w:id="205" w:name="_Toc158988919"/>
      <w:bookmarkStart w:id="206" w:name="_Toc162544269"/>
      <w:bookmarkStart w:id="207" w:name="_Toc170717239"/>
      <w:bookmarkStart w:id="208" w:name="_Toc158918266"/>
      <w:bookmarkStart w:id="209" w:name="_Toc158918369"/>
      <w:bookmarkStart w:id="210" w:name="_Toc158918472"/>
      <w:bookmarkStart w:id="211" w:name="_Toc158918575"/>
      <w:bookmarkStart w:id="212" w:name="_Toc158923583"/>
      <w:bookmarkStart w:id="213" w:name="_Toc158923714"/>
      <w:bookmarkStart w:id="214" w:name="_Toc158985654"/>
      <w:bookmarkStart w:id="215" w:name="_Toc158985785"/>
      <w:bookmarkStart w:id="216" w:name="_Toc158988920"/>
      <w:bookmarkStart w:id="217" w:name="_Toc162544270"/>
      <w:bookmarkStart w:id="218" w:name="_Toc170717240"/>
      <w:bookmarkStart w:id="219" w:name="_Toc158918267"/>
      <w:bookmarkStart w:id="220" w:name="_Toc158918370"/>
      <w:bookmarkStart w:id="221" w:name="_Toc158918473"/>
      <w:bookmarkStart w:id="222" w:name="_Toc158918576"/>
      <w:bookmarkStart w:id="223" w:name="_Toc158923584"/>
      <w:bookmarkStart w:id="224" w:name="_Toc158923715"/>
      <w:bookmarkStart w:id="225" w:name="_Toc158985655"/>
      <w:bookmarkStart w:id="226" w:name="_Toc158985786"/>
      <w:bookmarkStart w:id="227" w:name="_Toc158988921"/>
      <w:bookmarkStart w:id="228" w:name="_Toc162544271"/>
      <w:bookmarkStart w:id="229" w:name="_Toc170717241"/>
      <w:bookmarkStart w:id="230" w:name="_Toc158918268"/>
      <w:bookmarkStart w:id="231" w:name="_Toc158918371"/>
      <w:bookmarkStart w:id="232" w:name="_Toc158918474"/>
      <w:bookmarkStart w:id="233" w:name="_Toc158918577"/>
      <w:bookmarkStart w:id="234" w:name="_Toc158923585"/>
      <w:bookmarkStart w:id="235" w:name="_Toc158923716"/>
      <w:bookmarkStart w:id="236" w:name="_Toc158985656"/>
      <w:bookmarkStart w:id="237" w:name="_Toc158985787"/>
      <w:bookmarkStart w:id="238" w:name="_Toc158988922"/>
      <w:bookmarkStart w:id="239" w:name="_Toc162544272"/>
      <w:bookmarkStart w:id="240" w:name="_Toc170717242"/>
      <w:bookmarkStart w:id="241" w:name="_Toc158918269"/>
      <w:bookmarkStart w:id="242" w:name="_Toc158918372"/>
      <w:bookmarkStart w:id="243" w:name="_Toc158918475"/>
      <w:bookmarkStart w:id="244" w:name="_Toc158918578"/>
      <w:bookmarkStart w:id="245" w:name="_Toc158923586"/>
      <w:bookmarkStart w:id="246" w:name="_Toc158923717"/>
      <w:bookmarkStart w:id="247" w:name="_Toc158985657"/>
      <w:bookmarkStart w:id="248" w:name="_Toc158985788"/>
      <w:bookmarkStart w:id="249" w:name="_Toc158988923"/>
      <w:bookmarkStart w:id="250" w:name="_Toc162544273"/>
      <w:bookmarkStart w:id="251" w:name="_Toc170717243"/>
      <w:bookmarkStart w:id="252" w:name="_Toc158918270"/>
      <w:bookmarkStart w:id="253" w:name="_Toc158918373"/>
      <w:bookmarkStart w:id="254" w:name="_Toc158918476"/>
      <w:bookmarkStart w:id="255" w:name="_Toc158918579"/>
      <w:bookmarkStart w:id="256" w:name="_Toc158923587"/>
      <w:bookmarkStart w:id="257" w:name="_Toc158923718"/>
      <w:bookmarkStart w:id="258" w:name="_Toc158985658"/>
      <w:bookmarkStart w:id="259" w:name="_Toc158985789"/>
      <w:bookmarkStart w:id="260" w:name="_Toc158988924"/>
      <w:bookmarkStart w:id="261" w:name="_Toc162544274"/>
      <w:bookmarkStart w:id="262" w:name="_Toc170717244"/>
      <w:bookmarkStart w:id="263" w:name="_Toc158918271"/>
      <w:bookmarkStart w:id="264" w:name="_Toc158918374"/>
      <w:bookmarkStart w:id="265" w:name="_Toc158918477"/>
      <w:bookmarkStart w:id="266" w:name="_Toc158918580"/>
      <w:bookmarkStart w:id="267" w:name="_Toc158923588"/>
      <w:bookmarkStart w:id="268" w:name="_Toc158923719"/>
      <w:bookmarkStart w:id="269" w:name="_Toc158985659"/>
      <w:bookmarkStart w:id="270" w:name="_Toc158985790"/>
      <w:bookmarkStart w:id="271" w:name="_Toc158988925"/>
      <w:bookmarkStart w:id="272" w:name="_Toc162544275"/>
      <w:bookmarkStart w:id="273" w:name="_Toc170717245"/>
      <w:bookmarkStart w:id="274" w:name="_Toc158918272"/>
      <w:bookmarkStart w:id="275" w:name="_Toc158918375"/>
      <w:bookmarkStart w:id="276" w:name="_Toc158918478"/>
      <w:bookmarkStart w:id="277" w:name="_Toc158918581"/>
      <w:bookmarkStart w:id="278" w:name="_Toc158923589"/>
      <w:bookmarkStart w:id="279" w:name="_Toc158923720"/>
      <w:bookmarkStart w:id="280" w:name="_Toc158985660"/>
      <w:bookmarkStart w:id="281" w:name="_Toc158985791"/>
      <w:bookmarkStart w:id="282" w:name="_Toc158988926"/>
      <w:bookmarkStart w:id="283" w:name="_Toc162544276"/>
      <w:bookmarkStart w:id="284" w:name="_Toc170717246"/>
      <w:bookmarkStart w:id="285" w:name="_Toc158918273"/>
      <w:bookmarkStart w:id="286" w:name="_Toc158918376"/>
      <w:bookmarkStart w:id="287" w:name="_Toc158918479"/>
      <w:bookmarkStart w:id="288" w:name="_Toc158918582"/>
      <w:bookmarkStart w:id="289" w:name="_Toc158923590"/>
      <w:bookmarkStart w:id="290" w:name="_Toc158923721"/>
      <w:bookmarkStart w:id="291" w:name="_Toc158985661"/>
      <w:bookmarkStart w:id="292" w:name="_Toc158985792"/>
      <w:bookmarkStart w:id="293" w:name="_Toc158988927"/>
      <w:bookmarkStart w:id="294" w:name="_Toc162544277"/>
      <w:bookmarkStart w:id="295" w:name="_Toc170717247"/>
      <w:bookmarkStart w:id="296" w:name="_Toc158918274"/>
      <w:bookmarkStart w:id="297" w:name="_Toc158918377"/>
      <w:bookmarkStart w:id="298" w:name="_Toc158918480"/>
      <w:bookmarkStart w:id="299" w:name="_Toc158918583"/>
      <w:bookmarkStart w:id="300" w:name="_Toc158923591"/>
      <w:bookmarkStart w:id="301" w:name="_Toc158923722"/>
      <w:bookmarkStart w:id="302" w:name="_Toc158985662"/>
      <w:bookmarkStart w:id="303" w:name="_Toc158985793"/>
      <w:bookmarkStart w:id="304" w:name="_Toc158988928"/>
      <w:bookmarkStart w:id="305" w:name="_Toc162544278"/>
      <w:bookmarkStart w:id="306" w:name="_Toc170717248"/>
      <w:bookmarkStart w:id="307" w:name="_Toc158918275"/>
      <w:bookmarkStart w:id="308" w:name="_Toc158918378"/>
      <w:bookmarkStart w:id="309" w:name="_Toc158918481"/>
      <w:bookmarkStart w:id="310" w:name="_Toc158918584"/>
      <w:bookmarkStart w:id="311" w:name="_Toc158923592"/>
      <w:bookmarkStart w:id="312" w:name="_Toc158923723"/>
      <w:bookmarkStart w:id="313" w:name="_Toc158985663"/>
      <w:bookmarkStart w:id="314" w:name="_Toc158985794"/>
      <w:bookmarkStart w:id="315" w:name="_Toc158988929"/>
      <w:bookmarkStart w:id="316" w:name="_Toc162544279"/>
      <w:bookmarkStart w:id="317" w:name="_Toc170717249"/>
      <w:bookmarkStart w:id="318" w:name="_Toc158918276"/>
      <w:bookmarkStart w:id="319" w:name="_Toc158918379"/>
      <w:bookmarkStart w:id="320" w:name="_Toc158918482"/>
      <w:bookmarkStart w:id="321" w:name="_Toc158918585"/>
      <w:bookmarkStart w:id="322" w:name="_Toc158923593"/>
      <w:bookmarkStart w:id="323" w:name="_Toc158923724"/>
      <w:bookmarkStart w:id="324" w:name="_Toc158985664"/>
      <w:bookmarkStart w:id="325" w:name="_Toc158985795"/>
      <w:bookmarkStart w:id="326" w:name="_Toc158988930"/>
      <w:bookmarkStart w:id="327" w:name="_Toc162544280"/>
      <w:bookmarkStart w:id="328" w:name="_Toc170717250"/>
      <w:bookmarkStart w:id="329" w:name="_Toc158918277"/>
      <w:bookmarkStart w:id="330" w:name="_Toc158918380"/>
      <w:bookmarkStart w:id="331" w:name="_Toc158918483"/>
      <w:bookmarkStart w:id="332" w:name="_Toc158918586"/>
      <w:bookmarkStart w:id="333" w:name="_Toc158923594"/>
      <w:bookmarkStart w:id="334" w:name="_Toc158923725"/>
      <w:bookmarkStart w:id="335" w:name="_Toc158985665"/>
      <w:bookmarkStart w:id="336" w:name="_Toc158985796"/>
      <w:bookmarkStart w:id="337" w:name="_Toc158988931"/>
      <w:bookmarkStart w:id="338" w:name="_Toc162544281"/>
      <w:bookmarkStart w:id="339" w:name="_Toc170717251"/>
      <w:bookmarkStart w:id="340" w:name="_Toc158918278"/>
      <w:bookmarkStart w:id="341" w:name="_Toc158918381"/>
      <w:bookmarkStart w:id="342" w:name="_Toc158918484"/>
      <w:bookmarkStart w:id="343" w:name="_Toc158918587"/>
      <w:bookmarkStart w:id="344" w:name="_Toc158923595"/>
      <w:bookmarkStart w:id="345" w:name="_Toc158923726"/>
      <w:bookmarkStart w:id="346" w:name="_Toc158985666"/>
      <w:bookmarkStart w:id="347" w:name="_Toc158985797"/>
      <w:bookmarkStart w:id="348" w:name="_Toc158988932"/>
      <w:bookmarkStart w:id="349" w:name="_Toc162544282"/>
      <w:bookmarkStart w:id="350" w:name="_Toc170717252"/>
      <w:bookmarkStart w:id="351" w:name="_Toc158918279"/>
      <w:bookmarkStart w:id="352" w:name="_Toc158918382"/>
      <w:bookmarkStart w:id="353" w:name="_Toc158918485"/>
      <w:bookmarkStart w:id="354" w:name="_Toc158918588"/>
      <w:bookmarkStart w:id="355" w:name="_Toc158923596"/>
      <w:bookmarkStart w:id="356" w:name="_Toc158923727"/>
      <w:bookmarkStart w:id="357" w:name="_Toc158985667"/>
      <w:bookmarkStart w:id="358" w:name="_Toc158985798"/>
      <w:bookmarkStart w:id="359" w:name="_Toc158988933"/>
      <w:bookmarkStart w:id="360" w:name="_Toc162544283"/>
      <w:bookmarkStart w:id="361" w:name="_Toc170717253"/>
      <w:bookmarkStart w:id="362" w:name="_Toc158918280"/>
      <w:bookmarkStart w:id="363" w:name="_Toc158918383"/>
      <w:bookmarkStart w:id="364" w:name="_Toc158918486"/>
      <w:bookmarkStart w:id="365" w:name="_Toc158918589"/>
      <w:bookmarkStart w:id="366" w:name="_Toc158923597"/>
      <w:bookmarkStart w:id="367" w:name="_Toc158923728"/>
      <w:bookmarkStart w:id="368" w:name="_Toc158985668"/>
      <w:bookmarkStart w:id="369" w:name="_Toc158985799"/>
      <w:bookmarkStart w:id="370" w:name="_Toc158988934"/>
      <w:bookmarkStart w:id="371" w:name="_Toc162544284"/>
      <w:bookmarkStart w:id="372" w:name="_Toc170717254"/>
      <w:bookmarkStart w:id="373" w:name="_Toc158918281"/>
      <w:bookmarkStart w:id="374" w:name="_Toc158918384"/>
      <w:bookmarkStart w:id="375" w:name="_Toc158918487"/>
      <w:bookmarkStart w:id="376" w:name="_Toc158918590"/>
      <w:bookmarkStart w:id="377" w:name="_Toc158923598"/>
      <w:bookmarkStart w:id="378" w:name="_Toc158923729"/>
      <w:bookmarkStart w:id="379" w:name="_Toc158985669"/>
      <w:bookmarkStart w:id="380" w:name="_Toc158985800"/>
      <w:bookmarkStart w:id="381" w:name="_Toc158988935"/>
      <w:bookmarkStart w:id="382" w:name="_Toc162544285"/>
      <w:bookmarkStart w:id="383" w:name="_Toc170717255"/>
      <w:bookmarkStart w:id="384" w:name="_Toc158918282"/>
      <w:bookmarkStart w:id="385" w:name="_Toc158918385"/>
      <w:bookmarkStart w:id="386" w:name="_Toc158918488"/>
      <w:bookmarkStart w:id="387" w:name="_Toc158918591"/>
      <w:bookmarkStart w:id="388" w:name="_Toc158923599"/>
      <w:bookmarkStart w:id="389" w:name="_Toc158923730"/>
      <w:bookmarkStart w:id="390" w:name="_Toc158985670"/>
      <w:bookmarkStart w:id="391" w:name="_Toc158985801"/>
      <w:bookmarkStart w:id="392" w:name="_Toc158988936"/>
      <w:bookmarkStart w:id="393" w:name="_Toc162544286"/>
      <w:bookmarkStart w:id="394" w:name="_Toc170717256"/>
      <w:bookmarkStart w:id="395" w:name="_Toc158918283"/>
      <w:bookmarkStart w:id="396" w:name="_Toc158918386"/>
      <w:bookmarkStart w:id="397" w:name="_Toc158918489"/>
      <w:bookmarkStart w:id="398" w:name="_Toc158918592"/>
      <w:bookmarkStart w:id="399" w:name="_Toc158923600"/>
      <w:bookmarkStart w:id="400" w:name="_Toc158923731"/>
      <w:bookmarkStart w:id="401" w:name="_Toc158985671"/>
      <w:bookmarkStart w:id="402" w:name="_Toc158985802"/>
      <w:bookmarkStart w:id="403" w:name="_Toc158988937"/>
      <w:bookmarkStart w:id="404" w:name="_Toc162544287"/>
      <w:bookmarkStart w:id="405" w:name="_Toc170717257"/>
      <w:bookmarkStart w:id="406" w:name="_Toc158918284"/>
      <w:bookmarkStart w:id="407" w:name="_Toc158918387"/>
      <w:bookmarkStart w:id="408" w:name="_Toc158918490"/>
      <w:bookmarkStart w:id="409" w:name="_Toc158918593"/>
      <w:bookmarkStart w:id="410" w:name="_Toc158923601"/>
      <w:bookmarkStart w:id="411" w:name="_Toc158923732"/>
      <w:bookmarkStart w:id="412" w:name="_Toc158985672"/>
      <w:bookmarkStart w:id="413" w:name="_Toc158985803"/>
      <w:bookmarkStart w:id="414" w:name="_Toc158988938"/>
      <w:bookmarkStart w:id="415" w:name="_Toc162544288"/>
      <w:bookmarkStart w:id="416" w:name="_Toc170717258"/>
      <w:bookmarkStart w:id="417" w:name="_Toc158918285"/>
      <w:bookmarkStart w:id="418" w:name="_Toc158918388"/>
      <w:bookmarkStart w:id="419" w:name="_Toc158918491"/>
      <w:bookmarkStart w:id="420" w:name="_Toc158918594"/>
      <w:bookmarkStart w:id="421" w:name="_Toc158923602"/>
      <w:bookmarkStart w:id="422" w:name="_Toc158923733"/>
      <w:bookmarkStart w:id="423" w:name="_Toc158985673"/>
      <w:bookmarkStart w:id="424" w:name="_Toc158985804"/>
      <w:bookmarkStart w:id="425" w:name="_Toc158988939"/>
      <w:bookmarkStart w:id="426" w:name="_Toc162544289"/>
      <w:bookmarkStart w:id="427" w:name="_Toc170717259"/>
      <w:bookmarkStart w:id="428" w:name="_Toc158918286"/>
      <w:bookmarkStart w:id="429" w:name="_Toc158918389"/>
      <w:bookmarkStart w:id="430" w:name="_Toc158918492"/>
      <w:bookmarkStart w:id="431" w:name="_Toc158918595"/>
      <w:bookmarkStart w:id="432" w:name="_Toc158923603"/>
      <w:bookmarkStart w:id="433" w:name="_Toc158923734"/>
      <w:bookmarkStart w:id="434" w:name="_Toc158985674"/>
      <w:bookmarkStart w:id="435" w:name="_Toc158985805"/>
      <w:bookmarkStart w:id="436" w:name="_Toc158988940"/>
      <w:bookmarkStart w:id="437" w:name="_Toc162544290"/>
      <w:bookmarkStart w:id="438" w:name="_Toc170717260"/>
      <w:bookmarkStart w:id="439" w:name="_Toc158918287"/>
      <w:bookmarkStart w:id="440" w:name="_Toc158918390"/>
      <w:bookmarkStart w:id="441" w:name="_Toc158918493"/>
      <w:bookmarkStart w:id="442" w:name="_Toc158918596"/>
      <w:bookmarkStart w:id="443" w:name="_Toc158923604"/>
      <w:bookmarkStart w:id="444" w:name="_Toc158923735"/>
      <w:bookmarkStart w:id="445" w:name="_Toc158985675"/>
      <w:bookmarkStart w:id="446" w:name="_Toc158985806"/>
      <w:bookmarkStart w:id="447" w:name="_Toc158988941"/>
      <w:bookmarkStart w:id="448" w:name="_Toc162544291"/>
      <w:bookmarkStart w:id="449" w:name="_Toc170717261"/>
      <w:bookmarkStart w:id="450" w:name="_Toc158918288"/>
      <w:bookmarkStart w:id="451" w:name="_Toc158918391"/>
      <w:bookmarkStart w:id="452" w:name="_Toc158918494"/>
      <w:bookmarkStart w:id="453" w:name="_Toc158918597"/>
      <w:bookmarkStart w:id="454" w:name="_Toc158923605"/>
      <w:bookmarkStart w:id="455" w:name="_Toc158923736"/>
      <w:bookmarkStart w:id="456" w:name="_Toc158985676"/>
      <w:bookmarkStart w:id="457" w:name="_Toc158985807"/>
      <w:bookmarkStart w:id="458" w:name="_Toc158988942"/>
      <w:bookmarkStart w:id="459" w:name="_Toc162544292"/>
      <w:bookmarkStart w:id="460" w:name="_Toc170717262"/>
      <w:bookmarkStart w:id="461" w:name="_Toc158918289"/>
      <w:bookmarkStart w:id="462" w:name="_Toc158918392"/>
      <w:bookmarkStart w:id="463" w:name="_Toc158918495"/>
      <w:bookmarkStart w:id="464" w:name="_Toc158918598"/>
      <w:bookmarkStart w:id="465" w:name="_Toc158923606"/>
      <w:bookmarkStart w:id="466" w:name="_Toc158923737"/>
      <w:bookmarkStart w:id="467" w:name="_Toc158985677"/>
      <w:bookmarkStart w:id="468" w:name="_Toc158985808"/>
      <w:bookmarkStart w:id="469" w:name="_Toc158988943"/>
      <w:bookmarkStart w:id="470" w:name="_Toc162544293"/>
      <w:bookmarkStart w:id="471" w:name="_Toc170717263"/>
      <w:bookmarkStart w:id="472" w:name="_Toc152232586"/>
      <w:bookmarkStart w:id="473" w:name="_Toc194500019"/>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r w:rsidRPr="000F3C94">
        <w:rPr>
          <w:rFonts w:eastAsia="Malgun Gothic"/>
          <w:lang w:val="en-GB"/>
        </w:rPr>
        <w:t>Data overlap</w:t>
      </w:r>
      <w:bookmarkEnd w:id="472"/>
      <w:bookmarkEnd w:id="473"/>
    </w:p>
    <w:p w14:paraId="6AC5B547" w14:textId="03403171" w:rsidR="002D53A2" w:rsidRPr="000F3C94" w:rsidRDefault="002D53A2" w:rsidP="002D53A2">
      <w:pPr>
        <w:rPr>
          <w:rFonts w:eastAsia="Malgun Gothic"/>
          <w:lang w:val="en-GB"/>
        </w:rPr>
      </w:pPr>
      <w:r w:rsidRPr="000F3C94">
        <w:rPr>
          <w:rFonts w:eastAsia="Malgun Gothic"/>
          <w:lang w:val="en-GB"/>
        </w:rPr>
        <w:t>S-128 datasets can overlap other S-128 datasets.</w:t>
      </w:r>
    </w:p>
    <w:p w14:paraId="6442E2DC" w14:textId="77777777" w:rsidR="00BE5490" w:rsidRPr="000F3C94" w:rsidRDefault="00BE5490" w:rsidP="002D53A2">
      <w:pPr>
        <w:rPr>
          <w:rFonts w:eastAsia="Malgun Gothic"/>
          <w:lang w:val="en-GB"/>
        </w:rPr>
      </w:pPr>
    </w:p>
    <w:p w14:paraId="5A5F2CE8" w14:textId="4A0F0575" w:rsidR="002D53A2" w:rsidRPr="000F3C94" w:rsidRDefault="002D53A2" w:rsidP="00BE5490">
      <w:pPr>
        <w:pStyle w:val="Heading2"/>
        <w:tabs>
          <w:tab w:val="clear" w:pos="540"/>
        </w:tabs>
        <w:rPr>
          <w:rFonts w:eastAsia="Malgun Gothic"/>
          <w:lang w:val="en-GB"/>
        </w:rPr>
      </w:pPr>
      <w:bookmarkStart w:id="474" w:name="_Toc152232587"/>
      <w:bookmarkStart w:id="475" w:name="_Toc194500020"/>
      <w:r w:rsidRPr="000F3C94">
        <w:rPr>
          <w:rFonts w:eastAsia="Malgun Gothic"/>
          <w:lang w:val="en-GB"/>
        </w:rPr>
        <w:lastRenderedPageBreak/>
        <w:t>Data extent</w:t>
      </w:r>
      <w:bookmarkEnd w:id="474"/>
      <w:bookmarkEnd w:id="475"/>
    </w:p>
    <w:p w14:paraId="6D84FBA6" w14:textId="4C2DAB3E" w:rsidR="002D53A2" w:rsidRPr="000F3C94" w:rsidRDefault="002D53A2" w:rsidP="002D53A2">
      <w:pPr>
        <w:rPr>
          <w:rFonts w:eastAsia="Malgun Gothic"/>
          <w:lang w:val="en-GB"/>
        </w:rPr>
      </w:pPr>
      <w:r w:rsidRPr="000F3C94">
        <w:rPr>
          <w:rFonts w:eastAsia="Malgun Gothic"/>
          <w:lang w:val="en-GB"/>
        </w:rPr>
        <w:t>Datasets must not cross the 180° meridian of longitude.</w:t>
      </w:r>
    </w:p>
    <w:p w14:paraId="3D3D4EAA" w14:textId="77777777" w:rsidR="00D10B10" w:rsidRPr="000F3C94" w:rsidRDefault="00D10B10" w:rsidP="002D53A2">
      <w:pPr>
        <w:rPr>
          <w:rFonts w:eastAsia="Malgun Gothic"/>
          <w:lang w:val="en-GB"/>
        </w:rPr>
      </w:pPr>
    </w:p>
    <w:p w14:paraId="3AF0B22D" w14:textId="77777777" w:rsidR="0054652A" w:rsidRPr="000F3C94" w:rsidRDefault="0054652A" w:rsidP="001A0261">
      <w:pPr>
        <w:pStyle w:val="Heading1"/>
        <w:tabs>
          <w:tab w:val="clear" w:pos="400"/>
        </w:tabs>
        <w:rPr>
          <w:lang w:val="en-GB"/>
        </w:rPr>
      </w:pPr>
      <w:bookmarkStart w:id="476" w:name="_Toc225648364"/>
      <w:bookmarkStart w:id="477" w:name="_Toc225065221"/>
      <w:bookmarkStart w:id="478" w:name="_Toc152232588"/>
      <w:bookmarkStart w:id="479" w:name="_Toc194500021"/>
      <w:bookmarkStart w:id="480" w:name="_Toc225648340"/>
      <w:bookmarkStart w:id="481" w:name="_Toc225065197"/>
      <w:r w:rsidRPr="000F3C94">
        <w:rPr>
          <w:lang w:val="en-GB"/>
        </w:rPr>
        <w:t>Data Product Delivery</w:t>
      </w:r>
      <w:bookmarkEnd w:id="476"/>
      <w:bookmarkEnd w:id="477"/>
      <w:bookmarkEnd w:id="478"/>
      <w:bookmarkEnd w:id="479"/>
      <w:r w:rsidR="004E22F9" w:rsidRPr="000F3C94">
        <w:rPr>
          <w:lang w:val="en-GB"/>
        </w:rPr>
        <w:t xml:space="preserve"> </w:t>
      </w:r>
    </w:p>
    <w:p w14:paraId="3EF03A3F" w14:textId="1D4DBB35" w:rsidR="00ED586A" w:rsidRPr="000F3C94" w:rsidRDefault="00743C1A" w:rsidP="001A0261">
      <w:pPr>
        <w:pStyle w:val="Heading2"/>
        <w:tabs>
          <w:tab w:val="clear" w:pos="540"/>
        </w:tabs>
        <w:rPr>
          <w:lang w:val="en-GB"/>
        </w:rPr>
      </w:pPr>
      <w:bookmarkStart w:id="482" w:name="_Toc152232589"/>
      <w:bookmarkStart w:id="483" w:name="_Toc194500022"/>
      <w:r w:rsidRPr="000F3C94">
        <w:rPr>
          <w:lang w:val="en-GB"/>
        </w:rPr>
        <w:t>Data product delivery information</w:t>
      </w:r>
      <w:bookmarkEnd w:id="482"/>
      <w:bookmarkEnd w:id="483"/>
    </w:p>
    <w:p w14:paraId="6D0B939C" w14:textId="2604C407" w:rsidR="00743C1A" w:rsidRPr="000F3C94" w:rsidRDefault="00743C1A" w:rsidP="00743C1A">
      <w:pPr>
        <w:rPr>
          <w:lang w:val="en-GB"/>
        </w:rPr>
      </w:pPr>
      <w:r w:rsidRPr="000F3C94">
        <w:rPr>
          <w:lang w:val="en-GB"/>
        </w:rPr>
        <w:t>This data Product Specification defines GML as the primary format in which CNP data products are</w:t>
      </w:r>
      <w:r w:rsidRPr="000F3C94">
        <w:rPr>
          <w:spacing w:val="1"/>
          <w:lang w:val="en-GB"/>
        </w:rPr>
        <w:t xml:space="preserve"> </w:t>
      </w:r>
      <w:r w:rsidRPr="000F3C94">
        <w:rPr>
          <w:lang w:val="en-GB"/>
        </w:rPr>
        <w:t>delivered.</w:t>
      </w:r>
      <w:r w:rsidRPr="000F3C94">
        <w:rPr>
          <w:spacing w:val="-3"/>
          <w:lang w:val="en-GB"/>
        </w:rPr>
        <w:t xml:space="preserve"> </w:t>
      </w:r>
      <w:r w:rsidRPr="000F3C94">
        <w:rPr>
          <w:lang w:val="en-GB"/>
        </w:rPr>
        <w:t>The</w:t>
      </w:r>
      <w:r w:rsidRPr="000F3C94">
        <w:rPr>
          <w:spacing w:val="-3"/>
          <w:lang w:val="en-GB"/>
        </w:rPr>
        <w:t xml:space="preserve"> </w:t>
      </w:r>
      <w:r w:rsidRPr="000F3C94">
        <w:rPr>
          <w:lang w:val="en-GB"/>
        </w:rPr>
        <w:t>delivery</w:t>
      </w:r>
      <w:r w:rsidRPr="000F3C94">
        <w:rPr>
          <w:spacing w:val="-5"/>
          <w:lang w:val="en-GB"/>
        </w:rPr>
        <w:t xml:space="preserve"> </w:t>
      </w:r>
      <w:r w:rsidRPr="000F3C94">
        <w:rPr>
          <w:lang w:val="en-GB"/>
        </w:rPr>
        <w:t>format</w:t>
      </w:r>
      <w:r w:rsidRPr="000F3C94">
        <w:rPr>
          <w:spacing w:val="-3"/>
          <w:lang w:val="en-GB"/>
        </w:rPr>
        <w:t xml:space="preserve"> </w:t>
      </w:r>
      <w:r w:rsidRPr="000F3C94">
        <w:rPr>
          <w:lang w:val="en-GB"/>
        </w:rPr>
        <w:t>is</w:t>
      </w:r>
      <w:r w:rsidRPr="000F3C94">
        <w:rPr>
          <w:spacing w:val="-2"/>
          <w:lang w:val="en-GB"/>
        </w:rPr>
        <w:t xml:space="preserve"> </w:t>
      </w:r>
      <w:r w:rsidRPr="000F3C94">
        <w:rPr>
          <w:lang w:val="en-GB"/>
        </w:rPr>
        <w:t>described</w:t>
      </w:r>
      <w:r w:rsidRPr="000F3C94">
        <w:rPr>
          <w:spacing w:val="-2"/>
          <w:lang w:val="en-GB"/>
        </w:rPr>
        <w:t xml:space="preserve"> </w:t>
      </w:r>
      <w:r w:rsidRPr="000F3C94">
        <w:rPr>
          <w:lang w:val="en-GB"/>
        </w:rPr>
        <w:t>by</w:t>
      </w:r>
      <w:r w:rsidRPr="000F3C94">
        <w:rPr>
          <w:spacing w:val="-6"/>
          <w:lang w:val="en-GB"/>
        </w:rPr>
        <w:t xml:space="preserve"> </w:t>
      </w:r>
      <w:r w:rsidRPr="000F3C94">
        <w:rPr>
          <w:lang w:val="en-GB"/>
        </w:rPr>
        <w:t>the</w:t>
      </w:r>
      <w:r w:rsidRPr="000F3C94">
        <w:rPr>
          <w:spacing w:val="-2"/>
          <w:lang w:val="en-GB"/>
        </w:rPr>
        <w:t xml:space="preserve"> </w:t>
      </w:r>
      <w:r w:rsidRPr="000F3C94">
        <w:rPr>
          <w:lang w:val="en-GB"/>
        </w:rPr>
        <w:t>following</w:t>
      </w:r>
      <w:r w:rsidRPr="000F3C94">
        <w:rPr>
          <w:spacing w:val="-3"/>
          <w:lang w:val="en-GB"/>
        </w:rPr>
        <w:t xml:space="preserve"> </w:t>
      </w:r>
      <w:r w:rsidRPr="000F3C94">
        <w:rPr>
          <w:lang w:val="en-GB"/>
        </w:rPr>
        <w:t>items</w:t>
      </w:r>
      <w:r w:rsidRPr="000F3C94">
        <w:rPr>
          <w:spacing w:val="-3"/>
          <w:lang w:val="en-GB"/>
        </w:rPr>
        <w:t xml:space="preserve"> </w:t>
      </w:r>
      <w:r w:rsidRPr="000F3C94">
        <w:rPr>
          <w:lang w:val="en-GB"/>
        </w:rPr>
        <w:t>(from</w:t>
      </w:r>
      <w:r w:rsidRPr="000F3C94">
        <w:rPr>
          <w:spacing w:val="2"/>
          <w:lang w:val="en-GB"/>
        </w:rPr>
        <w:t xml:space="preserve"> </w:t>
      </w:r>
      <w:r w:rsidRPr="000F3C94">
        <w:rPr>
          <w:lang w:val="en-GB"/>
        </w:rPr>
        <w:t>ISO</w:t>
      </w:r>
      <w:r w:rsidRPr="000F3C94">
        <w:rPr>
          <w:spacing w:val="-2"/>
          <w:lang w:val="en-GB"/>
        </w:rPr>
        <w:t xml:space="preserve"> </w:t>
      </w:r>
      <w:r w:rsidRPr="000F3C94">
        <w:rPr>
          <w:lang w:val="en-GB"/>
        </w:rPr>
        <w:t>19131</w:t>
      </w:r>
      <w:r w:rsidR="00066C10" w:rsidRPr="000F3C94">
        <w:rPr>
          <w:lang w:val="en-GB"/>
        </w:rPr>
        <w:t>:2008</w:t>
      </w:r>
      <w:r w:rsidRPr="000F3C94">
        <w:rPr>
          <w:lang w:val="en-GB"/>
        </w:rPr>
        <w:t>)</w:t>
      </w:r>
      <w:r w:rsidRPr="000F3C94">
        <w:rPr>
          <w:spacing w:val="-2"/>
          <w:lang w:val="en-GB"/>
        </w:rPr>
        <w:t xml:space="preserve"> </w:t>
      </w:r>
      <w:r w:rsidRPr="000F3C94">
        <w:rPr>
          <w:lang w:val="en-GB"/>
        </w:rPr>
        <w:t>format</w:t>
      </w:r>
      <w:r w:rsidRPr="000F3C94">
        <w:rPr>
          <w:spacing w:val="-3"/>
          <w:lang w:val="en-GB"/>
        </w:rPr>
        <w:t xml:space="preserve"> </w:t>
      </w:r>
      <w:r w:rsidRPr="000F3C94">
        <w:rPr>
          <w:lang w:val="en-GB"/>
        </w:rPr>
        <w:t>name,</w:t>
      </w:r>
      <w:r w:rsidRPr="000F3C94">
        <w:rPr>
          <w:spacing w:val="-53"/>
          <w:lang w:val="en-GB"/>
        </w:rPr>
        <w:t xml:space="preserve"> </w:t>
      </w:r>
      <w:r w:rsidRPr="000F3C94">
        <w:rPr>
          <w:lang w:val="en-GB"/>
        </w:rPr>
        <w:t>version,</w:t>
      </w:r>
      <w:r w:rsidRPr="000F3C94">
        <w:rPr>
          <w:spacing w:val="-2"/>
          <w:lang w:val="en-GB"/>
        </w:rPr>
        <w:t xml:space="preserve"> </w:t>
      </w:r>
      <w:r w:rsidRPr="000F3C94">
        <w:rPr>
          <w:lang w:val="en-GB"/>
        </w:rPr>
        <w:t>specification,</w:t>
      </w:r>
      <w:r w:rsidRPr="000F3C94">
        <w:rPr>
          <w:spacing w:val="-1"/>
          <w:lang w:val="en-GB"/>
        </w:rPr>
        <w:t xml:space="preserve"> </w:t>
      </w:r>
      <w:r w:rsidRPr="000F3C94">
        <w:rPr>
          <w:lang w:val="en-GB"/>
        </w:rPr>
        <w:t>language,</w:t>
      </w:r>
      <w:r w:rsidRPr="000F3C94">
        <w:rPr>
          <w:spacing w:val="2"/>
          <w:lang w:val="en-GB"/>
        </w:rPr>
        <w:t xml:space="preserve"> </w:t>
      </w:r>
      <w:r w:rsidRPr="000F3C94">
        <w:rPr>
          <w:lang w:val="en-GB"/>
        </w:rPr>
        <w:t>and</w:t>
      </w:r>
      <w:r w:rsidRPr="000F3C94">
        <w:rPr>
          <w:spacing w:val="-1"/>
          <w:lang w:val="en-GB"/>
        </w:rPr>
        <w:t xml:space="preserve"> </w:t>
      </w:r>
      <w:r w:rsidRPr="000F3C94">
        <w:rPr>
          <w:lang w:val="en-GB"/>
        </w:rPr>
        <w:t>character</w:t>
      </w:r>
      <w:r w:rsidRPr="000F3C94">
        <w:rPr>
          <w:spacing w:val="-1"/>
          <w:lang w:val="en-GB"/>
        </w:rPr>
        <w:t xml:space="preserve"> </w:t>
      </w:r>
      <w:r w:rsidRPr="000F3C94">
        <w:rPr>
          <w:lang w:val="en-GB"/>
        </w:rPr>
        <w:t>set.</w:t>
      </w:r>
    </w:p>
    <w:p w14:paraId="6458F76A" w14:textId="6A6C2B5E" w:rsidR="00743C1A" w:rsidRPr="000F3C94" w:rsidRDefault="00D07E87" w:rsidP="00D3046D">
      <w:pPr>
        <w:spacing w:before="240"/>
        <w:rPr>
          <w:lang w:val="en-GB"/>
        </w:rPr>
      </w:pPr>
      <w:r w:rsidRPr="000F3C94">
        <w:rPr>
          <w:lang w:val="en-GB"/>
        </w:rPr>
        <w:t>* GML is an XML encoding for the transport and storage of geographic information, including both the</w:t>
      </w:r>
      <w:r w:rsidRPr="000F3C94">
        <w:rPr>
          <w:spacing w:val="1"/>
          <w:lang w:val="en-GB"/>
        </w:rPr>
        <w:t xml:space="preserve"> </w:t>
      </w:r>
      <w:r w:rsidRPr="000F3C94">
        <w:rPr>
          <w:lang w:val="en-GB"/>
        </w:rPr>
        <w:t>geometry</w:t>
      </w:r>
      <w:r w:rsidRPr="000F3C94">
        <w:rPr>
          <w:spacing w:val="-13"/>
          <w:lang w:val="en-GB"/>
        </w:rPr>
        <w:t xml:space="preserve"> </w:t>
      </w:r>
      <w:r w:rsidRPr="000F3C94">
        <w:rPr>
          <w:lang w:val="en-GB"/>
        </w:rPr>
        <w:t>and</w:t>
      </w:r>
      <w:r w:rsidRPr="000F3C94">
        <w:rPr>
          <w:spacing w:val="-7"/>
          <w:lang w:val="en-GB"/>
        </w:rPr>
        <w:t xml:space="preserve"> </w:t>
      </w:r>
      <w:r w:rsidRPr="000F3C94">
        <w:rPr>
          <w:lang w:val="en-GB"/>
        </w:rPr>
        <w:t>the</w:t>
      </w:r>
      <w:r w:rsidRPr="000F3C94">
        <w:rPr>
          <w:spacing w:val="-7"/>
          <w:lang w:val="en-GB"/>
        </w:rPr>
        <w:t xml:space="preserve"> </w:t>
      </w:r>
      <w:r w:rsidRPr="000F3C94">
        <w:rPr>
          <w:lang w:val="en-GB"/>
        </w:rPr>
        <w:t>properties</w:t>
      </w:r>
      <w:r w:rsidRPr="000F3C94">
        <w:rPr>
          <w:spacing w:val="-6"/>
          <w:lang w:val="en-GB"/>
        </w:rPr>
        <w:t xml:space="preserve"> </w:t>
      </w:r>
      <w:r w:rsidRPr="000F3C94">
        <w:rPr>
          <w:lang w:val="en-GB"/>
        </w:rPr>
        <w:t>of</w:t>
      </w:r>
      <w:r w:rsidRPr="000F3C94">
        <w:rPr>
          <w:spacing w:val="-5"/>
          <w:lang w:val="en-GB"/>
        </w:rPr>
        <w:t xml:space="preserve"> </w:t>
      </w:r>
      <w:r w:rsidRPr="000F3C94">
        <w:rPr>
          <w:lang w:val="en-GB"/>
        </w:rPr>
        <w:t>geographic</w:t>
      </w:r>
      <w:r w:rsidRPr="000F3C94">
        <w:rPr>
          <w:spacing w:val="-6"/>
          <w:lang w:val="en-GB"/>
        </w:rPr>
        <w:t xml:space="preserve"> </w:t>
      </w:r>
      <w:r w:rsidRPr="000F3C94">
        <w:rPr>
          <w:lang w:val="en-GB"/>
        </w:rPr>
        <w:t>features,</w:t>
      </w:r>
      <w:r w:rsidRPr="000F3C94">
        <w:rPr>
          <w:spacing w:val="-7"/>
          <w:lang w:val="en-GB"/>
        </w:rPr>
        <w:t xml:space="preserve"> </w:t>
      </w:r>
      <w:r w:rsidRPr="000F3C94">
        <w:rPr>
          <w:lang w:val="en-GB"/>
        </w:rPr>
        <w:t>between</w:t>
      </w:r>
      <w:r w:rsidRPr="000F3C94">
        <w:rPr>
          <w:spacing w:val="-7"/>
          <w:lang w:val="en-GB"/>
        </w:rPr>
        <w:t xml:space="preserve"> </w:t>
      </w:r>
      <w:r w:rsidRPr="000F3C94">
        <w:rPr>
          <w:lang w:val="en-GB"/>
        </w:rPr>
        <w:t>distributed</w:t>
      </w:r>
      <w:r w:rsidRPr="000F3C94">
        <w:rPr>
          <w:spacing w:val="-6"/>
          <w:lang w:val="en-GB"/>
        </w:rPr>
        <w:t xml:space="preserve"> </w:t>
      </w:r>
      <w:r w:rsidRPr="000F3C94">
        <w:rPr>
          <w:lang w:val="en-GB"/>
        </w:rPr>
        <w:t>systems.</w:t>
      </w:r>
      <w:r w:rsidRPr="000F3C94">
        <w:rPr>
          <w:spacing w:val="-9"/>
          <w:lang w:val="en-GB"/>
        </w:rPr>
        <w:t xml:space="preserve"> </w:t>
      </w:r>
      <w:r w:rsidRPr="000F3C94">
        <w:rPr>
          <w:lang w:val="en-GB"/>
        </w:rPr>
        <w:t>The</w:t>
      </w:r>
      <w:r w:rsidRPr="000F3C94">
        <w:rPr>
          <w:spacing w:val="-7"/>
          <w:lang w:val="en-GB"/>
        </w:rPr>
        <w:t xml:space="preserve"> </w:t>
      </w:r>
      <w:r w:rsidRPr="000F3C94">
        <w:rPr>
          <w:lang w:val="en-GB"/>
        </w:rPr>
        <w:t>XML</w:t>
      </w:r>
      <w:r w:rsidRPr="000F3C94">
        <w:rPr>
          <w:spacing w:val="-7"/>
          <w:lang w:val="en-GB"/>
        </w:rPr>
        <w:t xml:space="preserve"> </w:t>
      </w:r>
      <w:r w:rsidRPr="000F3C94">
        <w:rPr>
          <w:lang w:val="en-GB"/>
        </w:rPr>
        <w:t>Schema</w:t>
      </w:r>
      <w:r w:rsidRPr="000F3C94">
        <w:rPr>
          <w:spacing w:val="-9"/>
          <w:lang w:val="en-GB"/>
        </w:rPr>
        <w:t xml:space="preserve"> </w:t>
      </w:r>
      <w:r w:rsidRPr="000F3C94">
        <w:rPr>
          <w:lang w:val="en-GB"/>
        </w:rPr>
        <w:t>for</w:t>
      </w:r>
      <w:r w:rsidRPr="000F3C94">
        <w:rPr>
          <w:spacing w:val="-53"/>
          <w:lang w:val="en-GB"/>
        </w:rPr>
        <w:t xml:space="preserve"> </w:t>
      </w:r>
      <w:r w:rsidRPr="000F3C94">
        <w:rPr>
          <w:lang w:val="en-GB"/>
        </w:rPr>
        <w:t>the GML</w:t>
      </w:r>
      <w:r w:rsidRPr="000F3C94">
        <w:rPr>
          <w:spacing w:val="1"/>
          <w:lang w:val="en-GB"/>
        </w:rPr>
        <w:t xml:space="preserve"> </w:t>
      </w:r>
      <w:r w:rsidRPr="000F3C94">
        <w:rPr>
          <w:lang w:val="en-GB"/>
        </w:rPr>
        <w:t>Application</w:t>
      </w:r>
      <w:r w:rsidRPr="000F3C94">
        <w:rPr>
          <w:spacing w:val="1"/>
          <w:lang w:val="en-GB"/>
        </w:rPr>
        <w:t xml:space="preserve"> </w:t>
      </w:r>
      <w:r w:rsidRPr="000F3C94">
        <w:rPr>
          <w:lang w:val="en-GB"/>
        </w:rPr>
        <w:t>Schema is</w:t>
      </w:r>
      <w:r w:rsidRPr="000F3C94">
        <w:rPr>
          <w:spacing w:val="1"/>
          <w:lang w:val="en-GB"/>
        </w:rPr>
        <w:t xml:space="preserve"> </w:t>
      </w:r>
      <w:r w:rsidRPr="000F3C94">
        <w:rPr>
          <w:lang w:val="en-GB"/>
        </w:rPr>
        <w:t>provided</w:t>
      </w:r>
      <w:r w:rsidRPr="000F3C94">
        <w:rPr>
          <w:spacing w:val="1"/>
          <w:lang w:val="en-GB"/>
        </w:rPr>
        <w:t xml:space="preserve"> </w:t>
      </w:r>
      <w:r w:rsidRPr="000F3C94">
        <w:rPr>
          <w:lang w:val="en-GB"/>
        </w:rPr>
        <w:t>in a</w:t>
      </w:r>
      <w:r w:rsidRPr="000F3C94">
        <w:rPr>
          <w:spacing w:val="1"/>
          <w:lang w:val="en-GB"/>
        </w:rPr>
        <w:t xml:space="preserve"> </w:t>
      </w:r>
      <w:r w:rsidRPr="000F3C94">
        <w:rPr>
          <w:lang w:val="en-GB"/>
        </w:rPr>
        <w:t>Schema document S128.xsd</w:t>
      </w:r>
      <w:r w:rsidRPr="000F3C94">
        <w:rPr>
          <w:spacing w:val="1"/>
          <w:lang w:val="en-GB"/>
        </w:rPr>
        <w:t xml:space="preserve"> </w:t>
      </w:r>
      <w:r w:rsidRPr="000F3C94">
        <w:rPr>
          <w:lang w:val="en-GB"/>
        </w:rPr>
        <w:t>which</w:t>
      </w:r>
      <w:r w:rsidRPr="000F3C94">
        <w:rPr>
          <w:spacing w:val="1"/>
          <w:lang w:val="en-GB"/>
        </w:rPr>
        <w:t xml:space="preserve"> </w:t>
      </w:r>
      <w:r w:rsidRPr="000F3C94">
        <w:rPr>
          <w:lang w:val="en-GB"/>
        </w:rPr>
        <w:t>imports</w:t>
      </w:r>
      <w:r w:rsidRPr="000F3C94">
        <w:rPr>
          <w:spacing w:val="1"/>
          <w:lang w:val="en-GB"/>
        </w:rPr>
        <w:t xml:space="preserve"> </w:t>
      </w:r>
      <w:r w:rsidRPr="000F3C94">
        <w:rPr>
          <w:lang w:val="en-GB"/>
        </w:rPr>
        <w:t>other</w:t>
      </w:r>
      <w:r w:rsidRPr="000F3C94">
        <w:rPr>
          <w:spacing w:val="1"/>
          <w:lang w:val="en-GB"/>
        </w:rPr>
        <w:t xml:space="preserve"> </w:t>
      </w:r>
      <w:r w:rsidRPr="000F3C94">
        <w:rPr>
          <w:lang w:val="en-GB"/>
        </w:rPr>
        <w:t>Schema(s)</w:t>
      </w:r>
      <w:r w:rsidRPr="000F3C94">
        <w:rPr>
          <w:spacing w:val="1"/>
          <w:lang w:val="en-GB"/>
        </w:rPr>
        <w:t xml:space="preserve"> </w:t>
      </w:r>
      <w:r w:rsidRPr="000F3C94">
        <w:rPr>
          <w:lang w:val="en-GB"/>
        </w:rPr>
        <w:t>defining</w:t>
      </w:r>
      <w:r w:rsidRPr="000F3C94">
        <w:rPr>
          <w:spacing w:val="1"/>
          <w:lang w:val="en-GB"/>
        </w:rPr>
        <w:t xml:space="preserve"> </w:t>
      </w:r>
      <w:r w:rsidRPr="000F3C94">
        <w:rPr>
          <w:lang w:val="en-GB"/>
        </w:rPr>
        <w:t>common</w:t>
      </w:r>
      <w:r w:rsidRPr="000F3C94">
        <w:rPr>
          <w:spacing w:val="1"/>
          <w:lang w:val="en-GB"/>
        </w:rPr>
        <w:t xml:space="preserve"> </w:t>
      </w:r>
      <w:r w:rsidRPr="000F3C94">
        <w:rPr>
          <w:lang w:val="en-GB"/>
        </w:rPr>
        <w:t>types.</w:t>
      </w:r>
      <w:r w:rsidRPr="000F3C94">
        <w:rPr>
          <w:spacing w:val="1"/>
          <w:lang w:val="en-GB"/>
        </w:rPr>
        <w:t xml:space="preserve"> </w:t>
      </w:r>
      <w:r w:rsidRPr="000F3C94">
        <w:rPr>
          <w:lang w:val="en-GB"/>
        </w:rPr>
        <w:t>(All</w:t>
      </w:r>
      <w:r w:rsidRPr="000F3C94">
        <w:rPr>
          <w:spacing w:val="1"/>
          <w:lang w:val="en-GB"/>
        </w:rPr>
        <w:t xml:space="preserve"> </w:t>
      </w:r>
      <w:r w:rsidRPr="000F3C94">
        <w:rPr>
          <w:lang w:val="en-GB"/>
        </w:rPr>
        <w:t>files</w:t>
      </w:r>
      <w:r w:rsidRPr="000F3C94">
        <w:rPr>
          <w:spacing w:val="1"/>
          <w:lang w:val="en-GB"/>
        </w:rPr>
        <w:t xml:space="preserve"> </w:t>
      </w:r>
      <w:r w:rsidRPr="000F3C94">
        <w:rPr>
          <w:lang w:val="en-GB"/>
        </w:rPr>
        <w:t>are</w:t>
      </w:r>
      <w:r w:rsidRPr="000F3C94">
        <w:rPr>
          <w:spacing w:val="1"/>
          <w:lang w:val="en-GB"/>
        </w:rPr>
        <w:t xml:space="preserve"> </w:t>
      </w:r>
      <w:r w:rsidRPr="000F3C94">
        <w:rPr>
          <w:lang w:val="en-GB"/>
        </w:rPr>
        <w:t>available</w:t>
      </w:r>
      <w:r w:rsidRPr="000F3C94">
        <w:rPr>
          <w:spacing w:val="1"/>
          <w:lang w:val="en-GB"/>
        </w:rPr>
        <w:t xml:space="preserve"> </w:t>
      </w:r>
      <w:r w:rsidRPr="000F3C94">
        <w:rPr>
          <w:lang w:val="en-GB"/>
        </w:rPr>
        <w:t>on</w:t>
      </w:r>
      <w:r w:rsidRPr="000F3C94">
        <w:rPr>
          <w:spacing w:val="1"/>
          <w:lang w:val="en-GB"/>
        </w:rPr>
        <w:t xml:space="preserve"> </w:t>
      </w:r>
      <w:r w:rsidRPr="000F3C94">
        <w:rPr>
          <w:lang w:val="en-GB"/>
        </w:rPr>
        <w:t>the</w:t>
      </w:r>
      <w:r w:rsidRPr="000F3C94">
        <w:rPr>
          <w:spacing w:val="1"/>
          <w:lang w:val="en-GB"/>
        </w:rPr>
        <w:t xml:space="preserve"> </w:t>
      </w:r>
      <w:r w:rsidRPr="000F3C94">
        <w:rPr>
          <w:lang w:val="en-GB"/>
        </w:rPr>
        <w:t>S-100</w:t>
      </w:r>
      <w:r w:rsidRPr="000F3C94">
        <w:rPr>
          <w:spacing w:val="1"/>
          <w:lang w:val="en-GB"/>
        </w:rPr>
        <w:t xml:space="preserve"> </w:t>
      </w:r>
      <w:r w:rsidRPr="000F3C94">
        <w:rPr>
          <w:lang w:val="en-GB"/>
        </w:rPr>
        <w:t>distribution</w:t>
      </w:r>
      <w:r w:rsidRPr="000F3C94">
        <w:rPr>
          <w:spacing w:val="1"/>
          <w:lang w:val="en-GB"/>
        </w:rPr>
        <w:t xml:space="preserve"> </w:t>
      </w:r>
      <w:r w:rsidRPr="000F3C94">
        <w:rPr>
          <w:lang w:val="en-GB"/>
        </w:rPr>
        <w:t>site</w:t>
      </w:r>
      <w:r w:rsidRPr="000F3C94">
        <w:rPr>
          <w:color w:val="0000FF"/>
          <w:spacing w:val="1"/>
          <w:lang w:val="en-GB"/>
        </w:rPr>
        <w:t xml:space="preserve"> </w:t>
      </w:r>
      <w:hyperlink r:id="rId32">
        <w:r w:rsidRPr="000F3C94">
          <w:rPr>
            <w:color w:val="0000FF"/>
            <w:u w:val="single" w:color="0000FF"/>
            <w:lang w:val="en-GB"/>
          </w:rPr>
          <w:t>https://github.com/IHO-S100WG</w:t>
        </w:r>
      </w:hyperlink>
      <w:r w:rsidRPr="000F3C94">
        <w:rPr>
          <w:lang w:val="en-GB"/>
        </w:rPr>
        <w:t>). Feature instance</w:t>
      </w:r>
      <w:r w:rsidR="00827D83" w:rsidRPr="000F3C94">
        <w:rPr>
          <w:lang w:val="en-GB"/>
        </w:rPr>
        <w:t>s</w:t>
      </w:r>
      <w:r w:rsidRPr="000F3C94">
        <w:rPr>
          <w:lang w:val="en-GB"/>
        </w:rPr>
        <w:t xml:space="preserve"> shall validate against S128.xsd and conform to all</w:t>
      </w:r>
      <w:r w:rsidRPr="000F3C94">
        <w:rPr>
          <w:spacing w:val="1"/>
          <w:lang w:val="en-GB"/>
        </w:rPr>
        <w:t xml:space="preserve"> </w:t>
      </w:r>
      <w:r w:rsidRPr="000F3C94">
        <w:rPr>
          <w:lang w:val="en-GB"/>
        </w:rPr>
        <w:t>other requirements specified in this data Product Specification including all constraints not captured in</w:t>
      </w:r>
      <w:r w:rsidRPr="000F3C94">
        <w:rPr>
          <w:spacing w:val="1"/>
          <w:lang w:val="en-GB"/>
        </w:rPr>
        <w:t xml:space="preserve"> </w:t>
      </w:r>
      <w:r w:rsidRPr="000F3C94">
        <w:rPr>
          <w:lang w:val="en-GB"/>
        </w:rPr>
        <w:t>the</w:t>
      </w:r>
      <w:r w:rsidRPr="000F3C94">
        <w:rPr>
          <w:spacing w:val="-2"/>
          <w:lang w:val="en-GB"/>
        </w:rPr>
        <w:t xml:space="preserve"> </w:t>
      </w:r>
      <w:r w:rsidRPr="000F3C94">
        <w:rPr>
          <w:lang w:val="en-GB"/>
        </w:rPr>
        <w:t>XML</w:t>
      </w:r>
      <w:r w:rsidRPr="000F3C94">
        <w:rPr>
          <w:spacing w:val="1"/>
          <w:lang w:val="en-GB"/>
        </w:rPr>
        <w:t xml:space="preserve"> </w:t>
      </w:r>
      <w:r w:rsidRPr="000F3C94">
        <w:rPr>
          <w:lang w:val="en-GB"/>
        </w:rPr>
        <w:t>Schema</w:t>
      </w:r>
      <w:r w:rsidRPr="000F3C94">
        <w:rPr>
          <w:spacing w:val="-1"/>
          <w:lang w:val="en-GB"/>
        </w:rPr>
        <w:t xml:space="preserve"> </w:t>
      </w:r>
      <w:r w:rsidRPr="000F3C94">
        <w:rPr>
          <w:lang w:val="en-GB"/>
        </w:rPr>
        <w:t>document.</w:t>
      </w:r>
    </w:p>
    <w:p w14:paraId="7F48108C" w14:textId="10B9B3A3" w:rsidR="00D07E87" w:rsidRPr="000F3C94" w:rsidRDefault="00D07E87" w:rsidP="004E3C59">
      <w:pPr>
        <w:pStyle w:val="Heading3"/>
        <w:tabs>
          <w:tab w:val="clear" w:pos="660"/>
        </w:tabs>
        <w:rPr>
          <w:lang w:val="en-GB"/>
        </w:rPr>
      </w:pPr>
      <w:bookmarkStart w:id="484" w:name="_Toc152232590"/>
      <w:bookmarkStart w:id="485" w:name="_Toc194500023"/>
      <w:r w:rsidRPr="000F3C94">
        <w:rPr>
          <w:lang w:val="en-GB"/>
        </w:rPr>
        <w:t xml:space="preserve">Dataset </w:t>
      </w:r>
      <w:r w:rsidR="00D3046D" w:rsidRPr="000F3C94">
        <w:rPr>
          <w:lang w:val="en-GB"/>
        </w:rPr>
        <w:t xml:space="preserve"> loading</w:t>
      </w:r>
      <w:bookmarkEnd w:id="484"/>
      <w:bookmarkEnd w:id="485"/>
    </w:p>
    <w:p w14:paraId="261ABA37" w14:textId="43AE9395" w:rsidR="00D3046D" w:rsidRPr="000F3C94" w:rsidRDefault="00D3046D" w:rsidP="00D3046D">
      <w:pPr>
        <w:rPr>
          <w:lang w:val="en-GB" w:eastAsia="en-US"/>
        </w:rPr>
      </w:pPr>
      <w:r w:rsidRPr="000F3C94">
        <w:rPr>
          <w:lang w:val="en-GB" w:eastAsia="en-US"/>
        </w:rPr>
        <w:t>Datasets must always be loaded in the order of base dataset first, then update datasets in the corrected sequential order. Systems are not to load updates out of order, for example if update 1-5 is present and update 6 is missing, update 7 must not be loaded.</w:t>
      </w:r>
    </w:p>
    <w:p w14:paraId="4BCF581E" w14:textId="5D239721" w:rsidR="00D3046D" w:rsidRPr="000F3C94" w:rsidRDefault="00D3046D" w:rsidP="00D57614">
      <w:pPr>
        <w:pStyle w:val="Heading3"/>
        <w:tabs>
          <w:tab w:val="clear" w:pos="660"/>
        </w:tabs>
        <w:rPr>
          <w:lang w:val="en-GB"/>
        </w:rPr>
      </w:pPr>
      <w:bookmarkStart w:id="486" w:name="_Toc152232591"/>
      <w:bookmarkStart w:id="487" w:name="_Toc194500024"/>
      <w:r w:rsidRPr="000F3C94">
        <w:rPr>
          <w:lang w:val="en-GB"/>
        </w:rPr>
        <w:t>New Editions</w:t>
      </w:r>
      <w:bookmarkEnd w:id="486"/>
      <w:bookmarkEnd w:id="487"/>
    </w:p>
    <w:p w14:paraId="3679B5D5" w14:textId="7328B069" w:rsidR="00D3046D" w:rsidRPr="000F3C94" w:rsidRDefault="00D3046D" w:rsidP="00D3046D">
      <w:pPr>
        <w:rPr>
          <w:lang w:val="en-GB" w:eastAsia="en-US"/>
        </w:rPr>
      </w:pPr>
      <w:r w:rsidRPr="000F3C94">
        <w:rPr>
          <w:lang w:val="en-GB" w:eastAsia="en-US"/>
        </w:rPr>
        <w:t>When a New Edition of a dataset is received, the system must replace the previous Edition, along with any updates, with the New Edition of the dataset. Loading of subsequent updates follows the same rule as above.</w:t>
      </w:r>
    </w:p>
    <w:p w14:paraId="7BDC14F1" w14:textId="26654C94" w:rsidR="00B90CDF" w:rsidRPr="000F3C94" w:rsidRDefault="00B90CDF" w:rsidP="004612AB">
      <w:pPr>
        <w:pStyle w:val="Heading3"/>
        <w:tabs>
          <w:tab w:val="clear" w:pos="660"/>
        </w:tabs>
        <w:rPr>
          <w:lang w:val="en-GB"/>
        </w:rPr>
      </w:pPr>
      <w:bookmarkStart w:id="488" w:name="_Toc194500025"/>
      <w:r w:rsidRPr="000F3C94">
        <w:rPr>
          <w:lang w:val="en-GB"/>
        </w:rPr>
        <w:t>Update</w:t>
      </w:r>
      <w:bookmarkEnd w:id="488"/>
    </w:p>
    <w:p w14:paraId="14896B9D" w14:textId="5DF8F913" w:rsidR="00975884" w:rsidRPr="000F3C94" w:rsidRDefault="00143D25" w:rsidP="00743C1A">
      <w:pPr>
        <w:rPr>
          <w:lang w:val="en-GB"/>
        </w:rPr>
      </w:pPr>
      <w:r w:rsidRPr="000F3C94">
        <w:rPr>
          <w:lang w:val="en-GB"/>
        </w:rPr>
        <w:t xml:space="preserve">When an update to a dataset is received by the system it must add new features or replace definitions but it’s not possible to delete features. For full details of the updating procedure please refer to S-100 </w:t>
      </w:r>
      <w:r w:rsidR="006F747B" w:rsidRPr="000F3C94">
        <w:rPr>
          <w:lang w:val="en-GB"/>
        </w:rPr>
        <w:t>E</w:t>
      </w:r>
      <w:r w:rsidRPr="000F3C94">
        <w:rPr>
          <w:lang w:val="en-GB"/>
        </w:rPr>
        <w:t>dition 5.2</w:t>
      </w:r>
      <w:r w:rsidR="006F747B" w:rsidRPr="000F3C94">
        <w:rPr>
          <w:lang w:val="en-GB"/>
        </w:rPr>
        <w:t>,</w:t>
      </w:r>
      <w:r w:rsidRPr="000F3C94">
        <w:rPr>
          <w:lang w:val="en-GB"/>
        </w:rPr>
        <w:t xml:space="preserve"> </w:t>
      </w:r>
      <w:r w:rsidR="006F747B" w:rsidRPr="000F3C94">
        <w:rPr>
          <w:lang w:val="en-GB"/>
        </w:rPr>
        <w:t>P</w:t>
      </w:r>
      <w:r w:rsidRPr="000F3C94">
        <w:rPr>
          <w:lang w:val="en-GB"/>
        </w:rPr>
        <w:t>art 10b</w:t>
      </w:r>
      <w:r w:rsidR="00867A20" w:rsidRPr="000F3C94">
        <w:rPr>
          <w:lang w:val="en-GB"/>
        </w:rPr>
        <w:t>,</w:t>
      </w:r>
      <w:r w:rsidR="006F747B" w:rsidRPr="000F3C94">
        <w:rPr>
          <w:lang w:val="en-GB"/>
        </w:rPr>
        <w:t xml:space="preserve"> clause</w:t>
      </w:r>
      <w:r w:rsidRPr="000F3C94">
        <w:rPr>
          <w:lang w:val="en-GB"/>
        </w:rPr>
        <w:t xml:space="preserve"> </w:t>
      </w:r>
      <w:r w:rsidR="006F747B" w:rsidRPr="000F3C94">
        <w:rPr>
          <w:lang w:val="en-GB"/>
        </w:rPr>
        <w:t>10b-</w:t>
      </w:r>
      <w:r w:rsidRPr="000F3C94">
        <w:rPr>
          <w:lang w:val="en-GB"/>
        </w:rPr>
        <w:t>11.5 Updating.</w:t>
      </w:r>
    </w:p>
    <w:p w14:paraId="56CB8D91" w14:textId="7F73624C" w:rsidR="00143D25" w:rsidRPr="000F3C94" w:rsidRDefault="00143D25" w:rsidP="00143D25">
      <w:pPr>
        <w:rPr>
          <w:rFonts w:eastAsiaTheme="minorEastAsia"/>
          <w:lang w:val="en-GB"/>
        </w:rPr>
      </w:pPr>
      <w:r w:rsidRPr="000F3C94">
        <w:rPr>
          <w:rFonts w:eastAsiaTheme="minorEastAsia"/>
          <w:lang w:val="en-GB"/>
        </w:rPr>
        <w:t xml:space="preserve">Data servers can create a single S-128 catalogue per S-100 product type, </w:t>
      </w:r>
      <w:r w:rsidR="00867A20" w:rsidRPr="000F3C94">
        <w:rPr>
          <w:rFonts w:eastAsiaTheme="minorEastAsia"/>
          <w:lang w:val="en-GB"/>
        </w:rPr>
        <w:t>for example</w:t>
      </w:r>
      <w:r w:rsidRPr="000F3C94">
        <w:rPr>
          <w:rFonts w:eastAsiaTheme="minorEastAsia"/>
          <w:lang w:val="en-GB"/>
        </w:rPr>
        <w:t xml:space="preserve"> an S-128 for S-101 and an S-128 for S-102, or a mixed S-128 catalogue file with multiple products. When an S-128 is created for one product type, the S-128 should not alter the revision status of the other products in the ECDIS.</w:t>
      </w:r>
    </w:p>
    <w:p w14:paraId="2924D10A" w14:textId="7273F2E3" w:rsidR="00143D25" w:rsidRPr="000F3C94" w:rsidRDefault="00143D25" w:rsidP="00143D25">
      <w:pPr>
        <w:rPr>
          <w:rFonts w:eastAsiaTheme="minorEastAsia"/>
          <w:lang w:val="en-GB"/>
        </w:rPr>
      </w:pPr>
      <w:r w:rsidRPr="000F3C94">
        <w:rPr>
          <w:rFonts w:eastAsiaTheme="minorEastAsia"/>
          <w:lang w:val="en-GB"/>
        </w:rPr>
        <w:t xml:space="preserve">Not every S-100 Exchange </w:t>
      </w:r>
      <w:r w:rsidR="004314CB" w:rsidRPr="000F3C94">
        <w:rPr>
          <w:rFonts w:eastAsiaTheme="minorEastAsia"/>
          <w:lang w:val="en-GB"/>
        </w:rPr>
        <w:t>S</w:t>
      </w:r>
      <w:r w:rsidRPr="000F3C94">
        <w:rPr>
          <w:rFonts w:eastAsiaTheme="minorEastAsia"/>
          <w:lang w:val="en-GB"/>
        </w:rPr>
        <w:t>et will contain an S-128 file. If an S-128 file has not been received and updated within 4 weeks of the last S-128 file loaded, the ECDIS update status of all products must be set to ‘Not Up To Date’.</w:t>
      </w:r>
    </w:p>
    <w:p w14:paraId="768F3598" w14:textId="77777777" w:rsidR="004314CB" w:rsidRPr="000F3C94" w:rsidRDefault="004314CB" w:rsidP="00143D25">
      <w:pPr>
        <w:rPr>
          <w:rFonts w:eastAsiaTheme="minorEastAsia"/>
          <w:lang w:val="en-GB"/>
        </w:rPr>
      </w:pPr>
    </w:p>
    <w:p w14:paraId="3368EE90" w14:textId="77777777" w:rsidR="00E83228" w:rsidRPr="000F3C94" w:rsidRDefault="00E83228" w:rsidP="004314CB">
      <w:pPr>
        <w:pStyle w:val="Heading2"/>
        <w:tabs>
          <w:tab w:val="clear" w:pos="540"/>
        </w:tabs>
        <w:rPr>
          <w:lang w:val="en-GB" w:eastAsia="en-US"/>
        </w:rPr>
      </w:pPr>
      <w:bookmarkStart w:id="489" w:name="_Toc152232592"/>
      <w:bookmarkStart w:id="490" w:name="_Toc194500026"/>
      <w:r w:rsidRPr="000F3C94">
        <w:rPr>
          <w:lang w:val="en-GB" w:eastAsia="en-US"/>
        </w:rPr>
        <w:t>Dataset</w:t>
      </w:r>
      <w:bookmarkEnd w:id="489"/>
      <w:bookmarkEnd w:id="490"/>
    </w:p>
    <w:p w14:paraId="5B94D17E" w14:textId="77777777" w:rsidR="00183503" w:rsidRPr="000F3C94" w:rsidRDefault="00183503" w:rsidP="004314CB">
      <w:pPr>
        <w:pStyle w:val="Heading3"/>
        <w:tabs>
          <w:tab w:val="clear" w:pos="660"/>
        </w:tabs>
        <w:rPr>
          <w:lang w:val="en-GB"/>
        </w:rPr>
      </w:pPr>
      <w:bookmarkStart w:id="491" w:name="_Toc225648341"/>
      <w:bookmarkStart w:id="492" w:name="_Toc225648342"/>
      <w:bookmarkStart w:id="493" w:name="_Toc152232593"/>
      <w:bookmarkStart w:id="494" w:name="_Toc194500027"/>
      <w:r w:rsidRPr="000F3C94">
        <w:rPr>
          <w:lang w:val="en-GB"/>
        </w:rPr>
        <w:t>Data</w:t>
      </w:r>
      <w:r w:rsidR="00064E25" w:rsidRPr="000F3C94">
        <w:rPr>
          <w:lang w:val="en-GB"/>
        </w:rPr>
        <w:t>s</w:t>
      </w:r>
      <w:r w:rsidRPr="000F3C94">
        <w:rPr>
          <w:lang w:val="en-GB"/>
        </w:rPr>
        <w:t>ets</w:t>
      </w:r>
      <w:bookmarkEnd w:id="491"/>
      <w:bookmarkEnd w:id="492"/>
      <w:bookmarkEnd w:id="493"/>
      <w:bookmarkEnd w:id="494"/>
      <w:r w:rsidRPr="000F3C94">
        <w:rPr>
          <w:lang w:val="en-GB"/>
        </w:rPr>
        <w:t xml:space="preserve"> </w:t>
      </w:r>
    </w:p>
    <w:p w14:paraId="17AC53D5" w14:textId="6BE4AD2D" w:rsidR="009629AC" w:rsidRPr="000F3C94" w:rsidRDefault="001130BF" w:rsidP="001130BF">
      <w:pPr>
        <w:rPr>
          <w:lang w:val="en-GB" w:eastAsia="en-US"/>
        </w:rPr>
      </w:pPr>
      <w:r w:rsidRPr="000F3C94">
        <w:rPr>
          <w:lang w:val="en-GB" w:eastAsia="en-US"/>
        </w:rPr>
        <w:t xml:space="preserve">A dataset is a grouping of features, attributes, geometry, and metadata which comprises a specific coverage. The types of CNP datasets produces and contained within an Exchange Set are listed in </w:t>
      </w:r>
      <w:r w:rsidR="00DA2A39" w:rsidRPr="000F3C94">
        <w:rPr>
          <w:lang w:val="en-GB" w:eastAsia="en-US"/>
        </w:rPr>
        <w:t xml:space="preserve">Table 11-1 </w:t>
      </w:r>
      <w:r w:rsidRPr="000F3C94">
        <w:rPr>
          <w:lang w:val="en-GB" w:eastAsia="en-US"/>
        </w:rPr>
        <w:t>below:</w:t>
      </w:r>
    </w:p>
    <w:p w14:paraId="1CD57040" w14:textId="5E452BE8" w:rsidR="009629AC" w:rsidRPr="000F3C94" w:rsidRDefault="009629AC" w:rsidP="009629AC">
      <w:pPr>
        <w:pStyle w:val="Caption"/>
        <w:keepNext/>
        <w:jc w:val="center"/>
        <w:rPr>
          <w:sz w:val="18"/>
          <w:szCs w:val="18"/>
          <w:lang w:val="en-GB"/>
        </w:rPr>
      </w:pPr>
      <w:bookmarkStart w:id="495" w:name="_Ref148215660"/>
      <w:r w:rsidRPr="000F3C94">
        <w:rPr>
          <w:sz w:val="18"/>
          <w:szCs w:val="18"/>
          <w:lang w:val="en-GB"/>
        </w:rPr>
        <w:t xml:space="preserve">Table </w:t>
      </w:r>
      <w:bookmarkEnd w:id="495"/>
      <w:r w:rsidR="00DA2A39" w:rsidRPr="000F3C94">
        <w:rPr>
          <w:sz w:val="18"/>
          <w:szCs w:val="18"/>
          <w:lang w:val="en-GB"/>
        </w:rPr>
        <w:t xml:space="preserve">11-1 </w:t>
      </w:r>
      <w:r w:rsidR="00502A48" w:rsidRPr="000F3C94">
        <w:rPr>
          <w:sz w:val="18"/>
          <w:szCs w:val="18"/>
          <w:lang w:val="en-GB"/>
        </w:rPr>
        <w:t>–</w:t>
      </w:r>
      <w:r w:rsidR="00DA2A39" w:rsidRPr="000F3C94">
        <w:rPr>
          <w:sz w:val="18"/>
          <w:szCs w:val="18"/>
          <w:lang w:val="en-GB"/>
        </w:rPr>
        <w:t xml:space="preserve"> </w:t>
      </w:r>
      <w:r w:rsidRPr="000F3C94">
        <w:rPr>
          <w:sz w:val="18"/>
          <w:szCs w:val="18"/>
          <w:lang w:val="en-GB"/>
        </w:rPr>
        <w:t>CNP dataset types</w:t>
      </w:r>
    </w:p>
    <w:tbl>
      <w:tblPr>
        <w:tblW w:w="9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56"/>
        <w:gridCol w:w="6160"/>
      </w:tblGrid>
      <w:tr w:rsidR="00BB6AB0" w:rsidRPr="000F3C94" w14:paraId="5EFC337A" w14:textId="77777777" w:rsidTr="00944870">
        <w:tc>
          <w:tcPr>
            <w:tcW w:w="3056" w:type="dxa"/>
            <w:shd w:val="clear" w:color="auto" w:fill="D9D9D9"/>
          </w:tcPr>
          <w:p w14:paraId="6E3EB505" w14:textId="77777777" w:rsidR="009629AC" w:rsidRPr="000F3C94" w:rsidRDefault="009629AC" w:rsidP="00944870">
            <w:pPr>
              <w:pStyle w:val="TableParagraph"/>
              <w:spacing w:before="60" w:after="60"/>
              <w:ind w:left="108"/>
              <w:rPr>
                <w:b/>
                <w:sz w:val="18"/>
                <w:lang w:val="en-GB"/>
              </w:rPr>
            </w:pPr>
            <w:r w:rsidRPr="000F3C94">
              <w:rPr>
                <w:b/>
                <w:sz w:val="18"/>
                <w:lang w:val="en-GB"/>
              </w:rPr>
              <w:t>Dataset</w:t>
            </w:r>
          </w:p>
        </w:tc>
        <w:tc>
          <w:tcPr>
            <w:tcW w:w="6160" w:type="dxa"/>
            <w:shd w:val="clear" w:color="auto" w:fill="D9D9D9"/>
          </w:tcPr>
          <w:p w14:paraId="76B37E2B" w14:textId="77777777" w:rsidR="009629AC" w:rsidRPr="000F3C94" w:rsidRDefault="009629AC" w:rsidP="00944870">
            <w:pPr>
              <w:pStyle w:val="TableParagraph"/>
              <w:spacing w:before="60" w:after="60"/>
              <w:ind w:left="108"/>
              <w:rPr>
                <w:b/>
                <w:sz w:val="18"/>
                <w:lang w:val="en-GB"/>
              </w:rPr>
            </w:pPr>
            <w:r w:rsidRPr="000F3C94">
              <w:rPr>
                <w:b/>
                <w:sz w:val="18"/>
                <w:lang w:val="en-GB"/>
              </w:rPr>
              <w:t>Explanations</w:t>
            </w:r>
          </w:p>
        </w:tc>
      </w:tr>
      <w:tr w:rsidR="00BB6AB0" w:rsidRPr="000F3C94" w14:paraId="529C68DA" w14:textId="77777777" w:rsidTr="00944870">
        <w:tc>
          <w:tcPr>
            <w:tcW w:w="3056" w:type="dxa"/>
            <w:shd w:val="clear" w:color="auto" w:fill="auto"/>
          </w:tcPr>
          <w:p w14:paraId="0C4FB2E7" w14:textId="0DAD6FC7" w:rsidR="009629AC" w:rsidRPr="000F3C94" w:rsidRDefault="009629AC" w:rsidP="00944870">
            <w:pPr>
              <w:pStyle w:val="TableParagraph"/>
              <w:spacing w:before="60" w:after="60"/>
              <w:ind w:left="108"/>
              <w:rPr>
                <w:sz w:val="18"/>
                <w:lang w:val="en-GB"/>
              </w:rPr>
            </w:pPr>
            <w:r w:rsidRPr="000F3C94">
              <w:rPr>
                <w:sz w:val="18"/>
                <w:lang w:val="en-GB"/>
              </w:rPr>
              <w:t>New</w:t>
            </w:r>
            <w:r w:rsidRPr="000F3C94">
              <w:rPr>
                <w:spacing w:val="-5"/>
                <w:sz w:val="18"/>
                <w:lang w:val="en-GB"/>
              </w:rPr>
              <w:t xml:space="preserve"> </w:t>
            </w:r>
            <w:r w:rsidRPr="000F3C94">
              <w:rPr>
                <w:sz w:val="18"/>
                <w:lang w:val="en-GB"/>
              </w:rPr>
              <w:t>dataset</w:t>
            </w:r>
            <w:r w:rsidRPr="000F3C94">
              <w:rPr>
                <w:spacing w:val="-2"/>
                <w:sz w:val="18"/>
                <w:lang w:val="en-GB"/>
              </w:rPr>
              <w:t xml:space="preserve"> </w:t>
            </w:r>
            <w:r w:rsidRPr="000F3C94">
              <w:rPr>
                <w:sz w:val="18"/>
                <w:lang w:val="en-GB"/>
              </w:rPr>
              <w:t>(base</w:t>
            </w:r>
            <w:r w:rsidRPr="000F3C94">
              <w:rPr>
                <w:spacing w:val="-2"/>
                <w:sz w:val="18"/>
                <w:lang w:val="en-GB"/>
              </w:rPr>
              <w:t xml:space="preserve"> </w:t>
            </w:r>
            <w:r w:rsidRPr="000F3C94">
              <w:rPr>
                <w:sz w:val="18"/>
                <w:lang w:val="en-GB"/>
              </w:rPr>
              <w:t>dataset)</w:t>
            </w:r>
          </w:p>
        </w:tc>
        <w:tc>
          <w:tcPr>
            <w:tcW w:w="6160" w:type="dxa"/>
            <w:shd w:val="clear" w:color="auto" w:fill="auto"/>
          </w:tcPr>
          <w:p w14:paraId="688F0AC0" w14:textId="06BD7215" w:rsidR="00413C9B" w:rsidRPr="000F3C94" w:rsidRDefault="00BB1DC2" w:rsidP="00944870">
            <w:pPr>
              <w:pStyle w:val="TableParagraph"/>
              <w:spacing w:before="60" w:after="60"/>
              <w:ind w:left="108"/>
              <w:rPr>
                <w:sz w:val="18"/>
                <w:lang w:val="en-GB"/>
              </w:rPr>
            </w:pPr>
            <w:r w:rsidRPr="000F3C94">
              <w:rPr>
                <w:rFonts w:eastAsia="MS Mincho"/>
                <w:color w:val="000000"/>
                <w:sz w:val="18"/>
                <w:szCs w:val="18"/>
                <w:shd w:val="clear" w:color="auto" w:fill="FFFFFF"/>
                <w:lang w:val="en-GB" w:eastAsia="ko-KR"/>
              </w:rPr>
              <w:t>No data has previously been produced for this area</w:t>
            </w:r>
            <w:r w:rsidRPr="000F3C94">
              <w:rPr>
                <w:rFonts w:eastAsia="MS Mincho"/>
                <w:b/>
                <w:bCs/>
                <w:color w:val="000000"/>
                <w:sz w:val="18"/>
                <w:szCs w:val="18"/>
                <w:shd w:val="clear" w:color="auto" w:fill="FFFFFF"/>
                <w:lang w:val="en-GB" w:eastAsia="ko-KR"/>
              </w:rPr>
              <w:t> </w:t>
            </w:r>
            <w:r w:rsidRPr="000F3C94">
              <w:rPr>
                <w:rFonts w:eastAsia="MS Mincho"/>
                <w:bCs/>
                <w:color w:val="000000"/>
                <w:sz w:val="18"/>
                <w:szCs w:val="18"/>
                <w:shd w:val="clear" w:color="auto" w:fill="FFFFFF"/>
                <w:lang w:val="en-GB" w:eastAsia="ko-KR"/>
              </w:rPr>
              <w:t>or there is a significant change from the existing, for example, coverage or extent.</w:t>
            </w:r>
          </w:p>
        </w:tc>
      </w:tr>
      <w:tr w:rsidR="00BB6AB0" w:rsidRPr="000F3C94" w14:paraId="6A21A5CC" w14:textId="77777777" w:rsidTr="00944870">
        <w:tc>
          <w:tcPr>
            <w:tcW w:w="3056" w:type="dxa"/>
            <w:shd w:val="clear" w:color="auto" w:fill="auto"/>
          </w:tcPr>
          <w:p w14:paraId="556F4BC2" w14:textId="34519866" w:rsidR="009629AC" w:rsidRPr="000F3C94" w:rsidRDefault="009629AC" w:rsidP="00944870">
            <w:pPr>
              <w:pStyle w:val="TableParagraph"/>
              <w:spacing w:before="60" w:after="60"/>
              <w:ind w:left="108"/>
              <w:rPr>
                <w:sz w:val="18"/>
                <w:lang w:val="en-GB"/>
              </w:rPr>
            </w:pPr>
            <w:r w:rsidRPr="000F3C94">
              <w:rPr>
                <w:sz w:val="18"/>
                <w:lang w:val="en-GB"/>
              </w:rPr>
              <w:t>New</w:t>
            </w:r>
            <w:r w:rsidRPr="000F3C94">
              <w:rPr>
                <w:spacing w:val="-4"/>
                <w:sz w:val="18"/>
                <w:lang w:val="en-GB"/>
              </w:rPr>
              <w:t xml:space="preserve"> </w:t>
            </w:r>
            <w:r w:rsidRPr="000F3C94">
              <w:rPr>
                <w:sz w:val="18"/>
                <w:lang w:val="en-GB"/>
              </w:rPr>
              <w:t>Edition of</w:t>
            </w:r>
            <w:r w:rsidRPr="000F3C94">
              <w:rPr>
                <w:spacing w:val="-3"/>
                <w:sz w:val="18"/>
                <w:lang w:val="en-GB"/>
              </w:rPr>
              <w:t xml:space="preserve"> </w:t>
            </w:r>
            <w:r w:rsidRPr="000F3C94">
              <w:rPr>
                <w:sz w:val="18"/>
                <w:lang w:val="en-GB"/>
              </w:rPr>
              <w:t>a dataset</w:t>
            </w:r>
            <w:r w:rsidR="00143D25" w:rsidRPr="000F3C94">
              <w:rPr>
                <w:sz w:val="18"/>
                <w:lang w:val="en-GB"/>
              </w:rPr>
              <w:br/>
              <w:t>(base</w:t>
            </w:r>
            <w:r w:rsidR="00143D25" w:rsidRPr="000F3C94">
              <w:rPr>
                <w:spacing w:val="-2"/>
                <w:sz w:val="18"/>
                <w:lang w:val="en-GB"/>
              </w:rPr>
              <w:t xml:space="preserve"> </w:t>
            </w:r>
            <w:r w:rsidR="00143D25" w:rsidRPr="000F3C94">
              <w:rPr>
                <w:sz w:val="18"/>
                <w:lang w:val="en-GB"/>
              </w:rPr>
              <w:t>dataset)</w:t>
            </w:r>
          </w:p>
        </w:tc>
        <w:tc>
          <w:tcPr>
            <w:tcW w:w="6160" w:type="dxa"/>
            <w:shd w:val="clear" w:color="auto" w:fill="auto"/>
          </w:tcPr>
          <w:p w14:paraId="29BA4624" w14:textId="36E686D6" w:rsidR="009629AC" w:rsidRPr="000F3C94" w:rsidRDefault="00B71833" w:rsidP="00944870">
            <w:pPr>
              <w:pStyle w:val="TableParagraph"/>
              <w:spacing w:before="60" w:after="60"/>
              <w:ind w:left="108" w:right="118"/>
              <w:rPr>
                <w:sz w:val="18"/>
                <w:lang w:val="en-GB"/>
              </w:rPr>
            </w:pPr>
            <w:r w:rsidRPr="000F3C94">
              <w:rPr>
                <w:sz w:val="18"/>
                <w:lang w:val="en-GB"/>
              </w:rPr>
              <w:t xml:space="preserve">No data has previously been produced for this area. </w:t>
            </w:r>
            <w:r w:rsidR="009629AC" w:rsidRPr="000F3C94">
              <w:rPr>
                <w:sz w:val="18"/>
                <w:lang w:val="en-GB"/>
              </w:rPr>
              <w:t>Each New Edition of a dataset must have the same name as</w:t>
            </w:r>
            <w:r w:rsidR="009629AC" w:rsidRPr="000F3C94">
              <w:rPr>
                <w:spacing w:val="-47"/>
                <w:sz w:val="18"/>
                <w:lang w:val="en-GB"/>
              </w:rPr>
              <w:t xml:space="preserve"> </w:t>
            </w:r>
            <w:r w:rsidR="009629AC" w:rsidRPr="000F3C94">
              <w:rPr>
                <w:sz w:val="18"/>
                <w:lang w:val="en-GB"/>
              </w:rPr>
              <w:t>the</w:t>
            </w:r>
            <w:r w:rsidR="009629AC" w:rsidRPr="000F3C94">
              <w:rPr>
                <w:spacing w:val="-3"/>
                <w:sz w:val="18"/>
                <w:lang w:val="en-GB"/>
              </w:rPr>
              <w:t xml:space="preserve"> </w:t>
            </w:r>
            <w:r w:rsidR="009629AC" w:rsidRPr="000F3C94">
              <w:rPr>
                <w:sz w:val="18"/>
                <w:lang w:val="en-GB"/>
              </w:rPr>
              <w:t>dataset</w:t>
            </w:r>
            <w:r w:rsidR="009629AC" w:rsidRPr="000F3C94">
              <w:rPr>
                <w:spacing w:val="-3"/>
                <w:sz w:val="18"/>
                <w:lang w:val="en-GB"/>
              </w:rPr>
              <w:t xml:space="preserve"> </w:t>
            </w:r>
            <w:r w:rsidR="009629AC" w:rsidRPr="000F3C94">
              <w:rPr>
                <w:sz w:val="18"/>
                <w:lang w:val="en-GB"/>
              </w:rPr>
              <w:t>that</w:t>
            </w:r>
            <w:r w:rsidR="009629AC" w:rsidRPr="000F3C94">
              <w:rPr>
                <w:spacing w:val="-2"/>
                <w:sz w:val="18"/>
                <w:lang w:val="en-GB"/>
              </w:rPr>
              <w:t xml:space="preserve"> </w:t>
            </w:r>
            <w:r w:rsidR="009629AC" w:rsidRPr="000F3C94">
              <w:rPr>
                <w:sz w:val="18"/>
                <w:lang w:val="en-GB"/>
              </w:rPr>
              <w:t>it</w:t>
            </w:r>
            <w:r w:rsidR="009629AC" w:rsidRPr="000F3C94">
              <w:rPr>
                <w:spacing w:val="-3"/>
                <w:sz w:val="18"/>
                <w:lang w:val="en-GB"/>
              </w:rPr>
              <w:t xml:space="preserve"> </w:t>
            </w:r>
            <w:r w:rsidR="009629AC" w:rsidRPr="000F3C94">
              <w:rPr>
                <w:sz w:val="18"/>
                <w:lang w:val="en-GB"/>
              </w:rPr>
              <w:t>replaces</w:t>
            </w:r>
            <w:r w:rsidR="009629AC" w:rsidRPr="000F3C94">
              <w:rPr>
                <w:spacing w:val="-3"/>
                <w:sz w:val="18"/>
                <w:lang w:val="en-GB"/>
              </w:rPr>
              <w:t xml:space="preserve"> </w:t>
            </w:r>
            <w:r w:rsidR="009629AC" w:rsidRPr="000F3C94">
              <w:rPr>
                <w:sz w:val="18"/>
                <w:lang w:val="en-GB"/>
              </w:rPr>
              <w:t>and</w:t>
            </w:r>
            <w:r w:rsidR="009629AC" w:rsidRPr="000F3C94">
              <w:rPr>
                <w:spacing w:val="-3"/>
                <w:sz w:val="18"/>
                <w:lang w:val="en-GB"/>
              </w:rPr>
              <w:t xml:space="preserve"> </w:t>
            </w:r>
            <w:r w:rsidR="009629AC" w:rsidRPr="000F3C94">
              <w:rPr>
                <w:sz w:val="18"/>
                <w:lang w:val="en-GB"/>
              </w:rPr>
              <w:t>should</w:t>
            </w:r>
            <w:r w:rsidR="009629AC" w:rsidRPr="000F3C94">
              <w:rPr>
                <w:spacing w:val="-5"/>
                <w:sz w:val="18"/>
                <w:lang w:val="en-GB"/>
              </w:rPr>
              <w:t xml:space="preserve"> </w:t>
            </w:r>
            <w:r w:rsidR="009629AC" w:rsidRPr="000F3C94">
              <w:rPr>
                <w:sz w:val="18"/>
                <w:lang w:val="en-GB"/>
              </w:rPr>
              <w:t>have</w:t>
            </w:r>
            <w:r w:rsidR="009629AC" w:rsidRPr="000F3C94">
              <w:rPr>
                <w:spacing w:val="-2"/>
                <w:sz w:val="18"/>
                <w:lang w:val="en-GB"/>
              </w:rPr>
              <w:t xml:space="preserve"> </w:t>
            </w:r>
            <w:r w:rsidR="009629AC" w:rsidRPr="000F3C94">
              <w:rPr>
                <w:sz w:val="18"/>
                <w:lang w:val="en-GB"/>
              </w:rPr>
              <w:t>the</w:t>
            </w:r>
            <w:r w:rsidR="009629AC" w:rsidRPr="000F3C94">
              <w:rPr>
                <w:spacing w:val="-3"/>
                <w:sz w:val="18"/>
                <w:lang w:val="en-GB"/>
              </w:rPr>
              <w:t xml:space="preserve"> </w:t>
            </w:r>
            <w:r w:rsidR="009629AC" w:rsidRPr="000F3C94">
              <w:rPr>
                <w:sz w:val="18"/>
                <w:lang w:val="en-GB"/>
              </w:rPr>
              <w:t>same</w:t>
            </w:r>
            <w:r w:rsidR="009629AC" w:rsidRPr="000F3C94">
              <w:rPr>
                <w:spacing w:val="-2"/>
                <w:sz w:val="18"/>
                <w:lang w:val="en-GB"/>
              </w:rPr>
              <w:t xml:space="preserve"> </w:t>
            </w:r>
            <w:r w:rsidR="009629AC" w:rsidRPr="000F3C94">
              <w:rPr>
                <w:sz w:val="18"/>
                <w:lang w:val="en-GB"/>
              </w:rPr>
              <w:t>spatial</w:t>
            </w:r>
            <w:r w:rsidR="009629AC" w:rsidRPr="000F3C94">
              <w:rPr>
                <w:spacing w:val="-3"/>
                <w:sz w:val="18"/>
                <w:lang w:val="en-GB"/>
              </w:rPr>
              <w:t xml:space="preserve"> </w:t>
            </w:r>
            <w:r w:rsidR="009629AC" w:rsidRPr="000F3C94">
              <w:rPr>
                <w:sz w:val="18"/>
                <w:lang w:val="en-GB"/>
              </w:rPr>
              <w:t>extents.</w:t>
            </w:r>
            <w:r w:rsidR="009629AC" w:rsidRPr="000F3C94">
              <w:rPr>
                <w:spacing w:val="-2"/>
                <w:sz w:val="18"/>
                <w:lang w:val="en-GB"/>
              </w:rPr>
              <w:t xml:space="preserve"> </w:t>
            </w:r>
            <w:r w:rsidR="009629AC" w:rsidRPr="000F3C94">
              <w:rPr>
                <w:sz w:val="18"/>
                <w:lang w:val="en-GB"/>
              </w:rPr>
              <w:t>The</w:t>
            </w:r>
            <w:r w:rsidR="009629AC" w:rsidRPr="000F3C94">
              <w:rPr>
                <w:spacing w:val="-47"/>
                <w:sz w:val="18"/>
                <w:lang w:val="en-GB"/>
              </w:rPr>
              <w:t xml:space="preserve"> </w:t>
            </w:r>
            <w:r w:rsidR="009629AC" w:rsidRPr="000F3C94">
              <w:rPr>
                <w:sz w:val="18"/>
                <w:lang w:val="en-GB"/>
              </w:rPr>
              <w:t xml:space="preserve">Edition number in the dataset </w:t>
            </w:r>
            <w:r w:rsidR="009629AC" w:rsidRPr="000F3C94">
              <w:rPr>
                <w:sz w:val="18"/>
                <w:lang w:val="en-GB"/>
              </w:rPr>
              <w:lastRenderedPageBreak/>
              <w:t>discovery metadata shall increment up by</w:t>
            </w:r>
            <w:r w:rsidR="009629AC" w:rsidRPr="000F3C94">
              <w:rPr>
                <w:spacing w:val="1"/>
                <w:sz w:val="18"/>
                <w:lang w:val="en-GB"/>
              </w:rPr>
              <w:t xml:space="preserve"> </w:t>
            </w:r>
            <w:r w:rsidR="009629AC" w:rsidRPr="000F3C94">
              <w:rPr>
                <w:sz w:val="18"/>
                <w:lang w:val="en-GB"/>
              </w:rPr>
              <w:t>one</w:t>
            </w:r>
            <w:r w:rsidR="009629AC" w:rsidRPr="000F3C94">
              <w:rPr>
                <w:spacing w:val="-1"/>
                <w:sz w:val="18"/>
                <w:lang w:val="en-GB"/>
              </w:rPr>
              <w:t xml:space="preserve"> </w:t>
            </w:r>
            <w:r w:rsidR="009629AC" w:rsidRPr="000F3C94">
              <w:rPr>
                <w:sz w:val="18"/>
                <w:lang w:val="en-GB"/>
              </w:rPr>
              <w:t>from</w:t>
            </w:r>
            <w:r w:rsidR="009629AC" w:rsidRPr="000F3C94">
              <w:rPr>
                <w:spacing w:val="1"/>
                <w:sz w:val="18"/>
                <w:lang w:val="en-GB"/>
              </w:rPr>
              <w:t xml:space="preserve"> </w:t>
            </w:r>
            <w:r w:rsidR="009629AC" w:rsidRPr="000F3C94">
              <w:rPr>
                <w:sz w:val="18"/>
                <w:lang w:val="en-GB"/>
              </w:rPr>
              <w:t>the previous</w:t>
            </w:r>
            <w:r w:rsidR="009629AC" w:rsidRPr="000F3C94">
              <w:rPr>
                <w:spacing w:val="3"/>
                <w:sz w:val="18"/>
                <w:lang w:val="en-GB"/>
              </w:rPr>
              <w:t xml:space="preserve"> </w:t>
            </w:r>
            <w:r w:rsidR="009629AC" w:rsidRPr="000F3C94">
              <w:rPr>
                <w:sz w:val="18"/>
                <w:lang w:val="en-GB"/>
              </w:rPr>
              <w:t>Edition.</w:t>
            </w:r>
          </w:p>
        </w:tc>
      </w:tr>
      <w:tr w:rsidR="00BB6AB0" w:rsidRPr="000F3C94" w14:paraId="77951B7F" w14:textId="77777777" w:rsidTr="00944870">
        <w:tc>
          <w:tcPr>
            <w:tcW w:w="3056" w:type="dxa"/>
            <w:shd w:val="clear" w:color="auto" w:fill="auto"/>
          </w:tcPr>
          <w:p w14:paraId="27E27155" w14:textId="77777777" w:rsidR="009629AC" w:rsidRPr="000F3C94" w:rsidRDefault="009629AC" w:rsidP="00944870">
            <w:pPr>
              <w:pStyle w:val="TableParagraph"/>
              <w:spacing w:before="60" w:after="60"/>
              <w:ind w:left="108"/>
              <w:rPr>
                <w:sz w:val="18"/>
                <w:lang w:val="en-GB"/>
              </w:rPr>
            </w:pPr>
            <w:r w:rsidRPr="000F3C94">
              <w:rPr>
                <w:sz w:val="18"/>
                <w:lang w:val="en-GB"/>
              </w:rPr>
              <w:lastRenderedPageBreak/>
              <w:t>Update</w:t>
            </w:r>
            <w:r w:rsidRPr="000F3C94">
              <w:rPr>
                <w:spacing w:val="-3"/>
                <w:sz w:val="18"/>
                <w:lang w:val="en-GB"/>
              </w:rPr>
              <w:t xml:space="preserve"> </w:t>
            </w:r>
            <w:r w:rsidRPr="000F3C94">
              <w:rPr>
                <w:sz w:val="18"/>
                <w:lang w:val="en-GB"/>
              </w:rPr>
              <w:t>dataset</w:t>
            </w:r>
          </w:p>
        </w:tc>
        <w:tc>
          <w:tcPr>
            <w:tcW w:w="6160" w:type="dxa"/>
            <w:shd w:val="clear" w:color="auto" w:fill="auto"/>
          </w:tcPr>
          <w:p w14:paraId="352284C6" w14:textId="77777777" w:rsidR="009629AC" w:rsidRPr="000F3C94" w:rsidRDefault="009629AC" w:rsidP="00944870">
            <w:pPr>
              <w:pStyle w:val="TableParagraph"/>
              <w:spacing w:before="60" w:after="60"/>
              <w:ind w:left="108" w:right="199"/>
              <w:rPr>
                <w:sz w:val="18"/>
                <w:lang w:val="en-GB"/>
              </w:rPr>
            </w:pPr>
            <w:r w:rsidRPr="000F3C94">
              <w:rPr>
                <w:sz w:val="18"/>
                <w:lang w:val="en-GB"/>
              </w:rPr>
              <w:t>A delta change of the latest Edition of a dataset. If there is more than one</w:t>
            </w:r>
            <w:r w:rsidRPr="000F3C94">
              <w:rPr>
                <w:spacing w:val="-47"/>
                <w:sz w:val="18"/>
                <w:lang w:val="en-GB"/>
              </w:rPr>
              <w:t xml:space="preserve"> </w:t>
            </w:r>
            <w:r w:rsidRPr="000F3C94">
              <w:rPr>
                <w:sz w:val="18"/>
                <w:lang w:val="en-GB"/>
              </w:rPr>
              <w:t>update</w:t>
            </w:r>
            <w:r w:rsidRPr="000F3C94">
              <w:rPr>
                <w:spacing w:val="-2"/>
                <w:sz w:val="18"/>
                <w:lang w:val="en-GB"/>
              </w:rPr>
              <w:t xml:space="preserve"> </w:t>
            </w:r>
            <w:r w:rsidRPr="000F3C94">
              <w:rPr>
                <w:sz w:val="18"/>
                <w:lang w:val="en-GB"/>
              </w:rPr>
              <w:t>dataset,</w:t>
            </w:r>
            <w:r w:rsidRPr="000F3C94">
              <w:rPr>
                <w:spacing w:val="-2"/>
                <w:sz w:val="18"/>
                <w:lang w:val="en-GB"/>
              </w:rPr>
              <w:t xml:space="preserve"> </w:t>
            </w:r>
            <w:r w:rsidRPr="000F3C94">
              <w:rPr>
                <w:sz w:val="18"/>
                <w:lang w:val="en-GB"/>
              </w:rPr>
              <w:t>the</w:t>
            </w:r>
            <w:r w:rsidRPr="000F3C94">
              <w:rPr>
                <w:spacing w:val="-2"/>
                <w:sz w:val="18"/>
                <w:lang w:val="en-GB"/>
              </w:rPr>
              <w:t xml:space="preserve"> </w:t>
            </w:r>
            <w:r w:rsidRPr="000F3C94">
              <w:rPr>
                <w:sz w:val="18"/>
                <w:lang w:val="en-GB"/>
              </w:rPr>
              <w:t>subsequent</w:t>
            </w:r>
            <w:r w:rsidRPr="000F3C94">
              <w:rPr>
                <w:spacing w:val="-2"/>
                <w:sz w:val="18"/>
                <w:lang w:val="en-GB"/>
              </w:rPr>
              <w:t xml:space="preserve"> </w:t>
            </w:r>
            <w:r w:rsidRPr="000F3C94">
              <w:rPr>
                <w:sz w:val="18"/>
                <w:lang w:val="en-GB"/>
              </w:rPr>
              <w:t>update</w:t>
            </w:r>
            <w:r w:rsidRPr="000F3C94">
              <w:rPr>
                <w:spacing w:val="-2"/>
                <w:sz w:val="18"/>
                <w:lang w:val="en-GB"/>
              </w:rPr>
              <w:t xml:space="preserve"> </w:t>
            </w:r>
            <w:r w:rsidRPr="000F3C94">
              <w:rPr>
                <w:sz w:val="18"/>
                <w:lang w:val="en-GB"/>
              </w:rPr>
              <w:t>will</w:t>
            </w:r>
            <w:r w:rsidRPr="000F3C94">
              <w:rPr>
                <w:spacing w:val="-3"/>
                <w:sz w:val="18"/>
                <w:lang w:val="en-GB"/>
              </w:rPr>
              <w:t xml:space="preserve"> </w:t>
            </w:r>
            <w:r w:rsidRPr="000F3C94">
              <w:rPr>
                <w:sz w:val="18"/>
                <w:lang w:val="en-GB"/>
              </w:rPr>
              <w:t>be</w:t>
            </w:r>
            <w:r w:rsidRPr="000F3C94">
              <w:rPr>
                <w:spacing w:val="-2"/>
                <w:sz w:val="18"/>
                <w:lang w:val="en-GB"/>
              </w:rPr>
              <w:t xml:space="preserve"> </w:t>
            </w:r>
            <w:r w:rsidRPr="000F3C94">
              <w:rPr>
                <w:sz w:val="18"/>
                <w:lang w:val="en-GB"/>
              </w:rPr>
              <w:t>a</w:t>
            </w:r>
            <w:r w:rsidRPr="000F3C94">
              <w:rPr>
                <w:spacing w:val="-4"/>
                <w:sz w:val="18"/>
                <w:lang w:val="en-GB"/>
              </w:rPr>
              <w:t xml:space="preserve"> </w:t>
            </w:r>
            <w:r w:rsidRPr="000F3C94">
              <w:rPr>
                <w:sz w:val="18"/>
                <w:lang w:val="en-GB"/>
              </w:rPr>
              <w:t>delta</w:t>
            </w:r>
            <w:r w:rsidRPr="000F3C94">
              <w:rPr>
                <w:spacing w:val="-2"/>
                <w:sz w:val="18"/>
                <w:lang w:val="en-GB"/>
              </w:rPr>
              <w:t xml:space="preserve"> </w:t>
            </w:r>
            <w:r w:rsidRPr="000F3C94">
              <w:rPr>
                <w:sz w:val="18"/>
                <w:lang w:val="en-GB"/>
              </w:rPr>
              <w:t>of</w:t>
            </w:r>
            <w:r w:rsidRPr="000F3C94">
              <w:rPr>
                <w:spacing w:val="-4"/>
                <w:sz w:val="18"/>
                <w:lang w:val="en-GB"/>
              </w:rPr>
              <w:t xml:space="preserve"> </w:t>
            </w:r>
            <w:r w:rsidRPr="000F3C94">
              <w:rPr>
                <w:sz w:val="18"/>
                <w:lang w:val="en-GB"/>
              </w:rPr>
              <w:t>the</w:t>
            </w:r>
            <w:r w:rsidRPr="000F3C94">
              <w:rPr>
                <w:spacing w:val="-5"/>
                <w:sz w:val="18"/>
                <w:lang w:val="en-GB"/>
              </w:rPr>
              <w:t xml:space="preserve"> </w:t>
            </w:r>
            <w:r w:rsidRPr="000F3C94">
              <w:rPr>
                <w:sz w:val="18"/>
                <w:lang w:val="en-GB"/>
              </w:rPr>
              <w:t>base</w:t>
            </w:r>
            <w:r w:rsidRPr="000F3C94">
              <w:rPr>
                <w:spacing w:val="-4"/>
                <w:sz w:val="18"/>
                <w:lang w:val="en-GB"/>
              </w:rPr>
              <w:t xml:space="preserve"> </w:t>
            </w:r>
            <w:r w:rsidRPr="000F3C94">
              <w:rPr>
                <w:sz w:val="18"/>
                <w:lang w:val="en-GB"/>
              </w:rPr>
              <w:t>dataset</w:t>
            </w:r>
          </w:p>
          <w:p w14:paraId="084C70EE" w14:textId="77777777" w:rsidR="009629AC" w:rsidRPr="000F3C94" w:rsidRDefault="009629AC" w:rsidP="00944870">
            <w:pPr>
              <w:pStyle w:val="TableParagraph"/>
              <w:spacing w:before="60" w:after="60"/>
              <w:ind w:left="108"/>
              <w:rPr>
                <w:sz w:val="18"/>
                <w:lang w:val="en-GB"/>
              </w:rPr>
            </w:pPr>
            <w:r w:rsidRPr="000F3C94">
              <w:rPr>
                <w:sz w:val="18"/>
                <w:lang w:val="en-GB"/>
              </w:rPr>
              <w:t>+</w:t>
            </w:r>
            <w:r w:rsidRPr="000F3C94">
              <w:rPr>
                <w:spacing w:val="-3"/>
                <w:sz w:val="18"/>
                <w:lang w:val="en-GB"/>
              </w:rPr>
              <w:t xml:space="preserve"> </w:t>
            </w:r>
            <w:r w:rsidRPr="000F3C94">
              <w:rPr>
                <w:sz w:val="18"/>
                <w:lang w:val="en-GB"/>
              </w:rPr>
              <w:t>earlier</w:t>
            </w:r>
            <w:r w:rsidRPr="000F3C94">
              <w:rPr>
                <w:spacing w:val="-2"/>
                <w:sz w:val="18"/>
                <w:lang w:val="en-GB"/>
              </w:rPr>
              <w:t xml:space="preserve"> </w:t>
            </w:r>
            <w:r w:rsidRPr="000F3C94">
              <w:rPr>
                <w:sz w:val="18"/>
                <w:lang w:val="en-GB"/>
              </w:rPr>
              <w:t>update</w:t>
            </w:r>
            <w:r w:rsidRPr="000F3C94">
              <w:rPr>
                <w:spacing w:val="-2"/>
                <w:sz w:val="18"/>
                <w:lang w:val="en-GB"/>
              </w:rPr>
              <w:t xml:space="preserve"> </w:t>
            </w:r>
            <w:r w:rsidRPr="000F3C94">
              <w:rPr>
                <w:sz w:val="18"/>
                <w:lang w:val="en-GB"/>
              </w:rPr>
              <w:t>datasets.</w:t>
            </w:r>
          </w:p>
        </w:tc>
      </w:tr>
      <w:tr w:rsidR="00BB6AB0" w:rsidRPr="000F3C94" w14:paraId="30C195DC" w14:textId="77777777" w:rsidTr="00944870">
        <w:tc>
          <w:tcPr>
            <w:tcW w:w="3056" w:type="dxa"/>
            <w:shd w:val="clear" w:color="auto" w:fill="auto"/>
          </w:tcPr>
          <w:p w14:paraId="2E4CCA74" w14:textId="39505EF1" w:rsidR="009629AC" w:rsidRPr="000F3C94" w:rsidRDefault="009629AC" w:rsidP="00944870">
            <w:pPr>
              <w:pStyle w:val="TableParagraph"/>
              <w:spacing w:before="60" w:after="60"/>
              <w:ind w:left="108"/>
              <w:rPr>
                <w:sz w:val="18"/>
                <w:lang w:val="en-GB"/>
              </w:rPr>
            </w:pPr>
            <w:r w:rsidRPr="000F3C94">
              <w:rPr>
                <w:sz w:val="18"/>
                <w:lang w:val="en-GB"/>
              </w:rPr>
              <w:t>Re-issue</w:t>
            </w:r>
            <w:r w:rsidR="00143D25" w:rsidRPr="000F3C94">
              <w:rPr>
                <w:sz w:val="18"/>
                <w:lang w:val="en-GB"/>
              </w:rPr>
              <w:t xml:space="preserve"> (base</w:t>
            </w:r>
            <w:r w:rsidR="00143D25" w:rsidRPr="000F3C94">
              <w:rPr>
                <w:spacing w:val="-2"/>
                <w:sz w:val="18"/>
                <w:lang w:val="en-GB"/>
              </w:rPr>
              <w:t xml:space="preserve"> </w:t>
            </w:r>
            <w:r w:rsidR="00143D25" w:rsidRPr="000F3C94">
              <w:rPr>
                <w:sz w:val="18"/>
                <w:lang w:val="en-GB"/>
              </w:rPr>
              <w:t>dataset)</w:t>
            </w:r>
          </w:p>
        </w:tc>
        <w:tc>
          <w:tcPr>
            <w:tcW w:w="6160" w:type="dxa"/>
            <w:shd w:val="clear" w:color="auto" w:fill="auto"/>
          </w:tcPr>
          <w:p w14:paraId="52FF8C98" w14:textId="77777777" w:rsidR="009629AC" w:rsidRPr="000F3C94" w:rsidRDefault="009629AC" w:rsidP="00944870">
            <w:pPr>
              <w:pStyle w:val="TableParagraph"/>
              <w:spacing w:before="60" w:after="60"/>
              <w:ind w:left="108" w:right="118"/>
              <w:rPr>
                <w:sz w:val="18"/>
                <w:lang w:val="en-GB"/>
              </w:rPr>
            </w:pPr>
            <w:r w:rsidRPr="000F3C94">
              <w:rPr>
                <w:sz w:val="18"/>
                <w:lang w:val="en-GB"/>
              </w:rPr>
              <w:t>Including all the updates applied to the original dataset up to the date of</w:t>
            </w:r>
            <w:r w:rsidRPr="000F3C94">
              <w:rPr>
                <w:spacing w:val="1"/>
                <w:sz w:val="18"/>
                <w:lang w:val="en-GB"/>
              </w:rPr>
              <w:t xml:space="preserve"> </w:t>
            </w:r>
            <w:r w:rsidRPr="000F3C94">
              <w:rPr>
                <w:sz w:val="18"/>
                <w:lang w:val="en-GB"/>
              </w:rPr>
              <w:t>the</w:t>
            </w:r>
            <w:r w:rsidRPr="000F3C94">
              <w:rPr>
                <w:spacing w:val="-2"/>
                <w:sz w:val="18"/>
                <w:lang w:val="en-GB"/>
              </w:rPr>
              <w:t xml:space="preserve"> </w:t>
            </w:r>
            <w:r w:rsidRPr="000F3C94">
              <w:rPr>
                <w:sz w:val="18"/>
                <w:lang w:val="en-GB"/>
              </w:rPr>
              <w:t>reissue.</w:t>
            </w:r>
            <w:r w:rsidRPr="000F3C94">
              <w:rPr>
                <w:spacing w:val="-2"/>
                <w:sz w:val="18"/>
                <w:lang w:val="en-GB"/>
              </w:rPr>
              <w:t xml:space="preserve"> </w:t>
            </w:r>
            <w:r w:rsidRPr="000F3C94">
              <w:rPr>
                <w:sz w:val="18"/>
                <w:lang w:val="en-GB"/>
              </w:rPr>
              <w:t>A</w:t>
            </w:r>
            <w:r w:rsidRPr="000F3C94">
              <w:rPr>
                <w:spacing w:val="-5"/>
                <w:sz w:val="18"/>
                <w:lang w:val="en-GB"/>
              </w:rPr>
              <w:t xml:space="preserve"> </w:t>
            </w:r>
            <w:r w:rsidRPr="000F3C94">
              <w:rPr>
                <w:sz w:val="18"/>
                <w:lang w:val="en-GB"/>
              </w:rPr>
              <w:t>Re-issue</w:t>
            </w:r>
            <w:r w:rsidRPr="000F3C94">
              <w:rPr>
                <w:spacing w:val="-2"/>
                <w:sz w:val="18"/>
                <w:lang w:val="en-GB"/>
              </w:rPr>
              <w:t xml:space="preserve"> </w:t>
            </w:r>
            <w:r w:rsidRPr="000F3C94">
              <w:rPr>
                <w:sz w:val="18"/>
                <w:lang w:val="en-GB"/>
              </w:rPr>
              <w:t>does</w:t>
            </w:r>
            <w:r w:rsidRPr="000F3C94">
              <w:rPr>
                <w:spacing w:val="-3"/>
                <w:sz w:val="18"/>
                <w:lang w:val="en-GB"/>
              </w:rPr>
              <w:t xml:space="preserve"> </w:t>
            </w:r>
            <w:r w:rsidRPr="000F3C94">
              <w:rPr>
                <w:sz w:val="18"/>
                <w:lang w:val="en-GB"/>
              </w:rPr>
              <w:t>not</w:t>
            </w:r>
            <w:r w:rsidRPr="000F3C94">
              <w:rPr>
                <w:spacing w:val="-1"/>
                <w:sz w:val="18"/>
                <w:lang w:val="en-GB"/>
              </w:rPr>
              <w:t xml:space="preserve"> </w:t>
            </w:r>
            <w:r w:rsidRPr="000F3C94">
              <w:rPr>
                <w:sz w:val="18"/>
                <w:lang w:val="en-GB"/>
              </w:rPr>
              <w:t>contain</w:t>
            </w:r>
            <w:r w:rsidRPr="000F3C94">
              <w:rPr>
                <w:spacing w:val="-2"/>
                <w:sz w:val="18"/>
                <w:lang w:val="en-GB"/>
              </w:rPr>
              <w:t xml:space="preserve"> </w:t>
            </w:r>
            <w:r w:rsidRPr="000F3C94">
              <w:rPr>
                <w:sz w:val="18"/>
                <w:lang w:val="en-GB"/>
              </w:rPr>
              <w:t>any</w:t>
            </w:r>
            <w:r w:rsidRPr="000F3C94">
              <w:rPr>
                <w:spacing w:val="-1"/>
                <w:sz w:val="18"/>
                <w:lang w:val="en-GB"/>
              </w:rPr>
              <w:t xml:space="preserve"> </w:t>
            </w:r>
            <w:r w:rsidRPr="000F3C94">
              <w:rPr>
                <w:sz w:val="18"/>
                <w:lang w:val="en-GB"/>
              </w:rPr>
              <w:t>new</w:t>
            </w:r>
            <w:r w:rsidRPr="000F3C94">
              <w:rPr>
                <w:spacing w:val="-5"/>
                <w:sz w:val="18"/>
                <w:lang w:val="en-GB"/>
              </w:rPr>
              <w:t xml:space="preserve"> </w:t>
            </w:r>
            <w:r w:rsidRPr="000F3C94">
              <w:rPr>
                <w:sz w:val="18"/>
                <w:lang w:val="en-GB"/>
              </w:rPr>
              <w:t>information</w:t>
            </w:r>
            <w:r w:rsidRPr="000F3C94">
              <w:rPr>
                <w:spacing w:val="-4"/>
                <w:sz w:val="18"/>
                <w:lang w:val="en-GB"/>
              </w:rPr>
              <w:t xml:space="preserve"> </w:t>
            </w:r>
            <w:r w:rsidRPr="000F3C94">
              <w:rPr>
                <w:sz w:val="18"/>
                <w:lang w:val="en-GB"/>
              </w:rPr>
              <w:t>additional</w:t>
            </w:r>
            <w:r w:rsidRPr="000F3C94">
              <w:rPr>
                <w:spacing w:val="-1"/>
                <w:sz w:val="18"/>
                <w:lang w:val="en-GB"/>
              </w:rPr>
              <w:t xml:space="preserve"> </w:t>
            </w:r>
            <w:r w:rsidRPr="000F3C94">
              <w:rPr>
                <w:sz w:val="18"/>
                <w:lang w:val="en-GB"/>
              </w:rPr>
              <w:t>to</w:t>
            </w:r>
            <w:r w:rsidRPr="000F3C94">
              <w:rPr>
                <w:spacing w:val="-47"/>
                <w:sz w:val="18"/>
                <w:lang w:val="en-GB"/>
              </w:rPr>
              <w:t xml:space="preserve"> </w:t>
            </w:r>
            <w:r w:rsidRPr="000F3C94">
              <w:rPr>
                <w:sz w:val="18"/>
                <w:lang w:val="en-GB"/>
              </w:rPr>
              <w:t>that</w:t>
            </w:r>
            <w:r w:rsidRPr="000F3C94">
              <w:rPr>
                <w:spacing w:val="-1"/>
                <w:sz w:val="18"/>
                <w:lang w:val="en-GB"/>
              </w:rPr>
              <w:t xml:space="preserve"> </w:t>
            </w:r>
            <w:r w:rsidRPr="000F3C94">
              <w:rPr>
                <w:sz w:val="18"/>
                <w:lang w:val="en-GB"/>
              </w:rPr>
              <w:t>previously</w:t>
            </w:r>
            <w:r w:rsidRPr="000F3C94">
              <w:rPr>
                <w:spacing w:val="-2"/>
                <w:sz w:val="18"/>
                <w:lang w:val="en-GB"/>
              </w:rPr>
              <w:t xml:space="preserve"> </w:t>
            </w:r>
            <w:r w:rsidRPr="000F3C94">
              <w:rPr>
                <w:sz w:val="18"/>
                <w:lang w:val="en-GB"/>
              </w:rPr>
              <w:t>issued by</w:t>
            </w:r>
            <w:r w:rsidRPr="000F3C94">
              <w:rPr>
                <w:spacing w:val="-2"/>
                <w:sz w:val="18"/>
                <w:lang w:val="en-GB"/>
              </w:rPr>
              <w:t xml:space="preserve"> </w:t>
            </w:r>
            <w:r w:rsidRPr="000F3C94">
              <w:rPr>
                <w:sz w:val="18"/>
                <w:lang w:val="en-GB"/>
              </w:rPr>
              <w:t>updates.</w:t>
            </w:r>
          </w:p>
        </w:tc>
      </w:tr>
      <w:tr w:rsidR="00BB6AB0" w:rsidRPr="000F3C94" w14:paraId="7EB11801" w14:textId="77777777" w:rsidTr="00944870">
        <w:tc>
          <w:tcPr>
            <w:tcW w:w="3056" w:type="dxa"/>
            <w:shd w:val="clear" w:color="auto" w:fill="auto"/>
          </w:tcPr>
          <w:p w14:paraId="0D9EEF51" w14:textId="77777777" w:rsidR="009629AC" w:rsidRPr="000F3C94" w:rsidRDefault="009629AC" w:rsidP="00944870">
            <w:pPr>
              <w:pStyle w:val="TableParagraph"/>
              <w:spacing w:before="60" w:after="60"/>
              <w:ind w:left="108"/>
              <w:rPr>
                <w:sz w:val="18"/>
                <w:lang w:val="en-GB"/>
              </w:rPr>
            </w:pPr>
            <w:r w:rsidRPr="000F3C94">
              <w:rPr>
                <w:sz w:val="18"/>
                <w:lang w:val="en-GB"/>
              </w:rPr>
              <w:t>Cancellation</w:t>
            </w:r>
          </w:p>
        </w:tc>
        <w:tc>
          <w:tcPr>
            <w:tcW w:w="6160" w:type="dxa"/>
            <w:shd w:val="clear" w:color="auto" w:fill="auto"/>
          </w:tcPr>
          <w:p w14:paraId="6A45DA5D" w14:textId="3E29DEFB" w:rsidR="009629AC" w:rsidRPr="000F3C94" w:rsidRDefault="00B0200B" w:rsidP="00944870">
            <w:pPr>
              <w:pStyle w:val="TableParagraph"/>
              <w:spacing w:before="60" w:after="60"/>
              <w:ind w:left="108"/>
              <w:rPr>
                <w:sz w:val="18"/>
                <w:lang w:val="en-GB"/>
              </w:rPr>
            </w:pPr>
            <w:r w:rsidRPr="000F3C94">
              <w:rPr>
                <w:sz w:val="18"/>
                <w:lang w:val="en-GB"/>
              </w:rPr>
              <w:t>Indicates the dataset or Catalogue should no longer be used and can be deleted.</w:t>
            </w:r>
          </w:p>
          <w:p w14:paraId="4CC3830A" w14:textId="6D6B904D" w:rsidR="004A1EEB" w:rsidRPr="000F3C94" w:rsidRDefault="004A1EEB" w:rsidP="00944870">
            <w:pPr>
              <w:pStyle w:val="TableParagraph"/>
              <w:spacing w:before="60" w:after="60"/>
              <w:ind w:left="108"/>
              <w:rPr>
                <w:sz w:val="18"/>
                <w:lang w:val="en-GB"/>
              </w:rPr>
            </w:pPr>
            <w:r w:rsidRPr="000F3C94">
              <w:rPr>
                <w:sz w:val="18"/>
                <w:lang w:val="en-GB"/>
              </w:rPr>
              <w:t>For a cancellation, set:</w:t>
            </w:r>
          </w:p>
          <w:p w14:paraId="0386F1C0" w14:textId="77777777" w:rsidR="004A1EEB" w:rsidRPr="000F3C94" w:rsidRDefault="004A1EEB" w:rsidP="00944870">
            <w:pPr>
              <w:pStyle w:val="TableParagraph"/>
              <w:spacing w:before="60" w:after="60"/>
              <w:ind w:left="108"/>
              <w:rPr>
                <w:sz w:val="18"/>
                <w:lang w:val="en-GB"/>
              </w:rPr>
            </w:pPr>
            <w:r w:rsidRPr="000F3C94">
              <w:rPr>
                <w:sz w:val="18"/>
                <w:lang w:val="en-GB"/>
              </w:rPr>
              <w:t xml:space="preserve">• </w:t>
            </w:r>
            <w:proofErr w:type="spellStart"/>
            <w:r w:rsidRPr="000F3C94">
              <w:rPr>
                <w:sz w:val="18"/>
                <w:lang w:val="en-GB"/>
              </w:rPr>
              <w:t>fileName</w:t>
            </w:r>
            <w:proofErr w:type="spellEnd"/>
            <w:r w:rsidRPr="000F3C94">
              <w:rPr>
                <w:sz w:val="18"/>
                <w:lang w:val="en-GB"/>
              </w:rPr>
              <w:t xml:space="preserve"> = </w:t>
            </w:r>
            <w:proofErr w:type="spellStart"/>
            <w:r w:rsidRPr="000F3C94">
              <w:rPr>
                <w:sz w:val="18"/>
                <w:lang w:val="en-GB"/>
              </w:rPr>
              <w:t>fileName</w:t>
            </w:r>
            <w:proofErr w:type="spellEnd"/>
            <w:r w:rsidRPr="000F3C94">
              <w:rPr>
                <w:sz w:val="18"/>
                <w:lang w:val="en-GB"/>
              </w:rPr>
              <w:t xml:space="preserve"> of the cancelled dataset</w:t>
            </w:r>
          </w:p>
          <w:p w14:paraId="6AF5016E" w14:textId="77777777" w:rsidR="004A1EEB" w:rsidRPr="000F3C94" w:rsidRDefault="004A1EEB" w:rsidP="00944870">
            <w:pPr>
              <w:pStyle w:val="TableParagraph"/>
              <w:spacing w:before="60" w:after="60"/>
              <w:ind w:left="108"/>
              <w:rPr>
                <w:sz w:val="18"/>
                <w:lang w:val="en-GB"/>
              </w:rPr>
            </w:pPr>
            <w:r w:rsidRPr="000F3C94">
              <w:rPr>
                <w:sz w:val="18"/>
                <w:lang w:val="en-GB"/>
              </w:rPr>
              <w:t>• purpose = cancellation</w:t>
            </w:r>
          </w:p>
          <w:p w14:paraId="5444B905" w14:textId="77777777" w:rsidR="004A1EEB" w:rsidRPr="000F3C94" w:rsidRDefault="004A1EEB" w:rsidP="00944870">
            <w:pPr>
              <w:pStyle w:val="TableParagraph"/>
              <w:spacing w:before="60" w:after="60"/>
              <w:ind w:left="108"/>
              <w:rPr>
                <w:sz w:val="18"/>
                <w:lang w:val="en-GB"/>
              </w:rPr>
            </w:pPr>
            <w:r w:rsidRPr="000F3C94">
              <w:rPr>
                <w:sz w:val="18"/>
                <w:lang w:val="en-GB"/>
              </w:rPr>
              <w:t xml:space="preserve">• </w:t>
            </w:r>
            <w:proofErr w:type="spellStart"/>
            <w:r w:rsidRPr="000F3C94">
              <w:rPr>
                <w:sz w:val="18"/>
                <w:lang w:val="en-GB"/>
              </w:rPr>
              <w:t>issueDate</w:t>
            </w:r>
            <w:proofErr w:type="spellEnd"/>
            <w:r w:rsidRPr="000F3C94">
              <w:rPr>
                <w:sz w:val="18"/>
                <w:lang w:val="en-GB"/>
              </w:rPr>
              <w:t xml:space="preserve"> and </w:t>
            </w:r>
            <w:proofErr w:type="spellStart"/>
            <w:r w:rsidRPr="000F3C94">
              <w:rPr>
                <w:sz w:val="18"/>
                <w:lang w:val="en-GB"/>
              </w:rPr>
              <w:t>issueTime</w:t>
            </w:r>
            <w:proofErr w:type="spellEnd"/>
            <w:r w:rsidRPr="000F3C94">
              <w:rPr>
                <w:sz w:val="18"/>
                <w:lang w:val="en-GB"/>
              </w:rPr>
              <w:t xml:space="preserve"> = the issue date and time of the cancellation</w:t>
            </w:r>
          </w:p>
          <w:p w14:paraId="60935D7F" w14:textId="23B2FEE6" w:rsidR="004A1EEB" w:rsidRPr="000F3C94" w:rsidRDefault="004A1EEB" w:rsidP="00EB673C">
            <w:pPr>
              <w:pStyle w:val="TableParagraph"/>
              <w:spacing w:before="60" w:after="60"/>
              <w:ind w:left="108"/>
              <w:rPr>
                <w:sz w:val="18"/>
                <w:lang w:val="en-GB"/>
              </w:rPr>
            </w:pPr>
            <w:r w:rsidRPr="000F3C94">
              <w:rPr>
                <w:sz w:val="18"/>
                <w:lang w:val="en-GB"/>
              </w:rPr>
              <w:t xml:space="preserve">• </w:t>
            </w:r>
            <w:proofErr w:type="spellStart"/>
            <w:r w:rsidRPr="000F3C94">
              <w:rPr>
                <w:sz w:val="18"/>
                <w:lang w:val="en-GB"/>
              </w:rPr>
              <w:t>replacedData</w:t>
            </w:r>
            <w:proofErr w:type="spellEnd"/>
            <w:r w:rsidRPr="000F3C94">
              <w:rPr>
                <w:sz w:val="18"/>
                <w:lang w:val="en-GB"/>
              </w:rPr>
              <w:t xml:space="preserve"> = true if and only if the cancelled dataset is replaced by another dataset; otherwise</w:t>
            </w:r>
            <w:r w:rsidR="00EB673C" w:rsidRPr="000F3C94">
              <w:rPr>
                <w:sz w:val="18"/>
                <w:lang w:val="en-GB"/>
              </w:rPr>
              <w:t xml:space="preserve"> </w:t>
            </w:r>
            <w:r w:rsidRPr="000F3C94">
              <w:rPr>
                <w:sz w:val="18"/>
                <w:lang w:val="en-GB"/>
              </w:rPr>
              <w:t>false. This attribute must be populated for a cancellation.</w:t>
            </w:r>
          </w:p>
          <w:p w14:paraId="353EF6D6" w14:textId="4DE427B6" w:rsidR="004A1EEB" w:rsidRPr="000F3C94" w:rsidRDefault="004A1EEB" w:rsidP="008B01A3">
            <w:pPr>
              <w:pStyle w:val="TableParagraph"/>
              <w:spacing w:before="60" w:after="60"/>
              <w:ind w:left="108"/>
              <w:rPr>
                <w:sz w:val="18"/>
                <w:lang w:val="en-GB"/>
              </w:rPr>
            </w:pPr>
            <w:r w:rsidRPr="000F3C94">
              <w:rPr>
                <w:sz w:val="18"/>
                <w:lang w:val="en-GB"/>
              </w:rPr>
              <w:t xml:space="preserve">• </w:t>
            </w:r>
            <w:proofErr w:type="spellStart"/>
            <w:r w:rsidRPr="000F3C94">
              <w:rPr>
                <w:sz w:val="18"/>
                <w:lang w:val="en-GB"/>
              </w:rPr>
              <w:t>dataReplacement</w:t>
            </w:r>
            <w:proofErr w:type="spellEnd"/>
            <w:r w:rsidRPr="000F3C94">
              <w:rPr>
                <w:sz w:val="18"/>
                <w:lang w:val="en-GB"/>
              </w:rPr>
              <w:t xml:space="preserve">  =  </w:t>
            </w:r>
            <w:proofErr w:type="spellStart"/>
            <w:r w:rsidRPr="000F3C94">
              <w:rPr>
                <w:sz w:val="18"/>
                <w:lang w:val="en-GB"/>
              </w:rPr>
              <w:t>fileName</w:t>
            </w:r>
            <w:proofErr w:type="spellEnd"/>
            <w:r w:rsidRPr="000F3C94">
              <w:rPr>
                <w:sz w:val="18"/>
                <w:lang w:val="en-GB"/>
              </w:rPr>
              <w:t xml:space="preserve">  of  the  replacement  dataset  (if  and  only  if  the  cancelled  dataset  is replaced by another dataset). This attribute must be populated when </w:t>
            </w:r>
            <w:proofErr w:type="spellStart"/>
            <w:r w:rsidRPr="000F3C94">
              <w:rPr>
                <w:sz w:val="18"/>
                <w:lang w:val="en-GB"/>
              </w:rPr>
              <w:t>replacedData</w:t>
            </w:r>
            <w:proofErr w:type="spellEnd"/>
            <w:r w:rsidR="008B01A3" w:rsidRPr="000F3C94">
              <w:rPr>
                <w:sz w:val="18"/>
                <w:lang w:val="en-GB"/>
              </w:rPr>
              <w:t xml:space="preserve"> </w:t>
            </w:r>
            <w:r w:rsidRPr="000F3C94">
              <w:rPr>
                <w:sz w:val="18"/>
                <w:lang w:val="en-GB"/>
              </w:rPr>
              <w:t>=</w:t>
            </w:r>
            <w:r w:rsidR="008B01A3" w:rsidRPr="000F3C94">
              <w:rPr>
                <w:sz w:val="18"/>
                <w:lang w:val="en-GB"/>
              </w:rPr>
              <w:t xml:space="preserve"> </w:t>
            </w:r>
            <w:r w:rsidRPr="000F3C94">
              <w:rPr>
                <w:sz w:val="18"/>
                <w:lang w:val="en-GB"/>
              </w:rPr>
              <w:t>true.</w:t>
            </w:r>
          </w:p>
          <w:p w14:paraId="254FBA76" w14:textId="7295FEDB" w:rsidR="004A1EEB" w:rsidRPr="000F3C94" w:rsidRDefault="004A1EEB" w:rsidP="008B01A3">
            <w:pPr>
              <w:pStyle w:val="TableParagraph"/>
              <w:spacing w:before="60" w:after="60"/>
              <w:ind w:left="108"/>
              <w:rPr>
                <w:sz w:val="18"/>
                <w:lang w:val="en-GB"/>
              </w:rPr>
            </w:pPr>
            <w:r w:rsidRPr="000F3C94">
              <w:rPr>
                <w:sz w:val="18"/>
                <w:lang w:val="en-GB"/>
              </w:rPr>
              <w:t>• all other mandatory attributes to the same values as in the discovery metadata block for the dataset being cancelled.</w:t>
            </w:r>
          </w:p>
        </w:tc>
      </w:tr>
    </w:tbl>
    <w:p w14:paraId="0F05DFAF" w14:textId="77777777" w:rsidR="00371257" w:rsidRPr="000F3C94" w:rsidRDefault="00371257" w:rsidP="008B01A3">
      <w:pPr>
        <w:spacing w:after="0"/>
        <w:rPr>
          <w:lang w:val="en-GB" w:eastAsia="en-US"/>
        </w:rPr>
      </w:pPr>
    </w:p>
    <w:p w14:paraId="52833098" w14:textId="50C41FD4" w:rsidR="009629AC" w:rsidRPr="000F3C94" w:rsidRDefault="00371257" w:rsidP="001130BF">
      <w:pPr>
        <w:rPr>
          <w:lang w:val="en-GB" w:eastAsia="en-US"/>
        </w:rPr>
      </w:pPr>
      <w:r w:rsidRPr="000F3C94">
        <w:rPr>
          <w:lang w:val="en-GB" w:eastAsia="en-US"/>
        </w:rPr>
        <w:t>Where the limit of a Data Coverage feature for a base CNP dataset is to be changed, this must be done by issuing a New Edition of the dataset.</w:t>
      </w:r>
    </w:p>
    <w:p w14:paraId="76095E34" w14:textId="6500E1B8" w:rsidR="007C3513" w:rsidRPr="000F3C94" w:rsidRDefault="007C3513" w:rsidP="009C0C9A">
      <w:pPr>
        <w:pStyle w:val="Heading4"/>
        <w:tabs>
          <w:tab w:val="clear" w:pos="940"/>
          <w:tab w:val="clear" w:pos="1140"/>
          <w:tab w:val="clear" w:pos="1360"/>
        </w:tabs>
        <w:rPr>
          <w:lang w:val="en-GB"/>
        </w:rPr>
      </w:pPr>
      <w:r w:rsidRPr="000F3C94">
        <w:rPr>
          <w:lang w:val="en-GB"/>
        </w:rPr>
        <w:t xml:space="preserve"> Content of update datasets</w:t>
      </w:r>
    </w:p>
    <w:p w14:paraId="7CC7D0BB" w14:textId="77777777" w:rsidR="00CF2D46" w:rsidRPr="000F3C94" w:rsidRDefault="00CF2D46" w:rsidP="00CF2D46">
      <w:pPr>
        <w:rPr>
          <w:lang w:val="en-GB" w:eastAsia="en-US"/>
        </w:rPr>
      </w:pPr>
      <w:r w:rsidRPr="000F3C94">
        <w:rPr>
          <w:lang w:val="en-GB" w:eastAsia="en-US"/>
        </w:rPr>
        <w:t>Update datasets can only contain replacements, deletions, and additions of whole feature instances or information instances. This means that when a feature or information instance is updated, the new version must contain all the attributes of the old instance, including any inline spatial attributes (that is, inline geometry), except those attributes that are being removed.</w:t>
      </w:r>
    </w:p>
    <w:p w14:paraId="189F8701" w14:textId="77777777" w:rsidR="00CF2D46" w:rsidRPr="000F3C94" w:rsidRDefault="00CF2D46" w:rsidP="00CF2D46">
      <w:pPr>
        <w:rPr>
          <w:lang w:val="en-GB" w:eastAsia="en-US"/>
        </w:rPr>
      </w:pPr>
      <w:r w:rsidRPr="000F3C94">
        <w:rPr>
          <w:lang w:val="en-GB" w:eastAsia="en-US"/>
        </w:rPr>
        <w:t>An association to an instance of a feature or information type is treated as an attribute of the referring instance, and therefore adding or deleting an association means the original referring instance must be replaced with a new version. The instance at the other end of the association needs to be replaced if and only if it contains a reference to the first instance.</w:t>
      </w:r>
    </w:p>
    <w:p w14:paraId="3B0AE896" w14:textId="77777777" w:rsidR="00CF2D46" w:rsidRPr="000F3C94" w:rsidRDefault="00CF2D46" w:rsidP="00CF2D46">
      <w:pPr>
        <w:rPr>
          <w:lang w:val="en-GB" w:eastAsia="en-US"/>
        </w:rPr>
      </w:pPr>
      <w:r w:rsidRPr="000F3C94">
        <w:rPr>
          <w:lang w:val="en-GB" w:eastAsia="en-US"/>
        </w:rPr>
        <w:t>Spatial objects that are not inline (that is, geometry that is encoded as an independent spatial object in the dataset) are treated like any other object; that is, it needs to be updated if and only if the primitive has changed (for example, a coordinate is updated).</w:t>
      </w:r>
    </w:p>
    <w:p w14:paraId="4C86666B" w14:textId="2C899750" w:rsidR="007C3513" w:rsidRPr="000F3C94" w:rsidRDefault="00CF2D46" w:rsidP="00CF2D46">
      <w:pPr>
        <w:rPr>
          <w:lang w:val="en-GB" w:eastAsia="en-US"/>
        </w:rPr>
      </w:pPr>
      <w:r w:rsidRPr="000F3C94">
        <w:rPr>
          <w:lang w:val="en-GB" w:eastAsia="en-US"/>
        </w:rPr>
        <w:t xml:space="preserve">Feature and information type instances are deleted without replacement by setting the </w:t>
      </w:r>
      <w:proofErr w:type="spellStart"/>
      <w:r w:rsidRPr="000F3C94">
        <w:rPr>
          <w:lang w:val="en-GB" w:eastAsia="en-US"/>
        </w:rPr>
        <w:t>fixedDateRange.dateEnd</w:t>
      </w:r>
      <w:proofErr w:type="spellEnd"/>
      <w:r w:rsidRPr="000F3C94">
        <w:rPr>
          <w:lang w:val="en-GB" w:eastAsia="en-US"/>
        </w:rPr>
        <w:t xml:space="preserve"> attribute of the instance to the date of deletion, which will usually be the issue date of the update.</w:t>
      </w:r>
    </w:p>
    <w:p w14:paraId="63C87BB8" w14:textId="6ACAF982" w:rsidR="00596CE7" w:rsidRPr="000F3C94" w:rsidRDefault="007C3513" w:rsidP="009D06A3">
      <w:pPr>
        <w:pStyle w:val="Heading4"/>
        <w:tabs>
          <w:tab w:val="clear" w:pos="940"/>
          <w:tab w:val="clear" w:pos="1140"/>
          <w:tab w:val="clear" w:pos="1360"/>
        </w:tabs>
        <w:rPr>
          <w:lang w:val="en-GB"/>
        </w:rPr>
      </w:pPr>
      <w:r w:rsidRPr="000F3C94">
        <w:rPr>
          <w:lang w:val="en-GB"/>
        </w:rPr>
        <w:t xml:space="preserve"> </w:t>
      </w:r>
      <w:r w:rsidR="00596CE7" w:rsidRPr="000F3C94">
        <w:rPr>
          <w:lang w:val="en-GB"/>
        </w:rPr>
        <w:t>Dataset size</w:t>
      </w:r>
    </w:p>
    <w:p w14:paraId="60E24C81" w14:textId="59E82BD0" w:rsidR="00476436" w:rsidRPr="000F3C94" w:rsidRDefault="00476436" w:rsidP="00476436">
      <w:pPr>
        <w:spacing w:after="0" w:line="360" w:lineRule="auto"/>
        <w:rPr>
          <w:spacing w:val="1"/>
          <w:lang w:val="en-GB"/>
        </w:rPr>
      </w:pPr>
      <w:bookmarkStart w:id="496" w:name="_Toc225648343"/>
      <w:bookmarkStart w:id="497" w:name="_Toc225065200"/>
      <w:r w:rsidRPr="000F3C94">
        <w:rPr>
          <w:lang w:val="en-GB"/>
        </w:rPr>
        <w:t>CNP datasets sh</w:t>
      </w:r>
      <w:r w:rsidR="004862C2" w:rsidRPr="000F3C94">
        <w:rPr>
          <w:lang w:val="en-GB"/>
        </w:rPr>
        <w:t>ould</w:t>
      </w:r>
      <w:r w:rsidRPr="000F3C94">
        <w:rPr>
          <w:lang w:val="en-GB"/>
        </w:rPr>
        <w:t xml:space="preserve"> not exceed </w:t>
      </w:r>
      <w:r w:rsidR="00A35465">
        <w:rPr>
          <w:lang w:val="en-GB"/>
        </w:rPr>
        <w:t>100</w:t>
      </w:r>
      <w:r w:rsidRPr="000F3C94">
        <w:rPr>
          <w:lang w:val="en-GB"/>
        </w:rPr>
        <w:t>MB.</w:t>
      </w:r>
      <w:r w:rsidRPr="000F3C94">
        <w:rPr>
          <w:spacing w:val="1"/>
          <w:lang w:val="en-GB"/>
        </w:rPr>
        <w:t xml:space="preserve"> </w:t>
      </w:r>
    </w:p>
    <w:p w14:paraId="1A9CC8A9" w14:textId="77777777" w:rsidR="00183503" w:rsidRPr="000F3C94" w:rsidRDefault="002875C5" w:rsidP="009D06A3">
      <w:pPr>
        <w:pStyle w:val="Heading3"/>
        <w:tabs>
          <w:tab w:val="clear" w:pos="660"/>
        </w:tabs>
        <w:rPr>
          <w:lang w:val="en-GB"/>
        </w:rPr>
      </w:pPr>
      <w:bookmarkStart w:id="498" w:name="_Ref148213474"/>
      <w:bookmarkStart w:id="499" w:name="_Toc152232594"/>
      <w:bookmarkStart w:id="500" w:name="_Toc194500028"/>
      <w:r w:rsidRPr="000F3C94">
        <w:rPr>
          <w:lang w:val="en-GB"/>
        </w:rPr>
        <w:t>Data</w:t>
      </w:r>
      <w:r w:rsidR="00183503" w:rsidRPr="000F3C94">
        <w:rPr>
          <w:lang w:val="en-GB"/>
        </w:rPr>
        <w:t>set file naming</w:t>
      </w:r>
      <w:bookmarkEnd w:id="496"/>
      <w:bookmarkEnd w:id="497"/>
      <w:bookmarkEnd w:id="498"/>
      <w:bookmarkEnd w:id="499"/>
      <w:bookmarkEnd w:id="500"/>
      <w:r w:rsidR="00183503" w:rsidRPr="000F3C94">
        <w:rPr>
          <w:lang w:val="en-GB"/>
        </w:rPr>
        <w:t xml:space="preserve"> </w:t>
      </w:r>
    </w:p>
    <w:p w14:paraId="01706A2E" w14:textId="77777777" w:rsidR="00821697" w:rsidRPr="000F3C94" w:rsidRDefault="00821697" w:rsidP="00821697">
      <w:pPr>
        <w:rPr>
          <w:lang w:val="en-GB"/>
        </w:rPr>
      </w:pPr>
      <w:r w:rsidRPr="000F3C94">
        <w:rPr>
          <w:lang w:val="en-GB"/>
        </w:rPr>
        <w:t>All</w:t>
      </w:r>
      <w:r w:rsidRPr="000F3C94">
        <w:rPr>
          <w:spacing w:val="-6"/>
          <w:lang w:val="en-GB"/>
        </w:rPr>
        <w:t xml:space="preserve"> </w:t>
      </w:r>
      <w:r w:rsidRPr="000F3C94">
        <w:rPr>
          <w:lang w:val="en-GB"/>
        </w:rPr>
        <w:t>dataset</w:t>
      </w:r>
      <w:r w:rsidRPr="000F3C94">
        <w:rPr>
          <w:spacing w:val="-6"/>
          <w:lang w:val="en-GB"/>
        </w:rPr>
        <w:t xml:space="preserve"> </w:t>
      </w:r>
      <w:r w:rsidRPr="000F3C94">
        <w:rPr>
          <w:lang w:val="en-GB"/>
        </w:rPr>
        <w:t>files</w:t>
      </w:r>
      <w:r w:rsidRPr="000F3C94">
        <w:rPr>
          <w:spacing w:val="-2"/>
          <w:lang w:val="en-GB"/>
        </w:rPr>
        <w:t xml:space="preserve"> </w:t>
      </w:r>
      <w:r w:rsidRPr="000F3C94">
        <w:rPr>
          <w:lang w:val="en-GB"/>
        </w:rPr>
        <w:t>will</w:t>
      </w:r>
      <w:r w:rsidRPr="000F3C94">
        <w:rPr>
          <w:spacing w:val="-4"/>
          <w:lang w:val="en-GB"/>
        </w:rPr>
        <w:t xml:space="preserve"> </w:t>
      </w:r>
      <w:r w:rsidRPr="000F3C94">
        <w:rPr>
          <w:lang w:val="en-GB"/>
        </w:rPr>
        <w:t>have</w:t>
      </w:r>
      <w:r w:rsidRPr="000F3C94">
        <w:rPr>
          <w:spacing w:val="-6"/>
          <w:lang w:val="en-GB"/>
        </w:rPr>
        <w:t xml:space="preserve"> </w:t>
      </w:r>
      <w:r w:rsidRPr="000F3C94">
        <w:rPr>
          <w:lang w:val="en-GB"/>
        </w:rPr>
        <w:t>unique</w:t>
      </w:r>
      <w:r w:rsidRPr="000F3C94">
        <w:rPr>
          <w:spacing w:val="-3"/>
          <w:lang w:val="en-GB"/>
        </w:rPr>
        <w:t xml:space="preserve"> </w:t>
      </w:r>
      <w:r w:rsidRPr="000F3C94">
        <w:rPr>
          <w:lang w:val="en-GB"/>
        </w:rPr>
        <w:t>world-wide</w:t>
      </w:r>
      <w:r w:rsidRPr="000F3C94">
        <w:rPr>
          <w:spacing w:val="-5"/>
          <w:lang w:val="en-GB"/>
        </w:rPr>
        <w:t xml:space="preserve"> </w:t>
      </w:r>
      <w:r w:rsidRPr="000F3C94">
        <w:rPr>
          <w:lang w:val="en-GB"/>
        </w:rPr>
        <w:t>file</w:t>
      </w:r>
      <w:r w:rsidRPr="000F3C94">
        <w:rPr>
          <w:spacing w:val="-6"/>
          <w:lang w:val="en-GB"/>
        </w:rPr>
        <w:t xml:space="preserve"> </w:t>
      </w:r>
      <w:r w:rsidRPr="000F3C94">
        <w:rPr>
          <w:lang w:val="en-GB"/>
        </w:rPr>
        <w:t>identifiers.</w:t>
      </w:r>
      <w:r w:rsidRPr="000F3C94">
        <w:rPr>
          <w:spacing w:val="-8"/>
          <w:lang w:val="en-GB"/>
        </w:rPr>
        <w:t xml:space="preserve"> </w:t>
      </w:r>
      <w:r w:rsidRPr="000F3C94">
        <w:rPr>
          <w:lang w:val="en-GB"/>
        </w:rPr>
        <w:t>The</w:t>
      </w:r>
      <w:r w:rsidRPr="000F3C94">
        <w:rPr>
          <w:spacing w:val="-6"/>
          <w:lang w:val="en-GB"/>
        </w:rPr>
        <w:t xml:space="preserve"> </w:t>
      </w:r>
      <w:r w:rsidRPr="000F3C94">
        <w:rPr>
          <w:lang w:val="en-GB"/>
        </w:rPr>
        <w:t>file</w:t>
      </w:r>
      <w:r w:rsidRPr="000F3C94">
        <w:rPr>
          <w:spacing w:val="-6"/>
          <w:lang w:val="en-GB"/>
        </w:rPr>
        <w:t xml:space="preserve"> </w:t>
      </w:r>
      <w:r w:rsidRPr="000F3C94">
        <w:rPr>
          <w:lang w:val="en-GB"/>
        </w:rPr>
        <w:t>identifier</w:t>
      </w:r>
      <w:r w:rsidRPr="000F3C94">
        <w:rPr>
          <w:spacing w:val="-5"/>
          <w:lang w:val="en-GB"/>
        </w:rPr>
        <w:t xml:space="preserve"> </w:t>
      </w:r>
      <w:r w:rsidRPr="000F3C94">
        <w:rPr>
          <w:lang w:val="en-GB"/>
        </w:rPr>
        <w:t>of</w:t>
      </w:r>
      <w:r w:rsidRPr="000F3C94">
        <w:rPr>
          <w:spacing w:val="-3"/>
          <w:lang w:val="en-GB"/>
        </w:rPr>
        <w:t xml:space="preserve"> </w:t>
      </w:r>
      <w:r w:rsidRPr="000F3C94">
        <w:rPr>
          <w:lang w:val="en-GB"/>
        </w:rPr>
        <w:t>the</w:t>
      </w:r>
      <w:r w:rsidRPr="000F3C94">
        <w:rPr>
          <w:spacing w:val="-6"/>
          <w:lang w:val="en-GB"/>
        </w:rPr>
        <w:t xml:space="preserve"> </w:t>
      </w:r>
      <w:r w:rsidRPr="000F3C94">
        <w:rPr>
          <w:lang w:val="en-GB"/>
        </w:rPr>
        <w:t>dataset</w:t>
      </w:r>
      <w:r w:rsidRPr="000F3C94">
        <w:rPr>
          <w:spacing w:val="-6"/>
          <w:lang w:val="en-GB"/>
        </w:rPr>
        <w:t xml:space="preserve"> </w:t>
      </w:r>
      <w:r w:rsidRPr="000F3C94">
        <w:rPr>
          <w:lang w:val="en-GB"/>
        </w:rPr>
        <w:t>should</w:t>
      </w:r>
      <w:r w:rsidRPr="000F3C94">
        <w:rPr>
          <w:spacing w:val="-3"/>
          <w:lang w:val="en-GB"/>
        </w:rPr>
        <w:t xml:space="preserve"> </w:t>
      </w:r>
      <w:r w:rsidRPr="000F3C94">
        <w:rPr>
          <w:lang w:val="en-GB"/>
        </w:rPr>
        <w:t>not</w:t>
      </w:r>
      <w:r w:rsidRPr="000F3C94">
        <w:rPr>
          <w:spacing w:val="-6"/>
          <w:lang w:val="en-GB"/>
        </w:rPr>
        <w:t xml:space="preserve"> </w:t>
      </w:r>
      <w:r w:rsidRPr="000F3C94">
        <w:rPr>
          <w:lang w:val="en-GB"/>
        </w:rPr>
        <w:t>be</w:t>
      </w:r>
      <w:r w:rsidRPr="000F3C94">
        <w:rPr>
          <w:spacing w:val="-53"/>
          <w:lang w:val="en-GB"/>
        </w:rPr>
        <w:t xml:space="preserve"> </w:t>
      </w:r>
      <w:r w:rsidRPr="000F3C94">
        <w:rPr>
          <w:lang w:val="en-GB"/>
        </w:rPr>
        <w:t>used</w:t>
      </w:r>
      <w:r w:rsidRPr="000F3C94">
        <w:rPr>
          <w:spacing w:val="-2"/>
          <w:lang w:val="en-GB"/>
        </w:rPr>
        <w:t xml:space="preserve"> </w:t>
      </w:r>
      <w:r w:rsidRPr="000F3C94">
        <w:rPr>
          <w:lang w:val="en-GB"/>
        </w:rPr>
        <w:t>to</w:t>
      </w:r>
      <w:r w:rsidRPr="000F3C94">
        <w:rPr>
          <w:spacing w:val="-2"/>
          <w:lang w:val="en-GB"/>
        </w:rPr>
        <w:t xml:space="preserve"> </w:t>
      </w:r>
      <w:r w:rsidRPr="000F3C94">
        <w:rPr>
          <w:lang w:val="en-GB"/>
        </w:rPr>
        <w:t>describe</w:t>
      </w:r>
      <w:r w:rsidRPr="000F3C94">
        <w:rPr>
          <w:spacing w:val="-3"/>
          <w:lang w:val="en-GB"/>
        </w:rPr>
        <w:t xml:space="preserve"> </w:t>
      </w:r>
      <w:r w:rsidRPr="000F3C94">
        <w:rPr>
          <w:lang w:val="en-GB"/>
        </w:rPr>
        <w:t>the</w:t>
      </w:r>
      <w:r w:rsidRPr="000F3C94">
        <w:rPr>
          <w:spacing w:val="-2"/>
          <w:lang w:val="en-GB"/>
        </w:rPr>
        <w:t xml:space="preserve"> </w:t>
      </w:r>
      <w:r w:rsidRPr="000F3C94">
        <w:rPr>
          <w:lang w:val="en-GB"/>
        </w:rPr>
        <w:t>physical</w:t>
      </w:r>
      <w:r w:rsidRPr="000F3C94">
        <w:rPr>
          <w:spacing w:val="-6"/>
          <w:lang w:val="en-GB"/>
        </w:rPr>
        <w:t xml:space="preserve"> </w:t>
      </w:r>
      <w:r w:rsidRPr="000F3C94">
        <w:rPr>
          <w:lang w:val="en-GB"/>
        </w:rPr>
        <w:t>content</w:t>
      </w:r>
      <w:r w:rsidRPr="000F3C94">
        <w:rPr>
          <w:spacing w:val="-3"/>
          <w:lang w:val="en-GB"/>
        </w:rPr>
        <w:t xml:space="preserve"> </w:t>
      </w:r>
      <w:r w:rsidRPr="000F3C94">
        <w:rPr>
          <w:lang w:val="en-GB"/>
        </w:rPr>
        <w:t>of</w:t>
      </w:r>
      <w:r w:rsidRPr="000F3C94">
        <w:rPr>
          <w:spacing w:val="-3"/>
          <w:lang w:val="en-GB"/>
        </w:rPr>
        <w:t xml:space="preserve"> </w:t>
      </w:r>
      <w:r w:rsidRPr="000F3C94">
        <w:rPr>
          <w:lang w:val="en-GB"/>
        </w:rPr>
        <w:t>the</w:t>
      </w:r>
      <w:r w:rsidRPr="000F3C94">
        <w:rPr>
          <w:spacing w:val="-2"/>
          <w:lang w:val="en-GB"/>
        </w:rPr>
        <w:t xml:space="preserve"> </w:t>
      </w:r>
      <w:r w:rsidRPr="000F3C94">
        <w:rPr>
          <w:lang w:val="en-GB"/>
        </w:rPr>
        <w:t>file.</w:t>
      </w:r>
      <w:r w:rsidRPr="000F3C94">
        <w:rPr>
          <w:spacing w:val="-5"/>
          <w:lang w:val="en-GB"/>
        </w:rPr>
        <w:t xml:space="preserve"> </w:t>
      </w:r>
      <w:r w:rsidRPr="000F3C94">
        <w:rPr>
          <w:lang w:val="en-GB"/>
        </w:rPr>
        <w:t>The</w:t>
      </w:r>
      <w:r w:rsidRPr="000F3C94">
        <w:rPr>
          <w:spacing w:val="-3"/>
          <w:lang w:val="en-GB"/>
        </w:rPr>
        <w:t xml:space="preserve"> </w:t>
      </w:r>
      <w:r w:rsidRPr="000F3C94">
        <w:rPr>
          <w:lang w:val="en-GB"/>
        </w:rPr>
        <w:t>dataset</w:t>
      </w:r>
      <w:r w:rsidRPr="000F3C94">
        <w:rPr>
          <w:spacing w:val="-3"/>
          <w:lang w:val="en-GB"/>
        </w:rPr>
        <w:t xml:space="preserve"> </w:t>
      </w:r>
      <w:r w:rsidRPr="000F3C94">
        <w:rPr>
          <w:lang w:val="en-GB"/>
        </w:rPr>
        <w:t>file</w:t>
      </w:r>
      <w:r w:rsidRPr="000F3C94">
        <w:rPr>
          <w:spacing w:val="-1"/>
          <w:lang w:val="en-GB"/>
        </w:rPr>
        <w:t xml:space="preserve"> </w:t>
      </w:r>
      <w:r w:rsidRPr="000F3C94">
        <w:rPr>
          <w:lang w:val="en-GB"/>
        </w:rPr>
        <w:t>metadata</w:t>
      </w:r>
      <w:r w:rsidRPr="000F3C94">
        <w:rPr>
          <w:spacing w:val="-3"/>
          <w:lang w:val="en-GB"/>
        </w:rPr>
        <w:t xml:space="preserve"> </w:t>
      </w:r>
      <w:r w:rsidRPr="000F3C94">
        <w:rPr>
          <w:lang w:val="en-GB"/>
        </w:rPr>
        <w:t>that</w:t>
      </w:r>
      <w:r w:rsidRPr="000F3C94">
        <w:rPr>
          <w:spacing w:val="-3"/>
          <w:lang w:val="en-GB"/>
        </w:rPr>
        <w:t xml:space="preserve"> </w:t>
      </w:r>
      <w:r w:rsidRPr="000F3C94">
        <w:rPr>
          <w:lang w:val="en-GB"/>
        </w:rPr>
        <w:t>accompanies</w:t>
      </w:r>
      <w:r w:rsidRPr="000F3C94">
        <w:rPr>
          <w:spacing w:val="-1"/>
          <w:lang w:val="en-GB"/>
        </w:rPr>
        <w:t xml:space="preserve"> </w:t>
      </w:r>
      <w:r w:rsidRPr="000F3C94">
        <w:rPr>
          <w:lang w:val="en-GB"/>
        </w:rPr>
        <w:t>the</w:t>
      </w:r>
      <w:r w:rsidRPr="000F3C94">
        <w:rPr>
          <w:spacing w:val="-4"/>
          <w:lang w:val="en-GB"/>
        </w:rPr>
        <w:t xml:space="preserve"> </w:t>
      </w:r>
      <w:r w:rsidRPr="000F3C94">
        <w:rPr>
          <w:lang w:val="en-GB"/>
        </w:rPr>
        <w:t>file</w:t>
      </w:r>
      <w:r w:rsidRPr="000F3C94">
        <w:rPr>
          <w:spacing w:val="-2"/>
          <w:lang w:val="en-GB"/>
        </w:rPr>
        <w:t xml:space="preserve"> </w:t>
      </w:r>
      <w:r w:rsidRPr="000F3C94">
        <w:rPr>
          <w:lang w:val="en-GB"/>
        </w:rPr>
        <w:t>will</w:t>
      </w:r>
      <w:r w:rsidRPr="000F3C94">
        <w:rPr>
          <w:spacing w:val="-53"/>
          <w:lang w:val="en-GB"/>
        </w:rPr>
        <w:t xml:space="preserve"> </w:t>
      </w:r>
      <w:r w:rsidRPr="000F3C94">
        <w:rPr>
          <w:lang w:val="en-GB"/>
        </w:rPr>
        <w:t>inform</w:t>
      </w:r>
      <w:r w:rsidRPr="000F3C94">
        <w:rPr>
          <w:spacing w:val="3"/>
          <w:lang w:val="en-GB"/>
        </w:rPr>
        <w:t xml:space="preserve"> </w:t>
      </w:r>
      <w:r w:rsidRPr="000F3C94">
        <w:rPr>
          <w:lang w:val="en-GB"/>
        </w:rPr>
        <w:t>the</w:t>
      </w:r>
      <w:r w:rsidRPr="000F3C94">
        <w:rPr>
          <w:spacing w:val="-2"/>
          <w:lang w:val="en-GB"/>
        </w:rPr>
        <w:t xml:space="preserve"> </w:t>
      </w:r>
      <w:r w:rsidRPr="000F3C94">
        <w:rPr>
          <w:lang w:val="en-GB"/>
        </w:rPr>
        <w:t>user</w:t>
      </w:r>
      <w:r w:rsidRPr="000F3C94">
        <w:rPr>
          <w:spacing w:val="-1"/>
          <w:lang w:val="en-GB"/>
        </w:rPr>
        <w:t xml:space="preserve"> </w:t>
      </w:r>
      <w:r w:rsidRPr="000F3C94">
        <w:rPr>
          <w:lang w:val="en-GB"/>
        </w:rPr>
        <w:t>of the</w:t>
      </w:r>
      <w:r w:rsidRPr="000F3C94">
        <w:rPr>
          <w:spacing w:val="-1"/>
          <w:lang w:val="en-GB"/>
        </w:rPr>
        <w:t xml:space="preserve"> </w:t>
      </w:r>
      <w:r w:rsidRPr="000F3C94">
        <w:rPr>
          <w:lang w:val="en-GB"/>
        </w:rPr>
        <w:t>name</w:t>
      </w:r>
      <w:r w:rsidRPr="000F3C94">
        <w:rPr>
          <w:spacing w:val="-2"/>
          <w:lang w:val="en-GB"/>
        </w:rPr>
        <w:t xml:space="preserve"> </w:t>
      </w:r>
      <w:r w:rsidRPr="000F3C94">
        <w:rPr>
          <w:lang w:val="en-GB"/>
        </w:rPr>
        <w:t>and</w:t>
      </w:r>
      <w:r w:rsidRPr="000F3C94">
        <w:rPr>
          <w:spacing w:val="1"/>
          <w:lang w:val="en-GB"/>
        </w:rPr>
        <w:t xml:space="preserve"> </w:t>
      </w:r>
      <w:r w:rsidRPr="000F3C94">
        <w:rPr>
          <w:lang w:val="en-GB"/>
        </w:rPr>
        <w:t>purpose</w:t>
      </w:r>
      <w:r w:rsidRPr="000F3C94">
        <w:rPr>
          <w:spacing w:val="-2"/>
          <w:lang w:val="en-GB"/>
        </w:rPr>
        <w:t xml:space="preserve"> </w:t>
      </w:r>
      <w:r w:rsidRPr="000F3C94">
        <w:rPr>
          <w:lang w:val="en-GB"/>
        </w:rPr>
        <w:t>of</w:t>
      </w:r>
      <w:r w:rsidRPr="000F3C94">
        <w:rPr>
          <w:spacing w:val="1"/>
          <w:lang w:val="en-GB"/>
        </w:rPr>
        <w:t xml:space="preserve"> </w:t>
      </w:r>
      <w:r w:rsidRPr="000F3C94">
        <w:rPr>
          <w:lang w:val="en-GB"/>
        </w:rPr>
        <w:t>the</w:t>
      </w:r>
      <w:r w:rsidRPr="000F3C94">
        <w:rPr>
          <w:spacing w:val="-2"/>
          <w:lang w:val="en-GB"/>
        </w:rPr>
        <w:t xml:space="preserve"> </w:t>
      </w:r>
      <w:r w:rsidRPr="000F3C94">
        <w:rPr>
          <w:lang w:val="en-GB"/>
        </w:rPr>
        <w:t>file</w:t>
      </w:r>
      <w:r w:rsidRPr="000F3C94">
        <w:rPr>
          <w:spacing w:val="-1"/>
          <w:lang w:val="en-GB"/>
        </w:rPr>
        <w:t xml:space="preserve"> </w:t>
      </w:r>
      <w:r w:rsidRPr="000F3C94">
        <w:rPr>
          <w:lang w:val="en-GB"/>
        </w:rPr>
        <w:t>(new,</w:t>
      </w:r>
      <w:r w:rsidRPr="000F3C94">
        <w:rPr>
          <w:spacing w:val="-2"/>
          <w:lang w:val="en-GB"/>
        </w:rPr>
        <w:t xml:space="preserve"> </w:t>
      </w:r>
      <w:r w:rsidRPr="000F3C94">
        <w:rPr>
          <w:lang w:val="en-GB"/>
        </w:rPr>
        <w:t>replacement</w:t>
      </w:r>
      <w:r w:rsidRPr="000F3C94">
        <w:rPr>
          <w:spacing w:val="1"/>
          <w:lang w:val="en-GB"/>
        </w:rPr>
        <w:t xml:space="preserve"> </w:t>
      </w:r>
      <w:r w:rsidRPr="000F3C94">
        <w:rPr>
          <w:lang w:val="en-GB"/>
        </w:rPr>
        <w:t>or</w:t>
      </w:r>
      <w:r w:rsidRPr="000F3C94">
        <w:rPr>
          <w:spacing w:val="-1"/>
          <w:lang w:val="en-GB"/>
        </w:rPr>
        <w:t xml:space="preserve"> </w:t>
      </w:r>
      <w:r w:rsidRPr="000F3C94">
        <w:rPr>
          <w:lang w:val="en-GB"/>
        </w:rPr>
        <w:t>deletion).</w:t>
      </w:r>
    </w:p>
    <w:p w14:paraId="50A6213B" w14:textId="77777777" w:rsidR="00821697" w:rsidRPr="000F3C94" w:rsidRDefault="00821697" w:rsidP="00821697">
      <w:pPr>
        <w:spacing w:after="0" w:line="360" w:lineRule="auto"/>
        <w:rPr>
          <w:lang w:val="en-GB"/>
        </w:rPr>
      </w:pPr>
      <w:r w:rsidRPr="000F3C94">
        <w:rPr>
          <w:lang w:val="en-GB"/>
        </w:rPr>
        <w:t>In</w:t>
      </w:r>
      <w:r w:rsidRPr="000F3C94">
        <w:rPr>
          <w:spacing w:val="-3"/>
          <w:lang w:val="en-GB"/>
        </w:rPr>
        <w:t xml:space="preserve"> </w:t>
      </w:r>
      <w:r w:rsidRPr="000F3C94">
        <w:rPr>
          <w:lang w:val="en-GB"/>
        </w:rPr>
        <w:t>this</w:t>
      </w:r>
      <w:r w:rsidRPr="000F3C94">
        <w:rPr>
          <w:spacing w:val="-2"/>
          <w:lang w:val="en-GB"/>
        </w:rPr>
        <w:t xml:space="preserve"> </w:t>
      </w:r>
      <w:r w:rsidRPr="000F3C94">
        <w:rPr>
          <w:lang w:val="en-GB"/>
        </w:rPr>
        <w:t>encoding</w:t>
      </w:r>
      <w:r w:rsidRPr="000F3C94">
        <w:rPr>
          <w:spacing w:val="-3"/>
          <w:lang w:val="en-GB"/>
        </w:rPr>
        <w:t xml:space="preserve"> </w:t>
      </w:r>
      <w:r w:rsidRPr="000F3C94">
        <w:rPr>
          <w:lang w:val="en-GB"/>
        </w:rPr>
        <w:t>the</w:t>
      </w:r>
      <w:r w:rsidRPr="000F3C94">
        <w:rPr>
          <w:spacing w:val="-3"/>
          <w:lang w:val="en-GB"/>
        </w:rPr>
        <w:t xml:space="preserve"> </w:t>
      </w:r>
      <w:r w:rsidRPr="000F3C94">
        <w:rPr>
          <w:lang w:val="en-GB"/>
        </w:rPr>
        <w:t>dataset</w:t>
      </w:r>
      <w:r w:rsidRPr="000F3C94">
        <w:rPr>
          <w:spacing w:val="-1"/>
          <w:lang w:val="en-GB"/>
        </w:rPr>
        <w:t xml:space="preserve"> </w:t>
      </w:r>
      <w:r w:rsidRPr="000F3C94">
        <w:rPr>
          <w:lang w:val="en-GB"/>
        </w:rPr>
        <w:t>files</w:t>
      </w:r>
      <w:r w:rsidRPr="000F3C94">
        <w:rPr>
          <w:spacing w:val="-2"/>
          <w:lang w:val="en-GB"/>
        </w:rPr>
        <w:t xml:space="preserve"> </w:t>
      </w:r>
      <w:r w:rsidRPr="000F3C94">
        <w:rPr>
          <w:lang w:val="en-GB"/>
        </w:rPr>
        <w:t>are</w:t>
      </w:r>
      <w:r w:rsidRPr="000F3C94">
        <w:rPr>
          <w:spacing w:val="-2"/>
          <w:lang w:val="en-GB"/>
        </w:rPr>
        <w:t xml:space="preserve"> </w:t>
      </w:r>
      <w:r w:rsidRPr="000F3C94">
        <w:rPr>
          <w:lang w:val="en-GB"/>
        </w:rPr>
        <w:t>named</w:t>
      </w:r>
      <w:r w:rsidRPr="000F3C94">
        <w:rPr>
          <w:spacing w:val="-3"/>
          <w:lang w:val="en-GB"/>
        </w:rPr>
        <w:t xml:space="preserve"> </w:t>
      </w:r>
      <w:r w:rsidRPr="000F3C94">
        <w:rPr>
          <w:lang w:val="en-GB"/>
        </w:rPr>
        <w:t>according</w:t>
      </w:r>
      <w:r w:rsidRPr="000F3C94">
        <w:rPr>
          <w:spacing w:val="1"/>
          <w:lang w:val="en-GB"/>
        </w:rPr>
        <w:t xml:space="preserve"> </w:t>
      </w:r>
      <w:r w:rsidRPr="000F3C94">
        <w:rPr>
          <w:lang w:val="en-GB"/>
        </w:rPr>
        <w:t>to</w:t>
      </w:r>
      <w:r w:rsidRPr="000F3C94">
        <w:rPr>
          <w:spacing w:val="-3"/>
          <w:lang w:val="en-GB"/>
        </w:rPr>
        <w:t xml:space="preserve"> </w:t>
      </w:r>
      <w:r w:rsidRPr="000F3C94">
        <w:rPr>
          <w:lang w:val="en-GB"/>
        </w:rPr>
        <w:t>the</w:t>
      </w:r>
      <w:r w:rsidRPr="000F3C94">
        <w:rPr>
          <w:spacing w:val="-3"/>
          <w:lang w:val="en-GB"/>
        </w:rPr>
        <w:t xml:space="preserve"> </w:t>
      </w:r>
      <w:r w:rsidRPr="000F3C94">
        <w:rPr>
          <w:lang w:val="en-GB"/>
        </w:rPr>
        <w:t>specifications</w:t>
      </w:r>
      <w:r w:rsidRPr="000F3C94">
        <w:rPr>
          <w:spacing w:val="-2"/>
          <w:lang w:val="en-GB"/>
        </w:rPr>
        <w:t xml:space="preserve"> </w:t>
      </w:r>
      <w:r w:rsidRPr="000F3C94">
        <w:rPr>
          <w:lang w:val="en-GB"/>
        </w:rPr>
        <w:t>given</w:t>
      </w:r>
      <w:r w:rsidRPr="000F3C94">
        <w:rPr>
          <w:spacing w:val="-1"/>
          <w:lang w:val="en-GB"/>
        </w:rPr>
        <w:t xml:space="preserve"> </w:t>
      </w:r>
      <w:r w:rsidRPr="000F3C94">
        <w:rPr>
          <w:lang w:val="en-GB"/>
        </w:rPr>
        <w:t>below:</w:t>
      </w:r>
    </w:p>
    <w:p w14:paraId="3372B1D1" w14:textId="38905CD9" w:rsidR="00821697" w:rsidRPr="000F3C94" w:rsidRDefault="00821697" w:rsidP="000820FF">
      <w:pPr>
        <w:pStyle w:val="BodyText"/>
        <w:ind w:left="567"/>
        <w:rPr>
          <w:lang w:val="en-GB"/>
        </w:rPr>
      </w:pPr>
      <w:r w:rsidRPr="000F3C94">
        <w:rPr>
          <w:lang w:val="en-GB"/>
        </w:rPr>
        <w:t>128CCCCXXXXXXXXXX</w:t>
      </w:r>
      <w:r w:rsidR="00513F44">
        <w:rPr>
          <w:lang w:val="en-GB"/>
        </w:rPr>
        <w:t>XXXX</w:t>
      </w:r>
      <w:r w:rsidRPr="000F3C94">
        <w:rPr>
          <w:lang w:val="en-GB"/>
        </w:rPr>
        <w:t>.GML</w:t>
      </w:r>
    </w:p>
    <w:p w14:paraId="7D469A72" w14:textId="77777777" w:rsidR="00821697" w:rsidRPr="000F3C94" w:rsidRDefault="00821697" w:rsidP="000F21D3">
      <w:pPr>
        <w:pStyle w:val="BodyText"/>
        <w:spacing w:before="0" w:line="240" w:lineRule="auto"/>
        <w:rPr>
          <w:sz w:val="20"/>
          <w:szCs w:val="20"/>
          <w:lang w:val="en-GB"/>
        </w:rPr>
      </w:pPr>
      <w:r w:rsidRPr="000F3C94">
        <w:rPr>
          <w:sz w:val="20"/>
          <w:szCs w:val="20"/>
          <w:lang w:val="en-GB"/>
        </w:rPr>
        <w:t>The</w:t>
      </w:r>
      <w:r w:rsidRPr="000F3C94">
        <w:rPr>
          <w:spacing w:val="-6"/>
          <w:sz w:val="20"/>
          <w:szCs w:val="20"/>
          <w:lang w:val="en-GB"/>
        </w:rPr>
        <w:t xml:space="preserve"> </w:t>
      </w:r>
      <w:r w:rsidRPr="000F3C94">
        <w:rPr>
          <w:sz w:val="20"/>
          <w:szCs w:val="20"/>
          <w:lang w:val="en-GB"/>
        </w:rPr>
        <w:t>main</w:t>
      </w:r>
      <w:r w:rsidRPr="000F3C94">
        <w:rPr>
          <w:spacing w:val="-2"/>
          <w:sz w:val="20"/>
          <w:szCs w:val="20"/>
          <w:lang w:val="en-GB"/>
        </w:rPr>
        <w:t xml:space="preserve"> </w:t>
      </w:r>
      <w:r w:rsidRPr="000F3C94">
        <w:rPr>
          <w:sz w:val="20"/>
          <w:szCs w:val="20"/>
          <w:lang w:val="en-GB"/>
        </w:rPr>
        <w:t>part</w:t>
      </w:r>
      <w:r w:rsidRPr="000F3C94">
        <w:rPr>
          <w:spacing w:val="-2"/>
          <w:sz w:val="20"/>
          <w:szCs w:val="20"/>
          <w:lang w:val="en-GB"/>
        </w:rPr>
        <w:t xml:space="preserve"> </w:t>
      </w:r>
      <w:r w:rsidRPr="000F3C94">
        <w:rPr>
          <w:sz w:val="20"/>
          <w:szCs w:val="20"/>
          <w:lang w:val="en-GB"/>
        </w:rPr>
        <w:t>forms</w:t>
      </w:r>
      <w:r w:rsidRPr="000F3C94">
        <w:rPr>
          <w:spacing w:val="-1"/>
          <w:sz w:val="20"/>
          <w:szCs w:val="20"/>
          <w:lang w:val="en-GB"/>
        </w:rPr>
        <w:t xml:space="preserve"> </w:t>
      </w:r>
      <w:r w:rsidRPr="000F3C94">
        <w:rPr>
          <w:sz w:val="20"/>
          <w:szCs w:val="20"/>
          <w:lang w:val="en-GB"/>
        </w:rPr>
        <w:t>an</w:t>
      </w:r>
      <w:r w:rsidRPr="000F3C94">
        <w:rPr>
          <w:spacing w:val="-2"/>
          <w:sz w:val="20"/>
          <w:szCs w:val="20"/>
          <w:lang w:val="en-GB"/>
        </w:rPr>
        <w:t xml:space="preserve"> </w:t>
      </w:r>
      <w:r w:rsidRPr="000F3C94">
        <w:rPr>
          <w:sz w:val="20"/>
          <w:szCs w:val="20"/>
          <w:lang w:val="en-GB"/>
        </w:rPr>
        <w:t>identifier</w:t>
      </w:r>
      <w:r w:rsidRPr="000F3C94">
        <w:rPr>
          <w:spacing w:val="1"/>
          <w:sz w:val="20"/>
          <w:szCs w:val="20"/>
          <w:lang w:val="en-GB"/>
        </w:rPr>
        <w:t xml:space="preserve"> </w:t>
      </w:r>
      <w:r w:rsidRPr="000F3C94">
        <w:rPr>
          <w:sz w:val="20"/>
          <w:szCs w:val="20"/>
          <w:lang w:val="en-GB"/>
        </w:rPr>
        <w:t>where:</w:t>
      </w:r>
    </w:p>
    <w:p w14:paraId="189FF257" w14:textId="77777777" w:rsidR="00821697" w:rsidRPr="000F3C94" w:rsidRDefault="00821697" w:rsidP="000F21D3">
      <w:pPr>
        <w:pStyle w:val="ListParagraph"/>
        <w:widowControl w:val="0"/>
        <w:numPr>
          <w:ilvl w:val="0"/>
          <w:numId w:val="18"/>
        </w:numPr>
        <w:autoSpaceDE w:val="0"/>
        <w:autoSpaceDN w:val="0"/>
        <w:spacing w:after="60"/>
        <w:ind w:left="567" w:hanging="283"/>
        <w:rPr>
          <w:rFonts w:ascii="Symbol" w:hAnsi="Symbol" w:hint="eastAsia"/>
          <w:lang w:val="en-GB"/>
        </w:rPr>
      </w:pPr>
      <w:r w:rsidRPr="000F3C94">
        <w:rPr>
          <w:lang w:val="en-GB"/>
        </w:rPr>
        <w:t>The</w:t>
      </w:r>
      <w:r w:rsidRPr="000F3C94">
        <w:rPr>
          <w:spacing w:val="-4"/>
          <w:lang w:val="en-GB"/>
        </w:rPr>
        <w:t xml:space="preserve"> </w:t>
      </w:r>
      <w:r w:rsidRPr="000F3C94">
        <w:rPr>
          <w:lang w:val="en-GB"/>
        </w:rPr>
        <w:t>first</w:t>
      </w:r>
      <w:r w:rsidRPr="000F3C94">
        <w:rPr>
          <w:spacing w:val="-4"/>
          <w:lang w:val="en-GB"/>
        </w:rPr>
        <w:t xml:space="preserve"> </w:t>
      </w:r>
      <w:r w:rsidRPr="000F3C94">
        <w:rPr>
          <w:lang w:val="en-GB"/>
        </w:rPr>
        <w:t>three</w:t>
      </w:r>
      <w:r w:rsidRPr="000F3C94">
        <w:rPr>
          <w:spacing w:val="-3"/>
          <w:lang w:val="en-GB"/>
        </w:rPr>
        <w:t xml:space="preserve"> </w:t>
      </w:r>
      <w:r w:rsidRPr="000F3C94">
        <w:rPr>
          <w:lang w:val="en-GB"/>
        </w:rPr>
        <w:t>characters</w:t>
      </w:r>
      <w:r w:rsidRPr="000F3C94">
        <w:rPr>
          <w:spacing w:val="-2"/>
          <w:lang w:val="en-GB"/>
        </w:rPr>
        <w:t xml:space="preserve"> </w:t>
      </w:r>
      <w:r w:rsidRPr="000F3C94">
        <w:rPr>
          <w:lang w:val="en-GB"/>
        </w:rPr>
        <w:t>are</w:t>
      </w:r>
      <w:r w:rsidRPr="000F3C94">
        <w:rPr>
          <w:spacing w:val="-3"/>
          <w:lang w:val="en-GB"/>
        </w:rPr>
        <w:t xml:space="preserve"> </w:t>
      </w:r>
      <w:r w:rsidRPr="000F3C94">
        <w:rPr>
          <w:lang w:val="en-GB"/>
        </w:rPr>
        <w:t>always</w:t>
      </w:r>
      <w:r w:rsidRPr="000F3C94">
        <w:rPr>
          <w:spacing w:val="-2"/>
          <w:lang w:val="en-GB"/>
        </w:rPr>
        <w:t xml:space="preserve"> </w:t>
      </w:r>
      <w:r w:rsidRPr="000F3C94">
        <w:rPr>
          <w:lang w:val="en-GB"/>
        </w:rPr>
        <w:t>“128”</w:t>
      </w:r>
      <w:r w:rsidRPr="000F3C94">
        <w:rPr>
          <w:spacing w:val="-2"/>
          <w:lang w:val="en-GB"/>
        </w:rPr>
        <w:t xml:space="preserve"> </w:t>
      </w:r>
      <w:r w:rsidRPr="000F3C94">
        <w:rPr>
          <w:lang w:val="en-GB"/>
        </w:rPr>
        <w:t>and</w:t>
      </w:r>
      <w:r w:rsidRPr="000F3C94">
        <w:rPr>
          <w:spacing w:val="-2"/>
          <w:lang w:val="en-GB"/>
        </w:rPr>
        <w:t xml:space="preserve"> </w:t>
      </w:r>
      <w:r w:rsidRPr="000F3C94">
        <w:rPr>
          <w:lang w:val="en-GB"/>
        </w:rPr>
        <w:t>identify</w:t>
      </w:r>
      <w:r w:rsidRPr="000F3C94">
        <w:rPr>
          <w:spacing w:val="-4"/>
          <w:lang w:val="en-GB"/>
        </w:rPr>
        <w:t xml:space="preserve"> </w:t>
      </w:r>
      <w:r w:rsidRPr="000F3C94">
        <w:rPr>
          <w:lang w:val="en-GB"/>
        </w:rPr>
        <w:t>the</w:t>
      </w:r>
      <w:r w:rsidRPr="000F3C94">
        <w:rPr>
          <w:spacing w:val="-1"/>
          <w:lang w:val="en-GB"/>
        </w:rPr>
        <w:t xml:space="preserve"> </w:t>
      </w:r>
      <w:r w:rsidRPr="000F3C94">
        <w:rPr>
          <w:lang w:val="en-GB"/>
        </w:rPr>
        <w:t>dataset</w:t>
      </w:r>
      <w:r w:rsidRPr="000F3C94">
        <w:rPr>
          <w:spacing w:val="-3"/>
          <w:lang w:val="en-GB"/>
        </w:rPr>
        <w:t xml:space="preserve"> </w:t>
      </w:r>
      <w:r w:rsidRPr="000F3C94">
        <w:rPr>
          <w:lang w:val="en-GB"/>
        </w:rPr>
        <w:t>as</w:t>
      </w:r>
      <w:r w:rsidRPr="000F3C94">
        <w:rPr>
          <w:spacing w:val="-2"/>
          <w:lang w:val="en-GB"/>
        </w:rPr>
        <w:t xml:space="preserve"> </w:t>
      </w:r>
      <w:r w:rsidRPr="000F3C94">
        <w:rPr>
          <w:lang w:val="en-GB"/>
        </w:rPr>
        <w:t>an</w:t>
      </w:r>
      <w:r w:rsidRPr="000F3C94">
        <w:rPr>
          <w:spacing w:val="-3"/>
          <w:lang w:val="en-GB"/>
        </w:rPr>
        <w:t xml:space="preserve"> </w:t>
      </w:r>
      <w:r w:rsidRPr="000F3C94">
        <w:rPr>
          <w:lang w:val="en-GB"/>
        </w:rPr>
        <w:t>S-128</w:t>
      </w:r>
      <w:r w:rsidRPr="000F3C94">
        <w:rPr>
          <w:spacing w:val="-1"/>
          <w:lang w:val="en-GB"/>
        </w:rPr>
        <w:t xml:space="preserve"> </w:t>
      </w:r>
      <w:r w:rsidRPr="000F3C94">
        <w:rPr>
          <w:lang w:val="en-GB"/>
        </w:rPr>
        <w:t>dataset.</w:t>
      </w:r>
    </w:p>
    <w:p w14:paraId="4B20AEE0" w14:textId="5DE92BEB" w:rsidR="00821697" w:rsidRPr="000F3C94" w:rsidRDefault="00821697" w:rsidP="00090B67">
      <w:pPr>
        <w:pStyle w:val="ListParagraph"/>
        <w:widowControl w:val="0"/>
        <w:numPr>
          <w:ilvl w:val="0"/>
          <w:numId w:val="18"/>
        </w:numPr>
        <w:autoSpaceDE w:val="0"/>
        <w:autoSpaceDN w:val="0"/>
        <w:spacing w:after="60"/>
        <w:ind w:left="567" w:right="701" w:hanging="283"/>
        <w:rPr>
          <w:rFonts w:ascii="Symbol" w:hAnsi="Symbol" w:hint="eastAsia"/>
          <w:lang w:val="en-GB"/>
        </w:rPr>
      </w:pPr>
      <w:r w:rsidRPr="000F3C94">
        <w:rPr>
          <w:lang w:val="en-GB"/>
        </w:rPr>
        <w:t xml:space="preserve">The next four characters identify the issuing agency by its alphanumeric agency code </w:t>
      </w:r>
      <w:r w:rsidR="003A2F0A" w:rsidRPr="000F3C94">
        <w:rPr>
          <w:lang w:val="en-GB"/>
        </w:rPr>
        <w:t>i</w:t>
      </w:r>
      <w:r w:rsidRPr="000F3C94">
        <w:rPr>
          <w:lang w:val="en-GB"/>
        </w:rPr>
        <w:t xml:space="preserve">n the </w:t>
      </w:r>
      <w:r w:rsidR="006B72EC" w:rsidRPr="000F3C94">
        <w:rPr>
          <w:lang w:val="en-GB"/>
        </w:rPr>
        <w:t xml:space="preserve">S-100 tab of the </w:t>
      </w:r>
      <w:r w:rsidRPr="000F3C94">
        <w:rPr>
          <w:lang w:val="en-GB"/>
        </w:rPr>
        <w:t>IHO</w:t>
      </w:r>
      <w:r w:rsidR="00090B67" w:rsidRPr="000F3C94">
        <w:rPr>
          <w:lang w:val="en-GB"/>
        </w:rPr>
        <w:t xml:space="preserve"> </w:t>
      </w:r>
      <w:r w:rsidRPr="000F3C94">
        <w:rPr>
          <w:spacing w:val="-53"/>
          <w:lang w:val="en-GB"/>
        </w:rPr>
        <w:t xml:space="preserve"> </w:t>
      </w:r>
      <w:r w:rsidR="00090B67" w:rsidRPr="000F3C94">
        <w:rPr>
          <w:spacing w:val="-53"/>
          <w:lang w:val="en-GB"/>
        </w:rPr>
        <w:t xml:space="preserve">  </w:t>
      </w:r>
      <w:r w:rsidRPr="000F3C94">
        <w:rPr>
          <w:lang w:val="en-GB"/>
        </w:rPr>
        <w:t xml:space="preserve">Producer Code Register in the IHO GI Registry (that is, the IHO </w:t>
      </w:r>
      <w:r w:rsidRPr="000F3C94">
        <w:rPr>
          <w:lang w:val="en-GB"/>
        </w:rPr>
        <w:lastRenderedPageBreak/>
        <w:t>is identified as “</w:t>
      </w:r>
      <w:r w:rsidR="00D61E75" w:rsidRPr="000F3C94">
        <w:rPr>
          <w:lang w:val="en-GB"/>
        </w:rPr>
        <w:t>00</w:t>
      </w:r>
      <w:r w:rsidRPr="000F3C94">
        <w:rPr>
          <w:lang w:val="en-GB"/>
        </w:rPr>
        <w:t>AA”, not “1810”).</w:t>
      </w:r>
    </w:p>
    <w:p w14:paraId="3FE194DA" w14:textId="3D7A3506" w:rsidR="00821697" w:rsidRPr="000F3C94" w:rsidRDefault="00821697" w:rsidP="000F21D3">
      <w:pPr>
        <w:pStyle w:val="ListParagraph"/>
        <w:widowControl w:val="0"/>
        <w:numPr>
          <w:ilvl w:val="0"/>
          <w:numId w:val="18"/>
        </w:numPr>
        <w:autoSpaceDE w:val="0"/>
        <w:autoSpaceDN w:val="0"/>
        <w:ind w:left="568" w:right="703"/>
        <w:rPr>
          <w:rFonts w:ascii="Symbol" w:hAnsi="Symbol" w:hint="eastAsia"/>
          <w:color w:val="1F3863"/>
          <w:lang w:val="en-GB"/>
        </w:rPr>
      </w:pPr>
      <w:r w:rsidRPr="000F3C94">
        <w:rPr>
          <w:lang w:val="en-GB"/>
        </w:rPr>
        <w:t xml:space="preserve">The eighth up to the </w:t>
      </w:r>
      <w:r w:rsidR="00407F9C">
        <w:rPr>
          <w:lang w:val="en-GB"/>
        </w:rPr>
        <w:t>twenty first</w:t>
      </w:r>
      <w:r w:rsidRPr="000F3C94">
        <w:rPr>
          <w:lang w:val="en-GB"/>
        </w:rPr>
        <w:t xml:space="preserve"> characters can be used in any way by the producer to provide</w:t>
      </w:r>
      <w:r w:rsidRPr="000F3C94">
        <w:rPr>
          <w:spacing w:val="1"/>
          <w:lang w:val="en-GB"/>
        </w:rPr>
        <w:t xml:space="preserve"> </w:t>
      </w:r>
      <w:r w:rsidRPr="000F3C94">
        <w:rPr>
          <w:lang w:val="en-GB"/>
        </w:rPr>
        <w:t>a</w:t>
      </w:r>
      <w:r w:rsidRPr="000F3C94">
        <w:rPr>
          <w:spacing w:val="-7"/>
          <w:lang w:val="en-GB"/>
        </w:rPr>
        <w:t xml:space="preserve"> </w:t>
      </w:r>
      <w:r w:rsidRPr="000F3C94">
        <w:rPr>
          <w:lang w:val="en-GB"/>
        </w:rPr>
        <w:t>unique</w:t>
      </w:r>
      <w:r w:rsidRPr="000F3C94">
        <w:rPr>
          <w:spacing w:val="-5"/>
          <w:lang w:val="en-GB"/>
        </w:rPr>
        <w:t xml:space="preserve"> </w:t>
      </w:r>
      <w:r w:rsidRPr="000F3C94">
        <w:rPr>
          <w:lang w:val="en-GB"/>
        </w:rPr>
        <w:t>file</w:t>
      </w:r>
      <w:r w:rsidRPr="000F3C94">
        <w:rPr>
          <w:spacing w:val="-5"/>
          <w:lang w:val="en-GB"/>
        </w:rPr>
        <w:t xml:space="preserve"> </w:t>
      </w:r>
      <w:r w:rsidRPr="000F3C94">
        <w:rPr>
          <w:lang w:val="en-GB"/>
        </w:rPr>
        <w:t>name</w:t>
      </w:r>
      <w:r w:rsidRPr="000F3C94">
        <w:rPr>
          <w:spacing w:val="-7"/>
          <w:lang w:val="en-GB"/>
        </w:rPr>
        <w:t xml:space="preserve"> </w:t>
      </w:r>
      <w:r w:rsidRPr="000F3C94">
        <w:rPr>
          <w:lang w:val="en-GB"/>
        </w:rPr>
        <w:t>for</w:t>
      </w:r>
      <w:r w:rsidRPr="000F3C94">
        <w:rPr>
          <w:spacing w:val="-5"/>
          <w:lang w:val="en-GB"/>
        </w:rPr>
        <w:t xml:space="preserve"> </w:t>
      </w:r>
      <w:r w:rsidRPr="000F3C94">
        <w:rPr>
          <w:lang w:val="en-GB"/>
        </w:rPr>
        <w:t>the</w:t>
      </w:r>
      <w:r w:rsidRPr="000F3C94">
        <w:rPr>
          <w:spacing w:val="-5"/>
          <w:lang w:val="en-GB"/>
        </w:rPr>
        <w:t xml:space="preserve"> </w:t>
      </w:r>
      <w:r w:rsidRPr="000F3C94">
        <w:rPr>
          <w:lang w:val="en-GB"/>
        </w:rPr>
        <w:t>dataset.</w:t>
      </w:r>
      <w:r w:rsidRPr="000F3C94">
        <w:rPr>
          <w:spacing w:val="-5"/>
          <w:lang w:val="en-GB"/>
        </w:rPr>
        <w:t xml:space="preserve"> </w:t>
      </w:r>
      <w:r w:rsidRPr="000F3C94">
        <w:rPr>
          <w:lang w:val="en-GB"/>
        </w:rPr>
        <w:t>The</w:t>
      </w:r>
      <w:r w:rsidRPr="000F3C94">
        <w:rPr>
          <w:spacing w:val="-7"/>
          <w:lang w:val="en-GB"/>
        </w:rPr>
        <w:t xml:space="preserve"> </w:t>
      </w:r>
      <w:r w:rsidRPr="000F3C94">
        <w:rPr>
          <w:lang w:val="en-GB"/>
        </w:rPr>
        <w:t>following</w:t>
      </w:r>
      <w:r w:rsidRPr="000F3C94">
        <w:rPr>
          <w:spacing w:val="-5"/>
          <w:lang w:val="en-GB"/>
        </w:rPr>
        <w:t xml:space="preserve"> </w:t>
      </w:r>
      <w:r w:rsidRPr="000F3C94">
        <w:rPr>
          <w:lang w:val="en-GB"/>
        </w:rPr>
        <w:t>characters</w:t>
      </w:r>
      <w:r w:rsidRPr="000F3C94">
        <w:rPr>
          <w:spacing w:val="-4"/>
          <w:lang w:val="en-GB"/>
        </w:rPr>
        <w:t xml:space="preserve"> </w:t>
      </w:r>
      <w:r w:rsidRPr="000F3C94">
        <w:rPr>
          <w:lang w:val="en-GB"/>
        </w:rPr>
        <w:t>are</w:t>
      </w:r>
      <w:r w:rsidRPr="000F3C94">
        <w:rPr>
          <w:spacing w:val="-6"/>
          <w:lang w:val="en-GB"/>
        </w:rPr>
        <w:t xml:space="preserve"> </w:t>
      </w:r>
      <w:r w:rsidRPr="000F3C94">
        <w:rPr>
          <w:lang w:val="en-GB"/>
        </w:rPr>
        <w:t>allowed</w:t>
      </w:r>
      <w:r w:rsidRPr="000F3C94">
        <w:rPr>
          <w:spacing w:val="-5"/>
          <w:lang w:val="en-GB"/>
        </w:rPr>
        <w:t xml:space="preserve"> </w:t>
      </w:r>
      <w:r w:rsidRPr="000F3C94">
        <w:rPr>
          <w:lang w:val="en-GB"/>
        </w:rPr>
        <w:t>in</w:t>
      </w:r>
      <w:r w:rsidRPr="000F3C94">
        <w:rPr>
          <w:spacing w:val="-5"/>
          <w:lang w:val="en-GB"/>
        </w:rPr>
        <w:t xml:space="preserve"> </w:t>
      </w:r>
      <w:r w:rsidRPr="000F3C94">
        <w:rPr>
          <w:lang w:val="en-GB"/>
        </w:rPr>
        <w:t>the</w:t>
      </w:r>
      <w:r w:rsidRPr="000F3C94">
        <w:rPr>
          <w:spacing w:val="-7"/>
          <w:lang w:val="en-GB"/>
        </w:rPr>
        <w:t xml:space="preserve"> </w:t>
      </w:r>
      <w:r w:rsidRPr="000F3C94">
        <w:rPr>
          <w:lang w:val="en-GB"/>
        </w:rPr>
        <w:t>dataset</w:t>
      </w:r>
      <w:r w:rsidRPr="000F3C94">
        <w:rPr>
          <w:spacing w:val="-6"/>
          <w:lang w:val="en-GB"/>
        </w:rPr>
        <w:t xml:space="preserve"> </w:t>
      </w:r>
      <w:r w:rsidRPr="000F3C94">
        <w:rPr>
          <w:lang w:val="en-GB"/>
        </w:rPr>
        <w:t>name</w:t>
      </w:r>
      <w:r w:rsidR="00CF17BC" w:rsidRPr="000F3C94">
        <w:rPr>
          <w:lang w:val="en-GB"/>
        </w:rPr>
        <w:t>:</w:t>
      </w:r>
      <w:r w:rsidRPr="000F3C94">
        <w:rPr>
          <w:spacing w:val="-7"/>
          <w:lang w:val="en-GB"/>
        </w:rPr>
        <w:t xml:space="preserve"> </w:t>
      </w:r>
      <w:r w:rsidRPr="000F3C94">
        <w:rPr>
          <w:lang w:val="en-GB"/>
        </w:rPr>
        <w:t>A</w:t>
      </w:r>
      <w:r w:rsidRPr="000F3C94">
        <w:rPr>
          <w:spacing w:val="-7"/>
          <w:lang w:val="en-GB"/>
        </w:rPr>
        <w:t xml:space="preserve"> </w:t>
      </w:r>
      <w:r w:rsidRPr="000F3C94">
        <w:rPr>
          <w:lang w:val="en-GB"/>
        </w:rPr>
        <w:t>to</w:t>
      </w:r>
      <w:r w:rsidR="00CF17BC" w:rsidRPr="000F3C94">
        <w:rPr>
          <w:lang w:val="en-GB"/>
        </w:rPr>
        <w:t xml:space="preserve"> </w:t>
      </w:r>
      <w:r w:rsidRPr="000F3C94">
        <w:rPr>
          <w:spacing w:val="-53"/>
          <w:lang w:val="en-GB"/>
        </w:rPr>
        <w:t xml:space="preserve"> </w:t>
      </w:r>
      <w:r w:rsidRPr="000F3C94">
        <w:rPr>
          <w:lang w:val="en-GB"/>
        </w:rPr>
        <w:t xml:space="preserve">Z, 0 to 9 and the special character _ (underscore). The ninth through </w:t>
      </w:r>
      <w:r w:rsidR="004C75F8">
        <w:rPr>
          <w:lang w:val="en-GB"/>
        </w:rPr>
        <w:t>twenty first</w:t>
      </w:r>
      <w:r w:rsidRPr="000F3C94">
        <w:rPr>
          <w:lang w:val="en-GB"/>
        </w:rPr>
        <w:t xml:space="preserve"> characters are</w:t>
      </w:r>
      <w:r w:rsidR="00CF17BC" w:rsidRPr="000F3C94">
        <w:rPr>
          <w:lang w:val="en-GB"/>
        </w:rPr>
        <w:t xml:space="preserve"> </w:t>
      </w:r>
      <w:r w:rsidRPr="000F3C94">
        <w:rPr>
          <w:spacing w:val="-54"/>
          <w:lang w:val="en-GB"/>
        </w:rPr>
        <w:t xml:space="preserve"> </w:t>
      </w:r>
      <w:r w:rsidRPr="000F3C94">
        <w:rPr>
          <w:lang w:val="en-GB"/>
        </w:rPr>
        <w:t>optional</w:t>
      </w:r>
      <w:r w:rsidRPr="000F3C94">
        <w:rPr>
          <w:spacing w:val="-3"/>
          <w:lang w:val="en-GB"/>
        </w:rPr>
        <w:t xml:space="preserve"> </w:t>
      </w:r>
      <w:r w:rsidRPr="000F3C94">
        <w:rPr>
          <w:lang w:val="en-GB"/>
        </w:rPr>
        <w:t>(that</w:t>
      </w:r>
      <w:r w:rsidRPr="000F3C94">
        <w:rPr>
          <w:spacing w:val="1"/>
          <w:lang w:val="en-GB"/>
        </w:rPr>
        <w:t xml:space="preserve"> </w:t>
      </w:r>
      <w:r w:rsidRPr="000F3C94">
        <w:rPr>
          <w:lang w:val="en-GB"/>
        </w:rPr>
        <w:t>is,</w:t>
      </w:r>
      <w:r w:rsidRPr="000F3C94">
        <w:rPr>
          <w:spacing w:val="-1"/>
          <w:lang w:val="en-GB"/>
        </w:rPr>
        <w:t xml:space="preserve"> </w:t>
      </w:r>
      <w:r w:rsidRPr="000F3C94">
        <w:rPr>
          <w:lang w:val="en-GB"/>
        </w:rPr>
        <w:t>at</w:t>
      </w:r>
      <w:r w:rsidRPr="000F3C94">
        <w:rPr>
          <w:spacing w:val="1"/>
          <w:lang w:val="en-GB"/>
        </w:rPr>
        <w:t xml:space="preserve"> </w:t>
      </w:r>
      <w:r w:rsidRPr="000F3C94">
        <w:rPr>
          <w:lang w:val="en-GB"/>
        </w:rPr>
        <w:t>least one</w:t>
      </w:r>
      <w:r w:rsidRPr="000F3C94">
        <w:rPr>
          <w:spacing w:val="-1"/>
          <w:lang w:val="en-GB"/>
        </w:rPr>
        <w:t xml:space="preserve"> </w:t>
      </w:r>
      <w:r w:rsidRPr="000F3C94">
        <w:rPr>
          <w:lang w:val="en-GB"/>
        </w:rPr>
        <w:t>character</w:t>
      </w:r>
      <w:r w:rsidRPr="000F3C94">
        <w:rPr>
          <w:spacing w:val="-1"/>
          <w:lang w:val="en-GB"/>
        </w:rPr>
        <w:t xml:space="preserve"> </w:t>
      </w:r>
      <w:r w:rsidRPr="000F3C94">
        <w:rPr>
          <w:lang w:val="en-GB"/>
        </w:rPr>
        <w:t>must</w:t>
      </w:r>
      <w:r w:rsidRPr="000F3C94">
        <w:rPr>
          <w:spacing w:val="-1"/>
          <w:lang w:val="en-GB"/>
        </w:rPr>
        <w:t xml:space="preserve"> </w:t>
      </w:r>
      <w:r w:rsidRPr="000F3C94">
        <w:rPr>
          <w:lang w:val="en-GB"/>
        </w:rPr>
        <w:t>be</w:t>
      </w:r>
      <w:r w:rsidRPr="000F3C94">
        <w:rPr>
          <w:spacing w:val="-1"/>
          <w:lang w:val="en-GB"/>
        </w:rPr>
        <w:t xml:space="preserve"> </w:t>
      </w:r>
      <w:r w:rsidRPr="000F3C94">
        <w:rPr>
          <w:lang w:val="en-GB"/>
        </w:rPr>
        <w:t>used).</w:t>
      </w:r>
    </w:p>
    <w:p w14:paraId="78046C32" w14:textId="04841673" w:rsidR="000D7C94" w:rsidRPr="000F3C94" w:rsidRDefault="000D7C94" w:rsidP="007D7039">
      <w:pPr>
        <w:pStyle w:val="Heading3"/>
        <w:tabs>
          <w:tab w:val="clear" w:pos="660"/>
        </w:tabs>
        <w:rPr>
          <w:lang w:val="en-GB"/>
        </w:rPr>
      </w:pPr>
      <w:bookmarkStart w:id="501" w:name="_Toc152232595"/>
      <w:bookmarkStart w:id="502" w:name="_Toc194500029"/>
      <w:r w:rsidRPr="000F3C94">
        <w:rPr>
          <w:lang w:val="en-GB"/>
        </w:rPr>
        <w:t>Update dataset file naming</w:t>
      </w:r>
      <w:bookmarkEnd w:id="501"/>
      <w:bookmarkEnd w:id="502"/>
      <w:r w:rsidRPr="000F3C94">
        <w:rPr>
          <w:lang w:val="en-GB"/>
        </w:rPr>
        <w:t xml:space="preserve"> </w:t>
      </w:r>
    </w:p>
    <w:p w14:paraId="74471D1B" w14:textId="4A122F53" w:rsidR="000D7C94" w:rsidRPr="000F3C94" w:rsidRDefault="000D7C94" w:rsidP="000D7C94">
      <w:pPr>
        <w:rPr>
          <w:lang w:val="en-GB" w:eastAsia="en-US"/>
        </w:rPr>
      </w:pPr>
      <w:r w:rsidRPr="000F3C94">
        <w:rPr>
          <w:lang w:val="en-GB" w:eastAsia="en-US"/>
        </w:rPr>
        <w:t xml:space="preserve">All </w:t>
      </w:r>
      <w:r w:rsidR="00647B66" w:rsidRPr="000F3C94">
        <w:rPr>
          <w:lang w:val="en-GB" w:eastAsia="en-US"/>
        </w:rPr>
        <w:t>U</w:t>
      </w:r>
      <w:r w:rsidRPr="000F3C94">
        <w:rPr>
          <w:lang w:val="en-GB" w:eastAsia="en-US"/>
        </w:rPr>
        <w:t>pdate dataset files will have an identical name to the base dataset, aside from the separator and update number sequence.</w:t>
      </w:r>
    </w:p>
    <w:p w14:paraId="3EAF4AA5" w14:textId="07AD706F" w:rsidR="000D7C94" w:rsidRPr="000F3C94" w:rsidRDefault="000D7C94" w:rsidP="000D7C94">
      <w:pPr>
        <w:spacing w:after="0" w:line="360" w:lineRule="auto"/>
        <w:rPr>
          <w:lang w:val="en-GB" w:eastAsia="en-US"/>
        </w:rPr>
      </w:pPr>
      <w:r w:rsidRPr="000F3C94">
        <w:rPr>
          <w:lang w:val="en-GB" w:eastAsia="en-US"/>
        </w:rPr>
        <w:t xml:space="preserve">In this encoding the </w:t>
      </w:r>
      <w:r w:rsidR="003B4A5F" w:rsidRPr="000F3C94">
        <w:rPr>
          <w:lang w:val="en-GB" w:eastAsia="en-US"/>
        </w:rPr>
        <w:t>U</w:t>
      </w:r>
      <w:r w:rsidRPr="000F3C94">
        <w:rPr>
          <w:lang w:val="en-GB" w:eastAsia="en-US"/>
        </w:rPr>
        <w:t>pdate dataset files are named according to the specifications given below:</w:t>
      </w:r>
    </w:p>
    <w:p w14:paraId="64AE6280" w14:textId="07F2C972" w:rsidR="000D7C94" w:rsidRPr="000F3C94" w:rsidRDefault="000D7C94" w:rsidP="00275F91">
      <w:pPr>
        <w:spacing w:after="0" w:line="360" w:lineRule="auto"/>
        <w:ind w:left="567"/>
        <w:rPr>
          <w:sz w:val="18"/>
          <w:szCs w:val="18"/>
          <w:lang w:val="en-GB"/>
        </w:rPr>
      </w:pPr>
      <w:r w:rsidRPr="000F3C94">
        <w:rPr>
          <w:sz w:val="18"/>
          <w:szCs w:val="18"/>
          <w:lang w:val="en-GB"/>
        </w:rPr>
        <w:t>128CCCCXXXXXXXXXX</w:t>
      </w:r>
      <w:r w:rsidR="00383305">
        <w:rPr>
          <w:sz w:val="18"/>
          <w:szCs w:val="18"/>
          <w:lang w:val="en-GB"/>
        </w:rPr>
        <w:t>XXXX</w:t>
      </w:r>
      <w:r w:rsidR="0012194F" w:rsidRPr="000F3C94">
        <w:rPr>
          <w:sz w:val="18"/>
          <w:szCs w:val="18"/>
          <w:lang w:val="en-GB"/>
        </w:rPr>
        <w:t>_XXX</w:t>
      </w:r>
      <w:r w:rsidRPr="000F3C94">
        <w:rPr>
          <w:sz w:val="18"/>
          <w:szCs w:val="18"/>
          <w:lang w:val="en-GB"/>
        </w:rPr>
        <w:t>.GML</w:t>
      </w:r>
    </w:p>
    <w:p w14:paraId="2F38AC89" w14:textId="77777777" w:rsidR="000D7C94" w:rsidRPr="000F3C94" w:rsidRDefault="000D7C94" w:rsidP="00D40F87">
      <w:pPr>
        <w:spacing w:after="60"/>
        <w:rPr>
          <w:lang w:val="en-GB" w:eastAsia="en-US"/>
        </w:rPr>
      </w:pPr>
      <w:r w:rsidRPr="000F3C94">
        <w:rPr>
          <w:lang w:val="en-GB" w:eastAsia="en-US"/>
        </w:rPr>
        <w:t>The main part forms an identifier where:</w:t>
      </w:r>
    </w:p>
    <w:p w14:paraId="2C3FC15D" w14:textId="6344BD8A" w:rsidR="000D7C94" w:rsidRPr="000F3C94" w:rsidRDefault="000D7C94" w:rsidP="00D40F87">
      <w:pPr>
        <w:numPr>
          <w:ilvl w:val="0"/>
          <w:numId w:val="22"/>
        </w:numPr>
        <w:spacing w:after="60"/>
        <w:ind w:left="567" w:hanging="283"/>
        <w:rPr>
          <w:lang w:val="en-GB" w:eastAsia="en-US"/>
        </w:rPr>
      </w:pPr>
      <w:r w:rsidRPr="000F3C94">
        <w:rPr>
          <w:lang w:val="en-GB" w:eastAsia="en-US"/>
        </w:rPr>
        <w:t xml:space="preserve">The first up to the </w:t>
      </w:r>
      <w:r w:rsidR="00383305">
        <w:rPr>
          <w:lang w:val="en-GB" w:eastAsia="en-US"/>
        </w:rPr>
        <w:t>twenty first</w:t>
      </w:r>
      <w:r w:rsidRPr="000F3C94">
        <w:rPr>
          <w:lang w:val="en-GB" w:eastAsia="en-US"/>
        </w:rPr>
        <w:t xml:space="preserve"> characters are the same as the dataset being updated and</w:t>
      </w:r>
      <w:r w:rsidR="005B4A20" w:rsidRPr="000F3C94">
        <w:rPr>
          <w:lang w:val="en-GB" w:eastAsia="en-US"/>
        </w:rPr>
        <w:t xml:space="preserve"> t</w:t>
      </w:r>
      <w:r w:rsidRPr="000F3C94">
        <w:rPr>
          <w:lang w:val="en-GB" w:eastAsia="en-US"/>
        </w:rPr>
        <w:t>herefore conform to the rules described in clause</w:t>
      </w:r>
      <w:r w:rsidR="00647B66" w:rsidRPr="000F3C94">
        <w:rPr>
          <w:lang w:val="en-GB" w:eastAsia="en-US"/>
        </w:rPr>
        <w:t xml:space="preserve"> 11.2.2</w:t>
      </w:r>
      <w:r w:rsidRPr="000F3C94">
        <w:rPr>
          <w:lang w:val="en-GB" w:eastAsia="en-US"/>
        </w:rPr>
        <w:t>.</w:t>
      </w:r>
    </w:p>
    <w:p w14:paraId="24E9CC1A" w14:textId="7E9504F4" w:rsidR="000D7C94" w:rsidRPr="000F3C94" w:rsidRDefault="000D7C94" w:rsidP="00D40F87">
      <w:pPr>
        <w:numPr>
          <w:ilvl w:val="0"/>
          <w:numId w:val="22"/>
        </w:numPr>
        <w:spacing w:after="60"/>
        <w:ind w:left="567" w:hanging="283"/>
        <w:rPr>
          <w:lang w:val="en-GB" w:eastAsia="en-US"/>
        </w:rPr>
      </w:pPr>
      <w:r w:rsidRPr="000F3C94">
        <w:rPr>
          <w:lang w:val="en-GB" w:eastAsia="en-US"/>
        </w:rPr>
        <w:t>The next character must be an underscore “_”.</w:t>
      </w:r>
    </w:p>
    <w:p w14:paraId="47ED4A7D" w14:textId="3B125DC0" w:rsidR="000D7C94" w:rsidRPr="000F3C94" w:rsidRDefault="000D7C94" w:rsidP="00D40F87">
      <w:pPr>
        <w:numPr>
          <w:ilvl w:val="0"/>
          <w:numId w:val="22"/>
        </w:numPr>
        <w:ind w:left="568" w:hanging="284"/>
        <w:rPr>
          <w:lang w:val="en-GB" w:eastAsia="en-US"/>
        </w:rPr>
      </w:pPr>
      <w:r w:rsidRPr="000F3C94">
        <w:rPr>
          <w:lang w:val="en-GB" w:eastAsia="en-US"/>
        </w:rPr>
        <w:t>The next three characters must be numerical (000-999) to indicate the place of the update dataset in the update sequence.</w:t>
      </w:r>
    </w:p>
    <w:p w14:paraId="3BC96DE4" w14:textId="77777777" w:rsidR="00D40F87" w:rsidRPr="000F3C94" w:rsidRDefault="00D40F87" w:rsidP="00D40F87">
      <w:pPr>
        <w:rPr>
          <w:lang w:val="en-GB" w:eastAsia="en-US"/>
        </w:rPr>
      </w:pPr>
    </w:p>
    <w:p w14:paraId="7BD11997" w14:textId="52D6AB91" w:rsidR="00E83228" w:rsidRPr="000F3C94" w:rsidRDefault="00E83228" w:rsidP="00C0076C">
      <w:pPr>
        <w:pStyle w:val="Heading2"/>
        <w:tabs>
          <w:tab w:val="clear" w:pos="540"/>
        </w:tabs>
        <w:rPr>
          <w:lang w:val="en-GB" w:eastAsia="en-US"/>
        </w:rPr>
      </w:pPr>
      <w:bookmarkStart w:id="503" w:name="_Toc158918300"/>
      <w:bookmarkStart w:id="504" w:name="_Toc158918403"/>
      <w:bookmarkStart w:id="505" w:name="_Toc158918506"/>
      <w:bookmarkStart w:id="506" w:name="_Toc158918609"/>
      <w:bookmarkStart w:id="507" w:name="_Toc158923617"/>
      <w:bookmarkStart w:id="508" w:name="_Toc158923748"/>
      <w:bookmarkStart w:id="509" w:name="_Toc158985688"/>
      <w:bookmarkStart w:id="510" w:name="_Toc158985819"/>
      <w:bookmarkStart w:id="511" w:name="_Toc158988954"/>
      <w:bookmarkStart w:id="512" w:name="_Toc162544305"/>
      <w:bookmarkStart w:id="513" w:name="_Toc170717275"/>
      <w:bookmarkStart w:id="514" w:name="_Toc158918301"/>
      <w:bookmarkStart w:id="515" w:name="_Toc158918404"/>
      <w:bookmarkStart w:id="516" w:name="_Toc158918507"/>
      <w:bookmarkStart w:id="517" w:name="_Toc158918610"/>
      <w:bookmarkStart w:id="518" w:name="_Toc158923618"/>
      <w:bookmarkStart w:id="519" w:name="_Toc158923749"/>
      <w:bookmarkStart w:id="520" w:name="_Toc158985689"/>
      <w:bookmarkStart w:id="521" w:name="_Toc158985820"/>
      <w:bookmarkStart w:id="522" w:name="_Toc158988955"/>
      <w:bookmarkStart w:id="523" w:name="_Toc162544306"/>
      <w:bookmarkStart w:id="524" w:name="_Toc170717276"/>
      <w:bookmarkStart w:id="525" w:name="_Toc152232597"/>
      <w:bookmarkStart w:id="526" w:name="_Toc194500030"/>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r w:rsidRPr="000F3C94">
        <w:rPr>
          <w:lang w:val="en-GB" w:eastAsia="en-US"/>
        </w:rPr>
        <w:t xml:space="preserve">Support </w:t>
      </w:r>
      <w:r w:rsidR="00C0076C" w:rsidRPr="000F3C94">
        <w:rPr>
          <w:lang w:val="en-GB" w:eastAsia="en-US"/>
        </w:rPr>
        <w:t>f</w:t>
      </w:r>
      <w:r w:rsidRPr="000F3C94">
        <w:rPr>
          <w:lang w:val="en-GB" w:eastAsia="en-US"/>
        </w:rPr>
        <w:t>iles</w:t>
      </w:r>
      <w:bookmarkEnd w:id="525"/>
      <w:bookmarkEnd w:id="526"/>
    </w:p>
    <w:p w14:paraId="1B7A6BE6" w14:textId="77777777" w:rsidR="00CE50B9" w:rsidRPr="000F3C94" w:rsidRDefault="00CE50B9" w:rsidP="000662A8">
      <w:pPr>
        <w:spacing w:after="60"/>
        <w:rPr>
          <w:lang w:val="en-GB" w:eastAsia="en-US"/>
        </w:rPr>
      </w:pPr>
      <w:r w:rsidRPr="000F3C94">
        <w:rPr>
          <w:lang w:val="en-GB" w:eastAsia="en-US"/>
        </w:rPr>
        <w:t>Support</w:t>
      </w:r>
      <w:r w:rsidRPr="000F3C94">
        <w:rPr>
          <w:spacing w:val="-4"/>
          <w:lang w:val="en-GB" w:eastAsia="en-US"/>
        </w:rPr>
        <w:t xml:space="preserve"> </w:t>
      </w:r>
      <w:r w:rsidRPr="000F3C94">
        <w:rPr>
          <w:lang w:val="en-GB" w:eastAsia="en-US"/>
        </w:rPr>
        <w:t>files</w:t>
      </w:r>
      <w:r w:rsidRPr="000F3C94">
        <w:rPr>
          <w:spacing w:val="-3"/>
          <w:lang w:val="en-GB" w:eastAsia="en-US"/>
        </w:rPr>
        <w:t xml:space="preserve"> </w:t>
      </w:r>
      <w:r w:rsidRPr="000F3C94">
        <w:rPr>
          <w:lang w:val="en-GB" w:eastAsia="en-US"/>
        </w:rPr>
        <w:t>contain</w:t>
      </w:r>
      <w:r w:rsidRPr="000F3C94">
        <w:rPr>
          <w:spacing w:val="-2"/>
          <w:lang w:val="en-GB" w:eastAsia="en-US"/>
        </w:rPr>
        <w:t xml:space="preserve"> </w:t>
      </w:r>
      <w:r w:rsidRPr="000F3C94">
        <w:rPr>
          <w:lang w:val="en-GB" w:eastAsia="en-US"/>
        </w:rPr>
        <w:t>ancillary</w:t>
      </w:r>
      <w:r w:rsidRPr="000F3C94">
        <w:rPr>
          <w:spacing w:val="-7"/>
          <w:lang w:val="en-GB" w:eastAsia="en-US"/>
        </w:rPr>
        <w:t xml:space="preserve"> </w:t>
      </w:r>
      <w:r w:rsidRPr="000F3C94">
        <w:rPr>
          <w:lang w:val="en-GB" w:eastAsia="en-US"/>
        </w:rPr>
        <w:t>textual</w:t>
      </w:r>
      <w:r w:rsidRPr="000F3C94">
        <w:rPr>
          <w:spacing w:val="-5"/>
          <w:lang w:val="en-GB" w:eastAsia="en-US"/>
        </w:rPr>
        <w:t xml:space="preserve"> </w:t>
      </w:r>
      <w:r w:rsidRPr="000F3C94">
        <w:rPr>
          <w:lang w:val="en-GB" w:eastAsia="en-US"/>
        </w:rPr>
        <w:t>or graphic information</w:t>
      </w:r>
      <w:r w:rsidRPr="000F3C94">
        <w:rPr>
          <w:spacing w:val="-2"/>
          <w:lang w:val="en-GB" w:eastAsia="en-US"/>
        </w:rPr>
        <w:t xml:space="preserve"> </w:t>
      </w:r>
      <w:r w:rsidRPr="000F3C94">
        <w:rPr>
          <w:lang w:val="en-GB" w:eastAsia="en-US"/>
        </w:rPr>
        <w:t>in</w:t>
      </w:r>
      <w:r w:rsidRPr="000F3C94">
        <w:rPr>
          <w:spacing w:val="-1"/>
          <w:lang w:val="en-GB" w:eastAsia="en-US"/>
        </w:rPr>
        <w:t xml:space="preserve"> </w:t>
      </w:r>
      <w:r w:rsidRPr="000F3C94">
        <w:rPr>
          <w:lang w:val="en-GB" w:eastAsia="en-US"/>
        </w:rPr>
        <w:t>separate</w:t>
      </w:r>
      <w:r w:rsidRPr="000F3C94">
        <w:rPr>
          <w:spacing w:val="-3"/>
          <w:lang w:val="en-GB" w:eastAsia="en-US"/>
        </w:rPr>
        <w:t xml:space="preserve"> </w:t>
      </w:r>
      <w:r w:rsidRPr="000F3C94">
        <w:rPr>
          <w:lang w:val="en-GB" w:eastAsia="en-US"/>
        </w:rPr>
        <w:t>(linked</w:t>
      </w:r>
      <w:r w:rsidRPr="000F3C94">
        <w:rPr>
          <w:spacing w:val="-4"/>
          <w:lang w:val="en-GB" w:eastAsia="en-US"/>
        </w:rPr>
        <w:t xml:space="preserve"> </w:t>
      </w:r>
      <w:r w:rsidRPr="000F3C94">
        <w:rPr>
          <w:lang w:val="en-GB" w:eastAsia="en-US"/>
        </w:rPr>
        <w:t>to</w:t>
      </w:r>
      <w:r w:rsidRPr="000F3C94">
        <w:rPr>
          <w:spacing w:val="-3"/>
          <w:lang w:val="en-GB" w:eastAsia="en-US"/>
        </w:rPr>
        <w:t xml:space="preserve"> </w:t>
      </w:r>
      <w:r w:rsidRPr="000F3C94">
        <w:rPr>
          <w:lang w:val="en-GB" w:eastAsia="en-US"/>
        </w:rPr>
        <w:t>the</w:t>
      </w:r>
      <w:r w:rsidRPr="000F3C94">
        <w:rPr>
          <w:spacing w:val="-1"/>
          <w:lang w:val="en-GB" w:eastAsia="en-US"/>
        </w:rPr>
        <w:t xml:space="preserve"> </w:t>
      </w:r>
      <w:r w:rsidRPr="000F3C94">
        <w:rPr>
          <w:lang w:val="en-GB" w:eastAsia="en-US"/>
        </w:rPr>
        <w:t>dataset)</w:t>
      </w:r>
      <w:r w:rsidRPr="000F3C94">
        <w:rPr>
          <w:spacing w:val="-3"/>
          <w:lang w:val="en-GB" w:eastAsia="en-US"/>
        </w:rPr>
        <w:t xml:space="preserve"> </w:t>
      </w:r>
      <w:r w:rsidRPr="000F3C94">
        <w:rPr>
          <w:lang w:val="en-GB" w:eastAsia="en-US"/>
        </w:rPr>
        <w:t>files.</w:t>
      </w:r>
      <w:r w:rsidRPr="000F3C94">
        <w:rPr>
          <w:spacing w:val="-4"/>
          <w:lang w:val="en-GB" w:eastAsia="en-US"/>
        </w:rPr>
        <w:t xml:space="preserve"> </w:t>
      </w:r>
      <w:r w:rsidRPr="000F3C94">
        <w:rPr>
          <w:lang w:val="en-GB" w:eastAsia="en-US"/>
        </w:rPr>
        <w:t>The</w:t>
      </w:r>
      <w:r w:rsidRPr="000F3C94">
        <w:rPr>
          <w:spacing w:val="-53"/>
          <w:lang w:val="en-GB" w:eastAsia="en-US"/>
        </w:rPr>
        <w:t xml:space="preserve"> </w:t>
      </w:r>
      <w:r w:rsidRPr="000F3C94">
        <w:rPr>
          <w:lang w:val="en-GB" w:eastAsia="en-US"/>
        </w:rPr>
        <w:t>following</w:t>
      </w:r>
      <w:r w:rsidRPr="000F3C94">
        <w:rPr>
          <w:spacing w:val="-2"/>
          <w:lang w:val="en-GB" w:eastAsia="en-US"/>
        </w:rPr>
        <w:t xml:space="preserve"> </w:t>
      </w:r>
      <w:r w:rsidRPr="000F3C94">
        <w:rPr>
          <w:lang w:val="en-GB" w:eastAsia="en-US"/>
        </w:rPr>
        <w:t>formats are</w:t>
      </w:r>
      <w:r w:rsidRPr="000F3C94">
        <w:rPr>
          <w:spacing w:val="-1"/>
          <w:lang w:val="en-GB" w:eastAsia="en-US"/>
        </w:rPr>
        <w:t xml:space="preserve"> </w:t>
      </w:r>
      <w:r w:rsidRPr="000F3C94">
        <w:rPr>
          <w:lang w:val="en-GB" w:eastAsia="en-US"/>
        </w:rPr>
        <w:t>allowed</w:t>
      </w:r>
      <w:r w:rsidRPr="000F3C94">
        <w:rPr>
          <w:spacing w:val="-1"/>
          <w:lang w:val="en-GB" w:eastAsia="en-US"/>
        </w:rPr>
        <w:t xml:space="preserve"> </w:t>
      </w:r>
      <w:r w:rsidRPr="000F3C94">
        <w:rPr>
          <w:lang w:val="en-GB" w:eastAsia="en-US"/>
        </w:rPr>
        <w:t>for</w:t>
      </w:r>
      <w:r w:rsidRPr="000F3C94">
        <w:rPr>
          <w:spacing w:val="-1"/>
          <w:lang w:val="en-GB" w:eastAsia="en-US"/>
        </w:rPr>
        <w:t xml:space="preserve"> </w:t>
      </w:r>
      <w:r w:rsidRPr="000F3C94">
        <w:rPr>
          <w:lang w:val="en-GB" w:eastAsia="en-US"/>
        </w:rPr>
        <w:t>support</w:t>
      </w:r>
      <w:r w:rsidRPr="000F3C94">
        <w:rPr>
          <w:spacing w:val="-1"/>
          <w:lang w:val="en-GB" w:eastAsia="en-US"/>
        </w:rPr>
        <w:t xml:space="preserve"> </w:t>
      </w:r>
      <w:r w:rsidRPr="000F3C94">
        <w:rPr>
          <w:lang w:val="en-GB" w:eastAsia="en-US"/>
        </w:rPr>
        <w:t>files:</w:t>
      </w:r>
    </w:p>
    <w:p w14:paraId="2281D91D" w14:textId="5A0F63F4" w:rsidR="00CE50B9" w:rsidRPr="000F3C94" w:rsidRDefault="00CE50B9" w:rsidP="00C0076C">
      <w:pPr>
        <w:numPr>
          <w:ilvl w:val="0"/>
          <w:numId w:val="16"/>
        </w:numPr>
        <w:spacing w:after="60"/>
        <w:ind w:left="567" w:hanging="283"/>
        <w:rPr>
          <w:rFonts w:ascii="Symbol" w:eastAsia="Arial" w:hAnsi="Symbol"/>
          <w:lang w:val="en-GB" w:eastAsia="en-US"/>
        </w:rPr>
      </w:pPr>
      <w:r w:rsidRPr="000F3C94">
        <w:rPr>
          <w:rFonts w:eastAsia="Arial"/>
          <w:lang w:val="en-GB" w:eastAsia="en-US"/>
        </w:rPr>
        <w:t>Plain</w:t>
      </w:r>
      <w:r w:rsidRPr="000F3C94">
        <w:rPr>
          <w:rFonts w:eastAsia="Arial"/>
          <w:spacing w:val="-5"/>
          <w:lang w:val="en-GB" w:eastAsia="en-US"/>
        </w:rPr>
        <w:t xml:space="preserve"> </w:t>
      </w:r>
      <w:r w:rsidRPr="000F3C94">
        <w:rPr>
          <w:rFonts w:eastAsia="Arial"/>
          <w:lang w:val="en-GB" w:eastAsia="en-US"/>
        </w:rPr>
        <w:t>text</w:t>
      </w:r>
      <w:r w:rsidRPr="000F3C94">
        <w:rPr>
          <w:rFonts w:eastAsia="Arial"/>
          <w:spacing w:val="-7"/>
          <w:lang w:val="en-GB" w:eastAsia="en-US"/>
        </w:rPr>
        <w:t xml:space="preserve"> </w:t>
      </w:r>
      <w:r w:rsidRPr="000F3C94">
        <w:rPr>
          <w:rFonts w:eastAsia="Arial"/>
          <w:lang w:val="en-GB" w:eastAsia="en-US"/>
        </w:rPr>
        <w:t>files</w:t>
      </w:r>
      <w:r w:rsidRPr="000F3C94">
        <w:rPr>
          <w:rFonts w:eastAsia="Arial"/>
          <w:spacing w:val="-6"/>
          <w:lang w:val="en-GB" w:eastAsia="en-US"/>
        </w:rPr>
        <w:t xml:space="preserve"> </w:t>
      </w:r>
      <w:r w:rsidRPr="000F3C94">
        <w:rPr>
          <w:rFonts w:eastAsia="Arial"/>
          <w:lang w:val="en-GB" w:eastAsia="en-US"/>
        </w:rPr>
        <w:t>must</w:t>
      </w:r>
      <w:r w:rsidRPr="000F3C94">
        <w:rPr>
          <w:rFonts w:eastAsia="Arial"/>
          <w:spacing w:val="-7"/>
          <w:lang w:val="en-GB" w:eastAsia="en-US"/>
        </w:rPr>
        <w:t xml:space="preserve"> </w:t>
      </w:r>
      <w:r w:rsidRPr="000F3C94">
        <w:rPr>
          <w:rFonts w:eastAsia="Arial"/>
          <w:lang w:val="en-GB" w:eastAsia="en-US"/>
        </w:rPr>
        <w:t>contain</w:t>
      </w:r>
      <w:r w:rsidRPr="000F3C94">
        <w:rPr>
          <w:rFonts w:eastAsia="Arial"/>
          <w:spacing w:val="-5"/>
          <w:lang w:val="en-GB" w:eastAsia="en-US"/>
        </w:rPr>
        <w:t xml:space="preserve"> </w:t>
      </w:r>
      <w:r w:rsidRPr="000F3C94">
        <w:rPr>
          <w:rFonts w:eastAsia="Arial"/>
          <w:lang w:val="en-GB" w:eastAsia="en-US"/>
        </w:rPr>
        <w:t>only</w:t>
      </w:r>
      <w:r w:rsidRPr="000F3C94">
        <w:rPr>
          <w:rFonts w:eastAsia="Arial"/>
          <w:spacing w:val="-8"/>
          <w:lang w:val="en-GB" w:eastAsia="en-US"/>
        </w:rPr>
        <w:t xml:space="preserve"> </w:t>
      </w:r>
      <w:r w:rsidRPr="000F3C94">
        <w:rPr>
          <w:rFonts w:eastAsia="Arial"/>
          <w:lang w:val="en-GB" w:eastAsia="en-US"/>
        </w:rPr>
        <w:t>general</w:t>
      </w:r>
      <w:r w:rsidRPr="000F3C94">
        <w:rPr>
          <w:rFonts w:eastAsia="Arial"/>
          <w:spacing w:val="-6"/>
          <w:lang w:val="en-GB" w:eastAsia="en-US"/>
        </w:rPr>
        <w:t xml:space="preserve"> </w:t>
      </w:r>
      <w:r w:rsidRPr="000F3C94">
        <w:rPr>
          <w:rFonts w:eastAsia="Arial"/>
          <w:lang w:val="en-GB" w:eastAsia="en-US"/>
        </w:rPr>
        <w:t>text</w:t>
      </w:r>
      <w:r w:rsidRPr="000F3C94">
        <w:rPr>
          <w:rFonts w:eastAsia="Arial"/>
          <w:spacing w:val="-4"/>
          <w:lang w:val="en-GB" w:eastAsia="en-US"/>
        </w:rPr>
        <w:t xml:space="preserve"> </w:t>
      </w:r>
      <w:r w:rsidRPr="000F3C94">
        <w:rPr>
          <w:rFonts w:eastAsia="Arial"/>
          <w:lang w:val="en-GB" w:eastAsia="en-US"/>
        </w:rPr>
        <w:t>as</w:t>
      </w:r>
      <w:r w:rsidRPr="000F3C94">
        <w:rPr>
          <w:rFonts w:eastAsia="Arial"/>
          <w:spacing w:val="-5"/>
          <w:lang w:val="en-GB" w:eastAsia="en-US"/>
        </w:rPr>
        <w:t xml:space="preserve"> </w:t>
      </w:r>
      <w:r w:rsidRPr="000F3C94">
        <w:rPr>
          <w:rFonts w:eastAsia="Arial"/>
          <w:lang w:val="en-GB" w:eastAsia="en-US"/>
        </w:rPr>
        <w:t>defined</w:t>
      </w:r>
      <w:r w:rsidRPr="000F3C94">
        <w:rPr>
          <w:rFonts w:eastAsia="Arial"/>
          <w:spacing w:val="-7"/>
          <w:lang w:val="en-GB" w:eastAsia="en-US"/>
        </w:rPr>
        <w:t xml:space="preserve"> </w:t>
      </w:r>
      <w:r w:rsidRPr="000F3C94">
        <w:rPr>
          <w:rFonts w:eastAsia="Arial"/>
          <w:lang w:val="en-GB" w:eastAsia="en-US"/>
        </w:rPr>
        <w:t>in</w:t>
      </w:r>
      <w:r w:rsidRPr="000F3C94">
        <w:rPr>
          <w:rFonts w:eastAsia="Arial"/>
          <w:spacing w:val="-5"/>
          <w:lang w:val="en-GB" w:eastAsia="en-US"/>
        </w:rPr>
        <w:t xml:space="preserve"> </w:t>
      </w:r>
      <w:r w:rsidRPr="000F3C94">
        <w:rPr>
          <w:rFonts w:eastAsia="Arial"/>
          <w:lang w:val="en-GB" w:eastAsia="en-US"/>
        </w:rPr>
        <w:t>this</w:t>
      </w:r>
      <w:r w:rsidRPr="000F3C94">
        <w:rPr>
          <w:rFonts w:eastAsia="Arial"/>
          <w:spacing w:val="1"/>
          <w:lang w:val="en-GB" w:eastAsia="en-US"/>
        </w:rPr>
        <w:t xml:space="preserve"> </w:t>
      </w:r>
      <w:r w:rsidRPr="000F3C94">
        <w:rPr>
          <w:rFonts w:eastAsia="Arial"/>
          <w:lang w:val="en-GB" w:eastAsia="en-US"/>
        </w:rPr>
        <w:t>Standard.</w:t>
      </w:r>
      <w:r w:rsidRPr="000F3C94">
        <w:rPr>
          <w:rFonts w:eastAsia="Arial"/>
          <w:spacing w:val="-7"/>
          <w:lang w:val="en-GB" w:eastAsia="en-US"/>
        </w:rPr>
        <w:t xml:space="preserve"> </w:t>
      </w:r>
      <w:r w:rsidRPr="000F3C94">
        <w:rPr>
          <w:rFonts w:eastAsia="Arial"/>
          <w:lang w:val="en-GB" w:eastAsia="en-US"/>
        </w:rPr>
        <w:t>Files</w:t>
      </w:r>
      <w:r w:rsidRPr="000F3C94">
        <w:rPr>
          <w:rFonts w:eastAsia="Arial"/>
          <w:spacing w:val="-6"/>
          <w:lang w:val="en-GB" w:eastAsia="en-US"/>
        </w:rPr>
        <w:t xml:space="preserve"> </w:t>
      </w:r>
      <w:r w:rsidRPr="000F3C94">
        <w:rPr>
          <w:rFonts w:eastAsia="Arial"/>
          <w:lang w:val="en-GB" w:eastAsia="en-US"/>
        </w:rPr>
        <w:t>must</w:t>
      </w:r>
      <w:r w:rsidRPr="000F3C94">
        <w:rPr>
          <w:rFonts w:eastAsia="Arial"/>
          <w:spacing w:val="-7"/>
          <w:lang w:val="en-GB" w:eastAsia="en-US"/>
        </w:rPr>
        <w:t xml:space="preserve"> </w:t>
      </w:r>
      <w:r w:rsidRPr="000F3C94">
        <w:rPr>
          <w:rFonts w:eastAsia="Arial"/>
          <w:lang w:val="en-GB" w:eastAsia="en-US"/>
        </w:rPr>
        <w:t>use</w:t>
      </w:r>
      <w:r w:rsidRPr="000F3C94">
        <w:rPr>
          <w:rFonts w:eastAsia="Arial"/>
          <w:spacing w:val="-7"/>
          <w:lang w:val="en-GB" w:eastAsia="en-US"/>
        </w:rPr>
        <w:t xml:space="preserve"> </w:t>
      </w:r>
      <w:r w:rsidRPr="000F3C94">
        <w:rPr>
          <w:rFonts w:eastAsia="Arial"/>
          <w:lang w:val="en-GB" w:eastAsia="en-US"/>
        </w:rPr>
        <w:t>the</w:t>
      </w:r>
      <w:r w:rsidRPr="000F3C94">
        <w:rPr>
          <w:rFonts w:eastAsia="Arial"/>
          <w:spacing w:val="-7"/>
          <w:lang w:val="en-GB" w:eastAsia="en-US"/>
        </w:rPr>
        <w:t xml:space="preserve"> </w:t>
      </w:r>
      <w:r w:rsidRPr="000F3C94">
        <w:rPr>
          <w:rFonts w:eastAsia="Arial"/>
          <w:lang w:val="en-GB" w:eastAsia="en-US"/>
        </w:rPr>
        <w:t>UTF-</w:t>
      </w:r>
      <w:r w:rsidRPr="000F3C94">
        <w:rPr>
          <w:rFonts w:eastAsia="Arial"/>
          <w:spacing w:val="-53"/>
          <w:lang w:val="en-GB" w:eastAsia="en-US"/>
        </w:rPr>
        <w:t xml:space="preserve"> </w:t>
      </w:r>
      <w:r w:rsidRPr="000F3C94">
        <w:rPr>
          <w:rFonts w:eastAsia="Arial"/>
          <w:lang w:val="en-GB" w:eastAsia="en-US"/>
        </w:rPr>
        <w:t>8</w:t>
      </w:r>
      <w:r w:rsidRPr="000F3C94">
        <w:rPr>
          <w:rFonts w:eastAsia="Arial"/>
          <w:spacing w:val="-2"/>
          <w:lang w:val="en-GB" w:eastAsia="en-US"/>
        </w:rPr>
        <w:t xml:space="preserve"> </w:t>
      </w:r>
      <w:r w:rsidRPr="000F3C94">
        <w:rPr>
          <w:rFonts w:eastAsia="Arial"/>
          <w:lang w:val="en-GB" w:eastAsia="en-US"/>
        </w:rPr>
        <w:t>character</w:t>
      </w:r>
      <w:r w:rsidRPr="000F3C94">
        <w:rPr>
          <w:rFonts w:eastAsia="Arial"/>
          <w:spacing w:val="-1"/>
          <w:lang w:val="en-GB" w:eastAsia="en-US"/>
        </w:rPr>
        <w:t xml:space="preserve"> </w:t>
      </w:r>
      <w:r w:rsidRPr="000F3C94">
        <w:rPr>
          <w:rFonts w:eastAsia="Arial"/>
          <w:lang w:val="en-GB" w:eastAsia="en-US"/>
        </w:rPr>
        <w:t>set</w:t>
      </w:r>
      <w:r w:rsidRPr="000F3C94">
        <w:rPr>
          <w:rFonts w:eastAsia="Arial"/>
          <w:spacing w:val="1"/>
          <w:lang w:val="en-GB" w:eastAsia="en-US"/>
        </w:rPr>
        <w:t xml:space="preserve"> </w:t>
      </w:r>
      <w:r w:rsidRPr="000F3C94">
        <w:rPr>
          <w:rFonts w:eastAsia="Arial"/>
          <w:lang w:val="en-GB" w:eastAsia="en-US"/>
        </w:rPr>
        <w:t>encoding.</w:t>
      </w:r>
    </w:p>
    <w:p w14:paraId="6A72EAD3" w14:textId="77777777" w:rsidR="00CE50B9" w:rsidRPr="000F3C94" w:rsidRDefault="00CE50B9" w:rsidP="000662A8">
      <w:pPr>
        <w:widowControl w:val="0"/>
        <w:numPr>
          <w:ilvl w:val="0"/>
          <w:numId w:val="16"/>
        </w:numPr>
        <w:tabs>
          <w:tab w:val="left" w:pos="767"/>
        </w:tabs>
        <w:autoSpaceDE w:val="0"/>
        <w:autoSpaceDN w:val="0"/>
        <w:spacing w:after="60"/>
        <w:ind w:left="567" w:right="34" w:hanging="283"/>
        <w:rPr>
          <w:rFonts w:ascii="Symbol" w:eastAsia="Arial" w:hAnsi="Symbol"/>
          <w:lang w:val="en-GB" w:eastAsia="en-US"/>
        </w:rPr>
      </w:pPr>
      <w:r w:rsidRPr="000F3C94">
        <w:rPr>
          <w:rFonts w:eastAsia="Arial"/>
          <w:spacing w:val="-1"/>
          <w:lang w:val="en-GB" w:eastAsia="en-US"/>
        </w:rPr>
        <w:t>HTML</w:t>
      </w:r>
      <w:r w:rsidRPr="000F3C94">
        <w:rPr>
          <w:rFonts w:eastAsia="Arial"/>
          <w:spacing w:val="-11"/>
          <w:lang w:val="en-GB" w:eastAsia="en-US"/>
        </w:rPr>
        <w:t xml:space="preserve"> </w:t>
      </w:r>
      <w:r w:rsidRPr="000F3C94">
        <w:rPr>
          <w:rFonts w:eastAsia="Arial"/>
          <w:spacing w:val="-1"/>
          <w:lang w:val="en-GB" w:eastAsia="en-US"/>
        </w:rPr>
        <w:t>and</w:t>
      </w:r>
      <w:r w:rsidRPr="000F3C94">
        <w:rPr>
          <w:rFonts w:eastAsia="Arial"/>
          <w:spacing w:val="-11"/>
          <w:lang w:val="en-GB" w:eastAsia="en-US"/>
        </w:rPr>
        <w:t xml:space="preserve"> </w:t>
      </w:r>
      <w:r w:rsidRPr="000F3C94">
        <w:rPr>
          <w:rFonts w:eastAsia="Arial"/>
          <w:spacing w:val="-1"/>
          <w:lang w:val="en-GB" w:eastAsia="en-US"/>
        </w:rPr>
        <w:t>XML</w:t>
      </w:r>
      <w:r w:rsidRPr="000F3C94">
        <w:rPr>
          <w:rFonts w:eastAsia="Arial"/>
          <w:spacing w:val="-11"/>
          <w:lang w:val="en-GB" w:eastAsia="en-US"/>
        </w:rPr>
        <w:t xml:space="preserve"> </w:t>
      </w:r>
      <w:r w:rsidRPr="000F3C94">
        <w:rPr>
          <w:rFonts w:eastAsia="Arial"/>
          <w:spacing w:val="-1"/>
          <w:lang w:val="en-GB" w:eastAsia="en-US"/>
        </w:rPr>
        <w:t>files</w:t>
      </w:r>
      <w:r w:rsidRPr="000F3C94">
        <w:rPr>
          <w:rFonts w:eastAsia="Arial"/>
          <w:spacing w:val="-10"/>
          <w:lang w:val="en-GB" w:eastAsia="en-US"/>
        </w:rPr>
        <w:t xml:space="preserve"> </w:t>
      </w:r>
      <w:r w:rsidRPr="000F3C94">
        <w:rPr>
          <w:rFonts w:eastAsia="Arial"/>
          <w:lang w:val="en-GB" w:eastAsia="en-US"/>
        </w:rPr>
        <w:t>must</w:t>
      </w:r>
      <w:r w:rsidRPr="000F3C94">
        <w:rPr>
          <w:rFonts w:eastAsia="Arial"/>
          <w:spacing w:val="-11"/>
          <w:lang w:val="en-GB" w:eastAsia="en-US"/>
        </w:rPr>
        <w:t xml:space="preserve"> </w:t>
      </w:r>
      <w:r w:rsidRPr="000F3C94">
        <w:rPr>
          <w:rFonts w:eastAsia="Arial"/>
          <w:lang w:val="en-GB" w:eastAsia="en-US"/>
        </w:rPr>
        <w:t>contain</w:t>
      </w:r>
      <w:r w:rsidRPr="000F3C94">
        <w:rPr>
          <w:rFonts w:eastAsia="Arial"/>
          <w:spacing w:val="-8"/>
          <w:lang w:val="en-GB" w:eastAsia="en-US"/>
        </w:rPr>
        <w:t xml:space="preserve"> </w:t>
      </w:r>
      <w:r w:rsidRPr="000F3C94">
        <w:rPr>
          <w:rFonts w:eastAsia="Arial"/>
          <w:lang w:val="en-GB" w:eastAsia="en-US"/>
        </w:rPr>
        <w:t>only</w:t>
      </w:r>
      <w:r w:rsidRPr="000F3C94">
        <w:rPr>
          <w:rFonts w:eastAsia="Arial"/>
          <w:spacing w:val="-14"/>
          <w:lang w:val="en-GB" w:eastAsia="en-US"/>
        </w:rPr>
        <w:t xml:space="preserve"> </w:t>
      </w:r>
      <w:r w:rsidRPr="000F3C94">
        <w:rPr>
          <w:rFonts w:eastAsia="Arial"/>
          <w:lang w:val="en-GB" w:eastAsia="en-US"/>
        </w:rPr>
        <w:t>text</w:t>
      </w:r>
      <w:r w:rsidRPr="000F3C94">
        <w:rPr>
          <w:rFonts w:eastAsia="Arial"/>
          <w:spacing w:val="-11"/>
          <w:lang w:val="en-GB" w:eastAsia="en-US"/>
        </w:rPr>
        <w:t xml:space="preserve"> </w:t>
      </w:r>
      <w:r w:rsidRPr="000F3C94">
        <w:rPr>
          <w:rFonts w:eastAsia="Arial"/>
          <w:lang w:val="en-GB" w:eastAsia="en-US"/>
        </w:rPr>
        <w:t>and</w:t>
      </w:r>
      <w:r w:rsidRPr="000F3C94">
        <w:rPr>
          <w:rFonts w:eastAsia="Arial"/>
          <w:spacing w:val="-11"/>
          <w:lang w:val="en-GB" w:eastAsia="en-US"/>
        </w:rPr>
        <w:t xml:space="preserve"> </w:t>
      </w:r>
      <w:r w:rsidRPr="000F3C94">
        <w:rPr>
          <w:rFonts w:eastAsia="Arial"/>
          <w:lang w:val="en-GB" w:eastAsia="en-US"/>
        </w:rPr>
        <w:t>markup</w:t>
      </w:r>
      <w:r w:rsidRPr="000F3C94">
        <w:rPr>
          <w:rFonts w:eastAsia="Arial"/>
          <w:spacing w:val="-11"/>
          <w:lang w:val="en-GB" w:eastAsia="en-US"/>
        </w:rPr>
        <w:t xml:space="preserve"> </w:t>
      </w:r>
      <w:r w:rsidRPr="000F3C94">
        <w:rPr>
          <w:rFonts w:eastAsia="Arial"/>
          <w:lang w:val="en-GB" w:eastAsia="en-US"/>
        </w:rPr>
        <w:t>as</w:t>
      </w:r>
      <w:r w:rsidRPr="000F3C94">
        <w:rPr>
          <w:rFonts w:eastAsia="Arial"/>
          <w:spacing w:val="-10"/>
          <w:lang w:val="en-GB" w:eastAsia="en-US"/>
        </w:rPr>
        <w:t xml:space="preserve"> </w:t>
      </w:r>
      <w:r w:rsidRPr="000F3C94">
        <w:rPr>
          <w:rFonts w:eastAsia="Arial"/>
          <w:lang w:val="en-GB" w:eastAsia="en-US"/>
        </w:rPr>
        <w:t>defined</w:t>
      </w:r>
      <w:r w:rsidRPr="000F3C94">
        <w:rPr>
          <w:rFonts w:eastAsia="Arial"/>
          <w:spacing w:val="-11"/>
          <w:lang w:val="en-GB" w:eastAsia="en-US"/>
        </w:rPr>
        <w:t xml:space="preserve"> </w:t>
      </w:r>
      <w:r w:rsidRPr="000F3C94">
        <w:rPr>
          <w:rFonts w:eastAsia="Arial"/>
          <w:lang w:val="en-GB" w:eastAsia="en-US"/>
        </w:rPr>
        <w:t>in</w:t>
      </w:r>
      <w:r w:rsidRPr="000F3C94">
        <w:rPr>
          <w:rFonts w:eastAsia="Arial"/>
          <w:spacing w:val="-11"/>
          <w:lang w:val="en-GB" w:eastAsia="en-US"/>
        </w:rPr>
        <w:t xml:space="preserve"> </w:t>
      </w:r>
      <w:r w:rsidRPr="000F3C94">
        <w:rPr>
          <w:rFonts w:eastAsia="Arial"/>
          <w:lang w:val="en-GB" w:eastAsia="en-US"/>
        </w:rPr>
        <w:t>the</w:t>
      </w:r>
      <w:r w:rsidRPr="000F3C94">
        <w:rPr>
          <w:rFonts w:eastAsia="Arial"/>
          <w:spacing w:val="-11"/>
          <w:lang w:val="en-GB" w:eastAsia="en-US"/>
        </w:rPr>
        <w:t xml:space="preserve"> </w:t>
      </w:r>
      <w:r w:rsidRPr="000F3C94">
        <w:rPr>
          <w:rFonts w:eastAsia="Arial"/>
          <w:lang w:val="en-GB" w:eastAsia="en-US"/>
        </w:rPr>
        <w:t>relevant</w:t>
      </w:r>
      <w:r w:rsidRPr="000F3C94">
        <w:rPr>
          <w:rFonts w:eastAsia="Arial"/>
          <w:spacing w:val="-2"/>
          <w:lang w:val="en-GB" w:eastAsia="en-US"/>
        </w:rPr>
        <w:t xml:space="preserve"> </w:t>
      </w:r>
      <w:r w:rsidRPr="000F3C94">
        <w:rPr>
          <w:rFonts w:eastAsia="Arial"/>
          <w:lang w:val="en-GB" w:eastAsia="en-US"/>
        </w:rPr>
        <w:t>W3C</w:t>
      </w:r>
      <w:r w:rsidRPr="000F3C94">
        <w:rPr>
          <w:rFonts w:eastAsia="Arial"/>
          <w:spacing w:val="-10"/>
          <w:lang w:val="en-GB" w:eastAsia="en-US"/>
        </w:rPr>
        <w:t xml:space="preserve"> </w:t>
      </w:r>
      <w:r w:rsidRPr="000F3C94">
        <w:rPr>
          <w:rFonts w:eastAsia="Arial"/>
          <w:lang w:val="en-GB" w:eastAsia="en-US"/>
        </w:rPr>
        <w:t>standards.</w:t>
      </w:r>
      <w:r w:rsidRPr="000F3C94">
        <w:rPr>
          <w:rFonts w:eastAsia="Arial"/>
          <w:spacing w:val="-53"/>
          <w:lang w:val="en-GB" w:eastAsia="en-US"/>
        </w:rPr>
        <w:t xml:space="preserve"> </w:t>
      </w:r>
      <w:r w:rsidRPr="000F3C94">
        <w:rPr>
          <w:rFonts w:eastAsia="Arial"/>
          <w:lang w:val="en-GB" w:eastAsia="en-US"/>
        </w:rPr>
        <w:t>Files must use the UTF-8 character set encoding. References in datasets to HTML and XML</w:t>
      </w:r>
      <w:r w:rsidRPr="000F3C94">
        <w:rPr>
          <w:rFonts w:eastAsia="Arial"/>
          <w:spacing w:val="1"/>
          <w:lang w:val="en-GB" w:eastAsia="en-US"/>
        </w:rPr>
        <w:t xml:space="preserve"> </w:t>
      </w:r>
      <w:r w:rsidRPr="000F3C94">
        <w:rPr>
          <w:rFonts w:eastAsia="Arial"/>
          <w:lang w:val="en-GB" w:eastAsia="en-US"/>
        </w:rPr>
        <w:t>support files must treat them as text files (that is, they should not be referenced using attributes</w:t>
      </w:r>
      <w:r w:rsidRPr="000F3C94">
        <w:rPr>
          <w:rFonts w:eastAsia="Arial"/>
          <w:spacing w:val="1"/>
          <w:lang w:val="en-GB" w:eastAsia="en-US"/>
        </w:rPr>
        <w:t xml:space="preserve"> </w:t>
      </w:r>
      <w:r w:rsidRPr="000F3C94">
        <w:rPr>
          <w:rFonts w:eastAsia="Arial"/>
          <w:lang w:val="en-GB" w:eastAsia="en-US"/>
        </w:rPr>
        <w:t>intended</w:t>
      </w:r>
      <w:r w:rsidRPr="000F3C94">
        <w:rPr>
          <w:rFonts w:eastAsia="Arial"/>
          <w:spacing w:val="-2"/>
          <w:lang w:val="en-GB" w:eastAsia="en-US"/>
        </w:rPr>
        <w:t xml:space="preserve"> </w:t>
      </w:r>
      <w:r w:rsidRPr="000F3C94">
        <w:rPr>
          <w:rFonts w:eastAsia="Arial"/>
          <w:lang w:val="en-GB" w:eastAsia="en-US"/>
        </w:rPr>
        <w:t>for</w:t>
      </w:r>
      <w:r w:rsidRPr="000F3C94">
        <w:rPr>
          <w:rFonts w:eastAsia="Arial"/>
          <w:spacing w:val="-1"/>
          <w:lang w:val="en-GB" w:eastAsia="en-US"/>
        </w:rPr>
        <w:t xml:space="preserve"> </w:t>
      </w:r>
      <w:r w:rsidRPr="000F3C94">
        <w:rPr>
          <w:rFonts w:eastAsia="Arial"/>
          <w:lang w:val="en-GB" w:eastAsia="en-US"/>
        </w:rPr>
        <w:t>picture</w:t>
      </w:r>
      <w:r w:rsidRPr="000F3C94">
        <w:rPr>
          <w:rFonts w:eastAsia="Arial"/>
          <w:spacing w:val="2"/>
          <w:lang w:val="en-GB" w:eastAsia="en-US"/>
        </w:rPr>
        <w:t xml:space="preserve"> </w:t>
      </w:r>
      <w:r w:rsidRPr="000F3C94">
        <w:rPr>
          <w:rFonts w:eastAsia="Arial"/>
          <w:lang w:val="en-GB" w:eastAsia="en-US"/>
        </w:rPr>
        <w:t>files).</w:t>
      </w:r>
    </w:p>
    <w:p w14:paraId="55A790D2" w14:textId="48522B6F" w:rsidR="00CE50B9" w:rsidRPr="000F3C94" w:rsidRDefault="00CE50B9" w:rsidP="00C0076C">
      <w:pPr>
        <w:widowControl w:val="0"/>
        <w:numPr>
          <w:ilvl w:val="0"/>
          <w:numId w:val="16"/>
        </w:numPr>
        <w:tabs>
          <w:tab w:val="left" w:pos="767"/>
        </w:tabs>
        <w:autoSpaceDE w:val="0"/>
        <w:autoSpaceDN w:val="0"/>
        <w:ind w:left="568" w:hanging="284"/>
        <w:jc w:val="left"/>
        <w:rPr>
          <w:rFonts w:ascii="Symbol" w:eastAsia="Arial" w:hAnsi="Symbol"/>
          <w:lang w:val="en-GB" w:eastAsia="en-US"/>
        </w:rPr>
      </w:pPr>
      <w:r w:rsidRPr="000F3C94">
        <w:rPr>
          <w:rFonts w:eastAsia="Arial"/>
          <w:lang w:val="en-GB" w:eastAsia="en-US"/>
        </w:rPr>
        <w:t>Picture files</w:t>
      </w:r>
      <w:r w:rsidRPr="000F3C94">
        <w:rPr>
          <w:rFonts w:eastAsia="Arial"/>
          <w:spacing w:val="-2"/>
          <w:lang w:val="en-GB" w:eastAsia="en-US"/>
        </w:rPr>
        <w:t xml:space="preserve"> </w:t>
      </w:r>
      <w:r w:rsidRPr="000F3C94">
        <w:rPr>
          <w:rFonts w:eastAsia="Arial"/>
          <w:lang w:val="en-GB" w:eastAsia="en-US"/>
        </w:rPr>
        <w:t>must</w:t>
      </w:r>
      <w:r w:rsidRPr="000F3C94">
        <w:rPr>
          <w:rFonts w:eastAsia="Arial"/>
          <w:spacing w:val="-2"/>
          <w:lang w:val="en-GB" w:eastAsia="en-US"/>
        </w:rPr>
        <w:t xml:space="preserve"> </w:t>
      </w:r>
      <w:r w:rsidRPr="000F3C94">
        <w:rPr>
          <w:rFonts w:eastAsia="Arial"/>
          <w:lang w:val="en-GB" w:eastAsia="en-US"/>
        </w:rPr>
        <w:t>be</w:t>
      </w:r>
      <w:r w:rsidRPr="000F3C94">
        <w:rPr>
          <w:rFonts w:eastAsia="Arial"/>
          <w:spacing w:val="-2"/>
          <w:lang w:val="en-GB" w:eastAsia="en-US"/>
        </w:rPr>
        <w:t xml:space="preserve"> </w:t>
      </w:r>
      <w:r w:rsidRPr="000F3C94">
        <w:rPr>
          <w:rFonts w:eastAsia="Arial"/>
          <w:lang w:val="en-GB" w:eastAsia="en-US"/>
        </w:rPr>
        <w:t>in the</w:t>
      </w:r>
      <w:r w:rsidRPr="000F3C94">
        <w:rPr>
          <w:rFonts w:eastAsia="Arial"/>
          <w:spacing w:val="1"/>
          <w:lang w:val="en-GB" w:eastAsia="en-US"/>
        </w:rPr>
        <w:t xml:space="preserve"> </w:t>
      </w:r>
      <w:r w:rsidRPr="000F3C94">
        <w:rPr>
          <w:rFonts w:eastAsia="Arial"/>
          <w:lang w:val="en-GB" w:eastAsia="en-US"/>
        </w:rPr>
        <w:t>Tagged</w:t>
      </w:r>
      <w:r w:rsidRPr="000F3C94">
        <w:rPr>
          <w:rFonts w:eastAsia="Arial"/>
          <w:spacing w:val="-3"/>
          <w:lang w:val="en-GB" w:eastAsia="en-US"/>
        </w:rPr>
        <w:t xml:space="preserve"> </w:t>
      </w:r>
      <w:r w:rsidRPr="000F3C94">
        <w:rPr>
          <w:rFonts w:eastAsia="Arial"/>
          <w:lang w:val="en-GB" w:eastAsia="en-US"/>
        </w:rPr>
        <w:t>Image</w:t>
      </w:r>
      <w:r w:rsidRPr="000F3C94">
        <w:rPr>
          <w:rFonts w:eastAsia="Arial"/>
          <w:spacing w:val="-2"/>
          <w:lang w:val="en-GB" w:eastAsia="en-US"/>
        </w:rPr>
        <w:t xml:space="preserve"> </w:t>
      </w:r>
      <w:r w:rsidR="007262D6" w:rsidRPr="000F3C94">
        <w:rPr>
          <w:rFonts w:eastAsia="Arial"/>
          <w:lang w:val="en-GB" w:eastAsia="en-US"/>
        </w:rPr>
        <w:t>F</w:t>
      </w:r>
      <w:r w:rsidRPr="000F3C94">
        <w:rPr>
          <w:rFonts w:eastAsia="Arial"/>
          <w:lang w:val="en-GB" w:eastAsia="en-US"/>
        </w:rPr>
        <w:t>ile</w:t>
      </w:r>
      <w:r w:rsidRPr="000F3C94">
        <w:rPr>
          <w:rFonts w:eastAsia="Arial"/>
          <w:spacing w:val="-3"/>
          <w:lang w:val="en-GB" w:eastAsia="en-US"/>
        </w:rPr>
        <w:t xml:space="preserve"> </w:t>
      </w:r>
      <w:r w:rsidRPr="000F3C94">
        <w:rPr>
          <w:rFonts w:eastAsia="Arial"/>
          <w:lang w:val="en-GB" w:eastAsia="en-US"/>
        </w:rPr>
        <w:t>Format</w:t>
      </w:r>
      <w:r w:rsidRPr="000F3C94">
        <w:rPr>
          <w:rFonts w:eastAsia="Arial"/>
          <w:spacing w:val="-2"/>
          <w:lang w:val="en-GB" w:eastAsia="en-US"/>
        </w:rPr>
        <w:t xml:space="preserve"> </w:t>
      </w:r>
      <w:r w:rsidRPr="000F3C94">
        <w:rPr>
          <w:rFonts w:eastAsia="Arial"/>
          <w:lang w:val="en-GB" w:eastAsia="en-US"/>
        </w:rPr>
        <w:t>(TIFF)</w:t>
      </w:r>
      <w:r w:rsidRPr="000F3C94">
        <w:rPr>
          <w:rFonts w:eastAsia="Arial"/>
          <w:spacing w:val="-2"/>
          <w:lang w:val="en-GB" w:eastAsia="en-US"/>
        </w:rPr>
        <w:t xml:space="preserve"> </w:t>
      </w:r>
      <w:r w:rsidRPr="000F3C94">
        <w:rPr>
          <w:rFonts w:eastAsia="Arial"/>
          <w:lang w:val="en-GB" w:eastAsia="en-US"/>
        </w:rPr>
        <w:t>[Edition</w:t>
      </w:r>
      <w:r w:rsidRPr="000F3C94">
        <w:rPr>
          <w:rFonts w:eastAsia="Arial"/>
          <w:spacing w:val="-2"/>
          <w:lang w:val="en-GB" w:eastAsia="en-US"/>
        </w:rPr>
        <w:t xml:space="preserve"> </w:t>
      </w:r>
      <w:r w:rsidRPr="000F3C94">
        <w:rPr>
          <w:rFonts w:eastAsia="Arial"/>
          <w:lang w:val="en-GB" w:eastAsia="en-US"/>
        </w:rPr>
        <w:t>6.0].</w:t>
      </w:r>
    </w:p>
    <w:p w14:paraId="186B9EE9" w14:textId="3A6AD026" w:rsidR="00CE50B9" w:rsidRPr="000F3C94" w:rsidRDefault="00CE50B9" w:rsidP="00CE50B9">
      <w:pPr>
        <w:rPr>
          <w:lang w:val="en-GB" w:eastAsia="en-US"/>
        </w:rPr>
      </w:pPr>
      <w:r w:rsidRPr="000F3C94">
        <w:rPr>
          <w:lang w:val="en-GB" w:eastAsia="en-US"/>
        </w:rPr>
        <w:t>Support files shall be used for data management and additional information to users. Portraying and</w:t>
      </w:r>
      <w:r w:rsidRPr="000F3C94">
        <w:rPr>
          <w:spacing w:val="1"/>
          <w:lang w:val="en-GB" w:eastAsia="en-US"/>
        </w:rPr>
        <w:t xml:space="preserve"> </w:t>
      </w:r>
      <w:r w:rsidRPr="000F3C94">
        <w:rPr>
          <w:lang w:val="en-GB" w:eastAsia="en-US"/>
        </w:rPr>
        <w:t>using</w:t>
      </w:r>
      <w:r w:rsidRPr="000F3C94">
        <w:rPr>
          <w:spacing w:val="-6"/>
          <w:lang w:val="en-GB" w:eastAsia="en-US"/>
        </w:rPr>
        <w:t xml:space="preserve"> </w:t>
      </w:r>
      <w:r w:rsidRPr="000F3C94">
        <w:rPr>
          <w:lang w:val="en-GB" w:eastAsia="en-US"/>
        </w:rPr>
        <w:t>support</w:t>
      </w:r>
      <w:r w:rsidRPr="000F3C94">
        <w:rPr>
          <w:spacing w:val="-6"/>
          <w:lang w:val="en-GB" w:eastAsia="en-US"/>
        </w:rPr>
        <w:t xml:space="preserve"> </w:t>
      </w:r>
      <w:r w:rsidRPr="000F3C94">
        <w:rPr>
          <w:lang w:val="en-GB" w:eastAsia="en-US"/>
        </w:rPr>
        <w:t>files</w:t>
      </w:r>
      <w:r w:rsidRPr="000F3C94">
        <w:rPr>
          <w:spacing w:val="-7"/>
          <w:lang w:val="en-GB" w:eastAsia="en-US"/>
        </w:rPr>
        <w:t xml:space="preserve"> </w:t>
      </w:r>
      <w:r w:rsidRPr="000F3C94">
        <w:rPr>
          <w:lang w:val="en-GB" w:eastAsia="en-US"/>
        </w:rPr>
        <w:t>in</w:t>
      </w:r>
      <w:r w:rsidRPr="000F3C94">
        <w:rPr>
          <w:spacing w:val="-5"/>
          <w:lang w:val="en-GB" w:eastAsia="en-US"/>
        </w:rPr>
        <w:t xml:space="preserve"> </w:t>
      </w:r>
      <w:r w:rsidRPr="000F3C94">
        <w:rPr>
          <w:lang w:val="en-GB" w:eastAsia="en-US"/>
        </w:rPr>
        <w:t>ECDIS</w:t>
      </w:r>
      <w:r w:rsidRPr="000F3C94">
        <w:rPr>
          <w:spacing w:val="-8"/>
          <w:lang w:val="en-GB" w:eastAsia="en-US"/>
        </w:rPr>
        <w:t xml:space="preserve"> </w:t>
      </w:r>
      <w:r w:rsidRPr="000F3C94">
        <w:rPr>
          <w:lang w:val="en-GB" w:eastAsia="en-US"/>
        </w:rPr>
        <w:t>or</w:t>
      </w:r>
      <w:r w:rsidRPr="000F3C94">
        <w:rPr>
          <w:spacing w:val="-4"/>
          <w:lang w:val="en-GB" w:eastAsia="en-US"/>
        </w:rPr>
        <w:t xml:space="preserve"> </w:t>
      </w:r>
      <w:r w:rsidRPr="000F3C94">
        <w:rPr>
          <w:lang w:val="en-GB" w:eastAsia="en-US"/>
        </w:rPr>
        <w:t>other</w:t>
      </w:r>
      <w:r w:rsidRPr="000F3C94">
        <w:rPr>
          <w:spacing w:val="-7"/>
          <w:lang w:val="en-GB" w:eastAsia="en-US"/>
        </w:rPr>
        <w:t xml:space="preserve"> </w:t>
      </w:r>
      <w:r w:rsidRPr="000F3C94">
        <w:rPr>
          <w:lang w:val="en-GB" w:eastAsia="en-US"/>
        </w:rPr>
        <w:t>systems</w:t>
      </w:r>
      <w:r w:rsidRPr="000F3C94">
        <w:rPr>
          <w:spacing w:val="-6"/>
          <w:lang w:val="en-GB" w:eastAsia="en-US"/>
        </w:rPr>
        <w:t xml:space="preserve"> </w:t>
      </w:r>
      <w:r w:rsidRPr="000F3C94">
        <w:rPr>
          <w:lang w:val="en-GB" w:eastAsia="en-US"/>
        </w:rPr>
        <w:t>is</w:t>
      </w:r>
      <w:r w:rsidRPr="000F3C94">
        <w:rPr>
          <w:spacing w:val="-7"/>
          <w:lang w:val="en-GB" w:eastAsia="en-US"/>
        </w:rPr>
        <w:t xml:space="preserve"> </w:t>
      </w:r>
      <w:r w:rsidRPr="000F3C94">
        <w:rPr>
          <w:lang w:val="en-GB" w:eastAsia="en-US"/>
        </w:rPr>
        <w:t>not</w:t>
      </w:r>
      <w:r w:rsidRPr="000F3C94">
        <w:rPr>
          <w:spacing w:val="-7"/>
          <w:lang w:val="en-GB" w:eastAsia="en-US"/>
        </w:rPr>
        <w:t xml:space="preserve"> </w:t>
      </w:r>
      <w:r w:rsidRPr="000F3C94">
        <w:rPr>
          <w:lang w:val="en-GB" w:eastAsia="en-US"/>
        </w:rPr>
        <w:t xml:space="preserve">mandatory. </w:t>
      </w:r>
      <w:r w:rsidR="00B46EB8" w:rsidRPr="000F3C94">
        <w:rPr>
          <w:lang w:val="en-GB" w:eastAsia="en-US"/>
        </w:rPr>
        <w:t xml:space="preserve">Table 11-2 </w:t>
      </w:r>
      <w:r w:rsidRPr="000F3C94">
        <w:rPr>
          <w:lang w:val="en-GB" w:eastAsia="en-US"/>
        </w:rPr>
        <w:t>describes</w:t>
      </w:r>
      <w:r w:rsidRPr="000F3C94">
        <w:rPr>
          <w:spacing w:val="-6"/>
          <w:lang w:val="en-GB" w:eastAsia="en-US"/>
        </w:rPr>
        <w:t xml:space="preserve"> </w:t>
      </w:r>
      <w:r w:rsidRPr="000F3C94">
        <w:rPr>
          <w:lang w:val="en-GB" w:eastAsia="en-US"/>
        </w:rPr>
        <w:t>the</w:t>
      </w:r>
      <w:r w:rsidRPr="000F3C94">
        <w:rPr>
          <w:spacing w:val="-7"/>
          <w:lang w:val="en-GB" w:eastAsia="en-US"/>
        </w:rPr>
        <w:t xml:space="preserve"> </w:t>
      </w:r>
      <w:r w:rsidRPr="000F3C94">
        <w:rPr>
          <w:lang w:val="en-GB" w:eastAsia="en-US"/>
        </w:rPr>
        <w:t>constraints</w:t>
      </w:r>
      <w:r w:rsidRPr="000F3C94">
        <w:rPr>
          <w:spacing w:val="-5"/>
          <w:lang w:val="en-GB" w:eastAsia="en-US"/>
        </w:rPr>
        <w:t xml:space="preserve"> </w:t>
      </w:r>
      <w:r w:rsidRPr="000F3C94">
        <w:rPr>
          <w:lang w:val="en-GB" w:eastAsia="en-US"/>
        </w:rPr>
        <w:t>on</w:t>
      </w:r>
      <w:r w:rsidRPr="000F3C94">
        <w:rPr>
          <w:spacing w:val="-53"/>
          <w:lang w:val="en-GB" w:eastAsia="en-US"/>
        </w:rPr>
        <w:t xml:space="preserve"> </w:t>
      </w:r>
      <w:r w:rsidRPr="000F3C94">
        <w:rPr>
          <w:lang w:val="en-GB" w:eastAsia="en-US"/>
        </w:rPr>
        <w:t>support</w:t>
      </w:r>
      <w:r w:rsidRPr="000F3C94">
        <w:rPr>
          <w:spacing w:val="-2"/>
          <w:lang w:val="en-GB" w:eastAsia="en-US"/>
        </w:rPr>
        <w:t xml:space="preserve"> </w:t>
      </w:r>
      <w:r w:rsidRPr="000F3C94">
        <w:rPr>
          <w:lang w:val="en-GB" w:eastAsia="en-US"/>
        </w:rPr>
        <w:t>file</w:t>
      </w:r>
      <w:r w:rsidRPr="000F3C94">
        <w:rPr>
          <w:spacing w:val="-1"/>
          <w:lang w:val="en-GB" w:eastAsia="en-US"/>
        </w:rPr>
        <w:t xml:space="preserve"> </w:t>
      </w:r>
      <w:r w:rsidRPr="000F3C94">
        <w:rPr>
          <w:lang w:val="en-GB" w:eastAsia="en-US"/>
        </w:rPr>
        <w:t>formats and</w:t>
      </w:r>
      <w:r w:rsidRPr="000F3C94">
        <w:rPr>
          <w:spacing w:val="-2"/>
          <w:lang w:val="en-GB" w:eastAsia="en-US"/>
        </w:rPr>
        <w:t xml:space="preserve"> </w:t>
      </w:r>
      <w:r w:rsidRPr="000F3C94">
        <w:rPr>
          <w:lang w:val="en-GB" w:eastAsia="en-US"/>
        </w:rPr>
        <w:t>provides the</w:t>
      </w:r>
      <w:r w:rsidRPr="000F3C94">
        <w:rPr>
          <w:spacing w:val="-1"/>
          <w:lang w:val="en-GB" w:eastAsia="en-US"/>
        </w:rPr>
        <w:t xml:space="preserve"> </w:t>
      </w:r>
      <w:r w:rsidRPr="000F3C94">
        <w:rPr>
          <w:lang w:val="en-GB" w:eastAsia="en-US"/>
        </w:rPr>
        <w:t>corresponding</w:t>
      </w:r>
      <w:r w:rsidRPr="000F3C94">
        <w:rPr>
          <w:spacing w:val="-1"/>
          <w:lang w:val="en-GB" w:eastAsia="en-US"/>
        </w:rPr>
        <w:t xml:space="preserve"> </w:t>
      </w:r>
      <w:r w:rsidRPr="000F3C94">
        <w:rPr>
          <w:lang w:val="en-GB" w:eastAsia="en-US"/>
        </w:rPr>
        <w:t>file extensions.</w:t>
      </w:r>
    </w:p>
    <w:p w14:paraId="3F24DD23" w14:textId="79D81A68" w:rsidR="0043600D" w:rsidRPr="000F3C94" w:rsidRDefault="0043600D" w:rsidP="0043600D">
      <w:pPr>
        <w:pStyle w:val="Caption"/>
        <w:keepNext/>
        <w:jc w:val="center"/>
        <w:rPr>
          <w:sz w:val="18"/>
          <w:szCs w:val="18"/>
          <w:lang w:val="en-GB"/>
        </w:rPr>
      </w:pPr>
      <w:bookmarkStart w:id="527" w:name="_Ref148213855"/>
      <w:r w:rsidRPr="000F3C94">
        <w:rPr>
          <w:sz w:val="18"/>
          <w:szCs w:val="18"/>
          <w:lang w:val="en-GB"/>
        </w:rPr>
        <w:t xml:space="preserve">Table </w:t>
      </w:r>
      <w:bookmarkEnd w:id="527"/>
      <w:r w:rsidR="00B8324F" w:rsidRPr="000F3C94">
        <w:rPr>
          <w:sz w:val="18"/>
          <w:szCs w:val="18"/>
          <w:lang w:val="en-GB"/>
        </w:rPr>
        <w:t xml:space="preserve">11-2 – </w:t>
      </w:r>
      <w:r w:rsidRPr="000F3C94">
        <w:rPr>
          <w:sz w:val="18"/>
          <w:szCs w:val="18"/>
          <w:lang w:val="en-GB"/>
        </w:rPr>
        <w:t>Support file formats and extensions</w:t>
      </w:r>
    </w:p>
    <w:tbl>
      <w:tblPr>
        <w:tblW w:w="93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6"/>
        <w:gridCol w:w="1348"/>
        <w:gridCol w:w="6836"/>
      </w:tblGrid>
      <w:tr w:rsidR="00BB6AB0" w:rsidRPr="000F3C94" w14:paraId="47E2867F" w14:textId="77777777">
        <w:trPr>
          <w:trHeight w:val="329"/>
        </w:trPr>
        <w:tc>
          <w:tcPr>
            <w:tcW w:w="1166" w:type="dxa"/>
            <w:shd w:val="clear" w:color="auto" w:fill="D9D9D9"/>
          </w:tcPr>
          <w:p w14:paraId="25394EF8" w14:textId="77777777" w:rsidR="0043600D" w:rsidRPr="000F3C94" w:rsidRDefault="0043600D" w:rsidP="00B8324F">
            <w:pPr>
              <w:pStyle w:val="TableParagraph"/>
              <w:spacing w:before="60" w:after="60"/>
              <w:ind w:left="107"/>
              <w:rPr>
                <w:b/>
                <w:sz w:val="18"/>
                <w:lang w:val="en-GB"/>
              </w:rPr>
            </w:pPr>
            <w:r w:rsidRPr="000F3C94">
              <w:rPr>
                <w:b/>
                <w:sz w:val="18"/>
                <w:lang w:val="en-GB"/>
              </w:rPr>
              <w:t>File</w:t>
            </w:r>
            <w:r w:rsidRPr="000F3C94">
              <w:rPr>
                <w:b/>
                <w:spacing w:val="-3"/>
                <w:sz w:val="18"/>
                <w:lang w:val="en-GB"/>
              </w:rPr>
              <w:t xml:space="preserve"> </w:t>
            </w:r>
            <w:r w:rsidRPr="000F3C94">
              <w:rPr>
                <w:b/>
                <w:sz w:val="18"/>
                <w:lang w:val="en-GB"/>
              </w:rPr>
              <w:t>type</w:t>
            </w:r>
          </w:p>
        </w:tc>
        <w:tc>
          <w:tcPr>
            <w:tcW w:w="1348" w:type="dxa"/>
            <w:shd w:val="clear" w:color="auto" w:fill="D9D9D9"/>
          </w:tcPr>
          <w:p w14:paraId="22974149" w14:textId="77777777" w:rsidR="0043600D" w:rsidRPr="000F3C94" w:rsidRDefault="0043600D" w:rsidP="00B8324F">
            <w:pPr>
              <w:pStyle w:val="TableParagraph"/>
              <w:spacing w:before="60" w:after="60"/>
              <w:ind w:left="108"/>
              <w:rPr>
                <w:b/>
                <w:sz w:val="18"/>
                <w:lang w:val="en-GB"/>
              </w:rPr>
            </w:pPr>
            <w:r w:rsidRPr="000F3C94">
              <w:rPr>
                <w:b/>
                <w:sz w:val="18"/>
                <w:lang w:val="en-GB"/>
              </w:rPr>
              <w:t>Extension</w:t>
            </w:r>
          </w:p>
        </w:tc>
        <w:tc>
          <w:tcPr>
            <w:tcW w:w="6836" w:type="dxa"/>
            <w:shd w:val="clear" w:color="auto" w:fill="D9D9D9"/>
          </w:tcPr>
          <w:p w14:paraId="1FB0420C" w14:textId="77777777" w:rsidR="0043600D" w:rsidRPr="000F3C94" w:rsidRDefault="0043600D" w:rsidP="00B8324F">
            <w:pPr>
              <w:pStyle w:val="TableParagraph"/>
              <w:spacing w:before="60" w:after="60"/>
              <w:ind w:left="109"/>
              <w:rPr>
                <w:b/>
                <w:sz w:val="18"/>
                <w:lang w:val="en-GB"/>
              </w:rPr>
            </w:pPr>
            <w:r w:rsidRPr="000F3C94">
              <w:rPr>
                <w:b/>
                <w:sz w:val="18"/>
                <w:lang w:val="en-GB"/>
              </w:rPr>
              <w:t>Description</w:t>
            </w:r>
          </w:p>
        </w:tc>
      </w:tr>
      <w:tr w:rsidR="00BB6AB0" w:rsidRPr="000F3C94" w14:paraId="052D0DC6" w14:textId="77777777" w:rsidTr="00FE1F96">
        <w:trPr>
          <w:trHeight w:val="326"/>
        </w:trPr>
        <w:tc>
          <w:tcPr>
            <w:tcW w:w="1166" w:type="dxa"/>
            <w:vMerge w:val="restart"/>
            <w:shd w:val="clear" w:color="auto" w:fill="auto"/>
          </w:tcPr>
          <w:p w14:paraId="584EA28F" w14:textId="77777777" w:rsidR="0043600D" w:rsidRPr="000F3C94" w:rsidRDefault="0043600D" w:rsidP="00B8324F">
            <w:pPr>
              <w:pStyle w:val="TableParagraph"/>
              <w:spacing w:before="60" w:after="60"/>
              <w:ind w:left="107"/>
              <w:rPr>
                <w:sz w:val="18"/>
                <w:lang w:val="en-GB"/>
              </w:rPr>
            </w:pPr>
            <w:r w:rsidRPr="000F3C94">
              <w:rPr>
                <w:sz w:val="18"/>
                <w:lang w:val="en-GB"/>
              </w:rPr>
              <w:t>Text</w:t>
            </w:r>
          </w:p>
        </w:tc>
        <w:tc>
          <w:tcPr>
            <w:tcW w:w="1348" w:type="dxa"/>
            <w:shd w:val="clear" w:color="auto" w:fill="auto"/>
          </w:tcPr>
          <w:p w14:paraId="5BBF1B6B" w14:textId="77777777" w:rsidR="0043600D" w:rsidRPr="000F3C94" w:rsidRDefault="0043600D" w:rsidP="00B8324F">
            <w:pPr>
              <w:pStyle w:val="TableParagraph"/>
              <w:spacing w:before="60" w:after="60"/>
              <w:ind w:left="108"/>
              <w:rPr>
                <w:sz w:val="18"/>
                <w:lang w:val="en-GB"/>
              </w:rPr>
            </w:pPr>
            <w:r w:rsidRPr="000F3C94">
              <w:rPr>
                <w:sz w:val="18"/>
                <w:lang w:val="en-GB"/>
              </w:rPr>
              <w:t>TXT</w:t>
            </w:r>
          </w:p>
        </w:tc>
        <w:tc>
          <w:tcPr>
            <w:tcW w:w="6836" w:type="dxa"/>
            <w:shd w:val="clear" w:color="auto" w:fill="auto"/>
          </w:tcPr>
          <w:p w14:paraId="4D8BBF0C" w14:textId="28B75B93" w:rsidR="0043600D" w:rsidRPr="000F3C94" w:rsidRDefault="00FE1F96" w:rsidP="00B8324F">
            <w:pPr>
              <w:pStyle w:val="TableParagraph"/>
              <w:spacing w:before="60" w:after="60"/>
              <w:ind w:left="109" w:right="243"/>
              <w:rPr>
                <w:rFonts w:ascii="Times New Roman"/>
                <w:sz w:val="18"/>
                <w:lang w:val="en-GB"/>
              </w:rPr>
            </w:pPr>
            <w:r w:rsidRPr="000F3C94">
              <w:rPr>
                <w:sz w:val="18"/>
                <w:lang w:val="en-GB"/>
              </w:rPr>
              <w:t>Plain-text files</w:t>
            </w:r>
          </w:p>
        </w:tc>
      </w:tr>
      <w:tr w:rsidR="00BB6AB0" w:rsidRPr="000F3C94" w14:paraId="14FFA7D9" w14:textId="77777777" w:rsidTr="00FE1F96">
        <w:trPr>
          <w:trHeight w:val="741"/>
        </w:trPr>
        <w:tc>
          <w:tcPr>
            <w:tcW w:w="1166" w:type="dxa"/>
            <w:vMerge/>
            <w:tcBorders>
              <w:top w:val="nil"/>
            </w:tcBorders>
            <w:shd w:val="clear" w:color="auto" w:fill="auto"/>
          </w:tcPr>
          <w:p w14:paraId="2C761350" w14:textId="77777777" w:rsidR="0043600D" w:rsidRPr="000F3C94" w:rsidRDefault="0043600D" w:rsidP="00B8324F">
            <w:pPr>
              <w:widowControl w:val="0"/>
              <w:autoSpaceDE w:val="0"/>
              <w:autoSpaceDN w:val="0"/>
              <w:spacing w:before="60" w:after="60"/>
              <w:rPr>
                <w:rFonts w:eastAsia="Malgun Gothic"/>
                <w:sz w:val="2"/>
                <w:szCs w:val="2"/>
                <w:lang w:val="en-GB"/>
              </w:rPr>
            </w:pPr>
          </w:p>
        </w:tc>
        <w:tc>
          <w:tcPr>
            <w:tcW w:w="1348" w:type="dxa"/>
            <w:shd w:val="clear" w:color="auto" w:fill="auto"/>
          </w:tcPr>
          <w:p w14:paraId="48CFA83F" w14:textId="77777777" w:rsidR="0043600D" w:rsidRPr="000F3C94" w:rsidRDefault="0043600D" w:rsidP="00B8324F">
            <w:pPr>
              <w:pStyle w:val="TableParagraph"/>
              <w:spacing w:before="60" w:after="60"/>
              <w:ind w:left="108"/>
              <w:rPr>
                <w:sz w:val="18"/>
                <w:lang w:val="en-GB"/>
              </w:rPr>
            </w:pPr>
            <w:r w:rsidRPr="000F3C94">
              <w:rPr>
                <w:sz w:val="18"/>
                <w:lang w:val="en-GB"/>
              </w:rPr>
              <w:t>HTM</w:t>
            </w:r>
          </w:p>
        </w:tc>
        <w:tc>
          <w:tcPr>
            <w:tcW w:w="6836" w:type="dxa"/>
            <w:shd w:val="clear" w:color="auto" w:fill="auto"/>
          </w:tcPr>
          <w:p w14:paraId="61765DF7" w14:textId="64BB36A4" w:rsidR="0043600D" w:rsidRPr="000F3C94" w:rsidRDefault="0043600D" w:rsidP="00B8324F">
            <w:pPr>
              <w:pStyle w:val="TableParagraph"/>
              <w:spacing w:before="60" w:after="60"/>
              <w:ind w:left="109" w:right="243"/>
              <w:rPr>
                <w:sz w:val="18"/>
                <w:lang w:val="en-GB"/>
              </w:rPr>
            </w:pPr>
            <w:r w:rsidRPr="000F3C94">
              <w:rPr>
                <w:sz w:val="18"/>
                <w:lang w:val="en-GB"/>
              </w:rPr>
              <w:t>HTML files must only include inline or embedded Cascading Style Sheet (CSS)</w:t>
            </w:r>
            <w:r w:rsidRPr="000F3C94">
              <w:rPr>
                <w:spacing w:val="1"/>
                <w:sz w:val="18"/>
                <w:lang w:val="en-GB"/>
              </w:rPr>
              <w:t xml:space="preserve"> </w:t>
            </w:r>
            <w:r w:rsidRPr="000F3C94">
              <w:rPr>
                <w:sz w:val="18"/>
                <w:lang w:val="en-GB"/>
              </w:rPr>
              <w:t xml:space="preserve">information and must not contain embedded </w:t>
            </w:r>
            <w:proofErr w:type="spellStart"/>
            <w:r w:rsidRPr="000F3C94">
              <w:rPr>
                <w:sz w:val="18"/>
                <w:lang w:val="en-GB"/>
              </w:rPr>
              <w:t>Javascript</w:t>
            </w:r>
            <w:proofErr w:type="spellEnd"/>
            <w:r w:rsidRPr="000F3C94">
              <w:rPr>
                <w:sz w:val="18"/>
                <w:lang w:val="en-GB"/>
              </w:rPr>
              <w:t xml:space="preserve"> or other dynamic content;</w:t>
            </w:r>
            <w:r w:rsidRPr="000F3C94">
              <w:rPr>
                <w:spacing w:val="-48"/>
                <w:sz w:val="18"/>
                <w:lang w:val="en-GB"/>
              </w:rPr>
              <w:t xml:space="preserve"> </w:t>
            </w:r>
            <w:r w:rsidRPr="000F3C94">
              <w:rPr>
                <w:sz w:val="18"/>
                <w:lang w:val="en-GB"/>
              </w:rPr>
              <w:t>for</w:t>
            </w:r>
            <w:r w:rsidRPr="000F3C94">
              <w:rPr>
                <w:spacing w:val="-1"/>
                <w:sz w:val="18"/>
                <w:lang w:val="en-GB"/>
              </w:rPr>
              <w:t xml:space="preserve"> </w:t>
            </w:r>
            <w:r w:rsidRPr="000F3C94">
              <w:rPr>
                <w:sz w:val="18"/>
                <w:lang w:val="en-GB"/>
              </w:rPr>
              <w:t>example DHTML, Flash etc</w:t>
            </w:r>
          </w:p>
        </w:tc>
      </w:tr>
      <w:tr w:rsidR="00BB6AB0" w:rsidRPr="000F3C94" w14:paraId="5CFE572A" w14:textId="77777777" w:rsidTr="00FE1F96">
        <w:trPr>
          <w:trHeight w:val="741"/>
        </w:trPr>
        <w:tc>
          <w:tcPr>
            <w:tcW w:w="1166" w:type="dxa"/>
            <w:vMerge/>
            <w:tcBorders>
              <w:top w:val="nil"/>
            </w:tcBorders>
            <w:shd w:val="clear" w:color="auto" w:fill="auto"/>
          </w:tcPr>
          <w:p w14:paraId="2ED6DE84" w14:textId="77777777" w:rsidR="0043600D" w:rsidRPr="000F3C94" w:rsidRDefault="0043600D" w:rsidP="00B8324F">
            <w:pPr>
              <w:widowControl w:val="0"/>
              <w:autoSpaceDE w:val="0"/>
              <w:autoSpaceDN w:val="0"/>
              <w:spacing w:before="60" w:after="60"/>
              <w:rPr>
                <w:rFonts w:eastAsia="Malgun Gothic"/>
                <w:sz w:val="2"/>
                <w:szCs w:val="2"/>
                <w:lang w:val="en-GB"/>
              </w:rPr>
            </w:pPr>
          </w:p>
        </w:tc>
        <w:tc>
          <w:tcPr>
            <w:tcW w:w="1348" w:type="dxa"/>
            <w:shd w:val="clear" w:color="auto" w:fill="auto"/>
          </w:tcPr>
          <w:p w14:paraId="042327A7" w14:textId="77777777" w:rsidR="0043600D" w:rsidRPr="000F3C94" w:rsidRDefault="0043600D" w:rsidP="00B8324F">
            <w:pPr>
              <w:pStyle w:val="TableParagraph"/>
              <w:spacing w:before="60" w:after="60"/>
              <w:ind w:left="108"/>
              <w:rPr>
                <w:sz w:val="18"/>
                <w:lang w:val="en-GB"/>
              </w:rPr>
            </w:pPr>
            <w:r w:rsidRPr="000F3C94">
              <w:rPr>
                <w:sz w:val="18"/>
                <w:lang w:val="en-GB"/>
              </w:rPr>
              <w:t>XML</w:t>
            </w:r>
          </w:p>
        </w:tc>
        <w:tc>
          <w:tcPr>
            <w:tcW w:w="6836" w:type="dxa"/>
            <w:shd w:val="clear" w:color="auto" w:fill="auto"/>
          </w:tcPr>
          <w:p w14:paraId="53B4DFE6" w14:textId="228A4253" w:rsidR="0043600D" w:rsidRPr="000F3C94" w:rsidRDefault="0043600D" w:rsidP="00B8324F">
            <w:pPr>
              <w:pStyle w:val="TableParagraph"/>
              <w:spacing w:before="60" w:after="60"/>
              <w:ind w:left="109" w:right="123"/>
              <w:rPr>
                <w:sz w:val="18"/>
                <w:lang w:val="en-GB"/>
              </w:rPr>
            </w:pPr>
            <w:r w:rsidRPr="000F3C94">
              <w:rPr>
                <w:sz w:val="18"/>
                <w:lang w:val="en-GB"/>
              </w:rPr>
              <w:t>XML documents must only be included in accordance with guidance provided</w:t>
            </w:r>
            <w:r w:rsidRPr="000F3C94">
              <w:rPr>
                <w:spacing w:val="1"/>
                <w:sz w:val="18"/>
                <w:lang w:val="en-GB"/>
              </w:rPr>
              <w:t xml:space="preserve"> </w:t>
            </w:r>
            <w:r w:rsidRPr="000F3C94">
              <w:rPr>
                <w:sz w:val="18"/>
                <w:lang w:val="en-GB"/>
              </w:rPr>
              <w:t>within</w:t>
            </w:r>
            <w:r w:rsidRPr="000F3C94">
              <w:rPr>
                <w:spacing w:val="-2"/>
                <w:sz w:val="18"/>
                <w:lang w:val="en-GB"/>
              </w:rPr>
              <w:t xml:space="preserve"> </w:t>
            </w:r>
            <w:r w:rsidRPr="000F3C94">
              <w:rPr>
                <w:sz w:val="18"/>
                <w:lang w:val="en-GB"/>
              </w:rPr>
              <w:t>the</w:t>
            </w:r>
            <w:r w:rsidRPr="000F3C94">
              <w:rPr>
                <w:spacing w:val="-2"/>
                <w:sz w:val="18"/>
                <w:lang w:val="en-GB"/>
              </w:rPr>
              <w:t xml:space="preserve"> </w:t>
            </w:r>
            <w:r w:rsidRPr="000F3C94">
              <w:rPr>
                <w:sz w:val="18"/>
                <w:lang w:val="en-GB"/>
              </w:rPr>
              <w:t>Data</w:t>
            </w:r>
            <w:r w:rsidRPr="000F3C94">
              <w:rPr>
                <w:spacing w:val="-2"/>
                <w:sz w:val="18"/>
                <w:lang w:val="en-GB"/>
              </w:rPr>
              <w:t xml:space="preserve"> </w:t>
            </w:r>
            <w:r w:rsidRPr="000F3C94">
              <w:rPr>
                <w:sz w:val="18"/>
                <w:lang w:val="en-GB"/>
              </w:rPr>
              <w:t>Classification</w:t>
            </w:r>
            <w:r w:rsidRPr="000F3C94">
              <w:rPr>
                <w:spacing w:val="-4"/>
                <w:sz w:val="18"/>
                <w:lang w:val="en-GB"/>
              </w:rPr>
              <w:t xml:space="preserve"> </w:t>
            </w:r>
            <w:r w:rsidRPr="000F3C94">
              <w:rPr>
                <w:sz w:val="18"/>
                <w:lang w:val="en-GB"/>
              </w:rPr>
              <w:t>and</w:t>
            </w:r>
            <w:r w:rsidRPr="000F3C94">
              <w:rPr>
                <w:spacing w:val="-2"/>
                <w:sz w:val="18"/>
                <w:lang w:val="en-GB"/>
              </w:rPr>
              <w:t xml:space="preserve"> </w:t>
            </w:r>
            <w:r w:rsidRPr="000F3C94">
              <w:rPr>
                <w:sz w:val="18"/>
                <w:lang w:val="en-GB"/>
              </w:rPr>
              <w:t>Encoding</w:t>
            </w:r>
            <w:r w:rsidRPr="000F3C94">
              <w:rPr>
                <w:spacing w:val="-2"/>
                <w:sz w:val="18"/>
                <w:lang w:val="en-GB"/>
              </w:rPr>
              <w:t xml:space="preserve"> </w:t>
            </w:r>
            <w:r w:rsidRPr="000F3C94">
              <w:rPr>
                <w:sz w:val="18"/>
                <w:lang w:val="en-GB"/>
              </w:rPr>
              <w:t>Guide</w:t>
            </w:r>
            <w:r w:rsidRPr="000F3C94">
              <w:rPr>
                <w:spacing w:val="-1"/>
                <w:sz w:val="18"/>
                <w:lang w:val="en-GB"/>
              </w:rPr>
              <w:t xml:space="preserve"> </w:t>
            </w:r>
            <w:r w:rsidRPr="000F3C94">
              <w:rPr>
                <w:sz w:val="18"/>
                <w:lang w:val="en-GB"/>
              </w:rPr>
              <w:t>(Annex</w:t>
            </w:r>
            <w:r w:rsidRPr="000F3C94">
              <w:rPr>
                <w:spacing w:val="-6"/>
                <w:sz w:val="18"/>
                <w:lang w:val="en-GB"/>
              </w:rPr>
              <w:t xml:space="preserve"> </w:t>
            </w:r>
            <w:r w:rsidRPr="000F3C94">
              <w:rPr>
                <w:sz w:val="18"/>
                <w:lang w:val="en-GB"/>
              </w:rPr>
              <w:t>A)</w:t>
            </w:r>
            <w:r w:rsidRPr="000F3C94">
              <w:rPr>
                <w:spacing w:val="-2"/>
                <w:sz w:val="18"/>
                <w:lang w:val="en-GB"/>
              </w:rPr>
              <w:t xml:space="preserve"> </w:t>
            </w:r>
            <w:r w:rsidRPr="000F3C94">
              <w:rPr>
                <w:sz w:val="18"/>
                <w:lang w:val="en-GB"/>
              </w:rPr>
              <w:t>and</w:t>
            </w:r>
            <w:r w:rsidRPr="000F3C94">
              <w:rPr>
                <w:spacing w:val="-4"/>
                <w:sz w:val="18"/>
                <w:lang w:val="en-GB"/>
              </w:rPr>
              <w:t xml:space="preserve"> </w:t>
            </w:r>
            <w:r w:rsidRPr="000F3C94">
              <w:rPr>
                <w:sz w:val="18"/>
                <w:lang w:val="en-GB"/>
              </w:rPr>
              <w:t>must</w:t>
            </w:r>
            <w:r w:rsidRPr="000F3C94">
              <w:rPr>
                <w:spacing w:val="-3"/>
                <w:sz w:val="18"/>
                <w:lang w:val="en-GB"/>
              </w:rPr>
              <w:t xml:space="preserve"> </w:t>
            </w:r>
            <w:r w:rsidRPr="000F3C94">
              <w:rPr>
                <w:sz w:val="18"/>
                <w:lang w:val="en-GB"/>
              </w:rPr>
              <w:t>not</w:t>
            </w:r>
            <w:r w:rsidRPr="000F3C94">
              <w:rPr>
                <w:spacing w:val="-4"/>
                <w:sz w:val="18"/>
                <w:lang w:val="en-GB"/>
              </w:rPr>
              <w:t xml:space="preserve"> </w:t>
            </w:r>
            <w:r w:rsidRPr="000F3C94">
              <w:rPr>
                <w:sz w:val="18"/>
                <w:lang w:val="en-GB"/>
              </w:rPr>
              <w:t>contain</w:t>
            </w:r>
            <w:r w:rsidRPr="000F3C94">
              <w:rPr>
                <w:spacing w:val="-47"/>
                <w:sz w:val="18"/>
                <w:lang w:val="en-GB"/>
              </w:rPr>
              <w:t xml:space="preserve"> </w:t>
            </w:r>
            <w:r w:rsidRPr="000F3C94">
              <w:rPr>
                <w:sz w:val="18"/>
                <w:lang w:val="en-GB"/>
              </w:rPr>
              <w:t>embedded</w:t>
            </w:r>
            <w:r w:rsidRPr="000F3C94">
              <w:rPr>
                <w:spacing w:val="-1"/>
                <w:sz w:val="18"/>
                <w:lang w:val="en-GB"/>
              </w:rPr>
              <w:t xml:space="preserve"> </w:t>
            </w:r>
            <w:proofErr w:type="spellStart"/>
            <w:r w:rsidRPr="000F3C94">
              <w:rPr>
                <w:sz w:val="18"/>
                <w:lang w:val="en-GB"/>
              </w:rPr>
              <w:t>Javascript</w:t>
            </w:r>
            <w:proofErr w:type="spellEnd"/>
            <w:r w:rsidRPr="000F3C94">
              <w:rPr>
                <w:sz w:val="18"/>
                <w:lang w:val="en-GB"/>
              </w:rPr>
              <w:t xml:space="preserve"> or other</w:t>
            </w:r>
            <w:r w:rsidRPr="000F3C94">
              <w:rPr>
                <w:spacing w:val="-3"/>
                <w:sz w:val="18"/>
                <w:lang w:val="en-GB"/>
              </w:rPr>
              <w:t xml:space="preserve"> </w:t>
            </w:r>
            <w:r w:rsidRPr="000F3C94">
              <w:rPr>
                <w:sz w:val="18"/>
                <w:lang w:val="en-GB"/>
              </w:rPr>
              <w:t>dynamic</w:t>
            </w:r>
            <w:r w:rsidRPr="000F3C94">
              <w:rPr>
                <w:spacing w:val="1"/>
                <w:sz w:val="18"/>
                <w:lang w:val="en-GB"/>
              </w:rPr>
              <w:t xml:space="preserve"> </w:t>
            </w:r>
            <w:r w:rsidRPr="000F3C94">
              <w:rPr>
                <w:sz w:val="18"/>
                <w:lang w:val="en-GB"/>
              </w:rPr>
              <w:t>content</w:t>
            </w:r>
          </w:p>
        </w:tc>
      </w:tr>
      <w:tr w:rsidR="00BB6AB0" w:rsidRPr="000F3C94" w14:paraId="0C4AF8E3" w14:textId="77777777" w:rsidTr="00FE1F96">
        <w:trPr>
          <w:trHeight w:val="325"/>
        </w:trPr>
        <w:tc>
          <w:tcPr>
            <w:tcW w:w="1166" w:type="dxa"/>
            <w:shd w:val="clear" w:color="auto" w:fill="auto"/>
          </w:tcPr>
          <w:p w14:paraId="2462D395" w14:textId="77777777" w:rsidR="0043600D" w:rsidRPr="000F3C94" w:rsidRDefault="0043600D" w:rsidP="00B8324F">
            <w:pPr>
              <w:pStyle w:val="TableParagraph"/>
              <w:spacing w:before="60" w:after="60"/>
              <w:ind w:left="107"/>
              <w:rPr>
                <w:sz w:val="18"/>
                <w:lang w:val="en-GB"/>
              </w:rPr>
            </w:pPr>
            <w:r w:rsidRPr="000F3C94">
              <w:rPr>
                <w:sz w:val="18"/>
                <w:lang w:val="en-GB"/>
              </w:rPr>
              <w:t>Picture</w:t>
            </w:r>
          </w:p>
        </w:tc>
        <w:tc>
          <w:tcPr>
            <w:tcW w:w="1348" w:type="dxa"/>
            <w:shd w:val="clear" w:color="auto" w:fill="auto"/>
          </w:tcPr>
          <w:p w14:paraId="7E5BAF20" w14:textId="77777777" w:rsidR="0043600D" w:rsidRPr="000F3C94" w:rsidRDefault="0043600D" w:rsidP="00B8324F">
            <w:pPr>
              <w:pStyle w:val="TableParagraph"/>
              <w:spacing w:before="60" w:after="60"/>
              <w:ind w:left="108"/>
              <w:rPr>
                <w:sz w:val="18"/>
                <w:lang w:val="en-GB"/>
              </w:rPr>
            </w:pPr>
            <w:r w:rsidRPr="000F3C94">
              <w:rPr>
                <w:sz w:val="18"/>
                <w:lang w:val="en-GB"/>
              </w:rPr>
              <w:t>TIF</w:t>
            </w:r>
          </w:p>
        </w:tc>
        <w:tc>
          <w:tcPr>
            <w:tcW w:w="6836" w:type="dxa"/>
            <w:shd w:val="clear" w:color="auto" w:fill="auto"/>
          </w:tcPr>
          <w:p w14:paraId="1E5A6114" w14:textId="7D2C2B68" w:rsidR="0043600D" w:rsidRPr="000F3C94" w:rsidRDefault="0043600D" w:rsidP="00B8324F">
            <w:pPr>
              <w:pStyle w:val="TableParagraph"/>
              <w:spacing w:before="60" w:after="60"/>
              <w:ind w:left="109"/>
              <w:rPr>
                <w:sz w:val="18"/>
                <w:lang w:val="en-GB"/>
              </w:rPr>
            </w:pPr>
            <w:r w:rsidRPr="000F3C94">
              <w:rPr>
                <w:sz w:val="18"/>
                <w:lang w:val="en-GB"/>
              </w:rPr>
              <w:t>Baseline</w:t>
            </w:r>
            <w:r w:rsidRPr="000F3C94">
              <w:rPr>
                <w:spacing w:val="-1"/>
                <w:sz w:val="18"/>
                <w:lang w:val="en-GB"/>
              </w:rPr>
              <w:t xml:space="preserve"> </w:t>
            </w:r>
            <w:r w:rsidRPr="000F3C94">
              <w:rPr>
                <w:sz w:val="18"/>
                <w:lang w:val="en-GB"/>
              </w:rPr>
              <w:t>TIFF</w:t>
            </w:r>
            <w:r w:rsidRPr="000F3C94">
              <w:rPr>
                <w:spacing w:val="-3"/>
                <w:sz w:val="18"/>
                <w:lang w:val="en-GB"/>
              </w:rPr>
              <w:t xml:space="preserve"> </w:t>
            </w:r>
            <w:r w:rsidRPr="000F3C94">
              <w:rPr>
                <w:sz w:val="18"/>
                <w:lang w:val="en-GB"/>
              </w:rPr>
              <w:t>6.0</w:t>
            </w:r>
          </w:p>
        </w:tc>
      </w:tr>
    </w:tbl>
    <w:p w14:paraId="1FCFBBC1" w14:textId="73BC0338" w:rsidR="00183503" w:rsidRPr="000F3C94" w:rsidRDefault="00183503" w:rsidP="00274403">
      <w:pPr>
        <w:spacing w:after="0"/>
        <w:rPr>
          <w:lang w:val="en-GB"/>
        </w:rPr>
      </w:pPr>
    </w:p>
    <w:p w14:paraId="7F62A55D" w14:textId="3BF4EBEE" w:rsidR="00183503" w:rsidRPr="000F3C94" w:rsidRDefault="00183503" w:rsidP="00274403">
      <w:pPr>
        <w:pStyle w:val="Heading3"/>
        <w:tabs>
          <w:tab w:val="clear" w:pos="660"/>
        </w:tabs>
        <w:rPr>
          <w:lang w:val="en-GB"/>
        </w:rPr>
      </w:pPr>
      <w:bookmarkStart w:id="528" w:name="_Toc225648345"/>
      <w:bookmarkStart w:id="529" w:name="_Toc225065202"/>
      <w:bookmarkStart w:id="530" w:name="_Toc226430998"/>
      <w:bookmarkStart w:id="531" w:name="_Toc152232598"/>
      <w:bookmarkStart w:id="532" w:name="_Toc194500031"/>
      <w:r w:rsidRPr="000F3C94">
        <w:rPr>
          <w:lang w:val="en-GB"/>
        </w:rPr>
        <w:t xml:space="preserve">Support </w:t>
      </w:r>
      <w:r w:rsidR="00274403" w:rsidRPr="000F3C94">
        <w:rPr>
          <w:lang w:val="en-GB"/>
        </w:rPr>
        <w:t>f</w:t>
      </w:r>
      <w:r w:rsidRPr="000F3C94">
        <w:rPr>
          <w:lang w:val="en-GB"/>
        </w:rPr>
        <w:t xml:space="preserve">ile </w:t>
      </w:r>
      <w:r w:rsidR="00D476E7" w:rsidRPr="000F3C94">
        <w:rPr>
          <w:lang w:val="en-GB"/>
        </w:rPr>
        <w:t>n</w:t>
      </w:r>
      <w:r w:rsidRPr="000F3C94">
        <w:rPr>
          <w:lang w:val="en-GB"/>
        </w:rPr>
        <w:t>aming</w:t>
      </w:r>
      <w:bookmarkEnd w:id="528"/>
      <w:bookmarkEnd w:id="529"/>
      <w:bookmarkEnd w:id="530"/>
      <w:bookmarkEnd w:id="531"/>
      <w:bookmarkEnd w:id="532"/>
    </w:p>
    <w:p w14:paraId="21CEAA54" w14:textId="77777777" w:rsidR="008869C0" w:rsidRPr="000F3C94" w:rsidRDefault="008869C0" w:rsidP="008869C0">
      <w:pPr>
        <w:rPr>
          <w:lang w:val="en-GB"/>
        </w:rPr>
      </w:pPr>
      <w:r w:rsidRPr="000F3C94">
        <w:rPr>
          <w:w w:val="95"/>
          <w:lang w:val="en-GB"/>
        </w:rPr>
        <w:t>All support files</w:t>
      </w:r>
      <w:r w:rsidRPr="000F3C94">
        <w:rPr>
          <w:spacing w:val="50"/>
          <w:lang w:val="en-GB"/>
        </w:rPr>
        <w:t xml:space="preserve"> </w:t>
      </w:r>
      <w:r w:rsidRPr="000F3C94">
        <w:rPr>
          <w:w w:val="95"/>
          <w:lang w:val="en-GB"/>
        </w:rPr>
        <w:t>will have unique world-wide file identifiers. The file identifier of support information should</w:t>
      </w:r>
      <w:r w:rsidRPr="000F3C94">
        <w:rPr>
          <w:spacing w:val="1"/>
          <w:w w:val="95"/>
          <w:lang w:val="en-GB"/>
        </w:rPr>
        <w:t xml:space="preserve"> </w:t>
      </w:r>
      <w:r w:rsidRPr="000F3C94">
        <w:rPr>
          <w:lang w:val="en-GB"/>
        </w:rPr>
        <w:t>not be used to describe the physical content of the file. The support file metadata that accompanies the</w:t>
      </w:r>
      <w:r w:rsidRPr="000F3C94">
        <w:rPr>
          <w:spacing w:val="-53"/>
          <w:lang w:val="en-GB"/>
        </w:rPr>
        <w:t xml:space="preserve"> </w:t>
      </w:r>
      <w:r w:rsidRPr="000F3C94">
        <w:rPr>
          <w:lang w:val="en-GB"/>
        </w:rPr>
        <w:t>file will inform</w:t>
      </w:r>
      <w:r w:rsidRPr="000F3C94">
        <w:rPr>
          <w:spacing w:val="3"/>
          <w:lang w:val="en-GB"/>
        </w:rPr>
        <w:t xml:space="preserve"> </w:t>
      </w:r>
      <w:r w:rsidRPr="000F3C94">
        <w:rPr>
          <w:lang w:val="en-GB"/>
        </w:rPr>
        <w:t>the</w:t>
      </w:r>
      <w:r w:rsidRPr="000F3C94">
        <w:rPr>
          <w:spacing w:val="-2"/>
          <w:lang w:val="en-GB"/>
        </w:rPr>
        <w:t xml:space="preserve"> </w:t>
      </w:r>
      <w:r w:rsidRPr="000F3C94">
        <w:rPr>
          <w:lang w:val="en-GB"/>
        </w:rPr>
        <w:t>user</w:t>
      </w:r>
      <w:r w:rsidRPr="000F3C94">
        <w:rPr>
          <w:spacing w:val="-2"/>
          <w:lang w:val="en-GB"/>
        </w:rPr>
        <w:t xml:space="preserve"> </w:t>
      </w:r>
      <w:r w:rsidRPr="000F3C94">
        <w:rPr>
          <w:lang w:val="en-GB"/>
        </w:rPr>
        <w:t>of the</w:t>
      </w:r>
      <w:r w:rsidRPr="000F3C94">
        <w:rPr>
          <w:spacing w:val="-2"/>
          <w:lang w:val="en-GB"/>
        </w:rPr>
        <w:t xml:space="preserve"> </w:t>
      </w:r>
      <w:r w:rsidRPr="000F3C94">
        <w:rPr>
          <w:lang w:val="en-GB"/>
        </w:rPr>
        <w:t>name</w:t>
      </w:r>
      <w:r w:rsidRPr="000F3C94">
        <w:rPr>
          <w:spacing w:val="-2"/>
          <w:lang w:val="en-GB"/>
        </w:rPr>
        <w:t xml:space="preserve"> </w:t>
      </w:r>
      <w:r w:rsidRPr="000F3C94">
        <w:rPr>
          <w:lang w:val="en-GB"/>
        </w:rPr>
        <w:t>and purpose</w:t>
      </w:r>
      <w:r w:rsidRPr="000F3C94">
        <w:rPr>
          <w:spacing w:val="-2"/>
          <w:lang w:val="en-GB"/>
        </w:rPr>
        <w:t xml:space="preserve"> </w:t>
      </w:r>
      <w:r w:rsidRPr="000F3C94">
        <w:rPr>
          <w:lang w:val="en-GB"/>
        </w:rPr>
        <w:t>of the file</w:t>
      </w:r>
      <w:r w:rsidRPr="000F3C94">
        <w:rPr>
          <w:spacing w:val="-1"/>
          <w:lang w:val="en-GB"/>
        </w:rPr>
        <w:t xml:space="preserve"> </w:t>
      </w:r>
      <w:r w:rsidRPr="000F3C94">
        <w:rPr>
          <w:lang w:val="en-GB"/>
        </w:rPr>
        <w:t>(new, replacement</w:t>
      </w:r>
      <w:r w:rsidRPr="000F3C94">
        <w:rPr>
          <w:spacing w:val="4"/>
          <w:lang w:val="en-GB"/>
        </w:rPr>
        <w:t xml:space="preserve"> </w:t>
      </w:r>
      <w:r w:rsidRPr="000F3C94">
        <w:rPr>
          <w:lang w:val="en-GB"/>
        </w:rPr>
        <w:t>or</w:t>
      </w:r>
      <w:r w:rsidRPr="000F3C94">
        <w:rPr>
          <w:spacing w:val="-1"/>
          <w:lang w:val="en-GB"/>
        </w:rPr>
        <w:t xml:space="preserve"> </w:t>
      </w:r>
      <w:r w:rsidRPr="000F3C94">
        <w:rPr>
          <w:lang w:val="en-GB"/>
        </w:rPr>
        <w:t>deletion).</w:t>
      </w:r>
    </w:p>
    <w:p w14:paraId="16B09E00" w14:textId="77777777" w:rsidR="008869C0" w:rsidRPr="000F3C94" w:rsidRDefault="008869C0" w:rsidP="008869C0">
      <w:pPr>
        <w:spacing w:after="0" w:line="360" w:lineRule="auto"/>
        <w:rPr>
          <w:spacing w:val="-54"/>
          <w:lang w:val="en-GB"/>
        </w:rPr>
      </w:pPr>
      <w:r w:rsidRPr="000F3C94">
        <w:rPr>
          <w:lang w:val="en-GB"/>
        </w:rPr>
        <w:t>In this encoding the support files are named according to the specifications given below:</w:t>
      </w:r>
      <w:r w:rsidRPr="000F3C94">
        <w:rPr>
          <w:spacing w:val="-54"/>
          <w:lang w:val="en-GB"/>
        </w:rPr>
        <w:t xml:space="preserve"> </w:t>
      </w:r>
    </w:p>
    <w:p w14:paraId="106926AB" w14:textId="1313B85A" w:rsidR="008869C0" w:rsidRPr="000F3C94" w:rsidRDefault="008869C0" w:rsidP="00275F91">
      <w:pPr>
        <w:ind w:left="567"/>
        <w:rPr>
          <w:sz w:val="18"/>
          <w:szCs w:val="18"/>
          <w:lang w:val="en-GB"/>
        </w:rPr>
      </w:pPr>
      <w:r w:rsidRPr="000F3C94">
        <w:rPr>
          <w:sz w:val="18"/>
          <w:szCs w:val="18"/>
          <w:lang w:val="en-GB"/>
        </w:rPr>
        <w:t>128CCCCXXXXXXXXXX</w:t>
      </w:r>
      <w:r w:rsidR="00967397">
        <w:rPr>
          <w:sz w:val="18"/>
          <w:szCs w:val="18"/>
          <w:lang w:val="en-GB"/>
        </w:rPr>
        <w:t>XXXX</w:t>
      </w:r>
      <w:r w:rsidRPr="000F3C94">
        <w:rPr>
          <w:sz w:val="18"/>
          <w:szCs w:val="18"/>
          <w:lang w:val="en-GB"/>
        </w:rPr>
        <w:t>.YYY</w:t>
      </w:r>
    </w:p>
    <w:p w14:paraId="2CFD32E8" w14:textId="77777777" w:rsidR="008869C0" w:rsidRPr="000F3C94" w:rsidRDefault="008869C0" w:rsidP="00275F91">
      <w:pPr>
        <w:spacing w:after="60"/>
        <w:rPr>
          <w:lang w:val="en-GB"/>
        </w:rPr>
      </w:pPr>
      <w:r w:rsidRPr="000F3C94">
        <w:rPr>
          <w:lang w:val="en-GB"/>
        </w:rPr>
        <w:t>The</w:t>
      </w:r>
      <w:r w:rsidRPr="000F3C94">
        <w:rPr>
          <w:spacing w:val="-6"/>
          <w:lang w:val="en-GB"/>
        </w:rPr>
        <w:t xml:space="preserve"> </w:t>
      </w:r>
      <w:r w:rsidRPr="000F3C94">
        <w:rPr>
          <w:lang w:val="en-GB"/>
        </w:rPr>
        <w:t>main</w:t>
      </w:r>
      <w:r w:rsidRPr="000F3C94">
        <w:rPr>
          <w:spacing w:val="-2"/>
          <w:lang w:val="en-GB"/>
        </w:rPr>
        <w:t xml:space="preserve"> </w:t>
      </w:r>
      <w:r w:rsidRPr="000F3C94">
        <w:rPr>
          <w:lang w:val="en-GB"/>
        </w:rPr>
        <w:t>part</w:t>
      </w:r>
      <w:r w:rsidRPr="000F3C94">
        <w:rPr>
          <w:spacing w:val="-2"/>
          <w:lang w:val="en-GB"/>
        </w:rPr>
        <w:t xml:space="preserve"> </w:t>
      </w:r>
      <w:r w:rsidRPr="000F3C94">
        <w:rPr>
          <w:lang w:val="en-GB"/>
        </w:rPr>
        <w:t>forms</w:t>
      </w:r>
      <w:r w:rsidRPr="000F3C94">
        <w:rPr>
          <w:spacing w:val="-1"/>
          <w:lang w:val="en-GB"/>
        </w:rPr>
        <w:t xml:space="preserve"> </w:t>
      </w:r>
      <w:r w:rsidRPr="000F3C94">
        <w:rPr>
          <w:lang w:val="en-GB"/>
        </w:rPr>
        <w:t>an</w:t>
      </w:r>
      <w:r w:rsidRPr="000F3C94">
        <w:rPr>
          <w:spacing w:val="-2"/>
          <w:lang w:val="en-GB"/>
        </w:rPr>
        <w:t xml:space="preserve"> </w:t>
      </w:r>
      <w:r w:rsidRPr="000F3C94">
        <w:rPr>
          <w:lang w:val="en-GB"/>
        </w:rPr>
        <w:t>identifier</w:t>
      </w:r>
      <w:r w:rsidRPr="000F3C94">
        <w:rPr>
          <w:spacing w:val="1"/>
          <w:lang w:val="en-GB"/>
        </w:rPr>
        <w:t xml:space="preserve"> </w:t>
      </w:r>
      <w:r w:rsidRPr="000F3C94">
        <w:rPr>
          <w:lang w:val="en-GB"/>
        </w:rPr>
        <w:t>where:</w:t>
      </w:r>
    </w:p>
    <w:p w14:paraId="0896BE62" w14:textId="77777777" w:rsidR="008869C0" w:rsidRPr="000F3C94" w:rsidRDefault="008869C0" w:rsidP="00275F91">
      <w:pPr>
        <w:numPr>
          <w:ilvl w:val="0"/>
          <w:numId w:val="17"/>
        </w:numPr>
        <w:spacing w:after="60"/>
        <w:ind w:left="567" w:hanging="283"/>
        <w:rPr>
          <w:rFonts w:ascii="Symbol" w:hAnsi="Symbol" w:hint="eastAsia"/>
          <w:lang w:val="en-GB"/>
        </w:rPr>
      </w:pPr>
      <w:r w:rsidRPr="000F3C94">
        <w:rPr>
          <w:lang w:val="en-GB"/>
        </w:rPr>
        <w:lastRenderedPageBreak/>
        <w:t>The</w:t>
      </w:r>
      <w:r w:rsidRPr="000F3C94">
        <w:rPr>
          <w:spacing w:val="-4"/>
          <w:lang w:val="en-GB"/>
        </w:rPr>
        <w:t xml:space="preserve"> </w:t>
      </w:r>
      <w:r w:rsidRPr="000F3C94">
        <w:rPr>
          <w:lang w:val="en-GB"/>
        </w:rPr>
        <w:t>first</w:t>
      </w:r>
      <w:r w:rsidRPr="000F3C94">
        <w:rPr>
          <w:spacing w:val="-4"/>
          <w:lang w:val="en-GB"/>
        </w:rPr>
        <w:t xml:space="preserve"> </w:t>
      </w:r>
      <w:r w:rsidRPr="000F3C94">
        <w:rPr>
          <w:lang w:val="en-GB"/>
        </w:rPr>
        <w:t>three</w:t>
      </w:r>
      <w:r w:rsidRPr="000F3C94">
        <w:rPr>
          <w:spacing w:val="-3"/>
          <w:lang w:val="en-GB"/>
        </w:rPr>
        <w:t xml:space="preserve"> </w:t>
      </w:r>
      <w:r w:rsidRPr="000F3C94">
        <w:rPr>
          <w:lang w:val="en-GB"/>
        </w:rPr>
        <w:t>characters</w:t>
      </w:r>
      <w:r w:rsidRPr="000F3C94">
        <w:rPr>
          <w:spacing w:val="-2"/>
          <w:lang w:val="en-GB"/>
        </w:rPr>
        <w:t xml:space="preserve"> </w:t>
      </w:r>
      <w:r w:rsidRPr="000F3C94">
        <w:rPr>
          <w:lang w:val="en-GB"/>
        </w:rPr>
        <w:t>are</w:t>
      </w:r>
      <w:r w:rsidRPr="000F3C94">
        <w:rPr>
          <w:spacing w:val="-3"/>
          <w:lang w:val="en-GB"/>
        </w:rPr>
        <w:t xml:space="preserve"> </w:t>
      </w:r>
      <w:r w:rsidRPr="000F3C94">
        <w:rPr>
          <w:lang w:val="en-GB"/>
        </w:rPr>
        <w:t>always</w:t>
      </w:r>
      <w:r w:rsidRPr="000F3C94">
        <w:rPr>
          <w:spacing w:val="-2"/>
          <w:lang w:val="en-GB"/>
        </w:rPr>
        <w:t xml:space="preserve"> </w:t>
      </w:r>
      <w:r w:rsidRPr="000F3C94">
        <w:rPr>
          <w:lang w:val="en-GB"/>
        </w:rPr>
        <w:t>“128”</w:t>
      </w:r>
      <w:r w:rsidRPr="000F3C94">
        <w:rPr>
          <w:spacing w:val="-2"/>
          <w:lang w:val="en-GB"/>
        </w:rPr>
        <w:t xml:space="preserve"> </w:t>
      </w:r>
      <w:r w:rsidRPr="000F3C94">
        <w:rPr>
          <w:lang w:val="en-GB"/>
        </w:rPr>
        <w:t>and</w:t>
      </w:r>
      <w:r w:rsidRPr="000F3C94">
        <w:rPr>
          <w:spacing w:val="-2"/>
          <w:lang w:val="en-GB"/>
        </w:rPr>
        <w:t xml:space="preserve"> </w:t>
      </w:r>
      <w:r w:rsidRPr="000F3C94">
        <w:rPr>
          <w:lang w:val="en-GB"/>
        </w:rPr>
        <w:t>identify</w:t>
      </w:r>
      <w:r w:rsidRPr="000F3C94">
        <w:rPr>
          <w:spacing w:val="-4"/>
          <w:lang w:val="en-GB"/>
        </w:rPr>
        <w:t xml:space="preserve"> </w:t>
      </w:r>
      <w:r w:rsidRPr="000F3C94">
        <w:rPr>
          <w:lang w:val="en-GB"/>
        </w:rPr>
        <w:t>the</w:t>
      </w:r>
      <w:r w:rsidRPr="000F3C94">
        <w:rPr>
          <w:spacing w:val="-1"/>
          <w:lang w:val="en-GB"/>
        </w:rPr>
        <w:t xml:space="preserve"> </w:t>
      </w:r>
      <w:r w:rsidRPr="000F3C94">
        <w:rPr>
          <w:lang w:val="en-GB"/>
        </w:rPr>
        <w:t>dataset</w:t>
      </w:r>
      <w:r w:rsidRPr="000F3C94">
        <w:rPr>
          <w:spacing w:val="-3"/>
          <w:lang w:val="en-GB"/>
        </w:rPr>
        <w:t xml:space="preserve"> </w:t>
      </w:r>
      <w:r w:rsidRPr="000F3C94">
        <w:rPr>
          <w:lang w:val="en-GB"/>
        </w:rPr>
        <w:t>as</w:t>
      </w:r>
      <w:r w:rsidRPr="000F3C94">
        <w:rPr>
          <w:spacing w:val="-2"/>
          <w:lang w:val="en-GB"/>
        </w:rPr>
        <w:t xml:space="preserve"> </w:t>
      </w:r>
      <w:r w:rsidRPr="000F3C94">
        <w:rPr>
          <w:lang w:val="en-GB"/>
        </w:rPr>
        <w:t>an</w:t>
      </w:r>
      <w:r w:rsidRPr="000F3C94">
        <w:rPr>
          <w:spacing w:val="-3"/>
          <w:lang w:val="en-GB"/>
        </w:rPr>
        <w:t xml:space="preserve"> </w:t>
      </w:r>
      <w:r w:rsidRPr="000F3C94">
        <w:rPr>
          <w:lang w:val="en-GB"/>
        </w:rPr>
        <w:t>S-128</w:t>
      </w:r>
      <w:r w:rsidRPr="000F3C94">
        <w:rPr>
          <w:spacing w:val="-1"/>
          <w:lang w:val="en-GB"/>
        </w:rPr>
        <w:t xml:space="preserve"> </w:t>
      </w:r>
      <w:r w:rsidRPr="000F3C94">
        <w:rPr>
          <w:lang w:val="en-GB"/>
        </w:rPr>
        <w:t>dataset.</w:t>
      </w:r>
    </w:p>
    <w:p w14:paraId="1A126FC0" w14:textId="50F30CD2" w:rsidR="008869C0" w:rsidRPr="000F3C94" w:rsidRDefault="008869C0" w:rsidP="00275F91">
      <w:pPr>
        <w:numPr>
          <w:ilvl w:val="0"/>
          <w:numId w:val="17"/>
        </w:numPr>
        <w:spacing w:after="60"/>
        <w:ind w:left="567" w:hanging="283"/>
        <w:rPr>
          <w:rFonts w:ascii="Symbol" w:hAnsi="Symbol" w:hint="eastAsia"/>
          <w:lang w:val="en-GB"/>
        </w:rPr>
      </w:pPr>
      <w:r w:rsidRPr="000F3C94">
        <w:rPr>
          <w:lang w:val="en-GB"/>
        </w:rPr>
        <w:t xml:space="preserve">The next four characters identify the issuing agency by its alphanumeric agency code </w:t>
      </w:r>
      <w:r w:rsidR="0036793D" w:rsidRPr="000F3C94">
        <w:rPr>
          <w:lang w:val="en-GB"/>
        </w:rPr>
        <w:t>in the S-100 tab of</w:t>
      </w:r>
      <w:r w:rsidRPr="000F3C94">
        <w:rPr>
          <w:lang w:val="en-GB"/>
        </w:rPr>
        <w:t xml:space="preserve"> the IHO</w:t>
      </w:r>
      <w:r w:rsidR="0036793D" w:rsidRPr="000F3C94">
        <w:rPr>
          <w:lang w:val="en-GB"/>
        </w:rPr>
        <w:t xml:space="preserve"> </w:t>
      </w:r>
      <w:r w:rsidRPr="000F3C94">
        <w:rPr>
          <w:spacing w:val="-53"/>
          <w:lang w:val="en-GB"/>
        </w:rPr>
        <w:t xml:space="preserve"> </w:t>
      </w:r>
      <w:r w:rsidRPr="000F3C94">
        <w:rPr>
          <w:lang w:val="en-GB"/>
        </w:rPr>
        <w:t>Producer Code Register in the IHO GI Registry (that is, the IHO is identified as “</w:t>
      </w:r>
      <w:r w:rsidR="009D74E3" w:rsidRPr="000F3C94">
        <w:rPr>
          <w:lang w:val="en-GB"/>
        </w:rPr>
        <w:t>00</w:t>
      </w:r>
      <w:r w:rsidRPr="000F3C94">
        <w:rPr>
          <w:lang w:val="en-GB"/>
        </w:rPr>
        <w:t>AA”, not “1810”).</w:t>
      </w:r>
      <w:r w:rsidRPr="000F3C94">
        <w:rPr>
          <w:spacing w:val="-53"/>
          <w:lang w:val="en-GB"/>
        </w:rPr>
        <w:t xml:space="preserve"> </w:t>
      </w:r>
    </w:p>
    <w:p w14:paraId="5055CA6D" w14:textId="36B2B622" w:rsidR="008869C0" w:rsidRPr="000F3C94" w:rsidRDefault="008869C0" w:rsidP="00275F91">
      <w:pPr>
        <w:numPr>
          <w:ilvl w:val="0"/>
          <w:numId w:val="17"/>
        </w:numPr>
        <w:spacing w:after="60"/>
        <w:ind w:left="567" w:hanging="283"/>
        <w:rPr>
          <w:rFonts w:ascii="Symbol" w:hAnsi="Symbol" w:hint="eastAsia"/>
          <w:lang w:val="en-GB"/>
        </w:rPr>
      </w:pPr>
      <w:r w:rsidRPr="000F3C94">
        <w:rPr>
          <w:lang w:val="en-GB"/>
        </w:rPr>
        <w:t xml:space="preserve">The eighth up to the </w:t>
      </w:r>
      <w:r w:rsidR="00967397">
        <w:rPr>
          <w:lang w:val="en-GB"/>
        </w:rPr>
        <w:t>twenty first</w:t>
      </w:r>
      <w:r w:rsidRPr="000F3C94">
        <w:rPr>
          <w:lang w:val="en-GB"/>
        </w:rPr>
        <w:t xml:space="preserve"> characters can be used in any way by the producer to provide</w:t>
      </w:r>
      <w:r w:rsidRPr="000F3C94">
        <w:rPr>
          <w:spacing w:val="1"/>
          <w:lang w:val="en-GB"/>
        </w:rPr>
        <w:t xml:space="preserve"> </w:t>
      </w:r>
      <w:r w:rsidRPr="000F3C94">
        <w:rPr>
          <w:lang w:val="en-GB"/>
        </w:rPr>
        <w:t>a</w:t>
      </w:r>
      <w:r w:rsidRPr="000F3C94">
        <w:rPr>
          <w:spacing w:val="-7"/>
          <w:lang w:val="en-GB"/>
        </w:rPr>
        <w:t xml:space="preserve"> </w:t>
      </w:r>
      <w:r w:rsidRPr="000F3C94">
        <w:rPr>
          <w:lang w:val="en-GB"/>
        </w:rPr>
        <w:t>unique</w:t>
      </w:r>
      <w:r w:rsidRPr="000F3C94">
        <w:rPr>
          <w:spacing w:val="-4"/>
          <w:lang w:val="en-GB"/>
        </w:rPr>
        <w:t xml:space="preserve"> </w:t>
      </w:r>
      <w:r w:rsidRPr="000F3C94">
        <w:rPr>
          <w:lang w:val="en-GB"/>
        </w:rPr>
        <w:t>file</w:t>
      </w:r>
      <w:r w:rsidRPr="000F3C94">
        <w:rPr>
          <w:spacing w:val="-4"/>
          <w:lang w:val="en-GB"/>
        </w:rPr>
        <w:t xml:space="preserve"> </w:t>
      </w:r>
      <w:r w:rsidRPr="000F3C94">
        <w:rPr>
          <w:lang w:val="en-GB"/>
        </w:rPr>
        <w:t>name</w:t>
      </w:r>
      <w:r w:rsidRPr="000F3C94">
        <w:rPr>
          <w:spacing w:val="-7"/>
          <w:lang w:val="en-GB"/>
        </w:rPr>
        <w:t xml:space="preserve"> </w:t>
      </w:r>
      <w:r w:rsidRPr="000F3C94">
        <w:rPr>
          <w:lang w:val="en-GB"/>
        </w:rPr>
        <w:t>for</w:t>
      </w:r>
      <w:r w:rsidRPr="000F3C94">
        <w:rPr>
          <w:spacing w:val="-5"/>
          <w:lang w:val="en-GB"/>
        </w:rPr>
        <w:t xml:space="preserve"> </w:t>
      </w:r>
      <w:r w:rsidRPr="000F3C94">
        <w:rPr>
          <w:lang w:val="en-GB"/>
        </w:rPr>
        <w:t>the</w:t>
      </w:r>
      <w:r w:rsidRPr="000F3C94">
        <w:rPr>
          <w:spacing w:val="-4"/>
          <w:lang w:val="en-GB"/>
        </w:rPr>
        <w:t xml:space="preserve"> </w:t>
      </w:r>
      <w:r w:rsidRPr="000F3C94">
        <w:rPr>
          <w:lang w:val="en-GB"/>
        </w:rPr>
        <w:t>dataset.</w:t>
      </w:r>
      <w:r w:rsidRPr="000F3C94">
        <w:rPr>
          <w:spacing w:val="-4"/>
          <w:lang w:val="en-GB"/>
        </w:rPr>
        <w:t xml:space="preserve"> </w:t>
      </w:r>
      <w:r w:rsidRPr="000F3C94">
        <w:rPr>
          <w:lang w:val="en-GB"/>
        </w:rPr>
        <w:t>The</w:t>
      </w:r>
      <w:r w:rsidRPr="000F3C94">
        <w:rPr>
          <w:spacing w:val="-7"/>
          <w:lang w:val="en-GB"/>
        </w:rPr>
        <w:t xml:space="preserve"> </w:t>
      </w:r>
      <w:r w:rsidRPr="000F3C94">
        <w:rPr>
          <w:lang w:val="en-GB"/>
        </w:rPr>
        <w:t>following</w:t>
      </w:r>
      <w:r w:rsidRPr="000F3C94">
        <w:rPr>
          <w:spacing w:val="-4"/>
          <w:lang w:val="en-GB"/>
        </w:rPr>
        <w:t xml:space="preserve"> </w:t>
      </w:r>
      <w:r w:rsidRPr="000F3C94">
        <w:rPr>
          <w:lang w:val="en-GB"/>
        </w:rPr>
        <w:t>characters</w:t>
      </w:r>
      <w:r w:rsidRPr="000F3C94">
        <w:rPr>
          <w:spacing w:val="-4"/>
          <w:lang w:val="en-GB"/>
        </w:rPr>
        <w:t xml:space="preserve"> </w:t>
      </w:r>
      <w:r w:rsidRPr="000F3C94">
        <w:rPr>
          <w:lang w:val="en-GB"/>
        </w:rPr>
        <w:t>are</w:t>
      </w:r>
      <w:r w:rsidRPr="000F3C94">
        <w:rPr>
          <w:spacing w:val="-6"/>
          <w:lang w:val="en-GB"/>
        </w:rPr>
        <w:t xml:space="preserve"> </w:t>
      </w:r>
      <w:r w:rsidRPr="000F3C94">
        <w:rPr>
          <w:lang w:val="en-GB"/>
        </w:rPr>
        <w:t>allowed</w:t>
      </w:r>
      <w:r w:rsidRPr="000F3C94">
        <w:rPr>
          <w:spacing w:val="-4"/>
          <w:lang w:val="en-GB"/>
        </w:rPr>
        <w:t xml:space="preserve"> </w:t>
      </w:r>
      <w:r w:rsidRPr="000F3C94">
        <w:rPr>
          <w:lang w:val="en-GB"/>
        </w:rPr>
        <w:t>in</w:t>
      </w:r>
      <w:r w:rsidRPr="000F3C94">
        <w:rPr>
          <w:spacing w:val="-4"/>
          <w:lang w:val="en-GB"/>
        </w:rPr>
        <w:t xml:space="preserve"> </w:t>
      </w:r>
      <w:r w:rsidRPr="000F3C94">
        <w:rPr>
          <w:lang w:val="en-GB"/>
        </w:rPr>
        <w:t>the</w:t>
      </w:r>
      <w:r w:rsidRPr="000F3C94">
        <w:rPr>
          <w:spacing w:val="-6"/>
          <w:lang w:val="en-GB"/>
        </w:rPr>
        <w:t xml:space="preserve"> </w:t>
      </w:r>
      <w:r w:rsidRPr="000F3C94">
        <w:rPr>
          <w:lang w:val="en-GB"/>
        </w:rPr>
        <w:t>dataset</w:t>
      </w:r>
      <w:r w:rsidRPr="000F3C94">
        <w:rPr>
          <w:spacing w:val="-7"/>
          <w:lang w:val="en-GB"/>
        </w:rPr>
        <w:t xml:space="preserve"> </w:t>
      </w:r>
      <w:r w:rsidRPr="000F3C94">
        <w:rPr>
          <w:lang w:val="en-GB"/>
        </w:rPr>
        <w:t>name:</w:t>
      </w:r>
      <w:r w:rsidRPr="000F3C94">
        <w:rPr>
          <w:spacing w:val="-6"/>
          <w:lang w:val="en-GB"/>
        </w:rPr>
        <w:t xml:space="preserve"> </w:t>
      </w:r>
      <w:r w:rsidRPr="000F3C94">
        <w:rPr>
          <w:lang w:val="en-GB"/>
        </w:rPr>
        <w:t>A</w:t>
      </w:r>
      <w:r w:rsidRPr="000F3C94">
        <w:rPr>
          <w:spacing w:val="-6"/>
          <w:lang w:val="en-GB"/>
        </w:rPr>
        <w:t xml:space="preserve"> </w:t>
      </w:r>
      <w:r w:rsidRPr="000F3C94">
        <w:rPr>
          <w:lang w:val="en-GB"/>
        </w:rPr>
        <w:t>to</w:t>
      </w:r>
      <w:r w:rsidRPr="000F3C94">
        <w:rPr>
          <w:spacing w:val="-53"/>
          <w:lang w:val="en-GB"/>
        </w:rPr>
        <w:t xml:space="preserve"> </w:t>
      </w:r>
      <w:r w:rsidRPr="000F3C94">
        <w:rPr>
          <w:lang w:val="en-GB"/>
        </w:rPr>
        <w:t>Z,</w:t>
      </w:r>
      <w:r w:rsidRPr="000F3C94">
        <w:rPr>
          <w:spacing w:val="-8"/>
          <w:lang w:val="en-GB"/>
        </w:rPr>
        <w:t xml:space="preserve"> </w:t>
      </w:r>
      <w:r w:rsidRPr="000F3C94">
        <w:rPr>
          <w:lang w:val="en-GB"/>
        </w:rPr>
        <w:t>0</w:t>
      </w:r>
      <w:r w:rsidRPr="000F3C94">
        <w:rPr>
          <w:spacing w:val="-5"/>
          <w:lang w:val="en-GB"/>
        </w:rPr>
        <w:t xml:space="preserve"> </w:t>
      </w:r>
      <w:r w:rsidRPr="000F3C94">
        <w:rPr>
          <w:lang w:val="en-GB"/>
        </w:rPr>
        <w:t>to</w:t>
      </w:r>
      <w:r w:rsidRPr="000F3C94">
        <w:rPr>
          <w:spacing w:val="-5"/>
          <w:lang w:val="en-GB"/>
        </w:rPr>
        <w:t xml:space="preserve"> </w:t>
      </w:r>
      <w:r w:rsidRPr="000F3C94">
        <w:rPr>
          <w:lang w:val="en-GB"/>
        </w:rPr>
        <w:t>9,</w:t>
      </w:r>
      <w:r w:rsidRPr="000F3C94">
        <w:rPr>
          <w:spacing w:val="-4"/>
          <w:lang w:val="en-GB"/>
        </w:rPr>
        <w:t xml:space="preserve"> </w:t>
      </w:r>
      <w:r w:rsidRPr="000F3C94">
        <w:rPr>
          <w:lang w:val="en-GB"/>
        </w:rPr>
        <w:t>and</w:t>
      </w:r>
      <w:r w:rsidRPr="000F3C94">
        <w:rPr>
          <w:spacing w:val="-5"/>
          <w:lang w:val="en-GB"/>
        </w:rPr>
        <w:t xml:space="preserve"> </w:t>
      </w:r>
      <w:r w:rsidRPr="000F3C94">
        <w:rPr>
          <w:lang w:val="en-GB"/>
        </w:rPr>
        <w:t>the</w:t>
      </w:r>
      <w:r w:rsidRPr="000F3C94">
        <w:rPr>
          <w:spacing w:val="-5"/>
          <w:lang w:val="en-GB"/>
        </w:rPr>
        <w:t xml:space="preserve"> </w:t>
      </w:r>
      <w:r w:rsidRPr="000F3C94">
        <w:rPr>
          <w:lang w:val="en-GB"/>
        </w:rPr>
        <w:t>special</w:t>
      </w:r>
      <w:r w:rsidRPr="000F3C94">
        <w:rPr>
          <w:spacing w:val="-9"/>
          <w:lang w:val="en-GB"/>
        </w:rPr>
        <w:t xml:space="preserve"> </w:t>
      </w:r>
      <w:r w:rsidRPr="000F3C94">
        <w:rPr>
          <w:lang w:val="en-GB"/>
        </w:rPr>
        <w:t>character</w:t>
      </w:r>
      <w:r w:rsidRPr="000F3C94">
        <w:rPr>
          <w:spacing w:val="-6"/>
          <w:lang w:val="en-GB"/>
        </w:rPr>
        <w:t xml:space="preserve"> </w:t>
      </w:r>
      <w:r w:rsidRPr="000F3C94">
        <w:rPr>
          <w:lang w:val="en-GB"/>
        </w:rPr>
        <w:t>_</w:t>
      </w:r>
      <w:r w:rsidRPr="000F3C94">
        <w:rPr>
          <w:spacing w:val="-5"/>
          <w:lang w:val="en-GB"/>
        </w:rPr>
        <w:t xml:space="preserve"> </w:t>
      </w:r>
      <w:r w:rsidRPr="000F3C94">
        <w:rPr>
          <w:lang w:val="en-GB"/>
        </w:rPr>
        <w:t>(underscore).</w:t>
      </w:r>
      <w:r w:rsidRPr="000F3C94">
        <w:rPr>
          <w:spacing w:val="-7"/>
          <w:lang w:val="en-GB"/>
        </w:rPr>
        <w:t xml:space="preserve"> </w:t>
      </w:r>
      <w:r w:rsidRPr="000F3C94">
        <w:rPr>
          <w:lang w:val="en-GB"/>
        </w:rPr>
        <w:t>The</w:t>
      </w:r>
      <w:r w:rsidRPr="000F3C94">
        <w:rPr>
          <w:spacing w:val="-5"/>
          <w:lang w:val="en-GB"/>
        </w:rPr>
        <w:t xml:space="preserve"> </w:t>
      </w:r>
      <w:r w:rsidRPr="000F3C94">
        <w:rPr>
          <w:lang w:val="en-GB"/>
        </w:rPr>
        <w:t>ninth</w:t>
      </w:r>
      <w:r w:rsidRPr="000F3C94">
        <w:rPr>
          <w:spacing w:val="-5"/>
          <w:lang w:val="en-GB"/>
        </w:rPr>
        <w:t xml:space="preserve"> </w:t>
      </w:r>
      <w:r w:rsidRPr="000F3C94">
        <w:rPr>
          <w:lang w:val="en-GB"/>
        </w:rPr>
        <w:t>through</w:t>
      </w:r>
      <w:r w:rsidRPr="000F3C94">
        <w:rPr>
          <w:spacing w:val="-2"/>
          <w:lang w:val="en-GB"/>
        </w:rPr>
        <w:t xml:space="preserve"> </w:t>
      </w:r>
      <w:r w:rsidR="005E65EE">
        <w:rPr>
          <w:lang w:val="en-GB"/>
        </w:rPr>
        <w:t>twenty first</w:t>
      </w:r>
      <w:r w:rsidRPr="000F3C94">
        <w:rPr>
          <w:spacing w:val="-1"/>
          <w:lang w:val="en-GB"/>
        </w:rPr>
        <w:t xml:space="preserve"> </w:t>
      </w:r>
      <w:r w:rsidRPr="000F3C94">
        <w:rPr>
          <w:lang w:val="en-GB"/>
        </w:rPr>
        <w:t>characters</w:t>
      </w:r>
      <w:r w:rsidRPr="000F3C94">
        <w:rPr>
          <w:spacing w:val="-5"/>
          <w:lang w:val="en-GB"/>
        </w:rPr>
        <w:t xml:space="preserve"> </w:t>
      </w:r>
      <w:r w:rsidRPr="000F3C94">
        <w:rPr>
          <w:lang w:val="en-GB"/>
        </w:rPr>
        <w:t>are</w:t>
      </w:r>
      <w:r w:rsidRPr="000F3C94">
        <w:rPr>
          <w:spacing w:val="-53"/>
          <w:lang w:val="en-GB"/>
        </w:rPr>
        <w:t xml:space="preserve"> </w:t>
      </w:r>
      <w:r w:rsidRPr="000F3C94">
        <w:rPr>
          <w:lang w:val="en-GB"/>
        </w:rPr>
        <w:t>optional</w:t>
      </w:r>
      <w:r w:rsidRPr="000F3C94">
        <w:rPr>
          <w:spacing w:val="-3"/>
          <w:lang w:val="en-GB"/>
        </w:rPr>
        <w:t xml:space="preserve"> </w:t>
      </w:r>
      <w:r w:rsidRPr="000F3C94">
        <w:rPr>
          <w:lang w:val="en-GB"/>
        </w:rPr>
        <w:t>(that</w:t>
      </w:r>
      <w:r w:rsidRPr="000F3C94">
        <w:rPr>
          <w:spacing w:val="1"/>
          <w:lang w:val="en-GB"/>
        </w:rPr>
        <w:t xml:space="preserve"> </w:t>
      </w:r>
      <w:r w:rsidRPr="000F3C94">
        <w:rPr>
          <w:lang w:val="en-GB"/>
        </w:rPr>
        <w:t>is,</w:t>
      </w:r>
      <w:r w:rsidRPr="000F3C94">
        <w:rPr>
          <w:spacing w:val="-1"/>
          <w:lang w:val="en-GB"/>
        </w:rPr>
        <w:t xml:space="preserve"> </w:t>
      </w:r>
      <w:r w:rsidRPr="000F3C94">
        <w:rPr>
          <w:lang w:val="en-GB"/>
        </w:rPr>
        <w:t>at</w:t>
      </w:r>
      <w:r w:rsidRPr="000F3C94">
        <w:rPr>
          <w:spacing w:val="1"/>
          <w:lang w:val="en-GB"/>
        </w:rPr>
        <w:t xml:space="preserve"> </w:t>
      </w:r>
      <w:r w:rsidRPr="000F3C94">
        <w:rPr>
          <w:lang w:val="en-GB"/>
        </w:rPr>
        <w:t>least one</w:t>
      </w:r>
      <w:r w:rsidRPr="000F3C94">
        <w:rPr>
          <w:spacing w:val="-1"/>
          <w:lang w:val="en-GB"/>
        </w:rPr>
        <w:t xml:space="preserve"> </w:t>
      </w:r>
      <w:r w:rsidRPr="000F3C94">
        <w:rPr>
          <w:lang w:val="en-GB"/>
        </w:rPr>
        <w:t>character</w:t>
      </w:r>
      <w:r w:rsidRPr="000F3C94">
        <w:rPr>
          <w:spacing w:val="-1"/>
          <w:lang w:val="en-GB"/>
        </w:rPr>
        <w:t xml:space="preserve"> </w:t>
      </w:r>
      <w:r w:rsidRPr="000F3C94">
        <w:rPr>
          <w:lang w:val="en-GB"/>
        </w:rPr>
        <w:t>must</w:t>
      </w:r>
      <w:r w:rsidRPr="000F3C94">
        <w:rPr>
          <w:spacing w:val="-1"/>
          <w:lang w:val="en-GB"/>
        </w:rPr>
        <w:t xml:space="preserve"> </w:t>
      </w:r>
      <w:r w:rsidRPr="000F3C94">
        <w:rPr>
          <w:lang w:val="en-GB"/>
        </w:rPr>
        <w:t>be</w:t>
      </w:r>
      <w:r w:rsidRPr="000F3C94">
        <w:rPr>
          <w:spacing w:val="-1"/>
          <w:lang w:val="en-GB"/>
        </w:rPr>
        <w:t xml:space="preserve"> </w:t>
      </w:r>
      <w:r w:rsidRPr="000F3C94">
        <w:rPr>
          <w:lang w:val="en-GB"/>
        </w:rPr>
        <w:t>used).</w:t>
      </w:r>
    </w:p>
    <w:p w14:paraId="0643A1DA" w14:textId="3B938BC2" w:rsidR="008869C0" w:rsidRPr="000F3C94" w:rsidRDefault="008869C0" w:rsidP="00275F91">
      <w:pPr>
        <w:numPr>
          <w:ilvl w:val="0"/>
          <w:numId w:val="17"/>
        </w:numPr>
        <w:spacing w:after="0"/>
        <w:ind w:left="567" w:hanging="283"/>
        <w:rPr>
          <w:lang w:val="en-GB"/>
        </w:rPr>
      </w:pPr>
      <w:r w:rsidRPr="000F3C94">
        <w:rPr>
          <w:lang w:val="en-GB"/>
        </w:rPr>
        <w:t>.YYY – support file extension. The YYY portion must conform to the file format as described in</w:t>
      </w:r>
      <w:r w:rsidRPr="000F3C94">
        <w:rPr>
          <w:spacing w:val="1"/>
          <w:lang w:val="en-GB"/>
        </w:rPr>
        <w:t xml:space="preserve"> </w:t>
      </w:r>
      <w:r w:rsidRPr="000F3C94">
        <w:rPr>
          <w:lang w:val="en-GB"/>
        </w:rPr>
        <w:t>Table 11-</w:t>
      </w:r>
      <w:r w:rsidR="00FE1F96" w:rsidRPr="000F3C94">
        <w:rPr>
          <w:lang w:val="en-GB"/>
        </w:rPr>
        <w:t>3</w:t>
      </w:r>
      <w:r w:rsidRPr="000F3C94">
        <w:rPr>
          <w:lang w:val="en-GB"/>
        </w:rPr>
        <w:t xml:space="preserve"> above.</w:t>
      </w:r>
    </w:p>
    <w:p w14:paraId="00E29F93" w14:textId="77777777" w:rsidR="00CF3A0D" w:rsidRPr="000F3C94" w:rsidRDefault="00CF3A0D" w:rsidP="00D476E7">
      <w:pPr>
        <w:rPr>
          <w:lang w:val="en-GB"/>
        </w:rPr>
      </w:pPr>
    </w:p>
    <w:p w14:paraId="61E0264E" w14:textId="0A86D7EA" w:rsidR="00CF3A0D" w:rsidRPr="000F3C94" w:rsidRDefault="00CF3A0D" w:rsidP="00D476E7">
      <w:pPr>
        <w:pStyle w:val="Heading2"/>
        <w:tabs>
          <w:tab w:val="clear" w:pos="540"/>
        </w:tabs>
        <w:rPr>
          <w:rFonts w:eastAsia="Malgun Gothic"/>
          <w:lang w:val="en-GB"/>
        </w:rPr>
      </w:pPr>
      <w:bookmarkStart w:id="533" w:name="_Toc152232599"/>
      <w:bookmarkStart w:id="534" w:name="_Toc194500032"/>
      <w:r w:rsidRPr="000F3C94">
        <w:rPr>
          <w:rFonts w:eastAsia="Malgun Gothic"/>
          <w:lang w:val="en-GB"/>
        </w:rPr>
        <w:t>Exchange Set</w:t>
      </w:r>
      <w:bookmarkEnd w:id="533"/>
      <w:bookmarkEnd w:id="534"/>
    </w:p>
    <w:p w14:paraId="0E6132A8" w14:textId="77777777" w:rsidR="00CF3A0D" w:rsidRPr="000F3C94" w:rsidRDefault="00CF3A0D" w:rsidP="00CF3A0D">
      <w:pPr>
        <w:rPr>
          <w:rFonts w:eastAsia="Malgun Gothic"/>
          <w:lang w:val="en-GB"/>
        </w:rPr>
      </w:pPr>
      <w:r w:rsidRPr="000F3C94">
        <w:rPr>
          <w:rFonts w:eastAsia="Malgun Gothic"/>
          <w:lang w:val="en-GB"/>
        </w:rPr>
        <w:t>Data which conforms to this product specification must be delivered by means of an Exchange Set.</w:t>
      </w:r>
    </w:p>
    <w:p w14:paraId="4C312976" w14:textId="090B3B92" w:rsidR="00CF3A0D" w:rsidRPr="000F3C94" w:rsidRDefault="00CF3A0D" w:rsidP="00CF3A0D">
      <w:pPr>
        <w:rPr>
          <w:rFonts w:eastAsia="Malgun Gothic"/>
          <w:lang w:val="en-GB"/>
        </w:rPr>
      </w:pPr>
      <w:r w:rsidRPr="000F3C94">
        <w:rPr>
          <w:rFonts w:eastAsia="Malgun Gothic"/>
          <w:lang w:val="en-GB"/>
        </w:rPr>
        <w:t xml:space="preserve">An Exchange Set will consist of one or more CNP datasets. An Exchange Set may also include one or more support files containing supplementary information encoded in separate files. These are linked to the CNP dataset features, by feature and information type attributes defined in the </w:t>
      </w:r>
      <w:r w:rsidR="00BA4CCC" w:rsidRPr="000F3C94">
        <w:rPr>
          <w:rFonts w:eastAsia="Malgun Gothic"/>
          <w:lang w:val="en-GB"/>
        </w:rPr>
        <w:t>A</w:t>
      </w:r>
      <w:r w:rsidRPr="000F3C94">
        <w:rPr>
          <w:rFonts w:eastAsia="Malgun Gothic"/>
          <w:lang w:val="en-GB"/>
        </w:rPr>
        <w:t xml:space="preserve">pplication </w:t>
      </w:r>
      <w:r w:rsidR="00BA4CCC" w:rsidRPr="000F3C94">
        <w:rPr>
          <w:rFonts w:eastAsia="Malgun Gothic"/>
          <w:lang w:val="en-GB"/>
        </w:rPr>
        <w:t>S</w:t>
      </w:r>
      <w:r w:rsidRPr="000F3C94">
        <w:rPr>
          <w:rFonts w:eastAsia="Malgun Gothic"/>
          <w:lang w:val="en-GB"/>
        </w:rPr>
        <w:t xml:space="preserve">chema; for example, </w:t>
      </w:r>
      <w:proofErr w:type="spellStart"/>
      <w:r w:rsidRPr="000F3C94">
        <w:rPr>
          <w:rFonts w:eastAsia="Malgun Gothic"/>
          <w:b/>
          <w:bCs/>
          <w:lang w:val="en-GB"/>
        </w:rPr>
        <w:t>fileReference</w:t>
      </w:r>
      <w:proofErr w:type="spellEnd"/>
      <w:r w:rsidRPr="000F3C94">
        <w:rPr>
          <w:rFonts w:eastAsia="Malgun Gothic"/>
          <w:lang w:val="en-GB"/>
        </w:rPr>
        <w:t xml:space="preserve">. Each Exchange Set will include a single (XML) Catalogue file. S-128 Exchange Set Catalogues conform to S-100 Edition </w:t>
      </w:r>
      <w:r w:rsidR="00A16A44" w:rsidRPr="000F3C94">
        <w:rPr>
          <w:rFonts w:eastAsia="Malgun Gothic"/>
          <w:lang w:val="en-GB"/>
        </w:rPr>
        <w:t>5.2.0</w:t>
      </w:r>
      <w:r w:rsidRPr="000F3C94">
        <w:rPr>
          <w:rFonts w:eastAsia="Malgun Gothic"/>
          <w:lang w:val="en-GB"/>
        </w:rPr>
        <w:t xml:space="preserve">, Part </w:t>
      </w:r>
      <w:r w:rsidR="000A5915" w:rsidRPr="000F3C94">
        <w:rPr>
          <w:rFonts w:eastAsia="Malgun Gothic"/>
          <w:lang w:val="en-GB"/>
        </w:rPr>
        <w:t>17</w:t>
      </w:r>
      <w:r w:rsidRPr="000F3C94">
        <w:rPr>
          <w:rFonts w:eastAsia="Malgun Gothic"/>
          <w:lang w:val="en-GB"/>
        </w:rPr>
        <w:t xml:space="preserve">, Figure </w:t>
      </w:r>
      <w:r w:rsidR="000A5915" w:rsidRPr="000F3C94">
        <w:rPr>
          <w:rFonts w:eastAsia="Malgun Gothic"/>
          <w:lang w:val="en-GB"/>
        </w:rPr>
        <w:t>17-6</w:t>
      </w:r>
      <w:r w:rsidRPr="000F3C94">
        <w:rPr>
          <w:rFonts w:eastAsia="Malgun Gothic"/>
          <w:lang w:val="en-GB"/>
        </w:rPr>
        <w:t xml:space="preserve"> without modification, containing discovery metadata for each CNP dataset as well as support files. S-128 Exchange Set structure conforms to S-100 Edition </w:t>
      </w:r>
      <w:r w:rsidR="00A16A44" w:rsidRPr="000F3C94">
        <w:rPr>
          <w:rFonts w:eastAsia="Malgun Gothic"/>
          <w:lang w:val="en-GB"/>
        </w:rPr>
        <w:t>5.2.0</w:t>
      </w:r>
      <w:r w:rsidRPr="000F3C94">
        <w:rPr>
          <w:rFonts w:eastAsia="Malgun Gothic"/>
          <w:lang w:val="en-GB"/>
        </w:rPr>
        <w:t xml:space="preserve">, Part </w:t>
      </w:r>
      <w:r w:rsidR="000A5915" w:rsidRPr="000F3C94">
        <w:rPr>
          <w:rFonts w:eastAsia="Malgun Gothic"/>
          <w:lang w:val="en-GB"/>
        </w:rPr>
        <w:t>17</w:t>
      </w:r>
      <w:r w:rsidRPr="000F3C94">
        <w:rPr>
          <w:rFonts w:eastAsia="Malgun Gothic"/>
          <w:lang w:val="en-GB"/>
        </w:rPr>
        <w:t xml:space="preserve">, Figure </w:t>
      </w:r>
      <w:r w:rsidR="000A5915" w:rsidRPr="000F3C94">
        <w:rPr>
          <w:rFonts w:eastAsia="Malgun Gothic"/>
          <w:lang w:val="en-GB"/>
        </w:rPr>
        <w:t>17-2</w:t>
      </w:r>
      <w:r w:rsidRPr="000F3C94">
        <w:rPr>
          <w:rFonts w:eastAsia="Malgun Gothic"/>
          <w:lang w:val="en-GB"/>
        </w:rPr>
        <w:t xml:space="preserve"> without modification.</w:t>
      </w:r>
    </w:p>
    <w:p w14:paraId="47776DD8" w14:textId="77777777" w:rsidR="00FA459E" w:rsidRPr="000F3C94" w:rsidRDefault="00FA459E" w:rsidP="00CF3A0D">
      <w:pPr>
        <w:rPr>
          <w:rFonts w:eastAsia="Malgun Gothic"/>
          <w:lang w:val="en-GB"/>
        </w:rPr>
      </w:pPr>
    </w:p>
    <w:p w14:paraId="6DFAEEC2" w14:textId="22934333" w:rsidR="00B3315D" w:rsidRPr="000F3C94" w:rsidRDefault="00B3315D" w:rsidP="00BC5957">
      <w:pPr>
        <w:pStyle w:val="Heading1"/>
        <w:tabs>
          <w:tab w:val="clear" w:pos="400"/>
        </w:tabs>
        <w:rPr>
          <w:lang w:val="en-GB"/>
        </w:rPr>
      </w:pPr>
      <w:bookmarkStart w:id="535" w:name="_Toc225648311"/>
      <w:bookmarkStart w:id="536" w:name="_Toc225065168"/>
      <w:bookmarkStart w:id="537" w:name="_Ref148213800"/>
      <w:bookmarkStart w:id="538" w:name="_Toc152232600"/>
      <w:bookmarkStart w:id="539" w:name="_Toc194500033"/>
      <w:bookmarkEnd w:id="480"/>
      <w:bookmarkEnd w:id="481"/>
      <w:r w:rsidRPr="000F3C94">
        <w:rPr>
          <w:lang w:val="en-GB"/>
        </w:rPr>
        <w:t>Metadata</w:t>
      </w:r>
      <w:bookmarkEnd w:id="535"/>
      <w:bookmarkEnd w:id="536"/>
      <w:bookmarkEnd w:id="537"/>
      <w:bookmarkEnd w:id="538"/>
      <w:bookmarkEnd w:id="539"/>
      <w:r w:rsidR="009E66AF" w:rsidRPr="000F3C94">
        <w:rPr>
          <w:lang w:val="en-GB"/>
        </w:rPr>
        <w:t xml:space="preserve"> </w:t>
      </w:r>
    </w:p>
    <w:p w14:paraId="4EA682AF" w14:textId="77777777" w:rsidR="00780142" w:rsidRPr="000F3C94" w:rsidRDefault="00780142" w:rsidP="00BC5957">
      <w:pPr>
        <w:pStyle w:val="Heading2"/>
        <w:tabs>
          <w:tab w:val="clear" w:pos="540"/>
        </w:tabs>
        <w:rPr>
          <w:lang w:val="en-GB"/>
        </w:rPr>
      </w:pPr>
      <w:bookmarkStart w:id="540" w:name="_Toc152232601"/>
      <w:bookmarkStart w:id="541" w:name="_Toc194500034"/>
      <w:r w:rsidRPr="000F3C94">
        <w:rPr>
          <w:lang w:val="en-GB"/>
        </w:rPr>
        <w:t>Introduction</w:t>
      </w:r>
      <w:bookmarkEnd w:id="540"/>
      <w:bookmarkEnd w:id="541"/>
    </w:p>
    <w:p w14:paraId="11BA8966" w14:textId="05E44CB0" w:rsidR="00D357B5" w:rsidRPr="000F3C94" w:rsidRDefault="00D357B5" w:rsidP="00D357B5">
      <w:pPr>
        <w:rPr>
          <w:lang w:val="en-GB" w:eastAsia="de-DE"/>
        </w:rPr>
      </w:pPr>
      <w:r w:rsidRPr="000F3C94">
        <w:rPr>
          <w:lang w:val="en-GB" w:eastAsia="de-DE"/>
        </w:rPr>
        <w:t>The CNP metadata specification conforms to the S-100 metadata specification in Part 4a, which is a profile of the ISO 19115-1 Standard. These documents provide a structure for describing digital geographic data and define metadata elements, a common set of metadata terminology, definitions, and extension procedures.</w:t>
      </w:r>
    </w:p>
    <w:p w14:paraId="1B733C11" w14:textId="77777777" w:rsidR="00BC5957" w:rsidRPr="000F3C94" w:rsidRDefault="00BC5957" w:rsidP="00D357B5">
      <w:pPr>
        <w:rPr>
          <w:lang w:val="en-GB" w:eastAsia="de-DE"/>
        </w:rPr>
      </w:pPr>
    </w:p>
    <w:p w14:paraId="225EA7D9" w14:textId="79D7C89A" w:rsidR="000A5915" w:rsidRPr="000F3C94" w:rsidRDefault="000A5915" w:rsidP="00BC5957">
      <w:pPr>
        <w:pStyle w:val="Heading2"/>
        <w:tabs>
          <w:tab w:val="clear" w:pos="540"/>
        </w:tabs>
        <w:rPr>
          <w:lang w:val="en-GB"/>
        </w:rPr>
      </w:pPr>
      <w:bookmarkStart w:id="542" w:name="_Toc194500035"/>
      <w:r w:rsidRPr="000F3C94">
        <w:rPr>
          <w:lang w:val="en-GB"/>
        </w:rPr>
        <w:t>Discovery metadata</w:t>
      </w:r>
      <w:bookmarkEnd w:id="542"/>
    </w:p>
    <w:p w14:paraId="3C35BC23" w14:textId="1B89373E" w:rsidR="00D357B5" w:rsidRPr="000F3C94" w:rsidRDefault="00D357B5" w:rsidP="00D357B5">
      <w:pPr>
        <w:rPr>
          <w:lang w:val="en-GB" w:eastAsia="de-DE"/>
        </w:rPr>
      </w:pPr>
      <w:r w:rsidRPr="000F3C94">
        <w:rPr>
          <w:lang w:val="en-GB" w:eastAsia="de-DE"/>
        </w:rPr>
        <w:t xml:space="preserve">The overall structure of metadata in S-128 Exchange Sets is the same as in S-100, and is depicted in </w:t>
      </w:r>
      <w:r w:rsidR="00CC64FB" w:rsidRPr="000F3C94">
        <w:rPr>
          <w:lang w:val="en-GB" w:eastAsia="de-DE"/>
        </w:rPr>
        <w:t xml:space="preserve">Figure 12-1 </w:t>
      </w:r>
      <w:r w:rsidRPr="000F3C94">
        <w:rPr>
          <w:lang w:val="en-GB" w:eastAsia="de-DE"/>
        </w:rPr>
        <w:t>below. Metadata in Exchange Sets consists of discovery metadata for the datasets and support files in the Exchange Set (classes S100_DatasetDiscoveryMetadata and S100_SupportFileDiscoveryMetadata); metadata in ISO 19115-1 format for datasets; and metadata about any Feature, Portrayal, or Interoperability Catalogues which are in the Exchange Set (S100_CatalogueMetadata).</w:t>
      </w:r>
    </w:p>
    <w:p w14:paraId="747F5963" w14:textId="77777777" w:rsidR="00D357B5" w:rsidRPr="000F3C94" w:rsidRDefault="00D357B5" w:rsidP="00D357B5">
      <w:pPr>
        <w:rPr>
          <w:lang w:val="en-GB" w:eastAsia="de-DE"/>
        </w:rPr>
      </w:pPr>
      <w:r w:rsidRPr="000F3C94">
        <w:rPr>
          <w:lang w:val="en-GB" w:eastAsia="de-DE"/>
        </w:rPr>
        <w:t>The discovery metadata classes have numerous attributes which enable important information about the datasets and accompanying support files to be examined without the need to process the data, for example decrypt, decompress, load, etc. Other Catalogues such as Feature and Portrayal Catalogues can be included in the Exchange Set in support of the datasets.</w:t>
      </w:r>
    </w:p>
    <w:p w14:paraId="64F0574D" w14:textId="3522AF3D" w:rsidR="00D62903" w:rsidRPr="000F3C94" w:rsidRDefault="00D357B5" w:rsidP="006E02E7">
      <w:pPr>
        <w:rPr>
          <w:lang w:val="en-GB" w:eastAsia="de-DE"/>
        </w:rPr>
      </w:pPr>
      <w:r w:rsidRPr="000F3C94">
        <w:rPr>
          <w:lang w:val="en-GB" w:eastAsia="de-DE"/>
        </w:rPr>
        <w:t>More detailed information for the classes is depicted in</w:t>
      </w:r>
      <w:r w:rsidR="00D72AA5" w:rsidRPr="000F3C94">
        <w:rPr>
          <w:lang w:val="en-GB" w:eastAsia="de-DE"/>
        </w:rPr>
        <w:t xml:space="preserve"> </w:t>
      </w:r>
      <w:r w:rsidR="006E345F" w:rsidRPr="000F3C94">
        <w:rPr>
          <w:lang w:val="en-GB" w:eastAsia="de-DE"/>
        </w:rPr>
        <w:t xml:space="preserve">Figure 12-2 </w:t>
      </w:r>
      <w:r w:rsidRPr="000F3C94">
        <w:rPr>
          <w:lang w:val="en-GB" w:eastAsia="de-DE"/>
        </w:rPr>
        <w:t>and details about the metadata classes are provided in clauses</w:t>
      </w:r>
      <w:r w:rsidR="00D72AA5" w:rsidRPr="000F3C94">
        <w:rPr>
          <w:lang w:val="en-GB" w:eastAsia="de-DE"/>
        </w:rPr>
        <w:t xml:space="preserve"> 12.2</w:t>
      </w:r>
      <w:r w:rsidR="006E345F" w:rsidRPr="000F3C94">
        <w:rPr>
          <w:lang w:val="en-GB" w:eastAsia="de-DE"/>
        </w:rPr>
        <w:t xml:space="preserve"> </w:t>
      </w:r>
      <w:r w:rsidR="00D72AA5" w:rsidRPr="000F3C94">
        <w:rPr>
          <w:lang w:val="en-GB" w:eastAsia="de-DE"/>
        </w:rPr>
        <w:t>-</w:t>
      </w:r>
      <w:r w:rsidR="006E345F" w:rsidRPr="000F3C94">
        <w:rPr>
          <w:lang w:val="en-GB" w:eastAsia="de-DE"/>
        </w:rPr>
        <w:t xml:space="preserve"> </w:t>
      </w:r>
      <w:r w:rsidR="00D72AA5" w:rsidRPr="000F3C94">
        <w:rPr>
          <w:lang w:val="en-GB" w:eastAsia="de-DE"/>
        </w:rPr>
        <w:t>12.5</w:t>
      </w:r>
      <w:r w:rsidRPr="000F3C94">
        <w:rPr>
          <w:lang w:val="en-GB" w:eastAsia="de-DE"/>
        </w:rPr>
        <w:t>.</w:t>
      </w:r>
    </w:p>
    <w:p w14:paraId="372B2110" w14:textId="7E7854DD" w:rsidR="00580BED" w:rsidRPr="000F3C94" w:rsidRDefault="006D7DF3" w:rsidP="00DF2F1C">
      <w:pPr>
        <w:jc w:val="center"/>
        <w:rPr>
          <w:lang w:val="en-GB"/>
        </w:rPr>
      </w:pPr>
      <w:r w:rsidRPr="000F3C94">
        <w:rPr>
          <w:noProof/>
          <w:lang w:val="en-GB" w:eastAsia="fi-FI"/>
        </w:rPr>
        <w:lastRenderedPageBreak/>
        <w:drawing>
          <wp:inline distT="0" distB="0" distL="0" distR="0" wp14:anchorId="43C5C70E" wp14:editId="0ED107D6">
            <wp:extent cx="5020945" cy="3335655"/>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20945" cy="3335655"/>
                    </a:xfrm>
                    <a:prstGeom prst="rect">
                      <a:avLst/>
                    </a:prstGeom>
                    <a:noFill/>
                    <a:ln>
                      <a:noFill/>
                    </a:ln>
                  </pic:spPr>
                </pic:pic>
              </a:graphicData>
            </a:graphic>
          </wp:inline>
        </w:drawing>
      </w:r>
    </w:p>
    <w:p w14:paraId="4AC6EF81" w14:textId="1C520120" w:rsidR="00580BED" w:rsidRPr="000F3C94" w:rsidRDefault="00580BED" w:rsidP="00580BED">
      <w:pPr>
        <w:pStyle w:val="Caption"/>
        <w:jc w:val="center"/>
        <w:rPr>
          <w:sz w:val="18"/>
          <w:szCs w:val="18"/>
          <w:lang w:val="en-GB"/>
        </w:rPr>
      </w:pPr>
      <w:bookmarkStart w:id="543" w:name="_Ref148222292"/>
      <w:r w:rsidRPr="000F3C94">
        <w:rPr>
          <w:sz w:val="18"/>
          <w:szCs w:val="18"/>
          <w:lang w:val="en-GB"/>
        </w:rPr>
        <w:t xml:space="preserve">Figure </w:t>
      </w:r>
      <w:r w:rsidR="00D92175" w:rsidRPr="000F3C94">
        <w:rPr>
          <w:sz w:val="18"/>
          <w:szCs w:val="18"/>
          <w:lang w:val="en-GB"/>
        </w:rPr>
        <w:fldChar w:fldCharType="begin"/>
      </w:r>
      <w:r w:rsidR="00D92175" w:rsidRPr="000F3C94">
        <w:rPr>
          <w:sz w:val="18"/>
          <w:szCs w:val="18"/>
          <w:lang w:val="en-GB"/>
        </w:rPr>
        <w:instrText xml:space="preserve"> STYLEREF 1 \s </w:instrText>
      </w:r>
      <w:r w:rsidR="00D92175" w:rsidRPr="000F3C94">
        <w:rPr>
          <w:sz w:val="18"/>
          <w:szCs w:val="18"/>
          <w:lang w:val="en-GB"/>
        </w:rPr>
        <w:fldChar w:fldCharType="separate"/>
      </w:r>
      <w:r w:rsidR="00D92175" w:rsidRPr="000F3C94">
        <w:rPr>
          <w:noProof/>
          <w:sz w:val="18"/>
          <w:szCs w:val="18"/>
          <w:lang w:val="en-GB"/>
        </w:rPr>
        <w:t>12</w:t>
      </w:r>
      <w:r w:rsidR="00D92175" w:rsidRPr="000F3C94">
        <w:rPr>
          <w:noProof/>
          <w:sz w:val="18"/>
          <w:szCs w:val="18"/>
          <w:lang w:val="en-GB"/>
        </w:rPr>
        <w:fldChar w:fldCharType="end"/>
      </w:r>
      <w:r w:rsidR="007B0388" w:rsidRPr="000F3C94">
        <w:rPr>
          <w:sz w:val="18"/>
          <w:szCs w:val="18"/>
          <w:lang w:val="en-GB"/>
        </w:rPr>
        <w:noBreakHyphen/>
      </w:r>
      <w:r w:rsidR="00D92175" w:rsidRPr="000F3C94">
        <w:rPr>
          <w:sz w:val="18"/>
          <w:szCs w:val="18"/>
          <w:lang w:val="en-GB"/>
        </w:rPr>
        <w:fldChar w:fldCharType="begin"/>
      </w:r>
      <w:r w:rsidR="00D92175" w:rsidRPr="000F3C94">
        <w:rPr>
          <w:sz w:val="18"/>
          <w:szCs w:val="18"/>
          <w:lang w:val="en-GB"/>
        </w:rPr>
        <w:instrText xml:space="preserve"> SEQ Figure \* ARABIC \s 1 </w:instrText>
      </w:r>
      <w:r w:rsidR="00D92175" w:rsidRPr="000F3C94">
        <w:rPr>
          <w:sz w:val="18"/>
          <w:szCs w:val="18"/>
          <w:lang w:val="en-GB"/>
        </w:rPr>
        <w:fldChar w:fldCharType="separate"/>
      </w:r>
      <w:r w:rsidR="00D92175" w:rsidRPr="000F3C94">
        <w:rPr>
          <w:noProof/>
          <w:sz w:val="18"/>
          <w:szCs w:val="18"/>
          <w:lang w:val="en-GB"/>
        </w:rPr>
        <w:t>1</w:t>
      </w:r>
      <w:r w:rsidR="00D92175" w:rsidRPr="000F3C94">
        <w:rPr>
          <w:noProof/>
          <w:sz w:val="18"/>
          <w:szCs w:val="18"/>
          <w:lang w:val="en-GB"/>
        </w:rPr>
        <w:fldChar w:fldCharType="end"/>
      </w:r>
      <w:bookmarkEnd w:id="543"/>
      <w:r w:rsidRPr="000F3C94">
        <w:rPr>
          <w:sz w:val="18"/>
          <w:szCs w:val="18"/>
          <w:lang w:val="en-GB"/>
        </w:rPr>
        <w:t xml:space="preserve"> </w:t>
      </w:r>
      <w:r w:rsidR="006C438A" w:rsidRPr="000F3C94">
        <w:rPr>
          <w:sz w:val="18"/>
          <w:szCs w:val="18"/>
          <w:lang w:val="en-GB"/>
        </w:rPr>
        <w:t xml:space="preserve">Relationship between </w:t>
      </w:r>
      <w:r w:rsidR="000649ED" w:rsidRPr="000F3C94">
        <w:rPr>
          <w:sz w:val="18"/>
          <w:szCs w:val="18"/>
          <w:lang w:val="en-GB"/>
        </w:rPr>
        <w:t>E</w:t>
      </w:r>
      <w:r w:rsidR="006C438A" w:rsidRPr="000F3C94">
        <w:rPr>
          <w:sz w:val="18"/>
          <w:szCs w:val="18"/>
          <w:lang w:val="en-GB"/>
        </w:rPr>
        <w:t xml:space="preserve">xchange </w:t>
      </w:r>
      <w:r w:rsidR="000649ED" w:rsidRPr="000F3C94">
        <w:rPr>
          <w:sz w:val="18"/>
          <w:szCs w:val="18"/>
          <w:lang w:val="en-GB"/>
        </w:rPr>
        <w:t>C</w:t>
      </w:r>
      <w:r w:rsidR="006C438A" w:rsidRPr="000F3C94">
        <w:rPr>
          <w:sz w:val="18"/>
          <w:szCs w:val="18"/>
          <w:lang w:val="en-GB"/>
        </w:rPr>
        <w:t xml:space="preserve">atalogue, discovery metadata, and dataset (from S-100 </w:t>
      </w:r>
      <w:r w:rsidR="00DF2F1C" w:rsidRPr="000F3C94">
        <w:rPr>
          <w:sz w:val="18"/>
          <w:szCs w:val="18"/>
          <w:lang w:val="en-GB"/>
        </w:rPr>
        <w:t xml:space="preserve">Edition </w:t>
      </w:r>
      <w:r w:rsidR="006C438A" w:rsidRPr="000F3C94">
        <w:rPr>
          <w:sz w:val="18"/>
          <w:szCs w:val="18"/>
          <w:lang w:val="en-GB"/>
        </w:rPr>
        <w:t>5.</w:t>
      </w:r>
      <w:r w:rsidR="00A16A44" w:rsidRPr="000F3C94">
        <w:rPr>
          <w:sz w:val="18"/>
          <w:szCs w:val="18"/>
          <w:lang w:val="en-GB"/>
        </w:rPr>
        <w:t>2</w:t>
      </w:r>
      <w:r w:rsidR="006C438A" w:rsidRPr="000F3C94">
        <w:rPr>
          <w:sz w:val="18"/>
          <w:szCs w:val="18"/>
          <w:lang w:val="en-GB"/>
        </w:rPr>
        <w:t>.0</w:t>
      </w:r>
      <w:r w:rsidR="00DF2F1C" w:rsidRPr="000F3C94">
        <w:rPr>
          <w:sz w:val="18"/>
          <w:szCs w:val="18"/>
          <w:lang w:val="en-GB"/>
        </w:rPr>
        <w:t>,</w:t>
      </w:r>
      <w:r w:rsidR="006C438A" w:rsidRPr="000F3C94">
        <w:rPr>
          <w:sz w:val="18"/>
          <w:szCs w:val="18"/>
          <w:lang w:val="en-GB"/>
        </w:rPr>
        <w:t xml:space="preserve"> Figure 17-6)</w:t>
      </w:r>
    </w:p>
    <w:p w14:paraId="064020A4" w14:textId="3B156EDB" w:rsidR="007B0388" w:rsidRPr="000F3C94" w:rsidRDefault="006C438A" w:rsidP="001D72FF">
      <w:pPr>
        <w:spacing w:after="60"/>
        <w:rPr>
          <w:lang w:val="en-GB"/>
        </w:rPr>
      </w:pPr>
      <w:r w:rsidRPr="000F3C94">
        <w:rPr>
          <w:lang w:val="en-GB"/>
        </w:rPr>
        <w:t xml:space="preserve">The detailed structure of the S-128 </w:t>
      </w:r>
      <w:r w:rsidR="000649ED" w:rsidRPr="000F3C94">
        <w:rPr>
          <w:lang w:val="en-GB"/>
        </w:rPr>
        <w:t>E</w:t>
      </w:r>
      <w:r w:rsidRPr="000F3C94">
        <w:rPr>
          <w:lang w:val="en-GB"/>
        </w:rPr>
        <w:t xml:space="preserve">xchange </w:t>
      </w:r>
      <w:r w:rsidR="000649ED" w:rsidRPr="000F3C94">
        <w:rPr>
          <w:lang w:val="en-GB"/>
        </w:rPr>
        <w:t>C</w:t>
      </w:r>
      <w:r w:rsidRPr="000F3C94">
        <w:rPr>
          <w:lang w:val="en-GB"/>
        </w:rPr>
        <w:t>atalogue is depicted in Figure 12-2. This figure is derived from S-100 Edition 5.</w:t>
      </w:r>
      <w:r w:rsidR="00A16A44" w:rsidRPr="000F3C94">
        <w:rPr>
          <w:lang w:val="en-GB"/>
        </w:rPr>
        <w:t>2</w:t>
      </w:r>
      <w:r w:rsidRPr="000F3C94">
        <w:rPr>
          <w:lang w:val="en-GB"/>
        </w:rPr>
        <w:t xml:space="preserve">.0, </w:t>
      </w:r>
      <w:r w:rsidR="0031002D" w:rsidRPr="000F3C94">
        <w:rPr>
          <w:lang w:val="en-GB"/>
        </w:rPr>
        <w:t xml:space="preserve">Part 17, Figure 17-7 </w:t>
      </w:r>
      <w:r w:rsidRPr="000F3C94">
        <w:rPr>
          <w:lang w:val="en-GB"/>
        </w:rPr>
        <w:t>with the following restriction:</w:t>
      </w:r>
    </w:p>
    <w:p w14:paraId="33DC7545" w14:textId="05CCEDC5" w:rsidR="006C438A" w:rsidRPr="000F3C94" w:rsidRDefault="006C438A" w:rsidP="001D72FF">
      <w:pPr>
        <w:numPr>
          <w:ilvl w:val="0"/>
          <w:numId w:val="17"/>
        </w:numPr>
        <w:ind w:left="568" w:hanging="284"/>
        <w:rPr>
          <w:rFonts w:eastAsia="Malgun Gothic"/>
          <w:lang w:val="en-GB"/>
        </w:rPr>
      </w:pPr>
      <w:r w:rsidRPr="000F3C94">
        <w:rPr>
          <w:lang w:val="en-GB"/>
        </w:rPr>
        <w:t xml:space="preserve">Elements that are optional in the generic S-100 </w:t>
      </w:r>
      <w:r w:rsidR="002E390A" w:rsidRPr="000F3C94">
        <w:rPr>
          <w:lang w:val="en-GB"/>
        </w:rPr>
        <w:t>C</w:t>
      </w:r>
      <w:r w:rsidRPr="000F3C94">
        <w:rPr>
          <w:lang w:val="en-GB"/>
        </w:rPr>
        <w:t>atalogue model but not used in S-128 are not shown; for example, the ISO 8211 and HDF5 formats in S100_EncodingFormat.</w:t>
      </w:r>
    </w:p>
    <w:p w14:paraId="2189E556" w14:textId="5CADC552" w:rsidR="007B0388" w:rsidRPr="000F3C94" w:rsidRDefault="00A16A44" w:rsidP="00C72706">
      <w:pPr>
        <w:pStyle w:val="Caption"/>
        <w:jc w:val="center"/>
        <w:rPr>
          <w:sz w:val="18"/>
          <w:szCs w:val="18"/>
          <w:lang w:val="en-GB"/>
        </w:rPr>
      </w:pPr>
      <w:r w:rsidRPr="000F3C94">
        <w:rPr>
          <w:noProof/>
          <w:lang w:val="en-GB" w:eastAsia="fi-FI"/>
        </w:rPr>
        <w:drawing>
          <wp:anchor distT="0" distB="0" distL="114300" distR="114300" simplePos="0" relativeHeight="251662336" behindDoc="0" locked="0" layoutInCell="1" allowOverlap="1" wp14:anchorId="1C88669E" wp14:editId="3E5E41FB">
            <wp:simplePos x="0" y="0"/>
            <wp:positionH relativeFrom="column">
              <wp:align>center</wp:align>
            </wp:positionH>
            <wp:positionV relativeFrom="paragraph">
              <wp:posOffset>0</wp:posOffset>
            </wp:positionV>
            <wp:extent cx="6282000" cy="4154400"/>
            <wp:effectExtent l="0" t="0" r="5080" b="0"/>
            <wp:wrapTopAndBottom/>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Technical Standards Latest Draft\S-100 Edition 5.2.0\Issues Raised by Stakeholders\20231214_4 Fig 17-7 S-100 Exchange set catalogue class details.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282000" cy="41544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544" w:name="_Ref148223309"/>
      <w:r w:rsidR="007B0388" w:rsidRPr="000F3C94">
        <w:rPr>
          <w:sz w:val="18"/>
          <w:szCs w:val="18"/>
          <w:lang w:val="en-GB"/>
        </w:rPr>
        <w:t xml:space="preserve">Figure </w:t>
      </w:r>
      <w:bookmarkEnd w:id="544"/>
      <w:r w:rsidR="00C72706" w:rsidRPr="000F3C94">
        <w:rPr>
          <w:sz w:val="18"/>
          <w:szCs w:val="18"/>
          <w:lang w:val="en-GB"/>
        </w:rPr>
        <w:t xml:space="preserve">12-2 </w:t>
      </w:r>
      <w:r w:rsidR="008A452D" w:rsidRPr="000F3C94">
        <w:rPr>
          <w:sz w:val="18"/>
          <w:szCs w:val="18"/>
          <w:lang w:val="en-GB"/>
        </w:rPr>
        <w:t xml:space="preserve">– </w:t>
      </w:r>
      <w:r w:rsidR="005A543B" w:rsidRPr="000F3C94">
        <w:rPr>
          <w:sz w:val="18"/>
          <w:szCs w:val="18"/>
          <w:lang w:val="en-GB"/>
        </w:rPr>
        <w:t xml:space="preserve">Details of </w:t>
      </w:r>
      <w:r w:rsidR="000649ED" w:rsidRPr="000F3C94">
        <w:rPr>
          <w:sz w:val="18"/>
          <w:szCs w:val="18"/>
          <w:lang w:val="en-GB"/>
        </w:rPr>
        <w:t>E</w:t>
      </w:r>
      <w:r w:rsidR="005A543B" w:rsidRPr="000F3C94">
        <w:rPr>
          <w:sz w:val="18"/>
          <w:szCs w:val="18"/>
          <w:lang w:val="en-GB"/>
        </w:rPr>
        <w:t xml:space="preserve">xchange </w:t>
      </w:r>
      <w:r w:rsidR="000649ED" w:rsidRPr="000F3C94">
        <w:rPr>
          <w:sz w:val="18"/>
          <w:szCs w:val="18"/>
          <w:lang w:val="en-GB"/>
        </w:rPr>
        <w:t>S</w:t>
      </w:r>
      <w:r w:rsidR="005A543B" w:rsidRPr="000F3C94">
        <w:rPr>
          <w:sz w:val="18"/>
          <w:szCs w:val="18"/>
          <w:lang w:val="en-GB"/>
        </w:rPr>
        <w:t xml:space="preserve">et </w:t>
      </w:r>
      <w:r w:rsidR="000649ED" w:rsidRPr="000F3C94">
        <w:rPr>
          <w:sz w:val="18"/>
          <w:szCs w:val="18"/>
          <w:lang w:val="en-GB"/>
        </w:rPr>
        <w:t>C</w:t>
      </w:r>
      <w:r w:rsidR="005A543B" w:rsidRPr="000F3C94">
        <w:rPr>
          <w:sz w:val="18"/>
          <w:szCs w:val="18"/>
          <w:lang w:val="en-GB"/>
        </w:rPr>
        <w:t>atalogue classes. (Derived from S-100</w:t>
      </w:r>
      <w:r w:rsidR="0036424C" w:rsidRPr="000F3C94">
        <w:rPr>
          <w:sz w:val="18"/>
          <w:szCs w:val="18"/>
          <w:lang w:val="en-GB"/>
        </w:rPr>
        <w:t xml:space="preserve"> Edition 5.2.0,</w:t>
      </w:r>
      <w:r w:rsidR="005A543B" w:rsidRPr="000F3C94">
        <w:rPr>
          <w:sz w:val="18"/>
          <w:szCs w:val="18"/>
          <w:lang w:val="en-GB"/>
        </w:rPr>
        <w:t xml:space="preserve"> Figure 17-7)</w:t>
      </w:r>
    </w:p>
    <w:p w14:paraId="70604666" w14:textId="77777777" w:rsidR="006C438A" w:rsidRPr="000F3C94" w:rsidRDefault="006C438A" w:rsidP="006C438A">
      <w:pPr>
        <w:rPr>
          <w:lang w:val="en-GB"/>
        </w:rPr>
      </w:pPr>
      <w:r w:rsidRPr="000F3C94">
        <w:rPr>
          <w:lang w:val="en-GB"/>
        </w:rPr>
        <w:lastRenderedPageBreak/>
        <w:t>The following clauses define the mandatory and optional metadata needed for S-128. In some cases the metadata may be repeated in a national language. If this is the case it is noted in the Remarks column.</w:t>
      </w:r>
    </w:p>
    <w:p w14:paraId="3812C52B" w14:textId="04339225" w:rsidR="00874FCB" w:rsidRPr="000F3C94" w:rsidRDefault="006C438A" w:rsidP="006C438A">
      <w:pPr>
        <w:rPr>
          <w:lang w:val="en-GB"/>
        </w:rPr>
      </w:pPr>
      <w:r w:rsidRPr="000F3C94">
        <w:rPr>
          <w:lang w:val="en-GB"/>
        </w:rPr>
        <w:t xml:space="preserve">In the following clauses, wherever S-128 makes an optional S-100 metadata attribute mandatory (that is, restricts multiplicity from 0.. to 1..), the restricted multiplicity is shown in place of the multiplicity given in S-100 Part 17. When this is done, the Remarks column contains a note about the restriction. Further, enumerations in the </w:t>
      </w:r>
      <w:r w:rsidR="00564480" w:rsidRPr="000F3C94">
        <w:rPr>
          <w:lang w:val="en-GB"/>
        </w:rPr>
        <w:t>F</w:t>
      </w:r>
      <w:r w:rsidRPr="000F3C94">
        <w:rPr>
          <w:lang w:val="en-GB"/>
        </w:rPr>
        <w:t>igure and the following clauses show only the values allowed in S-128 Exchange Catalogues.</w:t>
      </w:r>
    </w:p>
    <w:p w14:paraId="0AA700E3" w14:textId="1AAA10B5" w:rsidR="00A16A44" w:rsidRPr="000F3C94" w:rsidRDefault="00A16A44" w:rsidP="006C438A">
      <w:pPr>
        <w:rPr>
          <w:rFonts w:eastAsiaTheme="minorEastAsia"/>
          <w:lang w:val="en-GB"/>
        </w:rPr>
      </w:pPr>
      <w:r w:rsidRPr="000F3C94">
        <w:rPr>
          <w:rFonts w:eastAsiaTheme="minorEastAsia"/>
          <w:lang w:val="en-GB"/>
        </w:rPr>
        <w:t>For Product Specifications to be used in S-100 ECDIS, covered by S-98, a third principle is that the S-100 Exchange Catalogue profile cannot be extended at the Product Specification level. This principle exists so that implementers of the S-100 Exchange Catalogue profile are not required to consider product specific extensions.</w:t>
      </w:r>
    </w:p>
    <w:p w14:paraId="219C2D59" w14:textId="77777777" w:rsidR="00485B28" w:rsidRPr="000F3C94" w:rsidRDefault="00485B28" w:rsidP="00485B28">
      <w:pPr>
        <w:rPr>
          <w:lang w:val="en-GB"/>
        </w:rPr>
      </w:pPr>
    </w:p>
    <w:p w14:paraId="1E7A4235" w14:textId="16C26BE6" w:rsidR="00485B28" w:rsidRPr="000F3C94" w:rsidRDefault="00485B28" w:rsidP="00485B28">
      <w:pPr>
        <w:pStyle w:val="Heading2"/>
        <w:rPr>
          <w:lang w:val="en-GB" w:eastAsia="en-GB"/>
        </w:rPr>
        <w:sectPr w:rsidR="00485B28" w:rsidRPr="000F3C94" w:rsidSect="002E130B">
          <w:footerReference w:type="even" r:id="rId35"/>
          <w:footerReference w:type="default" r:id="rId36"/>
          <w:headerReference w:type="first" r:id="rId37"/>
          <w:footerReference w:type="first" r:id="rId38"/>
          <w:pgSz w:w="11906" w:h="16838"/>
          <w:pgMar w:top="1440" w:right="1400" w:bottom="1440" w:left="1400" w:header="709" w:footer="284" w:gutter="0"/>
          <w:pgNumType w:start="1"/>
          <w:cols w:space="720"/>
          <w:docGrid w:linePitch="272"/>
        </w:sectPr>
      </w:pPr>
    </w:p>
    <w:p w14:paraId="6EA3F4E7" w14:textId="4FD2B034" w:rsidR="006C438A" w:rsidRPr="000F3C94" w:rsidRDefault="006C438A" w:rsidP="002F63C8">
      <w:pPr>
        <w:pStyle w:val="Heading3"/>
        <w:tabs>
          <w:tab w:val="clear" w:pos="660"/>
        </w:tabs>
        <w:rPr>
          <w:lang w:val="en-GB"/>
        </w:rPr>
      </w:pPr>
      <w:bookmarkStart w:id="545" w:name="_Toc194500036"/>
      <w:r w:rsidRPr="000F3C94">
        <w:rPr>
          <w:lang w:val="en-GB"/>
        </w:rPr>
        <w:lastRenderedPageBreak/>
        <w:t>S100_ExchangeCatalogue</w:t>
      </w:r>
      <w:bookmarkEnd w:id="545"/>
    </w:p>
    <w:p w14:paraId="13BA61AE" w14:textId="37D7011B" w:rsidR="00B413FE" w:rsidRPr="000F3C94" w:rsidRDefault="00B413FE" w:rsidP="00B413FE">
      <w:pPr>
        <w:rPr>
          <w:lang w:val="en-GB"/>
        </w:rPr>
      </w:pPr>
      <w:r w:rsidRPr="000F3C94">
        <w:rPr>
          <w:lang w:val="en-GB"/>
        </w:rPr>
        <w:t xml:space="preserve">Each exchange set has a single S100_ExchangeCatalogue which contains meta information for the data and support files in the </w:t>
      </w:r>
      <w:r w:rsidR="002F63C8" w:rsidRPr="000F3C94">
        <w:rPr>
          <w:lang w:val="en-GB"/>
        </w:rPr>
        <w:t>E</w:t>
      </w:r>
      <w:r w:rsidRPr="000F3C94">
        <w:rPr>
          <w:lang w:val="en-GB"/>
        </w:rPr>
        <w:t xml:space="preserve">xchange </w:t>
      </w:r>
      <w:r w:rsidR="002F63C8" w:rsidRPr="000F3C94">
        <w:rPr>
          <w:lang w:val="en-GB"/>
        </w:rPr>
        <w:t>S</w:t>
      </w:r>
      <w:r w:rsidRPr="000F3C94">
        <w:rPr>
          <w:lang w:val="en-GB"/>
        </w:rPr>
        <w:t xml:space="preserve">et. </w:t>
      </w:r>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94"/>
        <w:gridCol w:w="4394"/>
        <w:gridCol w:w="851"/>
        <w:gridCol w:w="2976"/>
        <w:gridCol w:w="3402"/>
      </w:tblGrid>
      <w:tr w:rsidR="00B413FE" w:rsidRPr="000F3C94" w14:paraId="406CF8A9" w14:textId="77777777" w:rsidTr="009F29A0">
        <w:trPr>
          <w:cantSplit/>
          <w:trHeight w:val="150"/>
        </w:trPr>
        <w:tc>
          <w:tcPr>
            <w:tcW w:w="2694" w:type="dxa"/>
            <w:shd w:val="clear" w:color="auto" w:fill="D9D9D9"/>
          </w:tcPr>
          <w:p w14:paraId="70421C43" w14:textId="77777777" w:rsidR="00B413FE" w:rsidRPr="000F3C94" w:rsidRDefault="00B413FE" w:rsidP="00A92EEB">
            <w:pPr>
              <w:snapToGrid w:val="0"/>
              <w:spacing w:before="60" w:after="60"/>
              <w:jc w:val="left"/>
              <w:rPr>
                <w:b/>
                <w:sz w:val="16"/>
                <w:szCs w:val="16"/>
                <w:lang w:val="en-GB"/>
              </w:rPr>
            </w:pPr>
            <w:r w:rsidRPr="000F3C94">
              <w:rPr>
                <w:b/>
                <w:sz w:val="16"/>
                <w:szCs w:val="16"/>
                <w:lang w:val="en-GB"/>
              </w:rPr>
              <w:t>Name</w:t>
            </w:r>
          </w:p>
        </w:tc>
        <w:tc>
          <w:tcPr>
            <w:tcW w:w="4394" w:type="dxa"/>
            <w:shd w:val="clear" w:color="auto" w:fill="D9D9D9"/>
          </w:tcPr>
          <w:p w14:paraId="33431E31" w14:textId="77777777" w:rsidR="00B413FE" w:rsidRPr="000F3C94" w:rsidRDefault="00B413FE" w:rsidP="00A92EEB">
            <w:pPr>
              <w:snapToGrid w:val="0"/>
              <w:spacing w:before="60" w:after="60"/>
              <w:jc w:val="left"/>
              <w:rPr>
                <w:b/>
                <w:sz w:val="16"/>
                <w:szCs w:val="16"/>
                <w:lang w:val="en-GB"/>
              </w:rPr>
            </w:pPr>
            <w:r w:rsidRPr="000F3C94">
              <w:rPr>
                <w:b/>
                <w:sz w:val="16"/>
                <w:szCs w:val="16"/>
                <w:lang w:val="en-GB"/>
              </w:rPr>
              <w:t>Description</w:t>
            </w:r>
          </w:p>
        </w:tc>
        <w:tc>
          <w:tcPr>
            <w:tcW w:w="851" w:type="dxa"/>
            <w:shd w:val="clear" w:color="auto" w:fill="D9D9D9"/>
          </w:tcPr>
          <w:p w14:paraId="30EA0E5A" w14:textId="77777777" w:rsidR="00B413FE" w:rsidRPr="000F3C94" w:rsidRDefault="00B413FE" w:rsidP="00DE2E44">
            <w:pPr>
              <w:snapToGrid w:val="0"/>
              <w:spacing w:before="60" w:after="60"/>
              <w:jc w:val="center"/>
              <w:rPr>
                <w:b/>
                <w:sz w:val="16"/>
                <w:szCs w:val="16"/>
                <w:lang w:val="en-GB"/>
              </w:rPr>
            </w:pPr>
            <w:r w:rsidRPr="000F3C94">
              <w:rPr>
                <w:b/>
                <w:sz w:val="16"/>
                <w:szCs w:val="16"/>
                <w:lang w:val="en-GB"/>
              </w:rPr>
              <w:t>Mult</w:t>
            </w:r>
          </w:p>
        </w:tc>
        <w:tc>
          <w:tcPr>
            <w:tcW w:w="2976" w:type="dxa"/>
            <w:shd w:val="clear" w:color="auto" w:fill="D9D9D9"/>
          </w:tcPr>
          <w:p w14:paraId="1E35504A" w14:textId="77777777" w:rsidR="00B413FE" w:rsidRPr="000F3C94" w:rsidRDefault="00B413FE" w:rsidP="00A92EEB">
            <w:pPr>
              <w:snapToGrid w:val="0"/>
              <w:spacing w:before="60" w:after="60"/>
              <w:jc w:val="left"/>
              <w:rPr>
                <w:b/>
                <w:sz w:val="16"/>
                <w:szCs w:val="16"/>
                <w:lang w:val="en-GB"/>
              </w:rPr>
            </w:pPr>
            <w:r w:rsidRPr="000F3C94">
              <w:rPr>
                <w:b/>
                <w:sz w:val="16"/>
                <w:szCs w:val="16"/>
                <w:lang w:val="en-GB"/>
              </w:rPr>
              <w:t>Type</w:t>
            </w:r>
          </w:p>
        </w:tc>
        <w:tc>
          <w:tcPr>
            <w:tcW w:w="3402" w:type="dxa"/>
            <w:shd w:val="clear" w:color="auto" w:fill="D9D9D9"/>
          </w:tcPr>
          <w:p w14:paraId="7E55E632" w14:textId="77777777" w:rsidR="00B413FE" w:rsidRPr="000F3C94" w:rsidRDefault="00B413FE" w:rsidP="00A92EEB">
            <w:pPr>
              <w:snapToGrid w:val="0"/>
              <w:spacing w:before="60" w:after="60"/>
              <w:jc w:val="left"/>
              <w:rPr>
                <w:b/>
                <w:sz w:val="16"/>
                <w:szCs w:val="16"/>
                <w:lang w:val="en-GB"/>
              </w:rPr>
            </w:pPr>
            <w:r w:rsidRPr="000F3C94">
              <w:rPr>
                <w:b/>
                <w:sz w:val="16"/>
                <w:szCs w:val="16"/>
                <w:lang w:val="en-GB"/>
              </w:rPr>
              <w:t>Remarks</w:t>
            </w:r>
          </w:p>
        </w:tc>
      </w:tr>
      <w:tr w:rsidR="004844E7" w:rsidRPr="000F3C94" w14:paraId="730A4270" w14:textId="77777777" w:rsidTr="009F29A0">
        <w:trPr>
          <w:cantSplit/>
          <w:trHeight w:val="480"/>
        </w:trPr>
        <w:tc>
          <w:tcPr>
            <w:tcW w:w="2694" w:type="dxa"/>
          </w:tcPr>
          <w:p w14:paraId="2F8C45D6" w14:textId="77777777" w:rsidR="004844E7" w:rsidRPr="000F3C94" w:rsidRDefault="004844E7" w:rsidP="00A92EEB">
            <w:pPr>
              <w:snapToGrid w:val="0"/>
              <w:spacing w:before="60" w:after="60"/>
              <w:jc w:val="left"/>
              <w:rPr>
                <w:sz w:val="16"/>
                <w:szCs w:val="16"/>
                <w:lang w:val="en-GB"/>
              </w:rPr>
            </w:pPr>
            <w:r w:rsidRPr="000F3C94">
              <w:rPr>
                <w:sz w:val="16"/>
                <w:szCs w:val="16"/>
                <w:lang w:val="en-GB"/>
              </w:rPr>
              <w:t>S100_ExchangeCatalogue</w:t>
            </w:r>
          </w:p>
        </w:tc>
        <w:tc>
          <w:tcPr>
            <w:tcW w:w="4394" w:type="dxa"/>
          </w:tcPr>
          <w:p w14:paraId="335FDF6F" w14:textId="77777777" w:rsidR="004844E7" w:rsidRPr="000F3C94" w:rsidRDefault="004844E7" w:rsidP="00A92EEB">
            <w:pPr>
              <w:snapToGrid w:val="0"/>
              <w:spacing w:before="60" w:after="60"/>
              <w:jc w:val="left"/>
              <w:rPr>
                <w:sz w:val="16"/>
                <w:szCs w:val="16"/>
                <w:lang w:val="en-GB"/>
              </w:rPr>
            </w:pPr>
            <w:r w:rsidRPr="000F3C94">
              <w:rPr>
                <w:sz w:val="16"/>
                <w:szCs w:val="16"/>
                <w:lang w:val="en-GB"/>
              </w:rPr>
              <w:t>An exchange catalogue contains the discovery metadata about the exchange datasets and support files</w:t>
            </w:r>
          </w:p>
        </w:tc>
        <w:tc>
          <w:tcPr>
            <w:tcW w:w="851" w:type="dxa"/>
          </w:tcPr>
          <w:p w14:paraId="000B841D" w14:textId="77777777" w:rsidR="004844E7" w:rsidRPr="000F3C94" w:rsidRDefault="004844E7" w:rsidP="00DE2E44">
            <w:pPr>
              <w:snapToGrid w:val="0"/>
              <w:spacing w:before="60" w:after="60"/>
              <w:jc w:val="center"/>
              <w:rPr>
                <w:sz w:val="16"/>
                <w:szCs w:val="16"/>
                <w:lang w:val="en-GB"/>
              </w:rPr>
            </w:pPr>
            <w:r w:rsidRPr="000F3C94">
              <w:rPr>
                <w:sz w:val="16"/>
                <w:szCs w:val="16"/>
                <w:lang w:val="en-GB"/>
              </w:rPr>
              <w:t>-</w:t>
            </w:r>
          </w:p>
        </w:tc>
        <w:tc>
          <w:tcPr>
            <w:tcW w:w="2976" w:type="dxa"/>
          </w:tcPr>
          <w:p w14:paraId="54D7F765" w14:textId="77777777" w:rsidR="004844E7" w:rsidRPr="000F3C94" w:rsidRDefault="004844E7" w:rsidP="00A92EEB">
            <w:pPr>
              <w:snapToGrid w:val="0"/>
              <w:spacing w:before="60" w:after="60"/>
              <w:jc w:val="left"/>
              <w:rPr>
                <w:sz w:val="16"/>
                <w:szCs w:val="16"/>
                <w:lang w:val="en-GB"/>
              </w:rPr>
            </w:pPr>
            <w:r w:rsidRPr="000F3C94">
              <w:rPr>
                <w:sz w:val="16"/>
                <w:szCs w:val="16"/>
                <w:lang w:val="en-GB"/>
              </w:rPr>
              <w:t>-</w:t>
            </w:r>
          </w:p>
        </w:tc>
        <w:tc>
          <w:tcPr>
            <w:tcW w:w="3402" w:type="dxa"/>
          </w:tcPr>
          <w:p w14:paraId="7C3AB3A2" w14:textId="6753F2C1" w:rsidR="004844E7" w:rsidRPr="000F3C94" w:rsidRDefault="004844E7" w:rsidP="00A92EEB">
            <w:pPr>
              <w:snapToGrid w:val="0"/>
              <w:spacing w:before="60" w:after="60"/>
              <w:jc w:val="left"/>
              <w:rPr>
                <w:sz w:val="16"/>
                <w:szCs w:val="16"/>
                <w:lang w:val="en-GB"/>
              </w:rPr>
            </w:pPr>
          </w:p>
        </w:tc>
      </w:tr>
      <w:tr w:rsidR="004844E7" w:rsidRPr="000F3C94" w14:paraId="04554F8B" w14:textId="77777777" w:rsidTr="009F29A0">
        <w:trPr>
          <w:cantSplit/>
          <w:trHeight w:val="315"/>
        </w:trPr>
        <w:tc>
          <w:tcPr>
            <w:tcW w:w="2694" w:type="dxa"/>
          </w:tcPr>
          <w:p w14:paraId="6BA3B4CD" w14:textId="77777777" w:rsidR="004844E7" w:rsidRPr="000F3C94" w:rsidRDefault="004844E7" w:rsidP="00A92EEB">
            <w:pPr>
              <w:snapToGrid w:val="0"/>
              <w:spacing w:before="60" w:after="60"/>
              <w:jc w:val="left"/>
              <w:rPr>
                <w:sz w:val="16"/>
                <w:szCs w:val="16"/>
                <w:lang w:val="en-GB"/>
              </w:rPr>
            </w:pPr>
            <w:r w:rsidRPr="000F3C94">
              <w:rPr>
                <w:sz w:val="16"/>
                <w:szCs w:val="16"/>
                <w:lang w:val="en-GB"/>
              </w:rPr>
              <w:t>identifier</w:t>
            </w:r>
          </w:p>
        </w:tc>
        <w:tc>
          <w:tcPr>
            <w:tcW w:w="4394" w:type="dxa"/>
          </w:tcPr>
          <w:p w14:paraId="025C0EE4" w14:textId="302B63B3" w:rsidR="004844E7" w:rsidRPr="005C7B04" w:rsidRDefault="004844E7" w:rsidP="00A92EEB">
            <w:pPr>
              <w:snapToGrid w:val="0"/>
              <w:spacing w:before="60" w:after="60"/>
              <w:jc w:val="left"/>
              <w:rPr>
                <w:sz w:val="16"/>
                <w:szCs w:val="16"/>
                <w:lang w:val="fr-FR"/>
              </w:rPr>
            </w:pPr>
            <w:proofErr w:type="spellStart"/>
            <w:r w:rsidRPr="005C7B04">
              <w:rPr>
                <w:sz w:val="16"/>
                <w:szCs w:val="16"/>
                <w:lang w:val="fr-FR"/>
              </w:rPr>
              <w:t>Uniquely</w:t>
            </w:r>
            <w:proofErr w:type="spellEnd"/>
            <w:r w:rsidRPr="005C7B04">
              <w:rPr>
                <w:sz w:val="16"/>
                <w:szCs w:val="16"/>
                <w:lang w:val="fr-FR"/>
              </w:rPr>
              <w:t xml:space="preserve"> identifies </w:t>
            </w:r>
            <w:proofErr w:type="spellStart"/>
            <w:r w:rsidRPr="005C7B04">
              <w:rPr>
                <w:sz w:val="16"/>
                <w:szCs w:val="16"/>
                <w:lang w:val="fr-FR"/>
              </w:rPr>
              <w:t>this</w:t>
            </w:r>
            <w:proofErr w:type="spellEnd"/>
            <w:r w:rsidRPr="005C7B04">
              <w:rPr>
                <w:sz w:val="16"/>
                <w:szCs w:val="16"/>
                <w:lang w:val="fr-FR"/>
              </w:rPr>
              <w:t xml:space="preserve"> </w:t>
            </w:r>
            <w:r w:rsidR="00F442BA" w:rsidRPr="005C7B04">
              <w:rPr>
                <w:sz w:val="16"/>
                <w:szCs w:val="16"/>
                <w:lang w:val="fr-FR"/>
              </w:rPr>
              <w:t>E</w:t>
            </w:r>
            <w:r w:rsidRPr="005C7B04">
              <w:rPr>
                <w:sz w:val="16"/>
                <w:szCs w:val="16"/>
                <w:lang w:val="fr-FR"/>
              </w:rPr>
              <w:t xml:space="preserve">xchange </w:t>
            </w:r>
            <w:r w:rsidR="00F442BA" w:rsidRPr="005C7B04">
              <w:rPr>
                <w:sz w:val="16"/>
                <w:szCs w:val="16"/>
                <w:lang w:val="fr-FR"/>
              </w:rPr>
              <w:t>C</w:t>
            </w:r>
            <w:r w:rsidRPr="005C7B04">
              <w:rPr>
                <w:sz w:val="16"/>
                <w:szCs w:val="16"/>
                <w:lang w:val="fr-FR"/>
              </w:rPr>
              <w:t>atalogue</w:t>
            </w:r>
          </w:p>
        </w:tc>
        <w:tc>
          <w:tcPr>
            <w:tcW w:w="851" w:type="dxa"/>
          </w:tcPr>
          <w:p w14:paraId="20B40265" w14:textId="3A36A422" w:rsidR="004844E7" w:rsidRPr="000F3C94" w:rsidRDefault="00C73824" w:rsidP="00DE2E44">
            <w:pPr>
              <w:snapToGrid w:val="0"/>
              <w:spacing w:before="60" w:after="60"/>
              <w:jc w:val="center"/>
              <w:rPr>
                <w:sz w:val="16"/>
                <w:szCs w:val="16"/>
                <w:lang w:val="en-GB"/>
              </w:rPr>
            </w:pPr>
            <w:r w:rsidRPr="000F3C94">
              <w:rPr>
                <w:sz w:val="16"/>
                <w:szCs w:val="16"/>
                <w:lang w:val="en-GB"/>
              </w:rPr>
              <w:t>0..</w:t>
            </w:r>
            <w:r w:rsidR="004844E7" w:rsidRPr="000F3C94">
              <w:rPr>
                <w:sz w:val="16"/>
                <w:szCs w:val="16"/>
                <w:lang w:val="en-GB"/>
              </w:rPr>
              <w:t>1</w:t>
            </w:r>
          </w:p>
        </w:tc>
        <w:tc>
          <w:tcPr>
            <w:tcW w:w="2976" w:type="dxa"/>
          </w:tcPr>
          <w:p w14:paraId="34CC8DB3" w14:textId="7682E8B7" w:rsidR="004844E7" w:rsidRPr="000F3C94" w:rsidRDefault="004844E7" w:rsidP="00A92EEB">
            <w:pPr>
              <w:snapToGrid w:val="0"/>
              <w:spacing w:before="60" w:after="60"/>
              <w:jc w:val="left"/>
              <w:rPr>
                <w:sz w:val="16"/>
                <w:szCs w:val="16"/>
                <w:lang w:val="en-GB"/>
              </w:rPr>
            </w:pPr>
            <w:r w:rsidRPr="000F3C94">
              <w:rPr>
                <w:sz w:val="16"/>
                <w:szCs w:val="16"/>
                <w:lang w:val="en-GB"/>
              </w:rPr>
              <w:t>S100_</w:t>
            </w:r>
            <w:r w:rsidR="00B6705D" w:rsidRPr="000F3C94">
              <w:rPr>
                <w:sz w:val="16"/>
                <w:szCs w:val="16"/>
                <w:lang w:val="en-GB"/>
              </w:rPr>
              <w:t>Exchange</w:t>
            </w:r>
            <w:r w:rsidRPr="000F3C94">
              <w:rPr>
                <w:sz w:val="16"/>
                <w:szCs w:val="16"/>
                <w:lang w:val="en-GB"/>
              </w:rPr>
              <w:t>CatalogueIdentifier</w:t>
            </w:r>
          </w:p>
        </w:tc>
        <w:tc>
          <w:tcPr>
            <w:tcW w:w="3402" w:type="dxa"/>
          </w:tcPr>
          <w:p w14:paraId="2664CE91" w14:textId="26F30280" w:rsidR="004844E7" w:rsidRPr="000F3C94" w:rsidRDefault="004844E7" w:rsidP="00A92EEB">
            <w:pPr>
              <w:snapToGrid w:val="0"/>
              <w:spacing w:before="60" w:after="60"/>
              <w:jc w:val="left"/>
              <w:rPr>
                <w:sz w:val="16"/>
                <w:szCs w:val="16"/>
                <w:lang w:val="en-GB"/>
              </w:rPr>
            </w:pPr>
          </w:p>
        </w:tc>
      </w:tr>
      <w:tr w:rsidR="00B413FE" w:rsidRPr="000F3C94" w14:paraId="701E5766" w14:textId="77777777" w:rsidTr="009F29A0">
        <w:trPr>
          <w:cantSplit/>
          <w:trHeight w:val="315"/>
        </w:trPr>
        <w:tc>
          <w:tcPr>
            <w:tcW w:w="2694" w:type="dxa"/>
          </w:tcPr>
          <w:p w14:paraId="57D94A2E" w14:textId="77777777" w:rsidR="00B413FE" w:rsidRPr="000F3C94" w:rsidRDefault="00B413FE" w:rsidP="00A92EEB">
            <w:pPr>
              <w:snapToGrid w:val="0"/>
              <w:spacing w:before="60" w:after="60"/>
              <w:jc w:val="left"/>
              <w:rPr>
                <w:sz w:val="16"/>
                <w:szCs w:val="16"/>
                <w:lang w:val="en-GB"/>
              </w:rPr>
            </w:pPr>
            <w:r w:rsidRPr="000F3C94">
              <w:rPr>
                <w:sz w:val="16"/>
                <w:szCs w:val="16"/>
                <w:lang w:val="en-GB"/>
              </w:rPr>
              <w:t>contact</w:t>
            </w:r>
          </w:p>
        </w:tc>
        <w:tc>
          <w:tcPr>
            <w:tcW w:w="4394" w:type="dxa"/>
          </w:tcPr>
          <w:p w14:paraId="45FFB9E0" w14:textId="3DFC0435" w:rsidR="00B413FE" w:rsidRPr="000F3C94" w:rsidRDefault="00B413FE" w:rsidP="00A92EEB">
            <w:pPr>
              <w:snapToGrid w:val="0"/>
              <w:spacing w:before="60" w:after="60"/>
              <w:jc w:val="left"/>
              <w:rPr>
                <w:sz w:val="16"/>
                <w:szCs w:val="16"/>
                <w:lang w:val="en-GB"/>
              </w:rPr>
            </w:pPr>
            <w:r w:rsidRPr="000F3C94">
              <w:rPr>
                <w:sz w:val="16"/>
                <w:szCs w:val="16"/>
                <w:lang w:val="en-GB"/>
              </w:rPr>
              <w:t xml:space="preserve">Details about the issuer of this </w:t>
            </w:r>
            <w:r w:rsidR="00F442BA" w:rsidRPr="000F3C94">
              <w:rPr>
                <w:sz w:val="16"/>
                <w:szCs w:val="16"/>
                <w:lang w:val="en-GB"/>
              </w:rPr>
              <w:t>E</w:t>
            </w:r>
            <w:r w:rsidRPr="000F3C94">
              <w:rPr>
                <w:sz w:val="16"/>
                <w:szCs w:val="16"/>
                <w:lang w:val="en-GB"/>
              </w:rPr>
              <w:t xml:space="preserve">xchange </w:t>
            </w:r>
            <w:r w:rsidR="00F442BA" w:rsidRPr="000F3C94">
              <w:rPr>
                <w:sz w:val="16"/>
                <w:szCs w:val="16"/>
                <w:lang w:val="en-GB"/>
              </w:rPr>
              <w:t>C</w:t>
            </w:r>
            <w:r w:rsidRPr="000F3C94">
              <w:rPr>
                <w:sz w:val="16"/>
                <w:szCs w:val="16"/>
                <w:lang w:val="en-GB"/>
              </w:rPr>
              <w:t>atalogue</w:t>
            </w:r>
          </w:p>
        </w:tc>
        <w:tc>
          <w:tcPr>
            <w:tcW w:w="851" w:type="dxa"/>
          </w:tcPr>
          <w:p w14:paraId="7E8AA72E" w14:textId="221C7586" w:rsidR="00B413FE" w:rsidRPr="000F3C94" w:rsidRDefault="00C73824" w:rsidP="00DE2E44">
            <w:pPr>
              <w:snapToGrid w:val="0"/>
              <w:spacing w:before="60" w:after="60"/>
              <w:jc w:val="center"/>
              <w:rPr>
                <w:sz w:val="16"/>
                <w:szCs w:val="16"/>
                <w:lang w:val="en-GB"/>
              </w:rPr>
            </w:pPr>
            <w:r w:rsidRPr="000F3C94">
              <w:rPr>
                <w:sz w:val="16"/>
                <w:szCs w:val="16"/>
                <w:lang w:val="en-GB"/>
              </w:rPr>
              <w:t>0..</w:t>
            </w:r>
            <w:r w:rsidR="00B413FE" w:rsidRPr="000F3C94">
              <w:rPr>
                <w:sz w:val="16"/>
                <w:szCs w:val="16"/>
                <w:lang w:val="en-GB"/>
              </w:rPr>
              <w:t>1</w:t>
            </w:r>
          </w:p>
        </w:tc>
        <w:tc>
          <w:tcPr>
            <w:tcW w:w="2976" w:type="dxa"/>
          </w:tcPr>
          <w:p w14:paraId="283C83A0" w14:textId="77777777" w:rsidR="00B413FE" w:rsidRPr="000F3C94" w:rsidRDefault="00B413FE" w:rsidP="00A92EEB">
            <w:pPr>
              <w:snapToGrid w:val="0"/>
              <w:spacing w:before="60" w:after="60"/>
              <w:jc w:val="left"/>
              <w:rPr>
                <w:sz w:val="16"/>
                <w:szCs w:val="16"/>
                <w:lang w:val="en-GB"/>
              </w:rPr>
            </w:pPr>
            <w:r w:rsidRPr="000F3C94">
              <w:rPr>
                <w:sz w:val="16"/>
                <w:szCs w:val="16"/>
                <w:lang w:val="en-GB"/>
              </w:rPr>
              <w:t>S100_CataloguePointOfContact</w:t>
            </w:r>
          </w:p>
        </w:tc>
        <w:tc>
          <w:tcPr>
            <w:tcW w:w="3402" w:type="dxa"/>
          </w:tcPr>
          <w:p w14:paraId="34926AF7" w14:textId="77777777" w:rsidR="00B413FE" w:rsidRPr="000F3C94" w:rsidRDefault="00B413FE" w:rsidP="00A92EEB">
            <w:pPr>
              <w:snapToGrid w:val="0"/>
              <w:spacing w:before="60" w:after="60"/>
              <w:jc w:val="left"/>
              <w:rPr>
                <w:sz w:val="16"/>
                <w:szCs w:val="16"/>
                <w:lang w:val="en-GB"/>
              </w:rPr>
            </w:pPr>
          </w:p>
        </w:tc>
      </w:tr>
      <w:tr w:rsidR="00B413FE" w:rsidRPr="000F3C94" w14:paraId="6A18E3E8" w14:textId="77777777" w:rsidTr="009F29A0">
        <w:trPr>
          <w:cantSplit/>
          <w:trHeight w:val="495"/>
        </w:trPr>
        <w:tc>
          <w:tcPr>
            <w:tcW w:w="2694" w:type="dxa"/>
            <w:tcBorders>
              <w:bottom w:val="single" w:sz="4" w:space="0" w:color="000000"/>
            </w:tcBorders>
          </w:tcPr>
          <w:p w14:paraId="570BE3CE" w14:textId="77777777" w:rsidR="00B413FE" w:rsidRPr="000F3C94" w:rsidRDefault="00B413FE" w:rsidP="00A92EEB">
            <w:pPr>
              <w:snapToGrid w:val="0"/>
              <w:spacing w:before="60" w:after="60"/>
              <w:jc w:val="left"/>
              <w:rPr>
                <w:sz w:val="16"/>
                <w:szCs w:val="16"/>
                <w:lang w:val="en-GB"/>
              </w:rPr>
            </w:pPr>
            <w:proofErr w:type="spellStart"/>
            <w:r w:rsidRPr="000F3C94">
              <w:rPr>
                <w:sz w:val="16"/>
                <w:szCs w:val="16"/>
                <w:lang w:val="en-GB"/>
              </w:rPr>
              <w:t>productSpecification</w:t>
            </w:r>
            <w:proofErr w:type="spellEnd"/>
          </w:p>
        </w:tc>
        <w:tc>
          <w:tcPr>
            <w:tcW w:w="4394" w:type="dxa"/>
            <w:tcBorders>
              <w:bottom w:val="single" w:sz="4" w:space="0" w:color="000000"/>
            </w:tcBorders>
          </w:tcPr>
          <w:p w14:paraId="7E2F4A7F" w14:textId="6BF45FDC" w:rsidR="00B413FE" w:rsidRPr="000F3C94" w:rsidRDefault="00B413FE" w:rsidP="00A92EEB">
            <w:pPr>
              <w:snapToGrid w:val="0"/>
              <w:spacing w:before="60" w:after="60"/>
              <w:jc w:val="left"/>
              <w:rPr>
                <w:sz w:val="16"/>
                <w:szCs w:val="16"/>
                <w:lang w:val="en-GB"/>
              </w:rPr>
            </w:pPr>
            <w:r w:rsidRPr="000F3C94">
              <w:rPr>
                <w:sz w:val="16"/>
                <w:szCs w:val="16"/>
                <w:lang w:val="en-GB"/>
              </w:rPr>
              <w:t xml:space="preserve">Details about the </w:t>
            </w:r>
            <w:r w:rsidR="00B379A1" w:rsidRPr="000F3C94">
              <w:rPr>
                <w:sz w:val="16"/>
                <w:szCs w:val="16"/>
                <w:lang w:val="en-GB"/>
              </w:rPr>
              <w:t>P</w:t>
            </w:r>
            <w:r w:rsidRPr="000F3C94">
              <w:rPr>
                <w:sz w:val="16"/>
                <w:szCs w:val="16"/>
                <w:lang w:val="en-GB"/>
              </w:rPr>
              <w:t xml:space="preserve">roduct </w:t>
            </w:r>
            <w:r w:rsidR="00B379A1" w:rsidRPr="000F3C94">
              <w:rPr>
                <w:sz w:val="16"/>
                <w:szCs w:val="16"/>
                <w:lang w:val="en-GB"/>
              </w:rPr>
              <w:t>S</w:t>
            </w:r>
            <w:r w:rsidRPr="000F3C94">
              <w:rPr>
                <w:sz w:val="16"/>
                <w:szCs w:val="16"/>
                <w:lang w:val="en-GB"/>
              </w:rPr>
              <w:t xml:space="preserve">pecifications used for the datasets contained in the </w:t>
            </w:r>
            <w:r w:rsidR="00B379A1" w:rsidRPr="000F3C94">
              <w:rPr>
                <w:sz w:val="16"/>
                <w:szCs w:val="16"/>
                <w:lang w:val="en-GB"/>
              </w:rPr>
              <w:t>E</w:t>
            </w:r>
            <w:r w:rsidRPr="000F3C94">
              <w:rPr>
                <w:sz w:val="16"/>
                <w:szCs w:val="16"/>
                <w:lang w:val="en-GB"/>
              </w:rPr>
              <w:t xml:space="preserve">xchange </w:t>
            </w:r>
            <w:r w:rsidR="00B379A1" w:rsidRPr="000F3C94">
              <w:rPr>
                <w:sz w:val="16"/>
                <w:szCs w:val="16"/>
                <w:lang w:val="en-GB"/>
              </w:rPr>
              <w:t>C</w:t>
            </w:r>
            <w:r w:rsidRPr="000F3C94">
              <w:rPr>
                <w:sz w:val="16"/>
                <w:szCs w:val="16"/>
                <w:lang w:val="en-GB"/>
              </w:rPr>
              <w:t>atalogue</w:t>
            </w:r>
          </w:p>
        </w:tc>
        <w:tc>
          <w:tcPr>
            <w:tcW w:w="851" w:type="dxa"/>
            <w:tcBorders>
              <w:bottom w:val="single" w:sz="4" w:space="0" w:color="000000"/>
            </w:tcBorders>
          </w:tcPr>
          <w:p w14:paraId="7749E338" w14:textId="53B3C0D7" w:rsidR="00B413FE" w:rsidRPr="000F3C94" w:rsidRDefault="00B413FE" w:rsidP="00DE2E44">
            <w:pPr>
              <w:snapToGrid w:val="0"/>
              <w:spacing w:before="60" w:after="60"/>
              <w:jc w:val="center"/>
              <w:rPr>
                <w:sz w:val="16"/>
                <w:szCs w:val="16"/>
                <w:lang w:val="en-GB"/>
              </w:rPr>
            </w:pPr>
            <w:r w:rsidRPr="000F3C94">
              <w:rPr>
                <w:sz w:val="16"/>
                <w:szCs w:val="16"/>
                <w:lang w:val="en-GB"/>
              </w:rPr>
              <w:t>0..</w:t>
            </w:r>
            <w:r w:rsidR="00C73824" w:rsidRPr="000F3C94">
              <w:rPr>
                <w:sz w:val="16"/>
                <w:szCs w:val="16"/>
                <w:lang w:val="en-GB"/>
              </w:rPr>
              <w:t>*</w:t>
            </w:r>
          </w:p>
        </w:tc>
        <w:tc>
          <w:tcPr>
            <w:tcW w:w="2976" w:type="dxa"/>
            <w:tcBorders>
              <w:bottom w:val="single" w:sz="4" w:space="0" w:color="000000"/>
            </w:tcBorders>
          </w:tcPr>
          <w:p w14:paraId="689EC990" w14:textId="77777777" w:rsidR="00B413FE" w:rsidRPr="000F3C94" w:rsidRDefault="00B413FE" w:rsidP="00A92EEB">
            <w:pPr>
              <w:snapToGrid w:val="0"/>
              <w:spacing w:before="60" w:after="60"/>
              <w:jc w:val="left"/>
              <w:rPr>
                <w:sz w:val="16"/>
                <w:szCs w:val="16"/>
                <w:lang w:val="en-GB"/>
              </w:rPr>
            </w:pPr>
            <w:r w:rsidRPr="000F3C94">
              <w:rPr>
                <w:sz w:val="16"/>
                <w:szCs w:val="16"/>
                <w:lang w:val="en-GB"/>
              </w:rPr>
              <w:t>S100_ProductSpecification</w:t>
            </w:r>
          </w:p>
        </w:tc>
        <w:tc>
          <w:tcPr>
            <w:tcW w:w="3402" w:type="dxa"/>
            <w:tcBorders>
              <w:bottom w:val="single" w:sz="4" w:space="0" w:color="000000"/>
            </w:tcBorders>
          </w:tcPr>
          <w:p w14:paraId="2EA77AA5" w14:textId="31F9D7DD" w:rsidR="00B413FE" w:rsidRPr="000F3C94" w:rsidRDefault="00B413FE" w:rsidP="00A92EEB">
            <w:pPr>
              <w:snapToGrid w:val="0"/>
              <w:spacing w:before="60" w:after="60"/>
              <w:jc w:val="left"/>
              <w:rPr>
                <w:sz w:val="16"/>
                <w:szCs w:val="16"/>
                <w:lang w:val="en-GB"/>
              </w:rPr>
            </w:pPr>
          </w:p>
        </w:tc>
      </w:tr>
      <w:tr w:rsidR="00B413FE" w:rsidRPr="000F3C94" w14:paraId="7ED534FD" w14:textId="77777777" w:rsidTr="009F29A0">
        <w:trPr>
          <w:cantSplit/>
          <w:trHeight w:val="495"/>
        </w:trPr>
        <w:tc>
          <w:tcPr>
            <w:tcW w:w="2694" w:type="dxa"/>
            <w:shd w:val="clear" w:color="auto" w:fill="FFFFFF"/>
          </w:tcPr>
          <w:p w14:paraId="57EC1E8F" w14:textId="58DB185E" w:rsidR="00B413FE" w:rsidRPr="000F3C94" w:rsidRDefault="00C73824" w:rsidP="00A92EEB">
            <w:pPr>
              <w:snapToGrid w:val="0"/>
              <w:spacing w:before="60" w:after="60"/>
              <w:jc w:val="left"/>
              <w:rPr>
                <w:sz w:val="16"/>
                <w:szCs w:val="16"/>
                <w:lang w:val="en-GB"/>
              </w:rPr>
            </w:pPr>
            <w:proofErr w:type="spellStart"/>
            <w:r w:rsidRPr="000F3C94">
              <w:rPr>
                <w:rFonts w:eastAsia="Malgun Gothic"/>
                <w:sz w:val="16"/>
                <w:szCs w:val="16"/>
                <w:lang w:val="en-GB"/>
              </w:rPr>
              <w:t>defaultLocale</w:t>
            </w:r>
            <w:proofErr w:type="spellEnd"/>
          </w:p>
        </w:tc>
        <w:tc>
          <w:tcPr>
            <w:tcW w:w="4394" w:type="dxa"/>
            <w:shd w:val="clear" w:color="auto" w:fill="FFFFFF"/>
          </w:tcPr>
          <w:p w14:paraId="185D47A4" w14:textId="6842BB3E" w:rsidR="00B413FE" w:rsidRPr="000F3C94" w:rsidRDefault="00C73824" w:rsidP="00A92EEB">
            <w:pPr>
              <w:snapToGrid w:val="0"/>
              <w:spacing w:before="60" w:after="60"/>
              <w:jc w:val="left"/>
              <w:rPr>
                <w:sz w:val="16"/>
                <w:szCs w:val="16"/>
                <w:lang w:val="en-GB"/>
              </w:rPr>
            </w:pPr>
            <w:r w:rsidRPr="000F3C94">
              <w:rPr>
                <w:sz w:val="16"/>
                <w:szCs w:val="16"/>
                <w:lang w:val="en-GB"/>
              </w:rPr>
              <w:t>Default language and character set used for all metadata records in this Exchange Catalogue</w:t>
            </w:r>
          </w:p>
        </w:tc>
        <w:tc>
          <w:tcPr>
            <w:tcW w:w="851" w:type="dxa"/>
            <w:shd w:val="clear" w:color="auto" w:fill="FFFFFF"/>
          </w:tcPr>
          <w:p w14:paraId="4D922370" w14:textId="6E68BB6B" w:rsidR="00B413FE" w:rsidRPr="000F3C94" w:rsidRDefault="00C73824" w:rsidP="00DE2E44">
            <w:pPr>
              <w:snapToGrid w:val="0"/>
              <w:spacing w:before="60" w:after="60"/>
              <w:jc w:val="center"/>
              <w:rPr>
                <w:sz w:val="16"/>
                <w:szCs w:val="16"/>
                <w:lang w:val="en-GB"/>
              </w:rPr>
            </w:pPr>
            <w:r w:rsidRPr="000F3C94">
              <w:rPr>
                <w:sz w:val="16"/>
                <w:szCs w:val="16"/>
                <w:lang w:val="en-GB"/>
              </w:rPr>
              <w:t>0..</w:t>
            </w:r>
            <w:r w:rsidR="00B413FE" w:rsidRPr="000F3C94">
              <w:rPr>
                <w:sz w:val="16"/>
                <w:szCs w:val="16"/>
                <w:lang w:val="en-GB"/>
              </w:rPr>
              <w:t>1</w:t>
            </w:r>
          </w:p>
        </w:tc>
        <w:tc>
          <w:tcPr>
            <w:tcW w:w="2976" w:type="dxa"/>
            <w:shd w:val="clear" w:color="auto" w:fill="FFFFFF"/>
          </w:tcPr>
          <w:p w14:paraId="7A6656C0" w14:textId="63162558" w:rsidR="00B413FE" w:rsidRPr="000F3C94" w:rsidRDefault="00C73824" w:rsidP="00A92EEB">
            <w:pPr>
              <w:snapToGrid w:val="0"/>
              <w:spacing w:before="60" w:after="60"/>
              <w:jc w:val="left"/>
              <w:rPr>
                <w:sz w:val="16"/>
                <w:szCs w:val="16"/>
                <w:lang w:val="en-GB"/>
              </w:rPr>
            </w:pPr>
            <w:proofErr w:type="spellStart"/>
            <w:r w:rsidRPr="000F3C94">
              <w:rPr>
                <w:sz w:val="16"/>
                <w:szCs w:val="16"/>
                <w:lang w:val="en-GB"/>
              </w:rPr>
              <w:t>PT_Locale</w:t>
            </w:r>
            <w:proofErr w:type="spellEnd"/>
          </w:p>
        </w:tc>
        <w:tc>
          <w:tcPr>
            <w:tcW w:w="3402" w:type="dxa"/>
            <w:shd w:val="clear" w:color="auto" w:fill="FFFFFF"/>
          </w:tcPr>
          <w:p w14:paraId="431B0680" w14:textId="58F92CC4" w:rsidR="00B413FE" w:rsidRPr="000F3C94" w:rsidRDefault="00C73824" w:rsidP="00A92EEB">
            <w:pPr>
              <w:snapToGrid w:val="0"/>
              <w:spacing w:before="60" w:after="60"/>
              <w:jc w:val="left"/>
              <w:rPr>
                <w:rFonts w:eastAsia="Malgun Gothic"/>
                <w:sz w:val="16"/>
                <w:szCs w:val="16"/>
                <w:lang w:val="en-GB"/>
              </w:rPr>
            </w:pPr>
            <w:r w:rsidRPr="000F3C94">
              <w:rPr>
                <w:rFonts w:eastAsia="Malgun Gothic"/>
                <w:sz w:val="16"/>
                <w:szCs w:val="16"/>
                <w:lang w:val="en-GB"/>
              </w:rPr>
              <w:t>Default is English and UTF-8</w:t>
            </w:r>
          </w:p>
        </w:tc>
      </w:tr>
      <w:tr w:rsidR="00B413FE" w:rsidRPr="000F3C94" w14:paraId="328983F6" w14:textId="77777777" w:rsidTr="009F29A0">
        <w:trPr>
          <w:cantSplit/>
          <w:trHeight w:val="495"/>
        </w:trPr>
        <w:tc>
          <w:tcPr>
            <w:tcW w:w="2694" w:type="dxa"/>
            <w:shd w:val="clear" w:color="auto" w:fill="FFFFFF"/>
          </w:tcPr>
          <w:p w14:paraId="545EBB9B" w14:textId="63A3896B" w:rsidR="00B413FE" w:rsidRPr="000F3C94" w:rsidRDefault="00C73824" w:rsidP="00A92EEB">
            <w:pPr>
              <w:snapToGrid w:val="0"/>
              <w:spacing w:before="60" w:after="60"/>
              <w:jc w:val="left"/>
              <w:rPr>
                <w:sz w:val="16"/>
                <w:szCs w:val="16"/>
                <w:lang w:val="en-GB"/>
              </w:rPr>
            </w:pPr>
            <w:proofErr w:type="spellStart"/>
            <w:r w:rsidRPr="000F3C94">
              <w:rPr>
                <w:sz w:val="16"/>
                <w:szCs w:val="16"/>
                <w:lang w:val="en-GB"/>
              </w:rPr>
              <w:t>otherLocale</w:t>
            </w:r>
            <w:proofErr w:type="spellEnd"/>
          </w:p>
        </w:tc>
        <w:tc>
          <w:tcPr>
            <w:tcW w:w="4394" w:type="dxa"/>
            <w:shd w:val="clear" w:color="auto" w:fill="FFFFFF"/>
          </w:tcPr>
          <w:p w14:paraId="51500026" w14:textId="13DBAFA8" w:rsidR="00B413FE" w:rsidRPr="000F3C94" w:rsidRDefault="00C73824" w:rsidP="00A92EEB">
            <w:pPr>
              <w:snapToGrid w:val="0"/>
              <w:spacing w:before="60" w:after="60"/>
              <w:jc w:val="left"/>
              <w:rPr>
                <w:sz w:val="16"/>
                <w:szCs w:val="16"/>
                <w:lang w:val="en-GB"/>
              </w:rPr>
            </w:pPr>
            <w:r w:rsidRPr="000F3C94">
              <w:rPr>
                <w:sz w:val="16"/>
                <w:szCs w:val="16"/>
                <w:lang w:val="en-GB"/>
              </w:rPr>
              <w:t>Other languages and character sets used for the localized metadata records in this Exchange Catalogue</w:t>
            </w:r>
          </w:p>
        </w:tc>
        <w:tc>
          <w:tcPr>
            <w:tcW w:w="851" w:type="dxa"/>
            <w:shd w:val="clear" w:color="auto" w:fill="FFFFFF"/>
          </w:tcPr>
          <w:p w14:paraId="05229FA7" w14:textId="6DEE7514" w:rsidR="00B413FE" w:rsidRPr="000F3C94" w:rsidRDefault="00C73824" w:rsidP="00DE2E44">
            <w:pPr>
              <w:snapToGrid w:val="0"/>
              <w:spacing w:before="60" w:after="60"/>
              <w:jc w:val="center"/>
              <w:rPr>
                <w:sz w:val="16"/>
                <w:szCs w:val="16"/>
                <w:lang w:val="en-GB"/>
              </w:rPr>
            </w:pPr>
            <w:r w:rsidRPr="000F3C94">
              <w:rPr>
                <w:sz w:val="16"/>
                <w:szCs w:val="16"/>
                <w:lang w:val="en-GB"/>
              </w:rPr>
              <w:t>0..*</w:t>
            </w:r>
          </w:p>
        </w:tc>
        <w:tc>
          <w:tcPr>
            <w:tcW w:w="2976" w:type="dxa"/>
            <w:shd w:val="clear" w:color="auto" w:fill="FFFFFF"/>
          </w:tcPr>
          <w:p w14:paraId="1C538816" w14:textId="700E712E" w:rsidR="00B413FE" w:rsidRPr="000F3C94" w:rsidRDefault="00C73824" w:rsidP="00A92EEB">
            <w:pPr>
              <w:snapToGrid w:val="0"/>
              <w:spacing w:before="60" w:after="60"/>
              <w:jc w:val="left"/>
              <w:rPr>
                <w:sz w:val="16"/>
                <w:szCs w:val="16"/>
                <w:lang w:val="en-GB"/>
              </w:rPr>
            </w:pPr>
            <w:proofErr w:type="spellStart"/>
            <w:r w:rsidRPr="000F3C94">
              <w:rPr>
                <w:sz w:val="16"/>
                <w:szCs w:val="16"/>
                <w:lang w:val="en-GB"/>
              </w:rPr>
              <w:t>PT_Locale</w:t>
            </w:r>
            <w:proofErr w:type="spellEnd"/>
          </w:p>
        </w:tc>
        <w:tc>
          <w:tcPr>
            <w:tcW w:w="3402" w:type="dxa"/>
            <w:shd w:val="clear" w:color="auto" w:fill="FFFFFF"/>
          </w:tcPr>
          <w:p w14:paraId="4B98733B" w14:textId="577E8158" w:rsidR="00B413FE" w:rsidRPr="000F3C94" w:rsidRDefault="00C73824" w:rsidP="00A92EEB">
            <w:pPr>
              <w:snapToGrid w:val="0"/>
              <w:spacing w:before="60" w:after="60"/>
              <w:jc w:val="left"/>
              <w:rPr>
                <w:sz w:val="16"/>
                <w:szCs w:val="16"/>
                <w:lang w:val="en-GB"/>
              </w:rPr>
            </w:pPr>
            <w:r w:rsidRPr="000F3C94">
              <w:rPr>
                <w:sz w:val="16"/>
                <w:szCs w:val="16"/>
                <w:lang w:val="en-GB"/>
              </w:rPr>
              <w:t>Required if any localized entries are present in the Exchange Catalogue</w:t>
            </w:r>
          </w:p>
        </w:tc>
      </w:tr>
      <w:tr w:rsidR="00B413FE" w:rsidRPr="000F3C94" w14:paraId="01E7C4E6" w14:textId="77777777" w:rsidTr="009F29A0">
        <w:trPr>
          <w:cantSplit/>
          <w:trHeight w:val="495"/>
        </w:trPr>
        <w:tc>
          <w:tcPr>
            <w:tcW w:w="2694" w:type="dxa"/>
            <w:shd w:val="clear" w:color="auto" w:fill="FFFFFF"/>
          </w:tcPr>
          <w:p w14:paraId="609852ED" w14:textId="77777777" w:rsidR="00B413FE" w:rsidRPr="000F3C94" w:rsidRDefault="00B413FE" w:rsidP="00A92EEB">
            <w:pPr>
              <w:snapToGrid w:val="0"/>
              <w:spacing w:before="60" w:after="60"/>
              <w:jc w:val="left"/>
              <w:rPr>
                <w:sz w:val="16"/>
                <w:szCs w:val="16"/>
                <w:lang w:val="en-GB"/>
              </w:rPr>
            </w:pPr>
            <w:proofErr w:type="spellStart"/>
            <w:r w:rsidRPr="000F3C94">
              <w:rPr>
                <w:sz w:val="16"/>
                <w:szCs w:val="16"/>
                <w:lang w:val="en-GB"/>
              </w:rPr>
              <w:t>exchangeCatalogueDescription</w:t>
            </w:r>
            <w:proofErr w:type="spellEnd"/>
          </w:p>
        </w:tc>
        <w:tc>
          <w:tcPr>
            <w:tcW w:w="4394" w:type="dxa"/>
            <w:shd w:val="clear" w:color="auto" w:fill="FFFFFF"/>
          </w:tcPr>
          <w:p w14:paraId="4EB230C7" w14:textId="018774CA" w:rsidR="00B413FE" w:rsidRPr="000F3C94" w:rsidRDefault="00B413FE" w:rsidP="00A92EEB">
            <w:pPr>
              <w:spacing w:before="60" w:after="60"/>
              <w:jc w:val="left"/>
              <w:rPr>
                <w:sz w:val="16"/>
                <w:szCs w:val="16"/>
                <w:lang w:val="en-GB"/>
              </w:rPr>
            </w:pPr>
            <w:r w:rsidRPr="000F3C94">
              <w:rPr>
                <w:sz w:val="16"/>
                <w:szCs w:val="16"/>
                <w:lang w:val="en-GB"/>
              </w:rPr>
              <w:t xml:space="preserve">Description of what the </w:t>
            </w:r>
            <w:r w:rsidR="00B379A1" w:rsidRPr="000F3C94">
              <w:rPr>
                <w:sz w:val="16"/>
                <w:szCs w:val="16"/>
                <w:lang w:val="en-GB"/>
              </w:rPr>
              <w:t>E</w:t>
            </w:r>
            <w:r w:rsidRPr="000F3C94">
              <w:rPr>
                <w:sz w:val="16"/>
                <w:szCs w:val="16"/>
                <w:lang w:val="en-GB"/>
              </w:rPr>
              <w:t xml:space="preserve">xchange </w:t>
            </w:r>
            <w:r w:rsidR="00B379A1" w:rsidRPr="000F3C94">
              <w:rPr>
                <w:sz w:val="16"/>
                <w:szCs w:val="16"/>
                <w:lang w:val="en-GB"/>
              </w:rPr>
              <w:t>C</w:t>
            </w:r>
            <w:r w:rsidRPr="000F3C94">
              <w:rPr>
                <w:sz w:val="16"/>
                <w:szCs w:val="16"/>
                <w:lang w:val="en-GB"/>
              </w:rPr>
              <w:t>atalogue contains</w:t>
            </w:r>
          </w:p>
          <w:p w14:paraId="2506249A" w14:textId="77777777" w:rsidR="00B413FE" w:rsidRPr="000F3C94" w:rsidRDefault="00B413FE" w:rsidP="00A92EEB">
            <w:pPr>
              <w:snapToGrid w:val="0"/>
              <w:spacing w:before="60" w:after="60"/>
              <w:jc w:val="left"/>
              <w:rPr>
                <w:sz w:val="16"/>
                <w:szCs w:val="16"/>
                <w:lang w:val="en-GB"/>
              </w:rPr>
            </w:pPr>
          </w:p>
        </w:tc>
        <w:tc>
          <w:tcPr>
            <w:tcW w:w="851" w:type="dxa"/>
            <w:shd w:val="clear" w:color="auto" w:fill="FFFFFF"/>
          </w:tcPr>
          <w:p w14:paraId="77B6E768" w14:textId="50524FC3" w:rsidR="00B413FE" w:rsidRPr="000F3C94" w:rsidRDefault="00C73824" w:rsidP="00DE2E44">
            <w:pPr>
              <w:snapToGrid w:val="0"/>
              <w:spacing w:before="60" w:after="60"/>
              <w:jc w:val="center"/>
              <w:rPr>
                <w:sz w:val="16"/>
                <w:szCs w:val="16"/>
                <w:lang w:val="en-GB"/>
              </w:rPr>
            </w:pPr>
            <w:r w:rsidRPr="000F3C94">
              <w:rPr>
                <w:sz w:val="16"/>
                <w:szCs w:val="16"/>
                <w:lang w:val="en-GB"/>
              </w:rPr>
              <w:t>0..</w:t>
            </w:r>
            <w:r w:rsidR="00B413FE" w:rsidRPr="000F3C94">
              <w:rPr>
                <w:sz w:val="16"/>
                <w:szCs w:val="16"/>
                <w:lang w:val="en-GB"/>
              </w:rPr>
              <w:t>1</w:t>
            </w:r>
          </w:p>
        </w:tc>
        <w:tc>
          <w:tcPr>
            <w:tcW w:w="2976" w:type="dxa"/>
            <w:shd w:val="clear" w:color="auto" w:fill="FFFFFF"/>
          </w:tcPr>
          <w:p w14:paraId="3ED87B37" w14:textId="2645735C" w:rsidR="00B413FE" w:rsidRPr="000F3C94" w:rsidRDefault="006C438A" w:rsidP="00A92EEB">
            <w:pPr>
              <w:snapToGrid w:val="0"/>
              <w:spacing w:before="60" w:after="60"/>
              <w:jc w:val="left"/>
              <w:rPr>
                <w:sz w:val="16"/>
                <w:szCs w:val="16"/>
                <w:lang w:val="en-GB"/>
              </w:rPr>
            </w:pPr>
            <w:proofErr w:type="spellStart"/>
            <w:r w:rsidRPr="000F3C94">
              <w:rPr>
                <w:sz w:val="16"/>
                <w:szCs w:val="16"/>
                <w:lang w:val="en-GB"/>
              </w:rPr>
              <w:t>CharacterString</w:t>
            </w:r>
            <w:proofErr w:type="spellEnd"/>
          </w:p>
        </w:tc>
        <w:tc>
          <w:tcPr>
            <w:tcW w:w="3402" w:type="dxa"/>
            <w:shd w:val="clear" w:color="auto" w:fill="FFFFFF"/>
          </w:tcPr>
          <w:p w14:paraId="11FBBF54" w14:textId="77777777" w:rsidR="00B413FE" w:rsidRPr="000F3C94" w:rsidRDefault="00B413FE" w:rsidP="00A92EEB">
            <w:pPr>
              <w:snapToGrid w:val="0"/>
              <w:spacing w:before="60" w:after="60"/>
              <w:jc w:val="left"/>
              <w:rPr>
                <w:sz w:val="16"/>
                <w:szCs w:val="16"/>
                <w:lang w:val="en-GB"/>
              </w:rPr>
            </w:pPr>
          </w:p>
        </w:tc>
      </w:tr>
      <w:tr w:rsidR="00B413FE" w:rsidRPr="000F3C94" w14:paraId="1704EAE3" w14:textId="77777777" w:rsidTr="009F29A0">
        <w:trPr>
          <w:cantSplit/>
          <w:trHeight w:val="495"/>
        </w:trPr>
        <w:tc>
          <w:tcPr>
            <w:tcW w:w="2694" w:type="dxa"/>
            <w:shd w:val="clear" w:color="auto" w:fill="FFFFFF"/>
          </w:tcPr>
          <w:p w14:paraId="337954B1" w14:textId="77777777" w:rsidR="00B413FE" w:rsidRPr="000F3C94" w:rsidRDefault="00B413FE" w:rsidP="00A92EEB">
            <w:pPr>
              <w:snapToGrid w:val="0"/>
              <w:spacing w:before="60" w:after="60"/>
              <w:jc w:val="left"/>
              <w:rPr>
                <w:sz w:val="16"/>
                <w:szCs w:val="16"/>
                <w:lang w:val="en-GB"/>
              </w:rPr>
            </w:pPr>
            <w:proofErr w:type="spellStart"/>
            <w:r w:rsidRPr="000F3C94">
              <w:rPr>
                <w:sz w:val="16"/>
                <w:szCs w:val="16"/>
                <w:lang w:val="en-GB"/>
              </w:rPr>
              <w:t>exchangeCatalogueComment</w:t>
            </w:r>
            <w:proofErr w:type="spellEnd"/>
          </w:p>
        </w:tc>
        <w:tc>
          <w:tcPr>
            <w:tcW w:w="4394" w:type="dxa"/>
            <w:shd w:val="clear" w:color="auto" w:fill="FFFFFF"/>
          </w:tcPr>
          <w:p w14:paraId="50B2D96D" w14:textId="77777777" w:rsidR="00B413FE" w:rsidRPr="000F3C94" w:rsidRDefault="00B413FE" w:rsidP="00A92EEB">
            <w:pPr>
              <w:spacing w:before="60" w:after="60"/>
              <w:jc w:val="left"/>
              <w:rPr>
                <w:sz w:val="16"/>
                <w:szCs w:val="16"/>
                <w:lang w:val="en-GB"/>
              </w:rPr>
            </w:pPr>
            <w:r w:rsidRPr="000F3C94">
              <w:rPr>
                <w:sz w:val="16"/>
                <w:szCs w:val="16"/>
                <w:lang w:val="en-GB"/>
              </w:rPr>
              <w:t>Any additional Information</w:t>
            </w:r>
          </w:p>
          <w:p w14:paraId="784C143E" w14:textId="77777777" w:rsidR="00B413FE" w:rsidRPr="000F3C94" w:rsidRDefault="00B413FE" w:rsidP="00A92EEB">
            <w:pPr>
              <w:snapToGrid w:val="0"/>
              <w:spacing w:before="60" w:after="60"/>
              <w:jc w:val="left"/>
              <w:rPr>
                <w:sz w:val="16"/>
                <w:szCs w:val="16"/>
                <w:lang w:val="en-GB"/>
              </w:rPr>
            </w:pPr>
          </w:p>
        </w:tc>
        <w:tc>
          <w:tcPr>
            <w:tcW w:w="851" w:type="dxa"/>
            <w:shd w:val="clear" w:color="auto" w:fill="FFFFFF"/>
          </w:tcPr>
          <w:p w14:paraId="19B19313" w14:textId="77777777" w:rsidR="00B413FE" w:rsidRPr="000F3C94" w:rsidRDefault="00B413FE" w:rsidP="00DE2E44">
            <w:pPr>
              <w:snapToGrid w:val="0"/>
              <w:spacing w:before="60" w:after="60"/>
              <w:jc w:val="center"/>
              <w:rPr>
                <w:sz w:val="16"/>
                <w:szCs w:val="16"/>
                <w:lang w:val="en-GB"/>
              </w:rPr>
            </w:pPr>
            <w:r w:rsidRPr="000F3C94">
              <w:rPr>
                <w:sz w:val="16"/>
                <w:szCs w:val="16"/>
                <w:lang w:val="en-GB"/>
              </w:rPr>
              <w:t>0..1</w:t>
            </w:r>
          </w:p>
        </w:tc>
        <w:tc>
          <w:tcPr>
            <w:tcW w:w="2976" w:type="dxa"/>
            <w:shd w:val="clear" w:color="auto" w:fill="FFFFFF"/>
          </w:tcPr>
          <w:p w14:paraId="4C63FFD1" w14:textId="77777777" w:rsidR="00B413FE" w:rsidRPr="000F3C94" w:rsidRDefault="00B413FE" w:rsidP="00A92EEB">
            <w:pPr>
              <w:snapToGrid w:val="0"/>
              <w:spacing w:before="60" w:after="60"/>
              <w:jc w:val="left"/>
              <w:rPr>
                <w:sz w:val="16"/>
                <w:szCs w:val="16"/>
                <w:lang w:val="en-GB"/>
              </w:rPr>
            </w:pPr>
            <w:proofErr w:type="spellStart"/>
            <w:r w:rsidRPr="000F3C94">
              <w:rPr>
                <w:sz w:val="16"/>
                <w:szCs w:val="16"/>
                <w:lang w:val="en-GB"/>
              </w:rPr>
              <w:t>CharacterString</w:t>
            </w:r>
            <w:proofErr w:type="spellEnd"/>
          </w:p>
        </w:tc>
        <w:tc>
          <w:tcPr>
            <w:tcW w:w="3402" w:type="dxa"/>
            <w:shd w:val="clear" w:color="auto" w:fill="FFFFFF"/>
          </w:tcPr>
          <w:p w14:paraId="3359CC71" w14:textId="77777777" w:rsidR="00B413FE" w:rsidRPr="000F3C94" w:rsidRDefault="00B413FE" w:rsidP="00A92EEB">
            <w:pPr>
              <w:snapToGrid w:val="0"/>
              <w:spacing w:before="60" w:after="60"/>
              <w:jc w:val="left"/>
              <w:rPr>
                <w:sz w:val="16"/>
                <w:szCs w:val="16"/>
                <w:lang w:val="en-GB"/>
              </w:rPr>
            </w:pPr>
          </w:p>
        </w:tc>
      </w:tr>
      <w:tr w:rsidR="00C73824" w:rsidRPr="000F3C94" w14:paraId="4BCC07CD" w14:textId="77777777" w:rsidTr="009F29A0">
        <w:trPr>
          <w:cantSplit/>
          <w:trHeight w:val="495"/>
        </w:trPr>
        <w:tc>
          <w:tcPr>
            <w:tcW w:w="2694" w:type="dxa"/>
            <w:shd w:val="clear" w:color="auto" w:fill="FFFFFF"/>
          </w:tcPr>
          <w:p w14:paraId="1536D74F" w14:textId="22D6FBD4" w:rsidR="00C73824" w:rsidRPr="000F3C94" w:rsidRDefault="00C73824" w:rsidP="00A92EEB">
            <w:pPr>
              <w:snapToGrid w:val="0"/>
              <w:spacing w:before="60" w:after="60"/>
              <w:jc w:val="left"/>
              <w:rPr>
                <w:rFonts w:eastAsia="Malgun Gothic"/>
                <w:sz w:val="16"/>
                <w:szCs w:val="16"/>
                <w:lang w:val="en-GB"/>
              </w:rPr>
            </w:pPr>
            <w:r w:rsidRPr="000F3C94">
              <w:rPr>
                <w:rFonts w:eastAsia="Malgun Gothic"/>
                <w:sz w:val="16"/>
                <w:szCs w:val="16"/>
                <w:lang w:val="en-GB"/>
              </w:rPr>
              <w:t>certificates</w:t>
            </w:r>
          </w:p>
        </w:tc>
        <w:tc>
          <w:tcPr>
            <w:tcW w:w="4394" w:type="dxa"/>
            <w:shd w:val="clear" w:color="auto" w:fill="FFFFFF"/>
          </w:tcPr>
          <w:p w14:paraId="73EEB9C7" w14:textId="44980FD2" w:rsidR="00C73824" w:rsidRPr="000F3C94" w:rsidRDefault="00C73824" w:rsidP="00A92EEB">
            <w:pPr>
              <w:spacing w:before="60" w:after="60"/>
              <w:jc w:val="left"/>
              <w:rPr>
                <w:sz w:val="16"/>
                <w:szCs w:val="16"/>
                <w:lang w:val="en-GB"/>
              </w:rPr>
            </w:pPr>
            <w:r w:rsidRPr="000F3C94">
              <w:rPr>
                <w:sz w:val="16"/>
                <w:szCs w:val="16"/>
                <w:lang w:val="en-GB"/>
              </w:rPr>
              <w:t>Signed public key certificates referred to by digital signatures in the Exchange Se</w:t>
            </w:r>
            <w:r w:rsidR="00B379A1" w:rsidRPr="000F3C94">
              <w:rPr>
                <w:sz w:val="16"/>
                <w:szCs w:val="16"/>
                <w:lang w:val="en-GB"/>
              </w:rPr>
              <w:t>t</w:t>
            </w:r>
          </w:p>
        </w:tc>
        <w:tc>
          <w:tcPr>
            <w:tcW w:w="851" w:type="dxa"/>
            <w:shd w:val="clear" w:color="auto" w:fill="FFFFFF"/>
          </w:tcPr>
          <w:p w14:paraId="2859FD75" w14:textId="302F2605" w:rsidR="00C73824" w:rsidRPr="000F3C94" w:rsidRDefault="00C73824" w:rsidP="00DE2E44">
            <w:pPr>
              <w:snapToGrid w:val="0"/>
              <w:spacing w:before="60" w:after="60"/>
              <w:jc w:val="center"/>
              <w:rPr>
                <w:rFonts w:eastAsia="Malgun Gothic"/>
                <w:sz w:val="16"/>
                <w:szCs w:val="16"/>
                <w:lang w:val="en-GB"/>
              </w:rPr>
            </w:pPr>
            <w:r w:rsidRPr="000F3C94">
              <w:rPr>
                <w:rFonts w:eastAsia="Malgun Gothic"/>
                <w:sz w:val="16"/>
                <w:szCs w:val="16"/>
                <w:lang w:val="en-GB"/>
              </w:rPr>
              <w:t>0..*</w:t>
            </w:r>
          </w:p>
        </w:tc>
        <w:tc>
          <w:tcPr>
            <w:tcW w:w="2976" w:type="dxa"/>
            <w:shd w:val="clear" w:color="auto" w:fill="FFFFFF"/>
          </w:tcPr>
          <w:p w14:paraId="1F5D3637" w14:textId="35AD4B48" w:rsidR="00C73824" w:rsidRPr="000F3C94" w:rsidRDefault="00C73824" w:rsidP="00A92EEB">
            <w:pPr>
              <w:snapToGrid w:val="0"/>
              <w:spacing w:before="60" w:after="60"/>
              <w:jc w:val="left"/>
              <w:rPr>
                <w:sz w:val="16"/>
                <w:szCs w:val="16"/>
                <w:lang w:val="en-GB"/>
              </w:rPr>
            </w:pPr>
            <w:r w:rsidRPr="000F3C94">
              <w:rPr>
                <w:sz w:val="16"/>
                <w:szCs w:val="16"/>
                <w:lang w:val="en-GB"/>
              </w:rPr>
              <w:t>S100_SE_CertificateContainer</w:t>
            </w:r>
            <w:r w:rsidR="0014792C" w:rsidRPr="000F3C94">
              <w:rPr>
                <w:sz w:val="16"/>
                <w:szCs w:val="16"/>
                <w:lang w:val="en-GB"/>
              </w:rPr>
              <w:t>Type</w:t>
            </w:r>
          </w:p>
        </w:tc>
        <w:tc>
          <w:tcPr>
            <w:tcW w:w="3402" w:type="dxa"/>
            <w:shd w:val="clear" w:color="auto" w:fill="FFFFFF"/>
          </w:tcPr>
          <w:p w14:paraId="55F5A51C" w14:textId="46F425B1" w:rsidR="00C73824" w:rsidRPr="000F3C94" w:rsidRDefault="00C73824" w:rsidP="00A92EEB">
            <w:pPr>
              <w:snapToGrid w:val="0"/>
              <w:spacing w:before="60" w:after="60"/>
              <w:jc w:val="left"/>
              <w:rPr>
                <w:sz w:val="16"/>
                <w:szCs w:val="16"/>
                <w:lang w:val="en-GB"/>
              </w:rPr>
            </w:pPr>
            <w:r w:rsidRPr="000F3C94">
              <w:rPr>
                <w:sz w:val="16"/>
                <w:szCs w:val="16"/>
                <w:lang w:val="en-GB"/>
              </w:rPr>
              <w:t>Content defined in S-100 Part 15. All certificates used, except the SA root certificate (installed separately by the implementing system) shall be included</w:t>
            </w:r>
          </w:p>
        </w:tc>
      </w:tr>
      <w:tr w:rsidR="00C73824" w:rsidRPr="000F3C94" w14:paraId="5009211B" w14:textId="77777777" w:rsidTr="009F29A0">
        <w:trPr>
          <w:cantSplit/>
          <w:trHeight w:val="495"/>
        </w:trPr>
        <w:tc>
          <w:tcPr>
            <w:tcW w:w="2694" w:type="dxa"/>
            <w:shd w:val="clear" w:color="auto" w:fill="FFFFFF"/>
          </w:tcPr>
          <w:p w14:paraId="69FC203B" w14:textId="59F8081B" w:rsidR="00C73824" w:rsidRPr="000F3C94" w:rsidRDefault="00C73824" w:rsidP="00A92EEB">
            <w:pPr>
              <w:snapToGrid w:val="0"/>
              <w:spacing w:before="60" w:after="60"/>
              <w:jc w:val="left"/>
              <w:rPr>
                <w:sz w:val="16"/>
                <w:szCs w:val="16"/>
                <w:lang w:val="en-GB"/>
              </w:rPr>
            </w:pPr>
            <w:proofErr w:type="spellStart"/>
            <w:r w:rsidRPr="000F3C94">
              <w:rPr>
                <w:sz w:val="16"/>
                <w:szCs w:val="16"/>
                <w:lang w:val="en-GB"/>
              </w:rPr>
              <w:t>dataServerIdentifier</w:t>
            </w:r>
            <w:proofErr w:type="spellEnd"/>
          </w:p>
        </w:tc>
        <w:tc>
          <w:tcPr>
            <w:tcW w:w="4394" w:type="dxa"/>
            <w:shd w:val="clear" w:color="auto" w:fill="FFFFFF"/>
          </w:tcPr>
          <w:p w14:paraId="086D656F" w14:textId="6C114B12" w:rsidR="00C73824" w:rsidRPr="000F3C94" w:rsidRDefault="00C73824" w:rsidP="00A92EEB">
            <w:pPr>
              <w:spacing w:before="60" w:after="60"/>
              <w:jc w:val="left"/>
              <w:rPr>
                <w:sz w:val="16"/>
                <w:szCs w:val="16"/>
                <w:lang w:val="en-GB"/>
              </w:rPr>
            </w:pPr>
            <w:r w:rsidRPr="000F3C94">
              <w:rPr>
                <w:sz w:val="16"/>
                <w:szCs w:val="16"/>
                <w:lang w:val="en-GB"/>
              </w:rPr>
              <w:t>Identifies the data server for the permit</w:t>
            </w:r>
          </w:p>
        </w:tc>
        <w:tc>
          <w:tcPr>
            <w:tcW w:w="851" w:type="dxa"/>
            <w:shd w:val="clear" w:color="auto" w:fill="FFFFFF"/>
          </w:tcPr>
          <w:p w14:paraId="67D8F950" w14:textId="5DAD980A" w:rsidR="00C73824" w:rsidRPr="000F3C94" w:rsidRDefault="00C73824" w:rsidP="00DE2E44">
            <w:pPr>
              <w:snapToGrid w:val="0"/>
              <w:spacing w:before="60" w:after="60"/>
              <w:jc w:val="center"/>
              <w:rPr>
                <w:rFonts w:eastAsia="Malgun Gothic"/>
                <w:sz w:val="16"/>
                <w:szCs w:val="16"/>
                <w:lang w:val="en-GB"/>
              </w:rPr>
            </w:pPr>
            <w:r w:rsidRPr="000F3C94">
              <w:rPr>
                <w:rFonts w:eastAsia="Malgun Gothic"/>
                <w:sz w:val="16"/>
                <w:szCs w:val="16"/>
                <w:lang w:val="en-GB"/>
              </w:rPr>
              <w:t>0..1</w:t>
            </w:r>
          </w:p>
        </w:tc>
        <w:tc>
          <w:tcPr>
            <w:tcW w:w="2976" w:type="dxa"/>
            <w:shd w:val="clear" w:color="auto" w:fill="FFFFFF"/>
          </w:tcPr>
          <w:p w14:paraId="09E14F6D" w14:textId="7B126E97" w:rsidR="00C73824" w:rsidRPr="000F3C94" w:rsidRDefault="00C73824" w:rsidP="00A92EEB">
            <w:pPr>
              <w:snapToGrid w:val="0"/>
              <w:spacing w:before="60" w:after="60"/>
              <w:jc w:val="left"/>
              <w:rPr>
                <w:sz w:val="16"/>
                <w:szCs w:val="16"/>
                <w:lang w:val="en-GB"/>
              </w:rPr>
            </w:pPr>
            <w:proofErr w:type="spellStart"/>
            <w:r w:rsidRPr="000F3C94">
              <w:rPr>
                <w:sz w:val="16"/>
                <w:szCs w:val="16"/>
                <w:lang w:val="en-GB"/>
              </w:rPr>
              <w:t>CharacterString</w:t>
            </w:r>
            <w:proofErr w:type="spellEnd"/>
          </w:p>
        </w:tc>
        <w:tc>
          <w:tcPr>
            <w:tcW w:w="3402" w:type="dxa"/>
            <w:shd w:val="clear" w:color="auto" w:fill="FFFFFF"/>
          </w:tcPr>
          <w:p w14:paraId="23B0C883" w14:textId="77777777" w:rsidR="00C73824" w:rsidRPr="000F3C94" w:rsidRDefault="00C73824" w:rsidP="00A92EEB">
            <w:pPr>
              <w:snapToGrid w:val="0"/>
              <w:spacing w:before="60" w:after="60"/>
              <w:jc w:val="left"/>
              <w:rPr>
                <w:sz w:val="16"/>
                <w:szCs w:val="16"/>
                <w:lang w:val="en-GB"/>
              </w:rPr>
            </w:pPr>
          </w:p>
        </w:tc>
      </w:tr>
      <w:tr w:rsidR="006C438A" w:rsidRPr="000F3C94" w14:paraId="264C480D" w14:textId="77777777" w:rsidTr="009F29A0">
        <w:trPr>
          <w:cantSplit/>
          <w:trHeight w:val="495"/>
        </w:trPr>
        <w:tc>
          <w:tcPr>
            <w:tcW w:w="2694" w:type="dxa"/>
            <w:shd w:val="clear" w:color="auto" w:fill="FFFFFF"/>
          </w:tcPr>
          <w:p w14:paraId="00BB43F7" w14:textId="45CFEE46" w:rsidR="006C438A" w:rsidRPr="000F3C94" w:rsidRDefault="006C438A" w:rsidP="00A92EEB">
            <w:pPr>
              <w:snapToGrid w:val="0"/>
              <w:spacing w:before="60" w:after="60"/>
              <w:jc w:val="left"/>
              <w:rPr>
                <w:sz w:val="16"/>
                <w:szCs w:val="16"/>
                <w:lang w:val="en-GB"/>
              </w:rPr>
            </w:pPr>
            <w:proofErr w:type="spellStart"/>
            <w:r w:rsidRPr="000F3C94">
              <w:rPr>
                <w:sz w:val="16"/>
                <w:szCs w:val="16"/>
                <w:lang w:val="en-GB"/>
              </w:rPr>
              <w:t>datasetDiscoveryMetadata</w:t>
            </w:r>
            <w:proofErr w:type="spellEnd"/>
          </w:p>
        </w:tc>
        <w:tc>
          <w:tcPr>
            <w:tcW w:w="4394" w:type="dxa"/>
            <w:shd w:val="clear" w:color="auto" w:fill="FFFFFF"/>
          </w:tcPr>
          <w:p w14:paraId="2B2B19BF" w14:textId="34535B59" w:rsidR="006C438A" w:rsidRPr="000F3C94" w:rsidRDefault="006C438A" w:rsidP="00A92EEB">
            <w:pPr>
              <w:spacing w:before="60" w:after="60"/>
              <w:jc w:val="left"/>
              <w:rPr>
                <w:sz w:val="16"/>
                <w:szCs w:val="16"/>
                <w:lang w:val="en-GB"/>
              </w:rPr>
            </w:pPr>
            <w:r w:rsidRPr="000F3C94">
              <w:rPr>
                <w:sz w:val="16"/>
                <w:szCs w:val="16"/>
                <w:lang w:val="en-GB"/>
              </w:rPr>
              <w:t>Exchange Catalogues may include or reference discovery metadata for the datasets in the Exchange Set</w:t>
            </w:r>
          </w:p>
        </w:tc>
        <w:tc>
          <w:tcPr>
            <w:tcW w:w="851" w:type="dxa"/>
            <w:shd w:val="clear" w:color="auto" w:fill="FFFFFF"/>
          </w:tcPr>
          <w:p w14:paraId="2F878503" w14:textId="4C43A139" w:rsidR="006C438A" w:rsidRPr="000F3C94" w:rsidRDefault="006C438A" w:rsidP="00DE2E44">
            <w:pPr>
              <w:snapToGrid w:val="0"/>
              <w:spacing w:before="60" w:after="60"/>
              <w:jc w:val="center"/>
              <w:rPr>
                <w:rFonts w:eastAsia="Malgun Gothic"/>
                <w:sz w:val="16"/>
                <w:szCs w:val="16"/>
                <w:lang w:val="en-GB"/>
              </w:rPr>
            </w:pPr>
            <w:r w:rsidRPr="000F3C94">
              <w:rPr>
                <w:rFonts w:eastAsia="Malgun Gothic"/>
                <w:sz w:val="16"/>
                <w:szCs w:val="16"/>
                <w:lang w:val="en-GB"/>
              </w:rPr>
              <w:t>0..*</w:t>
            </w:r>
          </w:p>
        </w:tc>
        <w:tc>
          <w:tcPr>
            <w:tcW w:w="2976" w:type="dxa"/>
            <w:shd w:val="clear" w:color="auto" w:fill="FFFFFF"/>
          </w:tcPr>
          <w:p w14:paraId="37BF26F6" w14:textId="77777777" w:rsidR="00A92EEB" w:rsidRPr="000F3C94" w:rsidRDefault="006C438A" w:rsidP="00A92EEB">
            <w:pPr>
              <w:snapToGrid w:val="0"/>
              <w:spacing w:before="60" w:after="60"/>
              <w:jc w:val="left"/>
              <w:rPr>
                <w:sz w:val="16"/>
                <w:szCs w:val="16"/>
                <w:lang w:val="en-GB"/>
              </w:rPr>
            </w:pPr>
            <w:r w:rsidRPr="000F3C94">
              <w:rPr>
                <w:sz w:val="16"/>
                <w:szCs w:val="16"/>
                <w:lang w:val="en-GB"/>
              </w:rPr>
              <w:t xml:space="preserve">Aggregation </w:t>
            </w:r>
          </w:p>
          <w:p w14:paraId="7D069426" w14:textId="234F6414" w:rsidR="006C438A" w:rsidRPr="000F3C94" w:rsidRDefault="006C438A" w:rsidP="00A92EEB">
            <w:pPr>
              <w:snapToGrid w:val="0"/>
              <w:spacing w:before="60" w:after="60"/>
              <w:jc w:val="left"/>
              <w:rPr>
                <w:sz w:val="16"/>
                <w:szCs w:val="16"/>
                <w:lang w:val="en-GB"/>
              </w:rPr>
            </w:pPr>
            <w:r w:rsidRPr="000F3C94">
              <w:rPr>
                <w:sz w:val="16"/>
                <w:szCs w:val="16"/>
                <w:lang w:val="en-GB"/>
              </w:rPr>
              <w:t>S100_DatasetDiscoveryMetadata</w:t>
            </w:r>
          </w:p>
        </w:tc>
        <w:tc>
          <w:tcPr>
            <w:tcW w:w="3402" w:type="dxa"/>
            <w:shd w:val="clear" w:color="auto" w:fill="FFFFFF"/>
          </w:tcPr>
          <w:p w14:paraId="006E6604" w14:textId="77777777" w:rsidR="006C438A" w:rsidRPr="000F3C94" w:rsidRDefault="006C438A" w:rsidP="00A92EEB">
            <w:pPr>
              <w:snapToGrid w:val="0"/>
              <w:spacing w:before="60" w:after="60"/>
              <w:jc w:val="left"/>
              <w:rPr>
                <w:sz w:val="16"/>
                <w:szCs w:val="16"/>
                <w:lang w:val="en-GB"/>
              </w:rPr>
            </w:pPr>
          </w:p>
        </w:tc>
      </w:tr>
      <w:tr w:rsidR="00262EA5" w:rsidRPr="000F3C94" w14:paraId="54DD73FA" w14:textId="77777777" w:rsidTr="009F29A0">
        <w:trPr>
          <w:cantSplit/>
          <w:trHeight w:val="495"/>
        </w:trPr>
        <w:tc>
          <w:tcPr>
            <w:tcW w:w="2694" w:type="dxa"/>
            <w:shd w:val="clear" w:color="auto" w:fill="FFFFFF"/>
          </w:tcPr>
          <w:p w14:paraId="6256C235" w14:textId="491BFAE0" w:rsidR="00262EA5" w:rsidRPr="000F3C94" w:rsidRDefault="00C73824" w:rsidP="00A92EEB">
            <w:pPr>
              <w:snapToGrid w:val="0"/>
              <w:spacing w:before="60" w:after="60"/>
              <w:jc w:val="left"/>
              <w:rPr>
                <w:sz w:val="16"/>
                <w:szCs w:val="16"/>
                <w:lang w:val="en-GB"/>
              </w:rPr>
            </w:pPr>
            <w:proofErr w:type="spellStart"/>
            <w:r w:rsidRPr="000F3C94">
              <w:rPr>
                <w:sz w:val="16"/>
                <w:szCs w:val="16"/>
                <w:lang w:val="en-GB"/>
              </w:rPr>
              <w:t>catalogueDiscoveryMetadata</w:t>
            </w:r>
            <w:proofErr w:type="spellEnd"/>
          </w:p>
        </w:tc>
        <w:tc>
          <w:tcPr>
            <w:tcW w:w="4394" w:type="dxa"/>
            <w:shd w:val="clear" w:color="auto" w:fill="FFFFFF"/>
          </w:tcPr>
          <w:p w14:paraId="35654C23" w14:textId="079EE828" w:rsidR="00262EA5" w:rsidRPr="000F3C94" w:rsidRDefault="00262EA5" w:rsidP="00A92EEB">
            <w:pPr>
              <w:snapToGrid w:val="0"/>
              <w:spacing w:before="60" w:after="60"/>
              <w:jc w:val="left"/>
              <w:rPr>
                <w:sz w:val="16"/>
                <w:szCs w:val="16"/>
                <w:lang w:val="en-GB"/>
              </w:rPr>
            </w:pPr>
            <w:r w:rsidRPr="000F3C94">
              <w:rPr>
                <w:sz w:val="16"/>
                <w:szCs w:val="16"/>
                <w:lang w:val="en-GB"/>
              </w:rPr>
              <w:t xml:space="preserve">Metadata for </w:t>
            </w:r>
            <w:r w:rsidR="00A90DFF" w:rsidRPr="000F3C94">
              <w:rPr>
                <w:sz w:val="16"/>
                <w:szCs w:val="16"/>
                <w:lang w:val="en-GB"/>
              </w:rPr>
              <w:t>C</w:t>
            </w:r>
            <w:r w:rsidRPr="000F3C94">
              <w:rPr>
                <w:sz w:val="16"/>
                <w:szCs w:val="16"/>
                <w:lang w:val="en-GB"/>
              </w:rPr>
              <w:t>atalogue</w:t>
            </w:r>
          </w:p>
        </w:tc>
        <w:tc>
          <w:tcPr>
            <w:tcW w:w="851" w:type="dxa"/>
            <w:shd w:val="clear" w:color="auto" w:fill="FFFFFF"/>
          </w:tcPr>
          <w:p w14:paraId="0A26AF3D" w14:textId="22995F70" w:rsidR="00262EA5" w:rsidRPr="000F3C94" w:rsidRDefault="00262EA5" w:rsidP="00DE2E44">
            <w:pPr>
              <w:snapToGrid w:val="0"/>
              <w:spacing w:before="60" w:after="60"/>
              <w:jc w:val="center"/>
              <w:rPr>
                <w:sz w:val="16"/>
                <w:szCs w:val="16"/>
                <w:lang w:val="en-GB"/>
              </w:rPr>
            </w:pPr>
            <w:r w:rsidRPr="000F3C94">
              <w:rPr>
                <w:sz w:val="16"/>
                <w:szCs w:val="16"/>
                <w:lang w:val="en-GB"/>
              </w:rPr>
              <w:t>0..*</w:t>
            </w:r>
          </w:p>
        </w:tc>
        <w:tc>
          <w:tcPr>
            <w:tcW w:w="2976" w:type="dxa"/>
            <w:shd w:val="clear" w:color="auto" w:fill="FFFFFF"/>
          </w:tcPr>
          <w:p w14:paraId="68A0DAC5" w14:textId="77777777" w:rsidR="00C73824" w:rsidRPr="000F3C94" w:rsidRDefault="00C73824" w:rsidP="00A92EEB">
            <w:pPr>
              <w:snapToGrid w:val="0"/>
              <w:spacing w:before="60" w:after="60"/>
              <w:jc w:val="left"/>
              <w:rPr>
                <w:sz w:val="16"/>
                <w:szCs w:val="16"/>
                <w:lang w:val="en-GB"/>
              </w:rPr>
            </w:pPr>
            <w:r w:rsidRPr="000F3C94">
              <w:rPr>
                <w:sz w:val="16"/>
                <w:szCs w:val="16"/>
                <w:lang w:val="en-GB"/>
              </w:rPr>
              <w:t xml:space="preserve">Aggregation </w:t>
            </w:r>
          </w:p>
          <w:p w14:paraId="091D6672" w14:textId="51744ADA" w:rsidR="00262EA5" w:rsidRPr="000F3C94" w:rsidRDefault="00C73824" w:rsidP="00A92EEB">
            <w:pPr>
              <w:snapToGrid w:val="0"/>
              <w:spacing w:before="60" w:after="60"/>
              <w:jc w:val="left"/>
              <w:rPr>
                <w:sz w:val="16"/>
                <w:szCs w:val="16"/>
                <w:lang w:val="en-GB"/>
              </w:rPr>
            </w:pPr>
            <w:r w:rsidRPr="000F3C94">
              <w:rPr>
                <w:sz w:val="16"/>
                <w:szCs w:val="16"/>
                <w:lang w:val="en-GB"/>
              </w:rPr>
              <w:t>S100_CatalogueDiscoveryMetadata</w:t>
            </w:r>
          </w:p>
        </w:tc>
        <w:tc>
          <w:tcPr>
            <w:tcW w:w="3402" w:type="dxa"/>
            <w:shd w:val="clear" w:color="auto" w:fill="FFFFFF"/>
          </w:tcPr>
          <w:p w14:paraId="47EFC821" w14:textId="1F4EF6F0" w:rsidR="00262EA5" w:rsidRPr="000F3C94" w:rsidRDefault="00262EA5" w:rsidP="00A92EEB">
            <w:pPr>
              <w:snapToGrid w:val="0"/>
              <w:spacing w:before="60" w:after="60"/>
              <w:jc w:val="left"/>
              <w:rPr>
                <w:sz w:val="16"/>
                <w:szCs w:val="16"/>
                <w:lang w:val="en-GB"/>
              </w:rPr>
            </w:pPr>
            <w:r w:rsidRPr="000F3C94">
              <w:rPr>
                <w:sz w:val="16"/>
                <w:szCs w:val="16"/>
                <w:lang w:val="en-GB"/>
              </w:rPr>
              <w:t>Metadata for the feature, portrayal, and interoperability catalogues, if any</w:t>
            </w:r>
          </w:p>
        </w:tc>
      </w:tr>
      <w:tr w:rsidR="00262EA5" w:rsidRPr="000F3C94" w14:paraId="155C4010" w14:textId="77777777" w:rsidTr="009F29A0">
        <w:trPr>
          <w:cantSplit/>
          <w:trHeight w:val="495"/>
        </w:trPr>
        <w:tc>
          <w:tcPr>
            <w:tcW w:w="2694" w:type="dxa"/>
            <w:shd w:val="clear" w:color="auto" w:fill="FFFFFF"/>
          </w:tcPr>
          <w:p w14:paraId="76DFF820" w14:textId="33640644" w:rsidR="00262EA5" w:rsidRPr="000F3C94" w:rsidRDefault="00262EA5" w:rsidP="00A92EEB">
            <w:pPr>
              <w:snapToGrid w:val="0"/>
              <w:spacing w:before="60" w:after="60"/>
              <w:jc w:val="left"/>
              <w:rPr>
                <w:sz w:val="16"/>
                <w:szCs w:val="16"/>
                <w:lang w:val="en-GB"/>
              </w:rPr>
            </w:pPr>
            <w:proofErr w:type="spellStart"/>
            <w:r w:rsidRPr="000F3C94">
              <w:rPr>
                <w:sz w:val="16"/>
                <w:szCs w:val="16"/>
                <w:lang w:val="en-GB"/>
              </w:rPr>
              <w:t>supportFileDiscoveryMetadata</w:t>
            </w:r>
            <w:proofErr w:type="spellEnd"/>
          </w:p>
        </w:tc>
        <w:tc>
          <w:tcPr>
            <w:tcW w:w="4394" w:type="dxa"/>
            <w:shd w:val="clear" w:color="auto" w:fill="FFFFFF"/>
          </w:tcPr>
          <w:p w14:paraId="093EDD89" w14:textId="236BA7DB" w:rsidR="00262EA5" w:rsidRPr="000F3C94" w:rsidRDefault="00262EA5" w:rsidP="00A92EEB">
            <w:pPr>
              <w:snapToGrid w:val="0"/>
              <w:spacing w:before="60" w:after="60"/>
              <w:jc w:val="left"/>
              <w:rPr>
                <w:sz w:val="16"/>
                <w:szCs w:val="16"/>
                <w:lang w:val="en-GB"/>
              </w:rPr>
            </w:pPr>
            <w:r w:rsidRPr="000F3C94">
              <w:rPr>
                <w:sz w:val="16"/>
                <w:szCs w:val="16"/>
                <w:lang w:val="en-GB"/>
              </w:rPr>
              <w:t xml:space="preserve">Exchange </w:t>
            </w:r>
            <w:r w:rsidR="00A90DFF" w:rsidRPr="000F3C94">
              <w:rPr>
                <w:sz w:val="16"/>
                <w:szCs w:val="16"/>
                <w:lang w:val="en-GB"/>
              </w:rPr>
              <w:t>C</w:t>
            </w:r>
            <w:r w:rsidRPr="000F3C94">
              <w:rPr>
                <w:sz w:val="16"/>
                <w:szCs w:val="16"/>
                <w:lang w:val="en-GB"/>
              </w:rPr>
              <w:t xml:space="preserve">atalogues may include or reference discovery metadata for the support files in the </w:t>
            </w:r>
            <w:r w:rsidR="000649ED" w:rsidRPr="000F3C94">
              <w:rPr>
                <w:sz w:val="16"/>
                <w:szCs w:val="16"/>
                <w:lang w:val="en-GB"/>
              </w:rPr>
              <w:t>E</w:t>
            </w:r>
            <w:r w:rsidRPr="000F3C94">
              <w:rPr>
                <w:sz w:val="16"/>
                <w:szCs w:val="16"/>
                <w:lang w:val="en-GB"/>
              </w:rPr>
              <w:t xml:space="preserve">xchange </w:t>
            </w:r>
            <w:r w:rsidR="000649ED" w:rsidRPr="000F3C94">
              <w:rPr>
                <w:sz w:val="16"/>
                <w:szCs w:val="16"/>
                <w:lang w:val="en-GB"/>
              </w:rPr>
              <w:t>S</w:t>
            </w:r>
            <w:r w:rsidRPr="000F3C94">
              <w:rPr>
                <w:sz w:val="16"/>
                <w:szCs w:val="16"/>
                <w:lang w:val="en-GB"/>
              </w:rPr>
              <w:t>et</w:t>
            </w:r>
          </w:p>
        </w:tc>
        <w:tc>
          <w:tcPr>
            <w:tcW w:w="851" w:type="dxa"/>
            <w:shd w:val="clear" w:color="auto" w:fill="FFFFFF"/>
          </w:tcPr>
          <w:p w14:paraId="4BC598A0" w14:textId="09CD9FDA" w:rsidR="00262EA5" w:rsidRPr="000F3C94" w:rsidRDefault="00262EA5" w:rsidP="00DE2E44">
            <w:pPr>
              <w:snapToGrid w:val="0"/>
              <w:spacing w:before="60" w:after="60"/>
              <w:jc w:val="center"/>
              <w:rPr>
                <w:sz w:val="16"/>
                <w:szCs w:val="16"/>
                <w:lang w:val="en-GB"/>
              </w:rPr>
            </w:pPr>
            <w:r w:rsidRPr="000F3C94">
              <w:rPr>
                <w:sz w:val="16"/>
                <w:szCs w:val="16"/>
                <w:lang w:val="en-GB"/>
              </w:rPr>
              <w:t>0..*</w:t>
            </w:r>
          </w:p>
        </w:tc>
        <w:tc>
          <w:tcPr>
            <w:tcW w:w="2976" w:type="dxa"/>
            <w:shd w:val="clear" w:color="auto" w:fill="FFFFFF"/>
          </w:tcPr>
          <w:p w14:paraId="550E5E95" w14:textId="77777777" w:rsidR="00A92EEB" w:rsidRPr="000F3C94" w:rsidRDefault="00262EA5" w:rsidP="00A92EEB">
            <w:pPr>
              <w:snapToGrid w:val="0"/>
              <w:spacing w:before="60" w:after="60"/>
              <w:jc w:val="left"/>
              <w:rPr>
                <w:sz w:val="16"/>
                <w:szCs w:val="16"/>
                <w:lang w:val="en-GB"/>
              </w:rPr>
            </w:pPr>
            <w:r w:rsidRPr="000F3C94">
              <w:rPr>
                <w:sz w:val="16"/>
                <w:szCs w:val="16"/>
                <w:lang w:val="en-GB"/>
              </w:rPr>
              <w:t xml:space="preserve">Aggregation </w:t>
            </w:r>
          </w:p>
          <w:p w14:paraId="767D1361" w14:textId="191EFE4C" w:rsidR="00262EA5" w:rsidRPr="000F3C94" w:rsidRDefault="00262EA5" w:rsidP="00A92EEB">
            <w:pPr>
              <w:snapToGrid w:val="0"/>
              <w:spacing w:before="60" w:after="60"/>
              <w:jc w:val="left"/>
              <w:rPr>
                <w:sz w:val="16"/>
                <w:szCs w:val="16"/>
                <w:lang w:val="en-GB"/>
              </w:rPr>
            </w:pPr>
            <w:r w:rsidRPr="000F3C94">
              <w:rPr>
                <w:sz w:val="16"/>
                <w:szCs w:val="16"/>
                <w:lang w:val="en-GB"/>
              </w:rPr>
              <w:t>S100_SupportFileDiscoveryMetadata</w:t>
            </w:r>
          </w:p>
        </w:tc>
        <w:tc>
          <w:tcPr>
            <w:tcW w:w="3402" w:type="dxa"/>
            <w:shd w:val="clear" w:color="auto" w:fill="FFFFFF"/>
          </w:tcPr>
          <w:p w14:paraId="375D679A" w14:textId="77777777" w:rsidR="00262EA5" w:rsidRPr="000F3C94" w:rsidRDefault="00262EA5" w:rsidP="00A92EEB">
            <w:pPr>
              <w:snapToGrid w:val="0"/>
              <w:spacing w:before="60" w:after="60"/>
              <w:jc w:val="left"/>
              <w:rPr>
                <w:sz w:val="16"/>
                <w:szCs w:val="16"/>
                <w:lang w:val="en-GB"/>
              </w:rPr>
            </w:pPr>
          </w:p>
        </w:tc>
      </w:tr>
    </w:tbl>
    <w:p w14:paraId="11407D54" w14:textId="77777777" w:rsidR="00B413FE" w:rsidRPr="000F3C94" w:rsidRDefault="00B413FE" w:rsidP="00EB6591">
      <w:pPr>
        <w:spacing w:after="0"/>
        <w:rPr>
          <w:szCs w:val="20"/>
          <w:lang w:val="en-GB"/>
        </w:rPr>
      </w:pPr>
    </w:p>
    <w:p w14:paraId="7214B802" w14:textId="22EFA114" w:rsidR="00B413FE" w:rsidRPr="000F3C94" w:rsidRDefault="00B413FE" w:rsidP="00B45624">
      <w:pPr>
        <w:pStyle w:val="Heading4"/>
        <w:tabs>
          <w:tab w:val="clear" w:pos="940"/>
          <w:tab w:val="clear" w:pos="1140"/>
          <w:tab w:val="clear" w:pos="1360"/>
        </w:tabs>
        <w:rPr>
          <w:lang w:val="en-GB"/>
        </w:rPr>
      </w:pPr>
      <w:bookmarkStart w:id="546" w:name="_Toc403560565"/>
      <w:bookmarkStart w:id="547" w:name="_Toc152232610"/>
      <w:r w:rsidRPr="000F3C94">
        <w:rPr>
          <w:lang w:val="en-GB"/>
        </w:rPr>
        <w:lastRenderedPageBreak/>
        <w:t>S100_</w:t>
      </w:r>
      <w:r w:rsidR="008729A9" w:rsidRPr="000F3C94">
        <w:rPr>
          <w:lang w:val="en-GB"/>
        </w:rPr>
        <w:t>Exchange</w:t>
      </w:r>
      <w:r w:rsidRPr="000F3C94">
        <w:rPr>
          <w:lang w:val="en-GB"/>
        </w:rPr>
        <w:t>CatalogueIdentifier</w:t>
      </w:r>
      <w:bookmarkEnd w:id="546"/>
      <w:bookmarkEnd w:id="547"/>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5"/>
        <w:gridCol w:w="2976"/>
        <w:gridCol w:w="3544"/>
        <w:gridCol w:w="709"/>
        <w:gridCol w:w="2410"/>
        <w:gridCol w:w="3543"/>
      </w:tblGrid>
      <w:tr w:rsidR="008A48A2" w:rsidRPr="000F3C94" w14:paraId="444C04EB" w14:textId="77777777" w:rsidTr="00743684">
        <w:trPr>
          <w:trHeight w:val="146"/>
        </w:trPr>
        <w:tc>
          <w:tcPr>
            <w:tcW w:w="1135" w:type="dxa"/>
            <w:shd w:val="clear" w:color="auto" w:fill="E7E6E6"/>
          </w:tcPr>
          <w:p w14:paraId="176DCEE5" w14:textId="35A444C7" w:rsidR="008A48A2" w:rsidRPr="000F3C94" w:rsidRDefault="008A48A2" w:rsidP="008A48A2">
            <w:pPr>
              <w:snapToGrid w:val="0"/>
              <w:spacing w:before="60" w:after="60"/>
              <w:jc w:val="left"/>
              <w:rPr>
                <w:b/>
                <w:sz w:val="16"/>
                <w:szCs w:val="16"/>
                <w:lang w:val="en-GB"/>
              </w:rPr>
            </w:pPr>
            <w:r w:rsidRPr="000F3C94">
              <w:rPr>
                <w:b/>
                <w:sz w:val="16"/>
                <w:szCs w:val="16"/>
                <w:lang w:val="en-GB" w:eastAsia="ar-SA"/>
              </w:rPr>
              <w:t>Role Name</w:t>
            </w:r>
          </w:p>
        </w:tc>
        <w:tc>
          <w:tcPr>
            <w:tcW w:w="2976" w:type="dxa"/>
            <w:shd w:val="clear" w:color="auto" w:fill="E7E6E6"/>
          </w:tcPr>
          <w:p w14:paraId="1FE42348" w14:textId="3CEA9F6A" w:rsidR="008A48A2" w:rsidRPr="000F3C94" w:rsidRDefault="008A48A2" w:rsidP="008A48A2">
            <w:pPr>
              <w:snapToGrid w:val="0"/>
              <w:spacing w:before="60" w:after="60"/>
              <w:jc w:val="left"/>
              <w:rPr>
                <w:b/>
                <w:sz w:val="16"/>
                <w:szCs w:val="16"/>
                <w:lang w:val="en-GB"/>
              </w:rPr>
            </w:pPr>
            <w:r w:rsidRPr="000F3C94">
              <w:rPr>
                <w:b/>
                <w:sz w:val="16"/>
                <w:szCs w:val="16"/>
                <w:lang w:val="en-GB"/>
              </w:rPr>
              <w:t>Name</w:t>
            </w:r>
          </w:p>
        </w:tc>
        <w:tc>
          <w:tcPr>
            <w:tcW w:w="3544" w:type="dxa"/>
            <w:shd w:val="clear" w:color="auto" w:fill="E7E6E6"/>
          </w:tcPr>
          <w:p w14:paraId="0E2A530E" w14:textId="77777777" w:rsidR="008A48A2" w:rsidRPr="000F3C94" w:rsidRDefault="008A48A2" w:rsidP="008A48A2">
            <w:pPr>
              <w:snapToGrid w:val="0"/>
              <w:spacing w:before="60" w:after="60"/>
              <w:jc w:val="left"/>
              <w:rPr>
                <w:b/>
                <w:sz w:val="16"/>
                <w:szCs w:val="16"/>
                <w:lang w:val="en-GB"/>
              </w:rPr>
            </w:pPr>
            <w:r w:rsidRPr="000F3C94">
              <w:rPr>
                <w:b/>
                <w:sz w:val="16"/>
                <w:szCs w:val="16"/>
                <w:lang w:val="en-GB"/>
              </w:rPr>
              <w:t>Description</w:t>
            </w:r>
          </w:p>
        </w:tc>
        <w:tc>
          <w:tcPr>
            <w:tcW w:w="709" w:type="dxa"/>
            <w:shd w:val="clear" w:color="auto" w:fill="E7E6E6"/>
          </w:tcPr>
          <w:p w14:paraId="08C10805" w14:textId="77777777" w:rsidR="008A48A2" w:rsidRPr="000F3C94" w:rsidRDefault="008A48A2" w:rsidP="008A48A2">
            <w:pPr>
              <w:snapToGrid w:val="0"/>
              <w:spacing w:before="60" w:after="60"/>
              <w:jc w:val="center"/>
              <w:rPr>
                <w:b/>
                <w:sz w:val="16"/>
                <w:szCs w:val="16"/>
                <w:lang w:val="en-GB"/>
              </w:rPr>
            </w:pPr>
            <w:r w:rsidRPr="000F3C94">
              <w:rPr>
                <w:b/>
                <w:sz w:val="16"/>
                <w:szCs w:val="16"/>
                <w:lang w:val="en-GB"/>
              </w:rPr>
              <w:t>Mult</w:t>
            </w:r>
          </w:p>
        </w:tc>
        <w:tc>
          <w:tcPr>
            <w:tcW w:w="2410" w:type="dxa"/>
            <w:shd w:val="clear" w:color="auto" w:fill="E7E6E6"/>
          </w:tcPr>
          <w:p w14:paraId="705D69AD" w14:textId="77777777" w:rsidR="008A48A2" w:rsidRPr="000F3C94" w:rsidRDefault="008A48A2" w:rsidP="008A48A2">
            <w:pPr>
              <w:snapToGrid w:val="0"/>
              <w:spacing w:before="60" w:after="60"/>
              <w:jc w:val="left"/>
              <w:rPr>
                <w:b/>
                <w:sz w:val="16"/>
                <w:szCs w:val="16"/>
                <w:lang w:val="en-GB"/>
              </w:rPr>
            </w:pPr>
            <w:r w:rsidRPr="000F3C94">
              <w:rPr>
                <w:b/>
                <w:sz w:val="16"/>
                <w:szCs w:val="16"/>
                <w:lang w:val="en-GB"/>
              </w:rPr>
              <w:t>Type</w:t>
            </w:r>
          </w:p>
        </w:tc>
        <w:tc>
          <w:tcPr>
            <w:tcW w:w="3543" w:type="dxa"/>
            <w:shd w:val="clear" w:color="auto" w:fill="E7E6E6"/>
          </w:tcPr>
          <w:p w14:paraId="4AAC0516" w14:textId="77777777" w:rsidR="008A48A2" w:rsidRPr="000F3C94" w:rsidRDefault="008A48A2" w:rsidP="008A48A2">
            <w:pPr>
              <w:snapToGrid w:val="0"/>
              <w:spacing w:before="60" w:after="60"/>
              <w:jc w:val="left"/>
              <w:rPr>
                <w:b/>
                <w:sz w:val="16"/>
                <w:szCs w:val="16"/>
                <w:lang w:val="en-GB"/>
              </w:rPr>
            </w:pPr>
            <w:r w:rsidRPr="000F3C94">
              <w:rPr>
                <w:b/>
                <w:sz w:val="16"/>
                <w:szCs w:val="16"/>
                <w:lang w:val="en-GB"/>
              </w:rPr>
              <w:t>Remarks</w:t>
            </w:r>
          </w:p>
        </w:tc>
      </w:tr>
      <w:tr w:rsidR="008A48A2" w:rsidRPr="000F3C94" w14:paraId="6BB15015" w14:textId="77777777" w:rsidTr="00743684">
        <w:trPr>
          <w:trHeight w:val="20"/>
        </w:trPr>
        <w:tc>
          <w:tcPr>
            <w:tcW w:w="1135" w:type="dxa"/>
          </w:tcPr>
          <w:p w14:paraId="734CDF72" w14:textId="79EF58A3" w:rsidR="008A48A2" w:rsidRPr="000F3C94" w:rsidRDefault="008A48A2" w:rsidP="008A48A2">
            <w:pPr>
              <w:snapToGrid w:val="0"/>
              <w:spacing w:before="60" w:after="60"/>
              <w:jc w:val="left"/>
              <w:rPr>
                <w:sz w:val="16"/>
                <w:szCs w:val="16"/>
                <w:lang w:val="en-GB"/>
              </w:rPr>
            </w:pPr>
            <w:r w:rsidRPr="000F3C94">
              <w:rPr>
                <w:sz w:val="16"/>
                <w:szCs w:val="16"/>
                <w:lang w:val="en-GB" w:eastAsia="ar-SA"/>
              </w:rPr>
              <w:t>Class</w:t>
            </w:r>
          </w:p>
        </w:tc>
        <w:tc>
          <w:tcPr>
            <w:tcW w:w="2976" w:type="dxa"/>
          </w:tcPr>
          <w:p w14:paraId="336582BD" w14:textId="3B22086E" w:rsidR="008A48A2" w:rsidRPr="000F3C94" w:rsidRDefault="008A48A2" w:rsidP="008A48A2">
            <w:pPr>
              <w:snapToGrid w:val="0"/>
              <w:spacing w:before="60" w:after="60"/>
              <w:jc w:val="left"/>
              <w:rPr>
                <w:sz w:val="16"/>
                <w:szCs w:val="16"/>
                <w:lang w:val="en-GB"/>
              </w:rPr>
            </w:pPr>
            <w:r w:rsidRPr="000F3C94">
              <w:rPr>
                <w:sz w:val="16"/>
                <w:szCs w:val="16"/>
                <w:lang w:val="en-GB"/>
              </w:rPr>
              <w:t>S100_ExchangeCatalogueIdentifier</w:t>
            </w:r>
          </w:p>
        </w:tc>
        <w:tc>
          <w:tcPr>
            <w:tcW w:w="3544" w:type="dxa"/>
          </w:tcPr>
          <w:p w14:paraId="58555E8E" w14:textId="40628029" w:rsidR="008A48A2" w:rsidRPr="000F3C94" w:rsidRDefault="008A48A2" w:rsidP="008A48A2">
            <w:pPr>
              <w:snapToGrid w:val="0"/>
              <w:spacing w:before="60" w:after="60"/>
              <w:jc w:val="left"/>
              <w:rPr>
                <w:sz w:val="16"/>
                <w:szCs w:val="16"/>
                <w:lang w:val="en-GB"/>
              </w:rPr>
            </w:pPr>
            <w:r w:rsidRPr="000F3C94">
              <w:rPr>
                <w:sz w:val="16"/>
                <w:szCs w:val="16"/>
                <w:lang w:val="en-GB"/>
              </w:rPr>
              <w:t>An identifier for an Exchange Catalogue</w:t>
            </w:r>
          </w:p>
        </w:tc>
        <w:tc>
          <w:tcPr>
            <w:tcW w:w="709" w:type="dxa"/>
          </w:tcPr>
          <w:p w14:paraId="5E195BE1" w14:textId="77777777" w:rsidR="008A48A2" w:rsidRPr="000F3C94" w:rsidRDefault="008A48A2" w:rsidP="008A48A2">
            <w:pPr>
              <w:snapToGrid w:val="0"/>
              <w:spacing w:before="60" w:after="60"/>
              <w:jc w:val="center"/>
              <w:rPr>
                <w:sz w:val="16"/>
                <w:szCs w:val="16"/>
                <w:lang w:val="en-GB"/>
              </w:rPr>
            </w:pPr>
            <w:r w:rsidRPr="000F3C94">
              <w:rPr>
                <w:sz w:val="16"/>
                <w:szCs w:val="16"/>
                <w:lang w:val="en-GB"/>
              </w:rPr>
              <w:t>-</w:t>
            </w:r>
          </w:p>
        </w:tc>
        <w:tc>
          <w:tcPr>
            <w:tcW w:w="2410" w:type="dxa"/>
          </w:tcPr>
          <w:p w14:paraId="0DE6AEF8" w14:textId="77777777" w:rsidR="008A48A2" w:rsidRPr="000F3C94" w:rsidRDefault="008A48A2" w:rsidP="008A48A2">
            <w:pPr>
              <w:snapToGrid w:val="0"/>
              <w:spacing w:before="60" w:after="60"/>
              <w:jc w:val="left"/>
              <w:rPr>
                <w:sz w:val="16"/>
                <w:szCs w:val="16"/>
                <w:lang w:val="en-GB"/>
              </w:rPr>
            </w:pPr>
            <w:r w:rsidRPr="000F3C94">
              <w:rPr>
                <w:sz w:val="16"/>
                <w:szCs w:val="16"/>
                <w:lang w:val="en-GB"/>
              </w:rPr>
              <w:t>-</w:t>
            </w:r>
          </w:p>
        </w:tc>
        <w:tc>
          <w:tcPr>
            <w:tcW w:w="3543" w:type="dxa"/>
          </w:tcPr>
          <w:p w14:paraId="65D3069B" w14:textId="059766A2" w:rsidR="008A48A2" w:rsidRPr="000F3C94" w:rsidRDefault="008A48A2" w:rsidP="008A48A2">
            <w:pPr>
              <w:snapToGrid w:val="0"/>
              <w:spacing w:before="60" w:after="60"/>
              <w:jc w:val="left"/>
              <w:rPr>
                <w:sz w:val="16"/>
                <w:szCs w:val="16"/>
                <w:lang w:val="en-GB"/>
              </w:rPr>
            </w:pPr>
            <w:r w:rsidRPr="000F3C94">
              <w:rPr>
                <w:sz w:val="16"/>
                <w:szCs w:val="16"/>
                <w:lang w:val="en-GB"/>
              </w:rPr>
              <w:t xml:space="preserve">The concatenation of identifier, </w:t>
            </w:r>
            <w:proofErr w:type="spellStart"/>
            <w:r w:rsidRPr="000F3C94">
              <w:rPr>
                <w:sz w:val="16"/>
                <w:szCs w:val="16"/>
                <w:lang w:val="en-GB"/>
              </w:rPr>
              <w:t>editionNumber</w:t>
            </w:r>
            <w:proofErr w:type="spellEnd"/>
            <w:r w:rsidRPr="000F3C94">
              <w:rPr>
                <w:sz w:val="16"/>
                <w:szCs w:val="16"/>
                <w:lang w:val="en-GB"/>
              </w:rPr>
              <w:t xml:space="preserve"> and </w:t>
            </w:r>
            <w:proofErr w:type="spellStart"/>
            <w:r w:rsidRPr="000F3C94">
              <w:rPr>
                <w:sz w:val="16"/>
                <w:szCs w:val="16"/>
                <w:lang w:val="en-GB"/>
              </w:rPr>
              <w:t>dateTime</w:t>
            </w:r>
            <w:proofErr w:type="spellEnd"/>
            <w:r w:rsidRPr="000F3C94">
              <w:rPr>
                <w:sz w:val="16"/>
                <w:szCs w:val="16"/>
                <w:lang w:val="en-GB"/>
              </w:rPr>
              <w:t xml:space="preserve"> form the unique name</w:t>
            </w:r>
          </w:p>
        </w:tc>
      </w:tr>
      <w:tr w:rsidR="008A48A2" w:rsidRPr="000F3C94" w14:paraId="253FCE78" w14:textId="77777777" w:rsidTr="00743684">
        <w:trPr>
          <w:trHeight w:val="20"/>
        </w:trPr>
        <w:tc>
          <w:tcPr>
            <w:tcW w:w="1135" w:type="dxa"/>
          </w:tcPr>
          <w:p w14:paraId="37F3B0AE" w14:textId="6E2856F4" w:rsidR="008A48A2" w:rsidRPr="000F3C94" w:rsidRDefault="008A48A2" w:rsidP="008A48A2">
            <w:pPr>
              <w:snapToGrid w:val="0"/>
              <w:spacing w:before="60" w:after="60"/>
              <w:jc w:val="left"/>
              <w:rPr>
                <w:sz w:val="16"/>
                <w:szCs w:val="16"/>
                <w:lang w:val="en-GB"/>
              </w:rPr>
            </w:pPr>
            <w:r w:rsidRPr="000F3C94">
              <w:rPr>
                <w:sz w:val="16"/>
                <w:szCs w:val="16"/>
                <w:lang w:val="en-GB" w:eastAsia="ar-SA"/>
              </w:rPr>
              <w:t>Attribute</w:t>
            </w:r>
          </w:p>
        </w:tc>
        <w:tc>
          <w:tcPr>
            <w:tcW w:w="2976" w:type="dxa"/>
          </w:tcPr>
          <w:p w14:paraId="0C5A256D" w14:textId="7C3DBEB4" w:rsidR="008A48A2" w:rsidRPr="000F3C94" w:rsidRDefault="008A48A2" w:rsidP="008A48A2">
            <w:pPr>
              <w:snapToGrid w:val="0"/>
              <w:spacing w:before="60" w:after="60"/>
              <w:jc w:val="left"/>
              <w:rPr>
                <w:sz w:val="16"/>
                <w:szCs w:val="16"/>
                <w:lang w:val="en-GB"/>
              </w:rPr>
            </w:pPr>
            <w:r w:rsidRPr="000F3C94">
              <w:rPr>
                <w:sz w:val="16"/>
                <w:szCs w:val="16"/>
                <w:lang w:val="en-GB"/>
              </w:rPr>
              <w:t>identifier</w:t>
            </w:r>
          </w:p>
        </w:tc>
        <w:tc>
          <w:tcPr>
            <w:tcW w:w="3544" w:type="dxa"/>
          </w:tcPr>
          <w:p w14:paraId="795A7A5F" w14:textId="37899EEE" w:rsidR="008A48A2" w:rsidRPr="005C7B04" w:rsidRDefault="008A48A2" w:rsidP="008A48A2">
            <w:pPr>
              <w:snapToGrid w:val="0"/>
              <w:spacing w:before="60" w:after="60"/>
              <w:jc w:val="left"/>
              <w:rPr>
                <w:sz w:val="16"/>
                <w:szCs w:val="16"/>
                <w:lang w:val="fr-FR"/>
              </w:rPr>
            </w:pPr>
            <w:proofErr w:type="spellStart"/>
            <w:r w:rsidRPr="005C7B04">
              <w:rPr>
                <w:sz w:val="16"/>
                <w:szCs w:val="16"/>
                <w:lang w:val="fr-FR"/>
              </w:rPr>
              <w:t>Uniquely</w:t>
            </w:r>
            <w:proofErr w:type="spellEnd"/>
            <w:r w:rsidRPr="005C7B04">
              <w:rPr>
                <w:sz w:val="16"/>
                <w:szCs w:val="16"/>
                <w:lang w:val="fr-FR"/>
              </w:rPr>
              <w:t xml:space="preserve"> identifies </w:t>
            </w:r>
            <w:proofErr w:type="spellStart"/>
            <w:r w:rsidRPr="005C7B04">
              <w:rPr>
                <w:sz w:val="16"/>
                <w:szCs w:val="16"/>
                <w:lang w:val="fr-FR"/>
              </w:rPr>
              <w:t>this</w:t>
            </w:r>
            <w:proofErr w:type="spellEnd"/>
            <w:r w:rsidRPr="005C7B04">
              <w:rPr>
                <w:sz w:val="16"/>
                <w:szCs w:val="16"/>
                <w:lang w:val="fr-FR"/>
              </w:rPr>
              <w:t xml:space="preserve"> Exchange Catalogue</w:t>
            </w:r>
          </w:p>
        </w:tc>
        <w:tc>
          <w:tcPr>
            <w:tcW w:w="709" w:type="dxa"/>
          </w:tcPr>
          <w:p w14:paraId="1F157C0F" w14:textId="77777777" w:rsidR="008A48A2" w:rsidRPr="000F3C94" w:rsidRDefault="008A48A2" w:rsidP="008A48A2">
            <w:pPr>
              <w:snapToGrid w:val="0"/>
              <w:spacing w:before="60" w:after="60"/>
              <w:jc w:val="center"/>
              <w:rPr>
                <w:sz w:val="16"/>
                <w:szCs w:val="16"/>
                <w:lang w:val="en-GB"/>
              </w:rPr>
            </w:pPr>
            <w:r w:rsidRPr="000F3C94">
              <w:rPr>
                <w:sz w:val="16"/>
                <w:szCs w:val="16"/>
                <w:lang w:val="en-GB"/>
              </w:rPr>
              <w:t>1</w:t>
            </w:r>
          </w:p>
        </w:tc>
        <w:tc>
          <w:tcPr>
            <w:tcW w:w="2410" w:type="dxa"/>
          </w:tcPr>
          <w:p w14:paraId="16451482" w14:textId="77777777" w:rsidR="008A48A2" w:rsidRPr="000F3C94" w:rsidRDefault="008A48A2" w:rsidP="008A48A2">
            <w:pPr>
              <w:snapToGrid w:val="0"/>
              <w:spacing w:before="60" w:after="60"/>
              <w:jc w:val="left"/>
              <w:rPr>
                <w:sz w:val="16"/>
                <w:szCs w:val="16"/>
                <w:lang w:val="en-GB"/>
              </w:rPr>
            </w:pPr>
            <w:proofErr w:type="spellStart"/>
            <w:r w:rsidRPr="000F3C94">
              <w:rPr>
                <w:sz w:val="16"/>
                <w:szCs w:val="16"/>
                <w:lang w:val="en-GB"/>
              </w:rPr>
              <w:t>CharacterString</w:t>
            </w:r>
            <w:proofErr w:type="spellEnd"/>
          </w:p>
        </w:tc>
        <w:tc>
          <w:tcPr>
            <w:tcW w:w="3543" w:type="dxa"/>
          </w:tcPr>
          <w:p w14:paraId="73307685" w14:textId="1C65C5CE" w:rsidR="008A48A2" w:rsidRPr="000F3C94" w:rsidRDefault="008A48A2" w:rsidP="008A48A2">
            <w:pPr>
              <w:snapToGrid w:val="0"/>
              <w:spacing w:before="60" w:after="60"/>
              <w:jc w:val="left"/>
              <w:rPr>
                <w:spacing w:val="-4"/>
                <w:sz w:val="16"/>
                <w:szCs w:val="16"/>
                <w:lang w:val="en-GB"/>
              </w:rPr>
            </w:pPr>
            <w:r w:rsidRPr="000F3C94">
              <w:rPr>
                <w:spacing w:val="-4"/>
                <w:sz w:val="16"/>
                <w:szCs w:val="16"/>
                <w:lang w:val="en-GB"/>
              </w:rPr>
              <w:t>&lt;S100XC:identifier&gt;US_101_20200101_120101_01&lt;/S100XC:identifier&gt;</w:t>
            </w:r>
          </w:p>
        </w:tc>
      </w:tr>
      <w:tr w:rsidR="008A48A2" w:rsidRPr="000F3C94" w14:paraId="7BE357EB" w14:textId="77777777" w:rsidTr="00743684">
        <w:trPr>
          <w:trHeight w:val="20"/>
        </w:trPr>
        <w:tc>
          <w:tcPr>
            <w:tcW w:w="1135" w:type="dxa"/>
          </w:tcPr>
          <w:p w14:paraId="4549F197" w14:textId="1C9CC4A8" w:rsidR="008A48A2" w:rsidRPr="000F3C94" w:rsidRDefault="008A48A2" w:rsidP="008A48A2">
            <w:pPr>
              <w:snapToGrid w:val="0"/>
              <w:spacing w:before="60" w:after="60"/>
              <w:jc w:val="left"/>
              <w:rPr>
                <w:sz w:val="16"/>
                <w:szCs w:val="16"/>
                <w:lang w:val="en-GB"/>
              </w:rPr>
            </w:pPr>
            <w:r w:rsidRPr="000F3C94">
              <w:rPr>
                <w:sz w:val="16"/>
                <w:szCs w:val="16"/>
                <w:lang w:val="en-GB" w:eastAsia="ar-SA"/>
              </w:rPr>
              <w:t>Attribute</w:t>
            </w:r>
          </w:p>
        </w:tc>
        <w:tc>
          <w:tcPr>
            <w:tcW w:w="2976" w:type="dxa"/>
          </w:tcPr>
          <w:p w14:paraId="1F022341" w14:textId="012622D8" w:rsidR="008A48A2" w:rsidRPr="000F3C94" w:rsidRDefault="008A48A2" w:rsidP="008A48A2">
            <w:pPr>
              <w:snapToGrid w:val="0"/>
              <w:spacing w:before="60" w:after="60"/>
              <w:jc w:val="left"/>
              <w:rPr>
                <w:sz w:val="16"/>
                <w:szCs w:val="16"/>
                <w:lang w:val="en-GB"/>
              </w:rPr>
            </w:pPr>
            <w:proofErr w:type="spellStart"/>
            <w:r w:rsidRPr="000F3C94">
              <w:rPr>
                <w:sz w:val="16"/>
                <w:szCs w:val="16"/>
                <w:lang w:val="en-GB"/>
              </w:rPr>
              <w:t>dateTime</w:t>
            </w:r>
            <w:proofErr w:type="spellEnd"/>
          </w:p>
        </w:tc>
        <w:tc>
          <w:tcPr>
            <w:tcW w:w="3544" w:type="dxa"/>
          </w:tcPr>
          <w:p w14:paraId="300F4024" w14:textId="0FA15DEF" w:rsidR="008A48A2" w:rsidRPr="000F3C94" w:rsidRDefault="008A48A2" w:rsidP="008A48A2">
            <w:pPr>
              <w:snapToGrid w:val="0"/>
              <w:spacing w:before="60" w:after="60"/>
              <w:jc w:val="left"/>
              <w:rPr>
                <w:sz w:val="16"/>
                <w:szCs w:val="16"/>
                <w:lang w:val="en-GB"/>
              </w:rPr>
            </w:pPr>
            <w:r w:rsidRPr="000F3C94">
              <w:rPr>
                <w:sz w:val="16"/>
                <w:szCs w:val="16"/>
                <w:lang w:val="en-GB"/>
              </w:rPr>
              <w:t>Creation date and time of the Exchange Catalogue, including time zone</w:t>
            </w:r>
          </w:p>
        </w:tc>
        <w:tc>
          <w:tcPr>
            <w:tcW w:w="709" w:type="dxa"/>
          </w:tcPr>
          <w:p w14:paraId="541C8283" w14:textId="77777777" w:rsidR="008A48A2" w:rsidRPr="000F3C94" w:rsidRDefault="008A48A2" w:rsidP="008A48A2">
            <w:pPr>
              <w:snapToGrid w:val="0"/>
              <w:spacing w:before="60" w:after="60"/>
              <w:jc w:val="center"/>
              <w:rPr>
                <w:sz w:val="16"/>
                <w:szCs w:val="16"/>
                <w:lang w:val="en-GB"/>
              </w:rPr>
            </w:pPr>
            <w:r w:rsidRPr="000F3C94">
              <w:rPr>
                <w:sz w:val="16"/>
                <w:szCs w:val="16"/>
                <w:lang w:val="en-GB"/>
              </w:rPr>
              <w:t>1</w:t>
            </w:r>
          </w:p>
        </w:tc>
        <w:tc>
          <w:tcPr>
            <w:tcW w:w="2410" w:type="dxa"/>
          </w:tcPr>
          <w:p w14:paraId="64C7C8D5" w14:textId="636FADA3" w:rsidR="008A48A2" w:rsidRPr="000F3C94" w:rsidRDefault="008A48A2" w:rsidP="008A48A2">
            <w:pPr>
              <w:snapToGrid w:val="0"/>
              <w:spacing w:before="60" w:after="60"/>
              <w:jc w:val="left"/>
              <w:rPr>
                <w:sz w:val="16"/>
                <w:szCs w:val="16"/>
                <w:lang w:val="en-GB"/>
              </w:rPr>
            </w:pPr>
            <w:proofErr w:type="spellStart"/>
            <w:r w:rsidRPr="000F3C94">
              <w:rPr>
                <w:sz w:val="16"/>
                <w:szCs w:val="16"/>
                <w:lang w:val="en-GB"/>
              </w:rPr>
              <w:t>DateTime</w:t>
            </w:r>
            <w:proofErr w:type="spellEnd"/>
          </w:p>
        </w:tc>
        <w:tc>
          <w:tcPr>
            <w:tcW w:w="3543" w:type="dxa"/>
          </w:tcPr>
          <w:p w14:paraId="5F708D23" w14:textId="044305E0" w:rsidR="008A48A2" w:rsidRPr="000F3C94" w:rsidRDefault="008A48A2" w:rsidP="008A48A2">
            <w:pPr>
              <w:snapToGrid w:val="0"/>
              <w:spacing w:before="60" w:after="60"/>
              <w:jc w:val="left"/>
              <w:rPr>
                <w:sz w:val="16"/>
                <w:szCs w:val="16"/>
                <w:lang w:val="en-GB"/>
              </w:rPr>
            </w:pPr>
            <w:r w:rsidRPr="000F3C94">
              <w:rPr>
                <w:sz w:val="16"/>
                <w:szCs w:val="16"/>
                <w:lang w:val="en-GB"/>
              </w:rPr>
              <w:t xml:space="preserve">Format: </w:t>
            </w:r>
            <w:proofErr w:type="spellStart"/>
            <w:r w:rsidRPr="000F3C94">
              <w:rPr>
                <w:sz w:val="16"/>
                <w:szCs w:val="16"/>
                <w:lang w:val="en-GB"/>
              </w:rPr>
              <w:t>yyyy-mm-ddThh:mm:ssZ</w:t>
            </w:r>
            <w:proofErr w:type="spellEnd"/>
          </w:p>
        </w:tc>
      </w:tr>
    </w:tbl>
    <w:p w14:paraId="5BB0DB44" w14:textId="77777777" w:rsidR="00B413FE" w:rsidRPr="000F3C94" w:rsidRDefault="00B413FE" w:rsidP="00CC6652">
      <w:pPr>
        <w:spacing w:after="0"/>
        <w:rPr>
          <w:szCs w:val="20"/>
          <w:lang w:val="en-GB"/>
        </w:rPr>
      </w:pPr>
    </w:p>
    <w:p w14:paraId="2AD89426" w14:textId="77777777" w:rsidR="00B413FE" w:rsidRPr="000F3C94" w:rsidRDefault="00B413FE" w:rsidP="00CC6652">
      <w:pPr>
        <w:pStyle w:val="Heading4"/>
        <w:tabs>
          <w:tab w:val="clear" w:pos="940"/>
          <w:tab w:val="clear" w:pos="1140"/>
          <w:tab w:val="clear" w:pos="1360"/>
        </w:tabs>
        <w:rPr>
          <w:lang w:val="en-GB"/>
        </w:rPr>
      </w:pPr>
      <w:bookmarkStart w:id="548" w:name="_Toc403560566"/>
      <w:bookmarkStart w:id="549" w:name="_Toc152232611"/>
      <w:r w:rsidRPr="000F3C94">
        <w:rPr>
          <w:lang w:val="en-GB"/>
        </w:rPr>
        <w:t>S100_CataloguePointofContact</w:t>
      </w:r>
      <w:bookmarkEnd w:id="548"/>
      <w:bookmarkEnd w:id="549"/>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5"/>
        <w:gridCol w:w="2976"/>
        <w:gridCol w:w="3544"/>
        <w:gridCol w:w="709"/>
        <w:gridCol w:w="2410"/>
        <w:gridCol w:w="3543"/>
      </w:tblGrid>
      <w:tr w:rsidR="00C60C82" w:rsidRPr="000F3C94" w14:paraId="431BEBB3" w14:textId="77777777" w:rsidTr="009C2874">
        <w:tc>
          <w:tcPr>
            <w:tcW w:w="1135" w:type="dxa"/>
            <w:shd w:val="clear" w:color="auto" w:fill="E7E6E6"/>
          </w:tcPr>
          <w:p w14:paraId="0A1E459D" w14:textId="44A5D1A5" w:rsidR="00C60C82" w:rsidRPr="000F3C94" w:rsidRDefault="00C60C82" w:rsidP="00C60C82">
            <w:pPr>
              <w:snapToGrid w:val="0"/>
              <w:spacing w:before="60" w:after="60"/>
              <w:jc w:val="left"/>
              <w:rPr>
                <w:b/>
                <w:sz w:val="16"/>
                <w:szCs w:val="16"/>
                <w:lang w:val="en-GB"/>
              </w:rPr>
            </w:pPr>
            <w:r w:rsidRPr="000F3C94">
              <w:rPr>
                <w:b/>
                <w:sz w:val="16"/>
                <w:szCs w:val="16"/>
                <w:lang w:val="en-GB" w:eastAsia="ar-SA"/>
              </w:rPr>
              <w:t>Role Name</w:t>
            </w:r>
          </w:p>
        </w:tc>
        <w:tc>
          <w:tcPr>
            <w:tcW w:w="2976" w:type="dxa"/>
            <w:shd w:val="clear" w:color="auto" w:fill="E7E6E6"/>
          </w:tcPr>
          <w:p w14:paraId="51B8447B" w14:textId="4E544EC0" w:rsidR="00C60C82" w:rsidRPr="000F3C94" w:rsidRDefault="00C60C82" w:rsidP="00C60C82">
            <w:pPr>
              <w:snapToGrid w:val="0"/>
              <w:spacing w:before="60" w:after="60"/>
              <w:jc w:val="left"/>
              <w:rPr>
                <w:b/>
                <w:sz w:val="16"/>
                <w:szCs w:val="16"/>
                <w:lang w:val="en-GB"/>
              </w:rPr>
            </w:pPr>
            <w:r w:rsidRPr="000F3C94">
              <w:rPr>
                <w:b/>
                <w:sz w:val="16"/>
                <w:szCs w:val="16"/>
                <w:lang w:val="en-GB"/>
              </w:rPr>
              <w:t>Name</w:t>
            </w:r>
          </w:p>
        </w:tc>
        <w:tc>
          <w:tcPr>
            <w:tcW w:w="3544" w:type="dxa"/>
            <w:shd w:val="clear" w:color="auto" w:fill="E7E6E6"/>
          </w:tcPr>
          <w:p w14:paraId="2527F1E2" w14:textId="77777777" w:rsidR="00C60C82" w:rsidRPr="000F3C94" w:rsidRDefault="00C60C82" w:rsidP="00C60C82">
            <w:pPr>
              <w:snapToGrid w:val="0"/>
              <w:spacing w:before="60" w:after="60"/>
              <w:jc w:val="left"/>
              <w:rPr>
                <w:b/>
                <w:sz w:val="16"/>
                <w:szCs w:val="16"/>
                <w:lang w:val="en-GB"/>
              </w:rPr>
            </w:pPr>
            <w:r w:rsidRPr="000F3C94">
              <w:rPr>
                <w:b/>
                <w:sz w:val="16"/>
                <w:szCs w:val="16"/>
                <w:lang w:val="en-GB"/>
              </w:rPr>
              <w:t>Description</w:t>
            </w:r>
          </w:p>
        </w:tc>
        <w:tc>
          <w:tcPr>
            <w:tcW w:w="709" w:type="dxa"/>
            <w:shd w:val="clear" w:color="auto" w:fill="E7E6E6"/>
          </w:tcPr>
          <w:p w14:paraId="087744B8" w14:textId="77777777" w:rsidR="00C60C82" w:rsidRPr="000F3C94" w:rsidRDefault="00C60C82" w:rsidP="00C60C82">
            <w:pPr>
              <w:snapToGrid w:val="0"/>
              <w:spacing w:before="60" w:after="60"/>
              <w:jc w:val="center"/>
              <w:rPr>
                <w:b/>
                <w:sz w:val="16"/>
                <w:szCs w:val="16"/>
                <w:lang w:val="en-GB"/>
              </w:rPr>
            </w:pPr>
            <w:r w:rsidRPr="000F3C94">
              <w:rPr>
                <w:b/>
                <w:sz w:val="16"/>
                <w:szCs w:val="16"/>
                <w:lang w:val="en-GB"/>
              </w:rPr>
              <w:t>Mult</w:t>
            </w:r>
          </w:p>
        </w:tc>
        <w:tc>
          <w:tcPr>
            <w:tcW w:w="2410" w:type="dxa"/>
            <w:shd w:val="clear" w:color="auto" w:fill="E7E6E6"/>
          </w:tcPr>
          <w:p w14:paraId="6294039C" w14:textId="77777777" w:rsidR="00C60C82" w:rsidRPr="000F3C94" w:rsidRDefault="00C60C82" w:rsidP="00C60C82">
            <w:pPr>
              <w:snapToGrid w:val="0"/>
              <w:spacing w:before="60" w:after="60"/>
              <w:jc w:val="left"/>
              <w:rPr>
                <w:b/>
                <w:sz w:val="16"/>
                <w:szCs w:val="16"/>
                <w:lang w:val="en-GB"/>
              </w:rPr>
            </w:pPr>
            <w:r w:rsidRPr="000F3C94">
              <w:rPr>
                <w:b/>
                <w:sz w:val="16"/>
                <w:szCs w:val="16"/>
                <w:lang w:val="en-GB"/>
              </w:rPr>
              <w:t>Type</w:t>
            </w:r>
          </w:p>
        </w:tc>
        <w:tc>
          <w:tcPr>
            <w:tcW w:w="3543" w:type="dxa"/>
            <w:shd w:val="clear" w:color="auto" w:fill="E7E6E6"/>
          </w:tcPr>
          <w:p w14:paraId="635B5D6C" w14:textId="77777777" w:rsidR="00C60C82" w:rsidRPr="000F3C94" w:rsidRDefault="00C60C82" w:rsidP="00C60C82">
            <w:pPr>
              <w:snapToGrid w:val="0"/>
              <w:spacing w:before="60" w:after="60"/>
              <w:jc w:val="left"/>
              <w:rPr>
                <w:b/>
                <w:sz w:val="16"/>
                <w:szCs w:val="16"/>
                <w:lang w:val="en-GB"/>
              </w:rPr>
            </w:pPr>
            <w:r w:rsidRPr="000F3C94">
              <w:rPr>
                <w:b/>
                <w:sz w:val="16"/>
                <w:szCs w:val="16"/>
                <w:lang w:val="en-GB"/>
              </w:rPr>
              <w:t>Remarks</w:t>
            </w:r>
          </w:p>
        </w:tc>
      </w:tr>
      <w:tr w:rsidR="00C60C82" w:rsidRPr="000F3C94" w14:paraId="665E84B4" w14:textId="77777777" w:rsidTr="009C2874">
        <w:tc>
          <w:tcPr>
            <w:tcW w:w="1135" w:type="dxa"/>
          </w:tcPr>
          <w:p w14:paraId="4213CED6" w14:textId="28688FC5" w:rsidR="00C60C82" w:rsidRPr="000F3C94" w:rsidRDefault="00C60C82" w:rsidP="00C60C82">
            <w:pPr>
              <w:snapToGrid w:val="0"/>
              <w:spacing w:before="60" w:after="60"/>
              <w:jc w:val="left"/>
              <w:rPr>
                <w:sz w:val="16"/>
                <w:szCs w:val="16"/>
                <w:lang w:val="en-GB"/>
              </w:rPr>
            </w:pPr>
            <w:r w:rsidRPr="000F3C94">
              <w:rPr>
                <w:sz w:val="16"/>
                <w:szCs w:val="16"/>
                <w:lang w:val="en-GB" w:eastAsia="ar-SA"/>
              </w:rPr>
              <w:t>Class</w:t>
            </w:r>
          </w:p>
        </w:tc>
        <w:tc>
          <w:tcPr>
            <w:tcW w:w="2976" w:type="dxa"/>
          </w:tcPr>
          <w:p w14:paraId="212E0859" w14:textId="28AFEF67" w:rsidR="00C60C82" w:rsidRPr="000F3C94" w:rsidRDefault="00C60C82" w:rsidP="00C60C82">
            <w:pPr>
              <w:snapToGrid w:val="0"/>
              <w:spacing w:before="60" w:after="60"/>
              <w:jc w:val="left"/>
              <w:rPr>
                <w:sz w:val="16"/>
                <w:szCs w:val="16"/>
                <w:lang w:val="en-GB"/>
              </w:rPr>
            </w:pPr>
            <w:r w:rsidRPr="000F3C94">
              <w:rPr>
                <w:sz w:val="16"/>
                <w:szCs w:val="16"/>
                <w:lang w:val="en-GB"/>
              </w:rPr>
              <w:t>S100_CataloguePointOfContact</w:t>
            </w:r>
          </w:p>
        </w:tc>
        <w:tc>
          <w:tcPr>
            <w:tcW w:w="3544" w:type="dxa"/>
          </w:tcPr>
          <w:p w14:paraId="7E02FB65" w14:textId="5BD4D223" w:rsidR="00C60C82" w:rsidRPr="000F3C94" w:rsidRDefault="00C60C82" w:rsidP="00C60C82">
            <w:pPr>
              <w:snapToGrid w:val="0"/>
              <w:spacing w:before="60" w:after="60"/>
              <w:jc w:val="left"/>
              <w:rPr>
                <w:sz w:val="16"/>
                <w:szCs w:val="16"/>
                <w:lang w:val="en-GB"/>
              </w:rPr>
            </w:pPr>
            <w:r w:rsidRPr="000F3C94">
              <w:rPr>
                <w:sz w:val="16"/>
                <w:szCs w:val="16"/>
                <w:lang w:val="en-GB"/>
              </w:rPr>
              <w:t>Contact details of the issuer of this Exchange Catalogue</w:t>
            </w:r>
          </w:p>
        </w:tc>
        <w:tc>
          <w:tcPr>
            <w:tcW w:w="709" w:type="dxa"/>
          </w:tcPr>
          <w:p w14:paraId="53735351" w14:textId="77777777" w:rsidR="00C60C82" w:rsidRPr="000F3C94" w:rsidRDefault="00C60C82" w:rsidP="00C60C82">
            <w:pPr>
              <w:snapToGrid w:val="0"/>
              <w:spacing w:before="60" w:after="60"/>
              <w:jc w:val="center"/>
              <w:rPr>
                <w:sz w:val="16"/>
                <w:szCs w:val="16"/>
                <w:lang w:val="en-GB"/>
              </w:rPr>
            </w:pPr>
            <w:r w:rsidRPr="000F3C94">
              <w:rPr>
                <w:sz w:val="16"/>
                <w:szCs w:val="16"/>
                <w:lang w:val="en-GB"/>
              </w:rPr>
              <w:t>-</w:t>
            </w:r>
          </w:p>
        </w:tc>
        <w:tc>
          <w:tcPr>
            <w:tcW w:w="2410" w:type="dxa"/>
          </w:tcPr>
          <w:p w14:paraId="0A502D8F" w14:textId="77777777" w:rsidR="00C60C82" w:rsidRPr="000F3C94" w:rsidRDefault="00C60C82" w:rsidP="00C60C82">
            <w:pPr>
              <w:snapToGrid w:val="0"/>
              <w:spacing w:before="60" w:after="60"/>
              <w:jc w:val="left"/>
              <w:rPr>
                <w:sz w:val="16"/>
                <w:szCs w:val="16"/>
                <w:lang w:val="en-GB"/>
              </w:rPr>
            </w:pPr>
            <w:r w:rsidRPr="000F3C94">
              <w:rPr>
                <w:sz w:val="16"/>
                <w:szCs w:val="16"/>
                <w:lang w:val="en-GB"/>
              </w:rPr>
              <w:t>-</w:t>
            </w:r>
          </w:p>
        </w:tc>
        <w:tc>
          <w:tcPr>
            <w:tcW w:w="3543" w:type="dxa"/>
          </w:tcPr>
          <w:p w14:paraId="40F08657" w14:textId="77777777" w:rsidR="00C60C82" w:rsidRPr="000F3C94" w:rsidRDefault="00C60C82" w:rsidP="00C60C82">
            <w:pPr>
              <w:snapToGrid w:val="0"/>
              <w:spacing w:before="60" w:after="60"/>
              <w:jc w:val="left"/>
              <w:rPr>
                <w:sz w:val="16"/>
                <w:szCs w:val="16"/>
                <w:lang w:val="en-GB"/>
              </w:rPr>
            </w:pPr>
            <w:r w:rsidRPr="000F3C94">
              <w:rPr>
                <w:sz w:val="16"/>
                <w:szCs w:val="16"/>
                <w:lang w:val="en-GB"/>
              </w:rPr>
              <w:t>-</w:t>
            </w:r>
          </w:p>
        </w:tc>
      </w:tr>
      <w:tr w:rsidR="00C60C82" w:rsidRPr="000F3C94" w14:paraId="2DAE421F" w14:textId="77777777" w:rsidTr="009C2874">
        <w:tc>
          <w:tcPr>
            <w:tcW w:w="1135" w:type="dxa"/>
          </w:tcPr>
          <w:p w14:paraId="38B94A50" w14:textId="4E603076" w:rsidR="00C60C82" w:rsidRPr="000F3C94" w:rsidRDefault="00C60C82" w:rsidP="00C60C82">
            <w:pPr>
              <w:snapToGrid w:val="0"/>
              <w:spacing w:before="60" w:after="60"/>
              <w:jc w:val="left"/>
              <w:rPr>
                <w:sz w:val="16"/>
                <w:szCs w:val="16"/>
                <w:lang w:val="en-GB"/>
              </w:rPr>
            </w:pPr>
            <w:r w:rsidRPr="000F3C94">
              <w:rPr>
                <w:sz w:val="16"/>
                <w:szCs w:val="16"/>
                <w:lang w:val="en-GB" w:eastAsia="ar-SA"/>
              </w:rPr>
              <w:t>Attribute</w:t>
            </w:r>
          </w:p>
        </w:tc>
        <w:tc>
          <w:tcPr>
            <w:tcW w:w="2976" w:type="dxa"/>
          </w:tcPr>
          <w:p w14:paraId="5315EA12" w14:textId="1C62611D" w:rsidR="00C60C82" w:rsidRPr="000F3C94" w:rsidRDefault="00C60C82" w:rsidP="00C60C82">
            <w:pPr>
              <w:snapToGrid w:val="0"/>
              <w:spacing w:before="60" w:after="60"/>
              <w:jc w:val="left"/>
              <w:rPr>
                <w:sz w:val="16"/>
                <w:szCs w:val="16"/>
                <w:lang w:val="en-GB"/>
              </w:rPr>
            </w:pPr>
            <w:r w:rsidRPr="000F3C94">
              <w:rPr>
                <w:sz w:val="16"/>
                <w:szCs w:val="16"/>
                <w:lang w:val="en-GB"/>
              </w:rPr>
              <w:t>organization</w:t>
            </w:r>
          </w:p>
        </w:tc>
        <w:tc>
          <w:tcPr>
            <w:tcW w:w="3544" w:type="dxa"/>
          </w:tcPr>
          <w:p w14:paraId="0AC197F9" w14:textId="28FD1E1C" w:rsidR="00C60C82" w:rsidRPr="000F3C94" w:rsidRDefault="00C60C82" w:rsidP="00C60C82">
            <w:pPr>
              <w:snapToGrid w:val="0"/>
              <w:spacing w:before="60" w:after="60"/>
              <w:jc w:val="left"/>
              <w:rPr>
                <w:sz w:val="16"/>
                <w:szCs w:val="16"/>
                <w:lang w:val="en-GB"/>
              </w:rPr>
            </w:pPr>
            <w:r w:rsidRPr="000F3C94">
              <w:rPr>
                <w:sz w:val="16"/>
                <w:szCs w:val="16"/>
                <w:lang w:val="en-GB"/>
              </w:rPr>
              <w:t>The organization distributing this Exchange Catalogue</w:t>
            </w:r>
          </w:p>
        </w:tc>
        <w:tc>
          <w:tcPr>
            <w:tcW w:w="709" w:type="dxa"/>
          </w:tcPr>
          <w:p w14:paraId="3FEFE05B" w14:textId="77777777" w:rsidR="00C60C82" w:rsidRPr="000F3C94" w:rsidRDefault="00C60C82" w:rsidP="00C60C82">
            <w:pPr>
              <w:snapToGrid w:val="0"/>
              <w:spacing w:before="60" w:after="60"/>
              <w:jc w:val="center"/>
              <w:rPr>
                <w:sz w:val="16"/>
                <w:szCs w:val="16"/>
                <w:lang w:val="en-GB"/>
              </w:rPr>
            </w:pPr>
            <w:r w:rsidRPr="000F3C94">
              <w:rPr>
                <w:sz w:val="16"/>
                <w:szCs w:val="16"/>
                <w:lang w:val="en-GB"/>
              </w:rPr>
              <w:t>1</w:t>
            </w:r>
          </w:p>
        </w:tc>
        <w:tc>
          <w:tcPr>
            <w:tcW w:w="2410" w:type="dxa"/>
          </w:tcPr>
          <w:p w14:paraId="707EE609" w14:textId="77777777" w:rsidR="00C60C82" w:rsidRPr="000F3C94" w:rsidRDefault="00C60C82" w:rsidP="00C60C82">
            <w:pPr>
              <w:snapToGrid w:val="0"/>
              <w:spacing w:before="60" w:after="60"/>
              <w:jc w:val="left"/>
              <w:rPr>
                <w:sz w:val="16"/>
                <w:szCs w:val="16"/>
                <w:lang w:val="en-GB"/>
              </w:rPr>
            </w:pPr>
            <w:proofErr w:type="spellStart"/>
            <w:r w:rsidRPr="000F3C94">
              <w:rPr>
                <w:sz w:val="16"/>
                <w:szCs w:val="16"/>
                <w:lang w:val="en-GB"/>
              </w:rPr>
              <w:t>CharacterString</w:t>
            </w:r>
            <w:proofErr w:type="spellEnd"/>
          </w:p>
        </w:tc>
        <w:tc>
          <w:tcPr>
            <w:tcW w:w="3543" w:type="dxa"/>
          </w:tcPr>
          <w:p w14:paraId="4F4BE573" w14:textId="4FAA2E34" w:rsidR="00C60C82" w:rsidRPr="000F3C94" w:rsidRDefault="00C60C82" w:rsidP="00C60C82">
            <w:pPr>
              <w:snapToGrid w:val="0"/>
              <w:spacing w:before="60" w:after="60"/>
              <w:jc w:val="left"/>
              <w:rPr>
                <w:sz w:val="16"/>
                <w:szCs w:val="16"/>
                <w:lang w:val="en-GB"/>
              </w:rPr>
            </w:pPr>
            <w:r w:rsidRPr="000F3C94">
              <w:rPr>
                <w:sz w:val="16"/>
                <w:szCs w:val="16"/>
                <w:lang w:val="en-GB"/>
              </w:rPr>
              <w:t>This could be an individual producer, value added reseller, etc</w:t>
            </w:r>
          </w:p>
        </w:tc>
      </w:tr>
      <w:tr w:rsidR="00C60C82" w:rsidRPr="000F3C94" w14:paraId="7A71448E" w14:textId="77777777" w:rsidTr="009C2874">
        <w:tc>
          <w:tcPr>
            <w:tcW w:w="1135" w:type="dxa"/>
          </w:tcPr>
          <w:p w14:paraId="21005573" w14:textId="5B300C09" w:rsidR="00C60C82" w:rsidRPr="000F3C94" w:rsidRDefault="00C60C82" w:rsidP="00C60C82">
            <w:pPr>
              <w:snapToGrid w:val="0"/>
              <w:spacing w:before="60" w:after="60"/>
              <w:jc w:val="left"/>
              <w:rPr>
                <w:sz w:val="16"/>
                <w:szCs w:val="16"/>
                <w:lang w:val="en-GB"/>
              </w:rPr>
            </w:pPr>
            <w:r w:rsidRPr="000F3C94">
              <w:rPr>
                <w:sz w:val="16"/>
                <w:szCs w:val="16"/>
                <w:lang w:val="en-GB" w:eastAsia="ar-SA"/>
              </w:rPr>
              <w:t>Attribute</w:t>
            </w:r>
          </w:p>
        </w:tc>
        <w:tc>
          <w:tcPr>
            <w:tcW w:w="2976" w:type="dxa"/>
          </w:tcPr>
          <w:p w14:paraId="112B74D5" w14:textId="6550C581" w:rsidR="00C60C82" w:rsidRPr="000F3C94" w:rsidRDefault="00C60C82" w:rsidP="00C60C82">
            <w:pPr>
              <w:snapToGrid w:val="0"/>
              <w:spacing w:before="60" w:after="60"/>
              <w:jc w:val="left"/>
              <w:rPr>
                <w:sz w:val="16"/>
                <w:szCs w:val="16"/>
                <w:lang w:val="en-GB"/>
              </w:rPr>
            </w:pPr>
            <w:r w:rsidRPr="000F3C94">
              <w:rPr>
                <w:sz w:val="16"/>
                <w:szCs w:val="16"/>
                <w:lang w:val="en-GB"/>
              </w:rPr>
              <w:t>phone</w:t>
            </w:r>
          </w:p>
        </w:tc>
        <w:tc>
          <w:tcPr>
            <w:tcW w:w="3544" w:type="dxa"/>
          </w:tcPr>
          <w:p w14:paraId="4B2DD37D" w14:textId="77777777" w:rsidR="00C60C82" w:rsidRPr="000F3C94" w:rsidRDefault="00C60C82" w:rsidP="00C60C82">
            <w:pPr>
              <w:snapToGrid w:val="0"/>
              <w:spacing w:before="60" w:after="60"/>
              <w:jc w:val="left"/>
              <w:rPr>
                <w:sz w:val="16"/>
                <w:szCs w:val="16"/>
                <w:lang w:val="en-GB"/>
              </w:rPr>
            </w:pPr>
            <w:r w:rsidRPr="000F3C94">
              <w:rPr>
                <w:sz w:val="16"/>
                <w:szCs w:val="16"/>
                <w:lang w:val="en-GB"/>
              </w:rPr>
              <w:t>The phone number of the organization</w:t>
            </w:r>
          </w:p>
        </w:tc>
        <w:tc>
          <w:tcPr>
            <w:tcW w:w="709" w:type="dxa"/>
          </w:tcPr>
          <w:p w14:paraId="38174085" w14:textId="77777777" w:rsidR="00C60C82" w:rsidRPr="000F3C94" w:rsidRDefault="00C60C82" w:rsidP="00C60C82">
            <w:pPr>
              <w:snapToGrid w:val="0"/>
              <w:spacing w:before="60" w:after="60"/>
              <w:jc w:val="center"/>
              <w:rPr>
                <w:sz w:val="16"/>
                <w:szCs w:val="16"/>
                <w:lang w:val="en-GB"/>
              </w:rPr>
            </w:pPr>
            <w:r w:rsidRPr="000F3C94">
              <w:rPr>
                <w:sz w:val="16"/>
                <w:szCs w:val="16"/>
                <w:lang w:val="en-GB"/>
              </w:rPr>
              <w:t>0..1</w:t>
            </w:r>
          </w:p>
        </w:tc>
        <w:tc>
          <w:tcPr>
            <w:tcW w:w="2410" w:type="dxa"/>
          </w:tcPr>
          <w:p w14:paraId="6F130D8C" w14:textId="77777777" w:rsidR="00C60C82" w:rsidRPr="000F3C94" w:rsidRDefault="00C60C82" w:rsidP="00C60C82">
            <w:pPr>
              <w:snapToGrid w:val="0"/>
              <w:spacing w:before="60" w:after="60"/>
              <w:jc w:val="left"/>
              <w:rPr>
                <w:sz w:val="16"/>
                <w:szCs w:val="16"/>
                <w:lang w:val="en-GB"/>
              </w:rPr>
            </w:pPr>
            <w:proofErr w:type="spellStart"/>
            <w:r w:rsidRPr="000F3C94">
              <w:rPr>
                <w:sz w:val="16"/>
                <w:szCs w:val="16"/>
                <w:lang w:val="en-GB"/>
              </w:rPr>
              <w:t>CI_Telephone</w:t>
            </w:r>
            <w:proofErr w:type="spellEnd"/>
          </w:p>
        </w:tc>
        <w:tc>
          <w:tcPr>
            <w:tcW w:w="3543" w:type="dxa"/>
          </w:tcPr>
          <w:p w14:paraId="48FBAEE4" w14:textId="77777777" w:rsidR="00C60C82" w:rsidRPr="000F3C94" w:rsidRDefault="00C60C82" w:rsidP="00C60C82">
            <w:pPr>
              <w:snapToGrid w:val="0"/>
              <w:spacing w:before="60" w:after="60"/>
              <w:jc w:val="left"/>
              <w:rPr>
                <w:sz w:val="16"/>
                <w:szCs w:val="16"/>
                <w:lang w:val="en-GB"/>
              </w:rPr>
            </w:pPr>
          </w:p>
        </w:tc>
      </w:tr>
      <w:tr w:rsidR="00C60C82" w:rsidRPr="000F3C94" w14:paraId="63587612" w14:textId="77777777" w:rsidTr="009C2874">
        <w:tc>
          <w:tcPr>
            <w:tcW w:w="1135" w:type="dxa"/>
          </w:tcPr>
          <w:p w14:paraId="43806C8A" w14:textId="5D4AA80F" w:rsidR="00C60C82" w:rsidRPr="000F3C94" w:rsidRDefault="00C60C82" w:rsidP="00C60C82">
            <w:pPr>
              <w:snapToGrid w:val="0"/>
              <w:spacing w:before="60" w:after="60"/>
              <w:jc w:val="left"/>
              <w:rPr>
                <w:sz w:val="16"/>
                <w:szCs w:val="16"/>
                <w:lang w:val="en-GB"/>
              </w:rPr>
            </w:pPr>
            <w:r w:rsidRPr="000F3C94">
              <w:rPr>
                <w:sz w:val="16"/>
                <w:szCs w:val="16"/>
                <w:lang w:val="en-GB" w:eastAsia="ar-SA"/>
              </w:rPr>
              <w:t>Attribute</w:t>
            </w:r>
          </w:p>
        </w:tc>
        <w:tc>
          <w:tcPr>
            <w:tcW w:w="2976" w:type="dxa"/>
          </w:tcPr>
          <w:p w14:paraId="665FF2B8" w14:textId="45E3F0E2" w:rsidR="00C60C82" w:rsidRPr="000F3C94" w:rsidRDefault="00C60C82" w:rsidP="00C60C82">
            <w:pPr>
              <w:snapToGrid w:val="0"/>
              <w:spacing w:before="60" w:after="60"/>
              <w:jc w:val="left"/>
              <w:rPr>
                <w:sz w:val="16"/>
                <w:szCs w:val="16"/>
                <w:lang w:val="en-GB"/>
              </w:rPr>
            </w:pPr>
            <w:r w:rsidRPr="000F3C94">
              <w:rPr>
                <w:sz w:val="16"/>
                <w:szCs w:val="16"/>
                <w:lang w:val="en-GB"/>
              </w:rPr>
              <w:t>address</w:t>
            </w:r>
          </w:p>
        </w:tc>
        <w:tc>
          <w:tcPr>
            <w:tcW w:w="3544" w:type="dxa"/>
          </w:tcPr>
          <w:p w14:paraId="09EF75DB" w14:textId="77777777" w:rsidR="00C60C82" w:rsidRPr="000F3C94" w:rsidRDefault="00C60C82" w:rsidP="00C60C82">
            <w:pPr>
              <w:snapToGrid w:val="0"/>
              <w:spacing w:before="60" w:after="60"/>
              <w:jc w:val="left"/>
              <w:rPr>
                <w:sz w:val="16"/>
                <w:szCs w:val="16"/>
                <w:lang w:val="en-GB"/>
              </w:rPr>
            </w:pPr>
            <w:r w:rsidRPr="000F3C94">
              <w:rPr>
                <w:sz w:val="16"/>
                <w:szCs w:val="16"/>
                <w:lang w:val="en-GB"/>
              </w:rPr>
              <w:t>The address of the organization</w:t>
            </w:r>
          </w:p>
        </w:tc>
        <w:tc>
          <w:tcPr>
            <w:tcW w:w="709" w:type="dxa"/>
          </w:tcPr>
          <w:p w14:paraId="42891372" w14:textId="77777777" w:rsidR="00C60C82" w:rsidRPr="000F3C94" w:rsidRDefault="00C60C82" w:rsidP="00C60C82">
            <w:pPr>
              <w:snapToGrid w:val="0"/>
              <w:spacing w:before="60" w:after="60"/>
              <w:jc w:val="center"/>
              <w:rPr>
                <w:sz w:val="16"/>
                <w:szCs w:val="16"/>
                <w:lang w:val="en-GB"/>
              </w:rPr>
            </w:pPr>
            <w:r w:rsidRPr="000F3C94">
              <w:rPr>
                <w:sz w:val="16"/>
                <w:szCs w:val="16"/>
                <w:lang w:val="en-GB"/>
              </w:rPr>
              <w:t>0..1</w:t>
            </w:r>
          </w:p>
        </w:tc>
        <w:tc>
          <w:tcPr>
            <w:tcW w:w="2410" w:type="dxa"/>
          </w:tcPr>
          <w:p w14:paraId="1FBBE1CB" w14:textId="77777777" w:rsidR="00C60C82" w:rsidRPr="000F3C94" w:rsidRDefault="00C60C82" w:rsidP="00C60C82">
            <w:pPr>
              <w:snapToGrid w:val="0"/>
              <w:spacing w:before="60" w:after="60"/>
              <w:jc w:val="left"/>
              <w:rPr>
                <w:sz w:val="16"/>
                <w:szCs w:val="16"/>
                <w:lang w:val="en-GB"/>
              </w:rPr>
            </w:pPr>
            <w:proofErr w:type="spellStart"/>
            <w:r w:rsidRPr="000F3C94">
              <w:rPr>
                <w:sz w:val="16"/>
                <w:szCs w:val="16"/>
                <w:lang w:val="en-GB"/>
              </w:rPr>
              <w:t>CI_Address</w:t>
            </w:r>
            <w:proofErr w:type="spellEnd"/>
          </w:p>
        </w:tc>
        <w:tc>
          <w:tcPr>
            <w:tcW w:w="3543" w:type="dxa"/>
          </w:tcPr>
          <w:p w14:paraId="05D1F95F" w14:textId="77777777" w:rsidR="00C60C82" w:rsidRPr="000F3C94" w:rsidRDefault="00C60C82" w:rsidP="00C60C82">
            <w:pPr>
              <w:snapToGrid w:val="0"/>
              <w:spacing w:before="60" w:after="60"/>
              <w:jc w:val="left"/>
              <w:rPr>
                <w:sz w:val="16"/>
                <w:szCs w:val="16"/>
                <w:lang w:val="en-GB"/>
              </w:rPr>
            </w:pPr>
          </w:p>
        </w:tc>
      </w:tr>
    </w:tbl>
    <w:p w14:paraId="63ECBCAC" w14:textId="77777777" w:rsidR="00F44879" w:rsidRPr="000F3C94" w:rsidRDefault="00F44879" w:rsidP="009D0DAC">
      <w:pPr>
        <w:spacing w:after="0"/>
        <w:rPr>
          <w:lang w:val="en-GB"/>
        </w:rPr>
      </w:pPr>
      <w:bookmarkStart w:id="550" w:name="_Toc158923626"/>
      <w:bookmarkStart w:id="551" w:name="_Toc158923757"/>
      <w:bookmarkStart w:id="552" w:name="_Toc158985697"/>
      <w:bookmarkStart w:id="553" w:name="_Toc158985828"/>
      <w:bookmarkStart w:id="554" w:name="_Toc158988963"/>
      <w:bookmarkStart w:id="555" w:name="_Toc162544314"/>
      <w:bookmarkStart w:id="556" w:name="_Toc170717284"/>
      <w:bookmarkStart w:id="557" w:name="_Toc158923627"/>
      <w:bookmarkStart w:id="558" w:name="_Toc158923758"/>
      <w:bookmarkStart w:id="559" w:name="_Toc158985698"/>
      <w:bookmarkStart w:id="560" w:name="_Toc158985829"/>
      <w:bookmarkStart w:id="561" w:name="_Toc158988964"/>
      <w:bookmarkStart w:id="562" w:name="_Toc162544315"/>
      <w:bookmarkStart w:id="563" w:name="_Toc170717285"/>
      <w:bookmarkStart w:id="564" w:name="_Toc158923652"/>
      <w:bookmarkStart w:id="565" w:name="_Toc158923783"/>
      <w:bookmarkStart w:id="566" w:name="_Toc158985723"/>
      <w:bookmarkStart w:id="567" w:name="_Toc158985854"/>
      <w:bookmarkStart w:id="568" w:name="_Toc158988989"/>
      <w:bookmarkStart w:id="569" w:name="_Toc162544340"/>
      <w:bookmarkStart w:id="570" w:name="_Toc170717310"/>
      <w:bookmarkStart w:id="571" w:name="_Toc523493095"/>
      <w:bookmarkStart w:id="572" w:name="_Toc403560568"/>
      <w:bookmarkStart w:id="573" w:name="_Ref148213052"/>
      <w:bookmarkStart w:id="574" w:name="_Toc152232613"/>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p>
    <w:p w14:paraId="1943EF98" w14:textId="1178D76A" w:rsidR="0054360D" w:rsidRPr="000F3C94" w:rsidRDefault="00B413FE" w:rsidP="00D63FE7">
      <w:pPr>
        <w:pStyle w:val="Heading3"/>
        <w:tabs>
          <w:tab w:val="clear" w:pos="660"/>
        </w:tabs>
        <w:rPr>
          <w:lang w:val="en-GB"/>
        </w:rPr>
      </w:pPr>
      <w:bookmarkStart w:id="575" w:name="_Toc194500037"/>
      <w:r w:rsidRPr="000F3C94">
        <w:rPr>
          <w:lang w:val="en-GB"/>
        </w:rPr>
        <w:t>S100_</w:t>
      </w:r>
      <w:bookmarkEnd w:id="572"/>
      <w:r w:rsidR="00A57D35" w:rsidRPr="000F3C94">
        <w:rPr>
          <w:lang w:val="en-GB"/>
        </w:rPr>
        <w:t>DatasetDiscoveryMetadata</w:t>
      </w:r>
      <w:bookmarkEnd w:id="573"/>
      <w:bookmarkEnd w:id="574"/>
      <w:bookmarkEnd w:id="575"/>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6"/>
        <w:gridCol w:w="3899"/>
        <w:gridCol w:w="804"/>
        <w:gridCol w:w="2668"/>
        <w:gridCol w:w="4110"/>
      </w:tblGrid>
      <w:tr w:rsidR="00B413FE" w:rsidRPr="000F3C94" w14:paraId="6F896971" w14:textId="77777777" w:rsidTr="00CC6A43">
        <w:trPr>
          <w:cantSplit/>
        </w:trPr>
        <w:tc>
          <w:tcPr>
            <w:tcW w:w="2836" w:type="dxa"/>
            <w:shd w:val="clear" w:color="auto" w:fill="D9D9D9"/>
          </w:tcPr>
          <w:p w14:paraId="5E4B4AC5" w14:textId="77777777" w:rsidR="00B413FE" w:rsidRPr="000F3C94" w:rsidRDefault="00B413FE" w:rsidP="00585CE9">
            <w:pPr>
              <w:snapToGrid w:val="0"/>
              <w:spacing w:before="60" w:after="60"/>
              <w:jc w:val="left"/>
              <w:rPr>
                <w:b/>
                <w:sz w:val="16"/>
                <w:szCs w:val="16"/>
                <w:lang w:val="en-GB"/>
              </w:rPr>
            </w:pPr>
            <w:r w:rsidRPr="000F3C94">
              <w:rPr>
                <w:b/>
                <w:sz w:val="16"/>
                <w:szCs w:val="16"/>
                <w:lang w:val="en-GB"/>
              </w:rPr>
              <w:t>Name</w:t>
            </w:r>
          </w:p>
        </w:tc>
        <w:tc>
          <w:tcPr>
            <w:tcW w:w="3899" w:type="dxa"/>
            <w:shd w:val="clear" w:color="auto" w:fill="D9D9D9"/>
          </w:tcPr>
          <w:p w14:paraId="09805C62" w14:textId="77777777" w:rsidR="00B413FE" w:rsidRPr="000F3C94" w:rsidRDefault="00B413FE" w:rsidP="00585CE9">
            <w:pPr>
              <w:keepNext/>
              <w:keepLines/>
              <w:snapToGrid w:val="0"/>
              <w:spacing w:before="60" w:after="60"/>
              <w:jc w:val="left"/>
              <w:rPr>
                <w:b/>
                <w:sz w:val="16"/>
                <w:szCs w:val="16"/>
                <w:lang w:val="en-GB"/>
              </w:rPr>
            </w:pPr>
            <w:r w:rsidRPr="000F3C94">
              <w:rPr>
                <w:b/>
                <w:sz w:val="16"/>
                <w:szCs w:val="16"/>
                <w:lang w:val="en-GB"/>
              </w:rPr>
              <w:t>Description</w:t>
            </w:r>
          </w:p>
        </w:tc>
        <w:tc>
          <w:tcPr>
            <w:tcW w:w="804" w:type="dxa"/>
            <w:shd w:val="clear" w:color="auto" w:fill="D9D9D9"/>
          </w:tcPr>
          <w:p w14:paraId="1C64D5E6" w14:textId="77777777" w:rsidR="00B413FE" w:rsidRPr="000F3C94" w:rsidRDefault="00B413FE" w:rsidP="00585CE9">
            <w:pPr>
              <w:keepNext/>
              <w:keepLines/>
              <w:snapToGrid w:val="0"/>
              <w:spacing w:before="60" w:after="60"/>
              <w:jc w:val="center"/>
              <w:rPr>
                <w:b/>
                <w:sz w:val="16"/>
                <w:szCs w:val="16"/>
                <w:lang w:val="en-GB"/>
              </w:rPr>
            </w:pPr>
            <w:r w:rsidRPr="000F3C94">
              <w:rPr>
                <w:b/>
                <w:sz w:val="16"/>
                <w:szCs w:val="16"/>
                <w:lang w:val="en-GB"/>
              </w:rPr>
              <w:t>Mult</w:t>
            </w:r>
          </w:p>
        </w:tc>
        <w:tc>
          <w:tcPr>
            <w:tcW w:w="2668" w:type="dxa"/>
            <w:shd w:val="clear" w:color="auto" w:fill="D9D9D9"/>
          </w:tcPr>
          <w:p w14:paraId="636E982B" w14:textId="77777777" w:rsidR="00B413FE" w:rsidRPr="000F3C94" w:rsidRDefault="00B413FE" w:rsidP="00C62468">
            <w:pPr>
              <w:keepNext/>
              <w:keepLines/>
              <w:snapToGrid w:val="0"/>
              <w:spacing w:before="60" w:after="60"/>
              <w:jc w:val="left"/>
              <w:rPr>
                <w:b/>
                <w:sz w:val="16"/>
                <w:szCs w:val="16"/>
                <w:lang w:val="en-GB"/>
              </w:rPr>
            </w:pPr>
            <w:r w:rsidRPr="000F3C94">
              <w:rPr>
                <w:b/>
                <w:sz w:val="16"/>
                <w:szCs w:val="16"/>
                <w:lang w:val="en-GB"/>
              </w:rPr>
              <w:t>Type</w:t>
            </w:r>
          </w:p>
        </w:tc>
        <w:tc>
          <w:tcPr>
            <w:tcW w:w="4110" w:type="dxa"/>
            <w:shd w:val="clear" w:color="auto" w:fill="D9D9D9"/>
          </w:tcPr>
          <w:p w14:paraId="24D08BA1" w14:textId="77777777" w:rsidR="00B413FE" w:rsidRPr="000F3C94" w:rsidRDefault="00B413FE" w:rsidP="00C62468">
            <w:pPr>
              <w:keepNext/>
              <w:keepLines/>
              <w:snapToGrid w:val="0"/>
              <w:spacing w:before="60" w:after="60"/>
              <w:jc w:val="left"/>
              <w:rPr>
                <w:b/>
                <w:sz w:val="16"/>
                <w:szCs w:val="16"/>
                <w:lang w:val="en-GB"/>
              </w:rPr>
            </w:pPr>
            <w:r w:rsidRPr="000F3C94">
              <w:rPr>
                <w:b/>
                <w:sz w:val="16"/>
                <w:szCs w:val="16"/>
                <w:lang w:val="en-GB"/>
              </w:rPr>
              <w:t>Remarks</w:t>
            </w:r>
          </w:p>
        </w:tc>
      </w:tr>
      <w:tr w:rsidR="00B413FE" w:rsidRPr="000F3C94" w14:paraId="5B8AAF71" w14:textId="77777777" w:rsidTr="00CC6A43">
        <w:trPr>
          <w:trHeight w:val="326"/>
        </w:trPr>
        <w:tc>
          <w:tcPr>
            <w:tcW w:w="2836" w:type="dxa"/>
          </w:tcPr>
          <w:p w14:paraId="059EF89C" w14:textId="77777777" w:rsidR="00B413FE" w:rsidRPr="000F3C94" w:rsidRDefault="00B413FE" w:rsidP="00585CE9">
            <w:pPr>
              <w:snapToGrid w:val="0"/>
              <w:spacing w:before="60" w:after="60"/>
              <w:jc w:val="left"/>
              <w:rPr>
                <w:sz w:val="16"/>
                <w:szCs w:val="16"/>
                <w:lang w:val="en-GB"/>
              </w:rPr>
            </w:pPr>
            <w:r w:rsidRPr="000F3C94">
              <w:rPr>
                <w:sz w:val="16"/>
                <w:szCs w:val="16"/>
                <w:lang w:val="en-GB"/>
              </w:rPr>
              <w:t>S100_DatasetDiscoveryMetadata</w:t>
            </w:r>
          </w:p>
        </w:tc>
        <w:tc>
          <w:tcPr>
            <w:tcW w:w="3899" w:type="dxa"/>
          </w:tcPr>
          <w:p w14:paraId="3EB42328" w14:textId="7FEE5F2E" w:rsidR="00B413FE" w:rsidRPr="000F3C94" w:rsidRDefault="00B413FE" w:rsidP="00585CE9">
            <w:pPr>
              <w:keepNext/>
              <w:keepLines/>
              <w:snapToGrid w:val="0"/>
              <w:spacing w:before="60" w:after="60"/>
              <w:jc w:val="left"/>
              <w:rPr>
                <w:sz w:val="16"/>
                <w:szCs w:val="16"/>
                <w:lang w:val="en-GB"/>
              </w:rPr>
            </w:pPr>
            <w:r w:rsidRPr="000F3C94">
              <w:rPr>
                <w:sz w:val="16"/>
                <w:szCs w:val="16"/>
                <w:lang w:val="en-GB"/>
              </w:rPr>
              <w:t xml:space="preserve">Metadata about the individual datasets in the </w:t>
            </w:r>
            <w:r w:rsidR="00CC640E" w:rsidRPr="000F3C94">
              <w:rPr>
                <w:sz w:val="16"/>
                <w:szCs w:val="16"/>
                <w:lang w:val="en-GB"/>
              </w:rPr>
              <w:t>E</w:t>
            </w:r>
            <w:r w:rsidRPr="000F3C94">
              <w:rPr>
                <w:sz w:val="16"/>
                <w:szCs w:val="16"/>
                <w:lang w:val="en-GB"/>
              </w:rPr>
              <w:t xml:space="preserve">xchange </w:t>
            </w:r>
            <w:r w:rsidR="00CC640E" w:rsidRPr="000F3C94">
              <w:rPr>
                <w:sz w:val="16"/>
                <w:szCs w:val="16"/>
                <w:lang w:val="en-GB"/>
              </w:rPr>
              <w:t>C</w:t>
            </w:r>
            <w:r w:rsidRPr="000F3C94">
              <w:rPr>
                <w:sz w:val="16"/>
                <w:szCs w:val="16"/>
                <w:lang w:val="en-GB"/>
              </w:rPr>
              <w:t>atalogue</w:t>
            </w:r>
          </w:p>
        </w:tc>
        <w:tc>
          <w:tcPr>
            <w:tcW w:w="804" w:type="dxa"/>
          </w:tcPr>
          <w:p w14:paraId="1FB58EFF" w14:textId="77777777" w:rsidR="00B413FE" w:rsidRPr="000F3C94" w:rsidRDefault="00B413FE" w:rsidP="00585CE9">
            <w:pPr>
              <w:keepNext/>
              <w:keepLines/>
              <w:snapToGrid w:val="0"/>
              <w:spacing w:before="60" w:after="60"/>
              <w:jc w:val="center"/>
              <w:rPr>
                <w:sz w:val="16"/>
                <w:szCs w:val="16"/>
                <w:lang w:val="en-GB"/>
              </w:rPr>
            </w:pPr>
            <w:r w:rsidRPr="000F3C94">
              <w:rPr>
                <w:sz w:val="16"/>
                <w:szCs w:val="16"/>
                <w:lang w:val="en-GB"/>
              </w:rPr>
              <w:t>-</w:t>
            </w:r>
          </w:p>
        </w:tc>
        <w:tc>
          <w:tcPr>
            <w:tcW w:w="2668" w:type="dxa"/>
          </w:tcPr>
          <w:p w14:paraId="133BA1D5" w14:textId="77777777" w:rsidR="00B413FE" w:rsidRPr="000F3C94" w:rsidRDefault="00B413FE" w:rsidP="00C62468">
            <w:pPr>
              <w:keepNext/>
              <w:keepLines/>
              <w:snapToGrid w:val="0"/>
              <w:spacing w:before="60" w:after="60"/>
              <w:jc w:val="left"/>
              <w:rPr>
                <w:sz w:val="16"/>
                <w:szCs w:val="16"/>
                <w:lang w:val="en-GB"/>
              </w:rPr>
            </w:pPr>
            <w:r w:rsidRPr="000F3C94">
              <w:rPr>
                <w:sz w:val="16"/>
                <w:szCs w:val="16"/>
                <w:lang w:val="en-GB"/>
              </w:rPr>
              <w:t>-</w:t>
            </w:r>
          </w:p>
        </w:tc>
        <w:tc>
          <w:tcPr>
            <w:tcW w:w="4110" w:type="dxa"/>
          </w:tcPr>
          <w:p w14:paraId="71BC3002" w14:textId="77777777" w:rsidR="00B413FE" w:rsidRPr="000F3C94" w:rsidRDefault="00B413FE" w:rsidP="00C62468">
            <w:pPr>
              <w:keepNext/>
              <w:keepLines/>
              <w:snapToGrid w:val="0"/>
              <w:spacing w:before="60" w:after="60"/>
              <w:jc w:val="left"/>
              <w:rPr>
                <w:sz w:val="16"/>
                <w:szCs w:val="16"/>
                <w:lang w:val="en-GB"/>
              </w:rPr>
            </w:pPr>
            <w:r w:rsidRPr="000F3C94">
              <w:rPr>
                <w:sz w:val="16"/>
                <w:szCs w:val="16"/>
                <w:lang w:val="en-GB"/>
              </w:rPr>
              <w:t>-</w:t>
            </w:r>
          </w:p>
        </w:tc>
      </w:tr>
      <w:tr w:rsidR="00B413FE" w:rsidRPr="000F3C94" w14:paraId="69EEB175" w14:textId="77777777" w:rsidTr="00CC6A43">
        <w:trPr>
          <w:trHeight w:val="171"/>
        </w:trPr>
        <w:tc>
          <w:tcPr>
            <w:tcW w:w="2836" w:type="dxa"/>
          </w:tcPr>
          <w:p w14:paraId="72795F7C" w14:textId="77777777" w:rsidR="00B413FE" w:rsidRPr="000F3C94" w:rsidRDefault="00B413FE" w:rsidP="00585CE9">
            <w:pPr>
              <w:snapToGrid w:val="0"/>
              <w:spacing w:before="60" w:after="60"/>
              <w:jc w:val="left"/>
              <w:rPr>
                <w:sz w:val="16"/>
                <w:szCs w:val="16"/>
                <w:lang w:val="en-GB"/>
              </w:rPr>
            </w:pPr>
            <w:proofErr w:type="spellStart"/>
            <w:r w:rsidRPr="000F3C94">
              <w:rPr>
                <w:sz w:val="16"/>
                <w:szCs w:val="16"/>
                <w:lang w:val="en-GB"/>
              </w:rPr>
              <w:t>fileName</w:t>
            </w:r>
            <w:proofErr w:type="spellEnd"/>
          </w:p>
        </w:tc>
        <w:tc>
          <w:tcPr>
            <w:tcW w:w="3899" w:type="dxa"/>
          </w:tcPr>
          <w:p w14:paraId="3551054B" w14:textId="77777777" w:rsidR="00B413FE" w:rsidRPr="000F3C94" w:rsidRDefault="00B413FE" w:rsidP="00585CE9">
            <w:pPr>
              <w:snapToGrid w:val="0"/>
              <w:spacing w:before="60" w:after="60"/>
              <w:jc w:val="left"/>
              <w:rPr>
                <w:sz w:val="16"/>
                <w:szCs w:val="16"/>
                <w:lang w:val="en-GB"/>
              </w:rPr>
            </w:pPr>
            <w:r w:rsidRPr="000F3C94">
              <w:rPr>
                <w:sz w:val="16"/>
                <w:szCs w:val="16"/>
                <w:lang w:val="en-GB"/>
              </w:rPr>
              <w:t>Dataset file name</w:t>
            </w:r>
          </w:p>
        </w:tc>
        <w:tc>
          <w:tcPr>
            <w:tcW w:w="804" w:type="dxa"/>
          </w:tcPr>
          <w:p w14:paraId="0044E1CC" w14:textId="77777777" w:rsidR="00B413FE" w:rsidRPr="000F3C94" w:rsidRDefault="00B413FE" w:rsidP="00585CE9">
            <w:pPr>
              <w:snapToGrid w:val="0"/>
              <w:spacing w:before="60" w:after="60"/>
              <w:jc w:val="center"/>
              <w:rPr>
                <w:sz w:val="16"/>
                <w:szCs w:val="16"/>
                <w:lang w:val="en-GB"/>
              </w:rPr>
            </w:pPr>
            <w:r w:rsidRPr="000F3C94">
              <w:rPr>
                <w:sz w:val="16"/>
                <w:szCs w:val="16"/>
                <w:lang w:val="en-GB"/>
              </w:rPr>
              <w:t>1</w:t>
            </w:r>
          </w:p>
        </w:tc>
        <w:tc>
          <w:tcPr>
            <w:tcW w:w="2668" w:type="dxa"/>
          </w:tcPr>
          <w:p w14:paraId="6D96F086" w14:textId="2B42546E" w:rsidR="00B413FE" w:rsidRPr="000F3C94" w:rsidRDefault="005B1040" w:rsidP="00C62468">
            <w:pPr>
              <w:snapToGrid w:val="0"/>
              <w:spacing w:before="60" w:after="60"/>
              <w:jc w:val="left"/>
              <w:rPr>
                <w:sz w:val="16"/>
                <w:szCs w:val="16"/>
                <w:lang w:val="en-GB"/>
              </w:rPr>
            </w:pPr>
            <w:r w:rsidRPr="000F3C94">
              <w:rPr>
                <w:sz w:val="16"/>
                <w:szCs w:val="16"/>
                <w:lang w:val="en-GB"/>
              </w:rPr>
              <w:t>URI</w:t>
            </w:r>
          </w:p>
        </w:tc>
        <w:tc>
          <w:tcPr>
            <w:tcW w:w="4110" w:type="dxa"/>
          </w:tcPr>
          <w:p w14:paraId="52964555" w14:textId="3ADEF8E0" w:rsidR="00B413FE" w:rsidRPr="000F3C94" w:rsidRDefault="00AA120E" w:rsidP="00C62468">
            <w:pPr>
              <w:snapToGrid w:val="0"/>
              <w:spacing w:before="60" w:after="60"/>
              <w:jc w:val="left"/>
              <w:rPr>
                <w:sz w:val="16"/>
                <w:szCs w:val="16"/>
                <w:lang w:val="en-GB"/>
              </w:rPr>
            </w:pPr>
            <w:r w:rsidRPr="000F3C94">
              <w:rPr>
                <w:sz w:val="16"/>
                <w:szCs w:val="16"/>
                <w:lang w:val="en-GB"/>
              </w:rPr>
              <w:t>See Part 1, clause 1-4.6</w:t>
            </w:r>
          </w:p>
        </w:tc>
      </w:tr>
      <w:tr w:rsidR="00B413FE" w:rsidRPr="000F3C94" w14:paraId="7248307C" w14:textId="77777777" w:rsidTr="00CC6A43">
        <w:trPr>
          <w:trHeight w:val="326"/>
        </w:trPr>
        <w:tc>
          <w:tcPr>
            <w:tcW w:w="2836" w:type="dxa"/>
          </w:tcPr>
          <w:p w14:paraId="28D427E9" w14:textId="77777777" w:rsidR="00B413FE" w:rsidRPr="000F3C94" w:rsidRDefault="00B413FE" w:rsidP="00585CE9">
            <w:pPr>
              <w:snapToGrid w:val="0"/>
              <w:spacing w:before="60" w:after="60"/>
              <w:jc w:val="left"/>
              <w:rPr>
                <w:sz w:val="16"/>
                <w:szCs w:val="16"/>
                <w:lang w:val="en-GB"/>
              </w:rPr>
            </w:pPr>
            <w:r w:rsidRPr="000F3C94">
              <w:rPr>
                <w:sz w:val="16"/>
                <w:szCs w:val="16"/>
                <w:lang w:val="en-GB"/>
              </w:rPr>
              <w:t>description</w:t>
            </w:r>
          </w:p>
        </w:tc>
        <w:tc>
          <w:tcPr>
            <w:tcW w:w="3899" w:type="dxa"/>
          </w:tcPr>
          <w:p w14:paraId="6E0BDF99" w14:textId="77777777" w:rsidR="00B413FE" w:rsidRPr="000F3C94" w:rsidRDefault="00B413FE" w:rsidP="00585CE9">
            <w:pPr>
              <w:snapToGrid w:val="0"/>
              <w:spacing w:before="60" w:after="60"/>
              <w:jc w:val="left"/>
              <w:rPr>
                <w:sz w:val="16"/>
                <w:szCs w:val="16"/>
                <w:lang w:val="en-GB"/>
              </w:rPr>
            </w:pPr>
            <w:r w:rsidRPr="000F3C94">
              <w:rPr>
                <w:sz w:val="16"/>
                <w:szCs w:val="16"/>
                <w:lang w:val="en-GB"/>
              </w:rPr>
              <w:t>Short description giving the area or location covered by the dataset</w:t>
            </w:r>
          </w:p>
        </w:tc>
        <w:tc>
          <w:tcPr>
            <w:tcW w:w="804" w:type="dxa"/>
          </w:tcPr>
          <w:p w14:paraId="588DD522" w14:textId="389F1348" w:rsidR="00B413FE" w:rsidRPr="000F3C94" w:rsidRDefault="005B1040" w:rsidP="00585CE9">
            <w:pPr>
              <w:snapToGrid w:val="0"/>
              <w:spacing w:before="60" w:after="60"/>
              <w:jc w:val="center"/>
              <w:rPr>
                <w:sz w:val="16"/>
                <w:szCs w:val="16"/>
                <w:lang w:val="en-GB"/>
              </w:rPr>
            </w:pPr>
            <w:r w:rsidRPr="000F3C94">
              <w:rPr>
                <w:sz w:val="16"/>
                <w:szCs w:val="16"/>
                <w:lang w:val="en-GB"/>
              </w:rPr>
              <w:t>0..</w:t>
            </w:r>
            <w:r w:rsidR="00B413FE" w:rsidRPr="000F3C94">
              <w:rPr>
                <w:sz w:val="16"/>
                <w:szCs w:val="16"/>
                <w:lang w:val="en-GB"/>
              </w:rPr>
              <w:t>1</w:t>
            </w:r>
          </w:p>
        </w:tc>
        <w:tc>
          <w:tcPr>
            <w:tcW w:w="2668" w:type="dxa"/>
          </w:tcPr>
          <w:p w14:paraId="54367090" w14:textId="77777777" w:rsidR="00B413FE" w:rsidRPr="000F3C94" w:rsidRDefault="00B413FE" w:rsidP="00C62468">
            <w:pPr>
              <w:snapToGrid w:val="0"/>
              <w:spacing w:before="60" w:after="60"/>
              <w:jc w:val="left"/>
              <w:rPr>
                <w:sz w:val="16"/>
                <w:szCs w:val="16"/>
                <w:lang w:val="en-GB"/>
              </w:rPr>
            </w:pPr>
            <w:proofErr w:type="spellStart"/>
            <w:r w:rsidRPr="000F3C94">
              <w:rPr>
                <w:sz w:val="16"/>
                <w:szCs w:val="16"/>
                <w:lang w:val="en-GB"/>
              </w:rPr>
              <w:t>CharacterString</w:t>
            </w:r>
            <w:proofErr w:type="spellEnd"/>
          </w:p>
        </w:tc>
        <w:tc>
          <w:tcPr>
            <w:tcW w:w="4110" w:type="dxa"/>
          </w:tcPr>
          <w:p w14:paraId="47891DC7" w14:textId="1BDB0D88" w:rsidR="00B413FE" w:rsidRPr="000F3C94" w:rsidRDefault="00C30C2A" w:rsidP="00C62468">
            <w:pPr>
              <w:snapToGrid w:val="0"/>
              <w:spacing w:before="60" w:after="60"/>
              <w:jc w:val="left"/>
              <w:rPr>
                <w:sz w:val="16"/>
                <w:szCs w:val="16"/>
                <w:lang w:val="en-GB"/>
              </w:rPr>
            </w:pPr>
            <w:r w:rsidRPr="000F3C94">
              <w:rPr>
                <w:sz w:val="16"/>
                <w:szCs w:val="16"/>
                <w:lang w:val="en-GB"/>
              </w:rPr>
              <w:t>For example:</w:t>
            </w:r>
            <w:r w:rsidR="00B413FE" w:rsidRPr="000F3C94">
              <w:rPr>
                <w:sz w:val="16"/>
                <w:szCs w:val="16"/>
                <w:lang w:val="en-GB"/>
              </w:rPr>
              <w:t xml:space="preserve"> </w:t>
            </w:r>
            <w:r w:rsidRPr="000F3C94">
              <w:rPr>
                <w:sz w:val="16"/>
                <w:szCs w:val="16"/>
                <w:lang w:val="en-GB"/>
              </w:rPr>
              <w:t xml:space="preserve">A </w:t>
            </w:r>
            <w:r w:rsidR="00B413FE" w:rsidRPr="000F3C94">
              <w:rPr>
                <w:sz w:val="16"/>
                <w:szCs w:val="16"/>
                <w:lang w:val="en-GB"/>
              </w:rPr>
              <w:t>harbour or port name, between two named locations etc</w:t>
            </w:r>
          </w:p>
        </w:tc>
      </w:tr>
      <w:tr w:rsidR="005B1040" w:rsidRPr="000F3C94" w14:paraId="11BA553F" w14:textId="77777777" w:rsidTr="00CC6A43">
        <w:trPr>
          <w:trHeight w:val="326"/>
        </w:trPr>
        <w:tc>
          <w:tcPr>
            <w:tcW w:w="2836" w:type="dxa"/>
          </w:tcPr>
          <w:p w14:paraId="3FF3C774" w14:textId="3802CBD2" w:rsidR="005B1040" w:rsidRPr="000F3C94" w:rsidRDefault="005B1040" w:rsidP="00585CE9">
            <w:pPr>
              <w:snapToGrid w:val="0"/>
              <w:spacing w:before="60" w:after="60"/>
              <w:jc w:val="left"/>
              <w:rPr>
                <w:sz w:val="16"/>
                <w:szCs w:val="16"/>
                <w:lang w:val="en-GB"/>
              </w:rPr>
            </w:pPr>
            <w:proofErr w:type="spellStart"/>
            <w:r w:rsidRPr="000F3C94">
              <w:rPr>
                <w:sz w:val="16"/>
                <w:szCs w:val="16"/>
                <w:lang w:val="en-GB"/>
              </w:rPr>
              <w:t>datasetID</w:t>
            </w:r>
            <w:proofErr w:type="spellEnd"/>
          </w:p>
        </w:tc>
        <w:tc>
          <w:tcPr>
            <w:tcW w:w="3899" w:type="dxa"/>
          </w:tcPr>
          <w:p w14:paraId="063778E6" w14:textId="1A0442F6" w:rsidR="005B1040" w:rsidRPr="000F3C94" w:rsidRDefault="005B1040" w:rsidP="00585CE9">
            <w:pPr>
              <w:snapToGrid w:val="0"/>
              <w:spacing w:before="60" w:after="60"/>
              <w:jc w:val="left"/>
              <w:rPr>
                <w:sz w:val="16"/>
                <w:szCs w:val="16"/>
                <w:lang w:val="en-GB"/>
              </w:rPr>
            </w:pPr>
            <w:r w:rsidRPr="000F3C94">
              <w:rPr>
                <w:sz w:val="16"/>
                <w:szCs w:val="16"/>
                <w:lang w:val="en-GB"/>
              </w:rPr>
              <w:t xml:space="preserve">Dataset ID expressed as a </w:t>
            </w:r>
            <w:r w:rsidR="00A16A44" w:rsidRPr="000F3C94">
              <w:rPr>
                <w:sz w:val="16"/>
                <w:szCs w:val="16"/>
                <w:lang w:val="en-GB"/>
              </w:rPr>
              <w:t>Maritime</w:t>
            </w:r>
            <w:r w:rsidRPr="000F3C94">
              <w:rPr>
                <w:sz w:val="16"/>
                <w:szCs w:val="16"/>
                <w:lang w:val="en-GB"/>
              </w:rPr>
              <w:t xml:space="preserve"> Resource Name</w:t>
            </w:r>
          </w:p>
        </w:tc>
        <w:tc>
          <w:tcPr>
            <w:tcW w:w="804" w:type="dxa"/>
          </w:tcPr>
          <w:p w14:paraId="1925B52C" w14:textId="7E0B105B" w:rsidR="005B1040" w:rsidRPr="000F3C94" w:rsidRDefault="005B1040" w:rsidP="00585CE9">
            <w:pPr>
              <w:snapToGrid w:val="0"/>
              <w:spacing w:before="60" w:after="60"/>
              <w:jc w:val="center"/>
              <w:rPr>
                <w:rFonts w:eastAsia="Malgun Gothic"/>
                <w:sz w:val="16"/>
                <w:szCs w:val="16"/>
                <w:lang w:val="en-GB"/>
              </w:rPr>
            </w:pPr>
            <w:r w:rsidRPr="000F3C94">
              <w:rPr>
                <w:rFonts w:eastAsia="Malgun Gothic"/>
                <w:sz w:val="16"/>
                <w:szCs w:val="16"/>
                <w:lang w:val="en-GB"/>
              </w:rPr>
              <w:t>0..1</w:t>
            </w:r>
          </w:p>
        </w:tc>
        <w:tc>
          <w:tcPr>
            <w:tcW w:w="2668" w:type="dxa"/>
          </w:tcPr>
          <w:p w14:paraId="56A41381" w14:textId="4B8EE685" w:rsidR="005B1040" w:rsidRPr="000F3C94" w:rsidRDefault="005B1040" w:rsidP="00C62468">
            <w:pPr>
              <w:snapToGrid w:val="0"/>
              <w:spacing w:before="60" w:after="60"/>
              <w:jc w:val="left"/>
              <w:rPr>
                <w:rFonts w:eastAsia="Malgun Gothic"/>
                <w:sz w:val="16"/>
                <w:szCs w:val="16"/>
                <w:lang w:val="en-GB"/>
              </w:rPr>
            </w:pPr>
            <w:r w:rsidRPr="000F3C94">
              <w:rPr>
                <w:rFonts w:eastAsia="Malgun Gothic"/>
                <w:sz w:val="16"/>
                <w:szCs w:val="16"/>
                <w:lang w:val="en-GB"/>
              </w:rPr>
              <w:t>URN</w:t>
            </w:r>
          </w:p>
        </w:tc>
        <w:tc>
          <w:tcPr>
            <w:tcW w:w="4110" w:type="dxa"/>
          </w:tcPr>
          <w:p w14:paraId="6F8D1061" w14:textId="7E604F22" w:rsidR="005B1040" w:rsidRPr="000F3C94" w:rsidRDefault="005B1040" w:rsidP="00C62468">
            <w:pPr>
              <w:snapToGrid w:val="0"/>
              <w:spacing w:before="60" w:after="60"/>
              <w:jc w:val="left"/>
              <w:rPr>
                <w:rFonts w:eastAsia="Malgun Gothic"/>
                <w:sz w:val="16"/>
                <w:szCs w:val="16"/>
                <w:lang w:val="en-GB"/>
              </w:rPr>
            </w:pPr>
            <w:r w:rsidRPr="000F3C94">
              <w:rPr>
                <w:rFonts w:eastAsia="Malgun Gothic"/>
                <w:sz w:val="16"/>
                <w:szCs w:val="16"/>
                <w:lang w:val="en-GB"/>
              </w:rPr>
              <w:t>The URN must be an MRN</w:t>
            </w:r>
          </w:p>
        </w:tc>
      </w:tr>
      <w:tr w:rsidR="00A122D9" w:rsidRPr="000F3C94" w14:paraId="49FD5B07" w14:textId="77777777" w:rsidTr="00CC6A43">
        <w:trPr>
          <w:trHeight w:val="326"/>
        </w:trPr>
        <w:tc>
          <w:tcPr>
            <w:tcW w:w="2836" w:type="dxa"/>
          </w:tcPr>
          <w:p w14:paraId="56058987" w14:textId="1CBD079B" w:rsidR="00A122D9" w:rsidRPr="000F3C94" w:rsidRDefault="00A122D9" w:rsidP="00585CE9">
            <w:pPr>
              <w:snapToGrid w:val="0"/>
              <w:spacing w:before="60" w:after="60"/>
              <w:jc w:val="left"/>
              <w:rPr>
                <w:sz w:val="16"/>
                <w:szCs w:val="16"/>
                <w:lang w:val="en-GB"/>
              </w:rPr>
            </w:pPr>
            <w:proofErr w:type="spellStart"/>
            <w:r w:rsidRPr="000F3C94">
              <w:rPr>
                <w:sz w:val="16"/>
                <w:szCs w:val="16"/>
                <w:lang w:val="en-GB"/>
              </w:rPr>
              <w:t>compressionFlag</w:t>
            </w:r>
            <w:proofErr w:type="spellEnd"/>
          </w:p>
        </w:tc>
        <w:tc>
          <w:tcPr>
            <w:tcW w:w="3899" w:type="dxa"/>
          </w:tcPr>
          <w:p w14:paraId="2D79D769" w14:textId="1095A278" w:rsidR="00A122D9" w:rsidRPr="000F3C94" w:rsidRDefault="00A122D9" w:rsidP="00585CE9">
            <w:pPr>
              <w:snapToGrid w:val="0"/>
              <w:spacing w:before="60" w:after="60"/>
              <w:jc w:val="left"/>
              <w:rPr>
                <w:sz w:val="16"/>
                <w:szCs w:val="16"/>
                <w:lang w:val="en-GB"/>
              </w:rPr>
            </w:pPr>
            <w:r w:rsidRPr="000F3C94">
              <w:rPr>
                <w:sz w:val="16"/>
                <w:szCs w:val="16"/>
                <w:lang w:val="en-GB"/>
              </w:rPr>
              <w:t>Indicates if the resource is compressed</w:t>
            </w:r>
          </w:p>
        </w:tc>
        <w:tc>
          <w:tcPr>
            <w:tcW w:w="804" w:type="dxa"/>
          </w:tcPr>
          <w:p w14:paraId="3649A90B" w14:textId="5786894B" w:rsidR="00A122D9" w:rsidRPr="000F3C94" w:rsidRDefault="00A122D9" w:rsidP="00585CE9">
            <w:pPr>
              <w:snapToGrid w:val="0"/>
              <w:spacing w:before="60" w:after="60"/>
              <w:jc w:val="center"/>
              <w:rPr>
                <w:rFonts w:eastAsia="Malgun Gothic"/>
                <w:sz w:val="16"/>
                <w:szCs w:val="16"/>
                <w:lang w:val="en-GB"/>
              </w:rPr>
            </w:pPr>
            <w:r w:rsidRPr="000F3C94">
              <w:rPr>
                <w:rFonts w:eastAsia="Malgun Gothic"/>
                <w:sz w:val="16"/>
                <w:szCs w:val="16"/>
                <w:lang w:val="en-GB"/>
              </w:rPr>
              <w:t>1</w:t>
            </w:r>
          </w:p>
        </w:tc>
        <w:tc>
          <w:tcPr>
            <w:tcW w:w="2668" w:type="dxa"/>
          </w:tcPr>
          <w:p w14:paraId="42E6D2ED" w14:textId="49A231D9" w:rsidR="00A122D9" w:rsidRPr="000F3C94" w:rsidRDefault="00A122D9" w:rsidP="00C62468">
            <w:pPr>
              <w:snapToGrid w:val="0"/>
              <w:spacing w:before="60" w:after="60"/>
              <w:jc w:val="left"/>
              <w:rPr>
                <w:rFonts w:eastAsia="Malgun Gothic"/>
                <w:sz w:val="16"/>
                <w:szCs w:val="16"/>
                <w:lang w:val="en-GB"/>
              </w:rPr>
            </w:pPr>
            <w:r w:rsidRPr="000F3C94">
              <w:rPr>
                <w:rFonts w:eastAsia="Malgun Gothic"/>
                <w:sz w:val="16"/>
                <w:szCs w:val="16"/>
                <w:lang w:val="en-GB"/>
              </w:rPr>
              <w:t>Boolean</w:t>
            </w:r>
          </w:p>
        </w:tc>
        <w:tc>
          <w:tcPr>
            <w:tcW w:w="4110" w:type="dxa"/>
          </w:tcPr>
          <w:p w14:paraId="43269AAD" w14:textId="2A989F17" w:rsidR="00A122D9" w:rsidRPr="000F3C94" w:rsidRDefault="00A122D9" w:rsidP="00C62468">
            <w:pPr>
              <w:snapToGrid w:val="0"/>
              <w:spacing w:before="60" w:after="60"/>
              <w:jc w:val="left"/>
              <w:rPr>
                <w:rFonts w:eastAsia="Malgun Gothic"/>
                <w:sz w:val="16"/>
                <w:szCs w:val="16"/>
                <w:lang w:val="en-GB"/>
              </w:rPr>
            </w:pPr>
            <w:r w:rsidRPr="000F3C94">
              <w:rPr>
                <w:rFonts w:eastAsia="Malgun Gothic"/>
                <w:b/>
                <w:bCs/>
                <w:i/>
                <w:iCs/>
                <w:sz w:val="16"/>
                <w:szCs w:val="16"/>
                <w:lang w:val="en-GB"/>
              </w:rPr>
              <w:t>True</w:t>
            </w:r>
            <w:r w:rsidRPr="000F3C94">
              <w:rPr>
                <w:rFonts w:eastAsia="Malgun Gothic"/>
                <w:sz w:val="16"/>
                <w:szCs w:val="16"/>
                <w:lang w:val="en-GB"/>
              </w:rPr>
              <w:t xml:space="preserve"> indicates a compressed dataset resource</w:t>
            </w:r>
          </w:p>
          <w:p w14:paraId="2C36B653" w14:textId="0618232C" w:rsidR="00A122D9" w:rsidRPr="000F3C94" w:rsidRDefault="00A122D9" w:rsidP="00C62468">
            <w:pPr>
              <w:snapToGrid w:val="0"/>
              <w:spacing w:before="60" w:after="60"/>
              <w:jc w:val="left"/>
              <w:rPr>
                <w:rFonts w:eastAsia="Malgun Gothic"/>
                <w:sz w:val="16"/>
                <w:szCs w:val="16"/>
                <w:lang w:val="en-GB"/>
              </w:rPr>
            </w:pPr>
            <w:r w:rsidRPr="000F3C94">
              <w:rPr>
                <w:rFonts w:eastAsia="Malgun Gothic"/>
                <w:b/>
                <w:bCs/>
                <w:i/>
                <w:iCs/>
                <w:sz w:val="16"/>
                <w:szCs w:val="16"/>
                <w:lang w:val="en-GB"/>
              </w:rPr>
              <w:t>False</w:t>
            </w:r>
            <w:r w:rsidRPr="000F3C94">
              <w:rPr>
                <w:rFonts w:eastAsia="Malgun Gothic"/>
                <w:sz w:val="16"/>
                <w:szCs w:val="16"/>
                <w:lang w:val="en-GB"/>
              </w:rPr>
              <w:t xml:space="preserve"> indicates an uncompressed dataset resource</w:t>
            </w:r>
          </w:p>
        </w:tc>
      </w:tr>
      <w:tr w:rsidR="00B413FE" w:rsidRPr="000F3C94" w14:paraId="5E0EC65E" w14:textId="77777777" w:rsidTr="00CC6A43">
        <w:trPr>
          <w:cantSplit/>
          <w:trHeight w:val="326"/>
        </w:trPr>
        <w:tc>
          <w:tcPr>
            <w:tcW w:w="2836" w:type="dxa"/>
          </w:tcPr>
          <w:p w14:paraId="5678F30A" w14:textId="77777777" w:rsidR="00B413FE" w:rsidRPr="000F3C94" w:rsidRDefault="00B413FE" w:rsidP="00585CE9">
            <w:pPr>
              <w:snapToGrid w:val="0"/>
              <w:spacing w:before="60" w:after="60"/>
              <w:jc w:val="left"/>
              <w:rPr>
                <w:sz w:val="16"/>
                <w:szCs w:val="16"/>
                <w:lang w:val="en-GB"/>
              </w:rPr>
            </w:pPr>
            <w:proofErr w:type="spellStart"/>
            <w:r w:rsidRPr="000F3C94">
              <w:rPr>
                <w:sz w:val="16"/>
                <w:szCs w:val="16"/>
                <w:lang w:val="en-GB"/>
              </w:rPr>
              <w:lastRenderedPageBreak/>
              <w:t>dataProtection</w:t>
            </w:r>
            <w:proofErr w:type="spellEnd"/>
          </w:p>
        </w:tc>
        <w:tc>
          <w:tcPr>
            <w:tcW w:w="3899" w:type="dxa"/>
          </w:tcPr>
          <w:p w14:paraId="7910B958" w14:textId="77777777" w:rsidR="00B413FE" w:rsidRPr="000F3C94" w:rsidRDefault="00B413FE" w:rsidP="00585CE9">
            <w:pPr>
              <w:snapToGrid w:val="0"/>
              <w:spacing w:before="60" w:after="60"/>
              <w:jc w:val="left"/>
              <w:rPr>
                <w:sz w:val="16"/>
                <w:szCs w:val="16"/>
                <w:lang w:val="en-GB"/>
              </w:rPr>
            </w:pPr>
            <w:r w:rsidRPr="000F3C94">
              <w:rPr>
                <w:sz w:val="16"/>
                <w:szCs w:val="16"/>
                <w:lang w:val="en-GB"/>
              </w:rPr>
              <w:t>Indicates if the data is encrypted</w:t>
            </w:r>
          </w:p>
        </w:tc>
        <w:tc>
          <w:tcPr>
            <w:tcW w:w="804" w:type="dxa"/>
          </w:tcPr>
          <w:p w14:paraId="11A368B2" w14:textId="30898AC5" w:rsidR="00B413FE" w:rsidRPr="000F3C94" w:rsidRDefault="00B413FE" w:rsidP="00585CE9">
            <w:pPr>
              <w:snapToGrid w:val="0"/>
              <w:spacing w:before="60" w:after="60"/>
              <w:jc w:val="center"/>
              <w:rPr>
                <w:sz w:val="16"/>
                <w:szCs w:val="16"/>
                <w:lang w:val="en-GB"/>
              </w:rPr>
            </w:pPr>
            <w:r w:rsidRPr="000F3C94">
              <w:rPr>
                <w:sz w:val="16"/>
                <w:szCs w:val="16"/>
                <w:lang w:val="en-GB"/>
              </w:rPr>
              <w:t>1</w:t>
            </w:r>
          </w:p>
        </w:tc>
        <w:tc>
          <w:tcPr>
            <w:tcW w:w="2668" w:type="dxa"/>
          </w:tcPr>
          <w:p w14:paraId="44F434BA" w14:textId="77777777" w:rsidR="00B413FE" w:rsidRPr="000F3C94" w:rsidRDefault="00B413FE" w:rsidP="00C62468">
            <w:pPr>
              <w:snapToGrid w:val="0"/>
              <w:spacing w:before="60" w:after="60"/>
              <w:jc w:val="left"/>
              <w:rPr>
                <w:sz w:val="16"/>
                <w:szCs w:val="16"/>
                <w:lang w:val="en-GB"/>
              </w:rPr>
            </w:pPr>
            <w:r w:rsidRPr="000F3C94">
              <w:rPr>
                <w:sz w:val="16"/>
                <w:szCs w:val="16"/>
                <w:lang w:val="en-GB"/>
              </w:rPr>
              <w:t>Boolean</w:t>
            </w:r>
          </w:p>
        </w:tc>
        <w:tc>
          <w:tcPr>
            <w:tcW w:w="4110" w:type="dxa"/>
          </w:tcPr>
          <w:p w14:paraId="465C8DFE" w14:textId="1B2D587B" w:rsidR="00A122D9" w:rsidRPr="000F3C94" w:rsidRDefault="00A122D9" w:rsidP="00C62468">
            <w:pPr>
              <w:snapToGrid w:val="0"/>
              <w:spacing w:before="60" w:after="60"/>
              <w:jc w:val="left"/>
              <w:rPr>
                <w:sz w:val="16"/>
                <w:szCs w:val="16"/>
                <w:lang w:val="en-GB"/>
              </w:rPr>
            </w:pPr>
            <w:r w:rsidRPr="000F3C94">
              <w:rPr>
                <w:b/>
                <w:bCs/>
                <w:i/>
                <w:iCs/>
                <w:sz w:val="16"/>
                <w:szCs w:val="16"/>
                <w:lang w:val="en-GB"/>
              </w:rPr>
              <w:t>True</w:t>
            </w:r>
            <w:r w:rsidRPr="000F3C94">
              <w:rPr>
                <w:sz w:val="16"/>
                <w:szCs w:val="16"/>
                <w:lang w:val="en-GB"/>
              </w:rPr>
              <w:t xml:space="preserve"> indicates an encrypted dataset</w:t>
            </w:r>
            <w:r w:rsidR="008A2F00" w:rsidRPr="000F3C94">
              <w:rPr>
                <w:sz w:val="16"/>
                <w:szCs w:val="16"/>
                <w:lang w:val="en-GB"/>
              </w:rPr>
              <w:t xml:space="preserve"> </w:t>
            </w:r>
            <w:r w:rsidRPr="000F3C94">
              <w:rPr>
                <w:sz w:val="16"/>
                <w:szCs w:val="16"/>
                <w:lang w:val="en-GB"/>
              </w:rPr>
              <w:t>resource</w:t>
            </w:r>
          </w:p>
          <w:p w14:paraId="403C22C5" w14:textId="7134572F" w:rsidR="00B413FE" w:rsidRPr="000F3C94" w:rsidRDefault="00A122D9" w:rsidP="00C62468">
            <w:pPr>
              <w:snapToGrid w:val="0"/>
              <w:spacing w:before="60" w:after="60"/>
              <w:jc w:val="left"/>
              <w:rPr>
                <w:sz w:val="16"/>
                <w:szCs w:val="16"/>
                <w:lang w:val="en-GB"/>
              </w:rPr>
            </w:pPr>
            <w:r w:rsidRPr="000F3C94">
              <w:rPr>
                <w:b/>
                <w:bCs/>
                <w:i/>
                <w:iCs/>
                <w:sz w:val="16"/>
                <w:szCs w:val="16"/>
                <w:lang w:val="en-GB"/>
              </w:rPr>
              <w:t>False</w:t>
            </w:r>
            <w:r w:rsidRPr="000F3C94">
              <w:rPr>
                <w:sz w:val="16"/>
                <w:szCs w:val="16"/>
                <w:lang w:val="en-GB"/>
              </w:rPr>
              <w:t xml:space="preserve"> indicates an unencrypted dataset</w:t>
            </w:r>
            <w:r w:rsidR="008A2F00" w:rsidRPr="000F3C94">
              <w:rPr>
                <w:sz w:val="16"/>
                <w:szCs w:val="16"/>
                <w:lang w:val="en-GB"/>
              </w:rPr>
              <w:t xml:space="preserve"> </w:t>
            </w:r>
            <w:r w:rsidRPr="000F3C94">
              <w:rPr>
                <w:sz w:val="16"/>
                <w:szCs w:val="16"/>
                <w:lang w:val="en-GB"/>
              </w:rPr>
              <w:t>resource</w:t>
            </w:r>
          </w:p>
        </w:tc>
      </w:tr>
      <w:tr w:rsidR="00B413FE" w:rsidRPr="000F3C94" w14:paraId="42881564" w14:textId="77777777" w:rsidTr="00CC6A43">
        <w:trPr>
          <w:trHeight w:val="326"/>
        </w:trPr>
        <w:tc>
          <w:tcPr>
            <w:tcW w:w="2836" w:type="dxa"/>
            <w:shd w:val="clear" w:color="auto" w:fill="auto"/>
          </w:tcPr>
          <w:p w14:paraId="77DCE614" w14:textId="77777777" w:rsidR="00B413FE" w:rsidRPr="000F3C94" w:rsidRDefault="00B413FE" w:rsidP="00585CE9">
            <w:pPr>
              <w:snapToGrid w:val="0"/>
              <w:spacing w:before="60" w:after="60"/>
              <w:jc w:val="left"/>
              <w:rPr>
                <w:sz w:val="16"/>
                <w:szCs w:val="16"/>
                <w:lang w:val="en-GB"/>
              </w:rPr>
            </w:pPr>
            <w:proofErr w:type="spellStart"/>
            <w:r w:rsidRPr="000F3C94">
              <w:rPr>
                <w:sz w:val="16"/>
                <w:szCs w:val="16"/>
                <w:lang w:val="en-GB"/>
              </w:rPr>
              <w:t>protectionScheme</w:t>
            </w:r>
            <w:proofErr w:type="spellEnd"/>
          </w:p>
        </w:tc>
        <w:tc>
          <w:tcPr>
            <w:tcW w:w="3899" w:type="dxa"/>
            <w:shd w:val="clear" w:color="auto" w:fill="auto"/>
          </w:tcPr>
          <w:p w14:paraId="189A4DDD" w14:textId="2E5BB3C0" w:rsidR="00B413FE" w:rsidRPr="000F3C94" w:rsidRDefault="00A57D35" w:rsidP="00585CE9">
            <w:pPr>
              <w:pStyle w:val="ISOComments"/>
              <w:spacing w:before="60" w:after="60" w:line="240" w:lineRule="auto"/>
              <w:rPr>
                <w:sz w:val="16"/>
                <w:szCs w:val="16"/>
                <w:lang w:val="en-GB"/>
              </w:rPr>
            </w:pPr>
            <w:r w:rsidRPr="000F3C94">
              <w:rPr>
                <w:sz w:val="16"/>
                <w:szCs w:val="16"/>
                <w:lang w:val="en-GB"/>
              </w:rPr>
              <w:t xml:space="preserve">Specification </w:t>
            </w:r>
            <w:r w:rsidR="00B413FE" w:rsidRPr="000F3C94">
              <w:rPr>
                <w:sz w:val="16"/>
                <w:szCs w:val="16"/>
                <w:lang w:val="en-GB"/>
              </w:rPr>
              <w:t>or method used for data protection</w:t>
            </w:r>
          </w:p>
        </w:tc>
        <w:tc>
          <w:tcPr>
            <w:tcW w:w="804" w:type="dxa"/>
            <w:shd w:val="clear" w:color="auto" w:fill="auto"/>
          </w:tcPr>
          <w:p w14:paraId="72A9CF41" w14:textId="77777777" w:rsidR="00B413FE" w:rsidRPr="000F3C94" w:rsidRDefault="00B413FE" w:rsidP="00585CE9">
            <w:pPr>
              <w:snapToGrid w:val="0"/>
              <w:spacing w:before="60" w:after="60"/>
              <w:jc w:val="center"/>
              <w:rPr>
                <w:sz w:val="16"/>
                <w:szCs w:val="16"/>
                <w:lang w:val="en-GB"/>
              </w:rPr>
            </w:pPr>
            <w:r w:rsidRPr="000F3C94">
              <w:rPr>
                <w:sz w:val="16"/>
                <w:szCs w:val="16"/>
                <w:lang w:val="en-GB"/>
              </w:rPr>
              <w:t>0..1</w:t>
            </w:r>
          </w:p>
        </w:tc>
        <w:tc>
          <w:tcPr>
            <w:tcW w:w="2668" w:type="dxa"/>
            <w:tcBorders>
              <w:bottom w:val="single" w:sz="4" w:space="0" w:color="000000"/>
            </w:tcBorders>
            <w:shd w:val="clear" w:color="auto" w:fill="auto"/>
          </w:tcPr>
          <w:p w14:paraId="7780E4C0" w14:textId="0F0BA47F" w:rsidR="00B413FE" w:rsidRPr="000F3C94" w:rsidRDefault="00430C85" w:rsidP="00C62468">
            <w:pPr>
              <w:snapToGrid w:val="0"/>
              <w:spacing w:before="60" w:after="60"/>
              <w:jc w:val="left"/>
              <w:rPr>
                <w:sz w:val="16"/>
                <w:szCs w:val="16"/>
                <w:lang w:val="en-GB"/>
              </w:rPr>
            </w:pPr>
            <w:r w:rsidRPr="000F3C94">
              <w:rPr>
                <w:sz w:val="16"/>
                <w:szCs w:val="16"/>
                <w:lang w:val="en-GB"/>
              </w:rPr>
              <w:t>S100_ProtectionScheme</w:t>
            </w:r>
          </w:p>
        </w:tc>
        <w:tc>
          <w:tcPr>
            <w:tcW w:w="4110" w:type="dxa"/>
            <w:shd w:val="clear" w:color="auto" w:fill="auto"/>
          </w:tcPr>
          <w:p w14:paraId="26D48892" w14:textId="4CB24426" w:rsidR="00B413FE" w:rsidRPr="000F3C94" w:rsidRDefault="00B413FE" w:rsidP="00C62468">
            <w:pPr>
              <w:snapToGrid w:val="0"/>
              <w:spacing w:before="60" w:after="60"/>
              <w:jc w:val="left"/>
              <w:rPr>
                <w:sz w:val="16"/>
                <w:szCs w:val="16"/>
                <w:lang w:val="en-GB"/>
              </w:rPr>
            </w:pPr>
          </w:p>
        </w:tc>
      </w:tr>
      <w:tr w:rsidR="009063C9" w:rsidRPr="000F3C94" w14:paraId="219BAB1C" w14:textId="77777777" w:rsidTr="00CC6A43">
        <w:trPr>
          <w:cantSplit/>
          <w:trHeight w:val="326"/>
        </w:trPr>
        <w:tc>
          <w:tcPr>
            <w:tcW w:w="2836" w:type="dxa"/>
          </w:tcPr>
          <w:p w14:paraId="7C8F5409" w14:textId="77777777" w:rsidR="006A42EE" w:rsidRPr="000F3C94" w:rsidRDefault="006A42EE" w:rsidP="00585CE9">
            <w:pPr>
              <w:snapToGrid w:val="0"/>
              <w:spacing w:before="60" w:after="60"/>
              <w:jc w:val="left"/>
              <w:rPr>
                <w:sz w:val="16"/>
                <w:szCs w:val="16"/>
                <w:lang w:val="en-GB"/>
              </w:rPr>
            </w:pPr>
            <w:proofErr w:type="spellStart"/>
            <w:r w:rsidRPr="000F3C94">
              <w:rPr>
                <w:sz w:val="16"/>
                <w:szCs w:val="16"/>
                <w:lang w:val="en-GB"/>
              </w:rPr>
              <w:t>digitalSignatureReference</w:t>
            </w:r>
            <w:proofErr w:type="spellEnd"/>
          </w:p>
        </w:tc>
        <w:tc>
          <w:tcPr>
            <w:tcW w:w="3899" w:type="dxa"/>
          </w:tcPr>
          <w:p w14:paraId="2197CCB1" w14:textId="26B753F5" w:rsidR="006A42EE" w:rsidRPr="000F3C94" w:rsidRDefault="00A122D9" w:rsidP="00585CE9">
            <w:pPr>
              <w:snapToGrid w:val="0"/>
              <w:spacing w:before="60" w:after="60"/>
              <w:jc w:val="left"/>
              <w:rPr>
                <w:sz w:val="16"/>
                <w:szCs w:val="16"/>
                <w:lang w:val="en-GB"/>
              </w:rPr>
            </w:pPr>
            <w:r w:rsidRPr="000F3C94">
              <w:rPr>
                <w:sz w:val="16"/>
                <w:szCs w:val="16"/>
                <w:lang w:val="en-GB"/>
              </w:rPr>
              <w:t xml:space="preserve">Specifies the algorithm used to compute </w:t>
            </w:r>
            <w:proofErr w:type="spellStart"/>
            <w:r w:rsidRPr="000F3C94">
              <w:rPr>
                <w:sz w:val="16"/>
                <w:szCs w:val="16"/>
                <w:lang w:val="en-GB"/>
              </w:rPr>
              <w:t>digitalSignatureValue</w:t>
            </w:r>
            <w:proofErr w:type="spellEnd"/>
          </w:p>
        </w:tc>
        <w:tc>
          <w:tcPr>
            <w:tcW w:w="804" w:type="dxa"/>
          </w:tcPr>
          <w:p w14:paraId="579459AC" w14:textId="25A682A5" w:rsidR="006A42EE" w:rsidRPr="000F3C94" w:rsidRDefault="006A42EE" w:rsidP="00585CE9">
            <w:pPr>
              <w:snapToGrid w:val="0"/>
              <w:spacing w:before="60" w:after="60"/>
              <w:jc w:val="center"/>
              <w:rPr>
                <w:sz w:val="16"/>
                <w:szCs w:val="16"/>
                <w:lang w:val="en-GB"/>
              </w:rPr>
            </w:pPr>
            <w:r w:rsidRPr="000F3C94">
              <w:rPr>
                <w:sz w:val="16"/>
                <w:szCs w:val="16"/>
                <w:lang w:val="en-GB"/>
              </w:rPr>
              <w:t>1</w:t>
            </w:r>
          </w:p>
        </w:tc>
        <w:tc>
          <w:tcPr>
            <w:tcW w:w="2668" w:type="dxa"/>
          </w:tcPr>
          <w:p w14:paraId="7140FE3D" w14:textId="6FE57E99" w:rsidR="006A42EE" w:rsidRPr="000F3C94" w:rsidRDefault="006A42EE" w:rsidP="00C62468">
            <w:pPr>
              <w:snapToGrid w:val="0"/>
              <w:spacing w:before="60" w:after="60"/>
              <w:jc w:val="left"/>
              <w:rPr>
                <w:sz w:val="16"/>
                <w:szCs w:val="16"/>
                <w:lang w:val="en-GB"/>
              </w:rPr>
            </w:pPr>
            <w:r w:rsidRPr="000F3C94">
              <w:rPr>
                <w:sz w:val="16"/>
                <w:szCs w:val="16"/>
                <w:lang w:val="en-GB"/>
              </w:rPr>
              <w:t>S100_</w:t>
            </w:r>
            <w:r w:rsidR="000428BC" w:rsidRPr="000F3C94">
              <w:rPr>
                <w:sz w:val="16"/>
                <w:szCs w:val="16"/>
                <w:lang w:val="en-GB"/>
              </w:rPr>
              <w:t>SE_</w:t>
            </w:r>
            <w:r w:rsidRPr="000F3C94">
              <w:rPr>
                <w:sz w:val="16"/>
                <w:szCs w:val="16"/>
                <w:lang w:val="en-GB"/>
              </w:rPr>
              <w:t>DigitalSignature</w:t>
            </w:r>
            <w:r w:rsidR="00AA120E" w:rsidRPr="000F3C94">
              <w:rPr>
                <w:sz w:val="16"/>
                <w:szCs w:val="16"/>
                <w:lang w:val="en-GB"/>
              </w:rPr>
              <w:t>Reference</w:t>
            </w:r>
            <w:r w:rsidR="0068575B" w:rsidRPr="000F3C94">
              <w:rPr>
                <w:sz w:val="16"/>
                <w:szCs w:val="16"/>
                <w:lang w:val="en-GB"/>
              </w:rPr>
              <w:t xml:space="preserve"> </w:t>
            </w:r>
            <w:r w:rsidR="00AA120E" w:rsidRPr="000F3C94">
              <w:rPr>
                <w:sz w:val="16"/>
                <w:szCs w:val="16"/>
                <w:lang w:val="en-GB"/>
              </w:rPr>
              <w:t xml:space="preserve">(see </w:t>
            </w:r>
            <w:r w:rsidR="00983CF2" w:rsidRPr="000F3C94">
              <w:rPr>
                <w:sz w:val="16"/>
                <w:szCs w:val="16"/>
                <w:lang w:val="en-GB"/>
              </w:rPr>
              <w:t xml:space="preserve">S-100 </w:t>
            </w:r>
            <w:r w:rsidR="00AA120E" w:rsidRPr="000F3C94">
              <w:rPr>
                <w:sz w:val="16"/>
                <w:szCs w:val="16"/>
                <w:lang w:val="en-GB"/>
              </w:rPr>
              <w:t>Part 15)</w:t>
            </w:r>
          </w:p>
        </w:tc>
        <w:tc>
          <w:tcPr>
            <w:tcW w:w="4110" w:type="dxa"/>
          </w:tcPr>
          <w:p w14:paraId="6566536F" w14:textId="1926738B" w:rsidR="006A42EE" w:rsidRPr="000F3C94" w:rsidRDefault="006A42EE" w:rsidP="00C62468">
            <w:pPr>
              <w:snapToGrid w:val="0"/>
              <w:spacing w:before="60" w:after="60"/>
              <w:jc w:val="left"/>
              <w:rPr>
                <w:sz w:val="16"/>
                <w:szCs w:val="16"/>
                <w:lang w:val="en-GB"/>
              </w:rPr>
            </w:pPr>
          </w:p>
        </w:tc>
      </w:tr>
      <w:tr w:rsidR="006A42EE" w:rsidRPr="000F3C94" w14:paraId="1F4DF7ED" w14:textId="77777777" w:rsidTr="00CC6A43">
        <w:trPr>
          <w:trHeight w:val="326"/>
        </w:trPr>
        <w:tc>
          <w:tcPr>
            <w:tcW w:w="2836" w:type="dxa"/>
          </w:tcPr>
          <w:p w14:paraId="6C000638" w14:textId="77777777" w:rsidR="006A42EE" w:rsidRPr="000F3C94" w:rsidRDefault="006A42EE" w:rsidP="00585CE9">
            <w:pPr>
              <w:snapToGrid w:val="0"/>
              <w:spacing w:before="60" w:after="60"/>
              <w:jc w:val="left"/>
              <w:rPr>
                <w:sz w:val="16"/>
                <w:szCs w:val="16"/>
                <w:lang w:val="en-GB"/>
              </w:rPr>
            </w:pPr>
            <w:proofErr w:type="spellStart"/>
            <w:r w:rsidRPr="000F3C94">
              <w:rPr>
                <w:sz w:val="16"/>
                <w:szCs w:val="16"/>
                <w:lang w:val="en-GB"/>
              </w:rPr>
              <w:t>digitalSignatureValue</w:t>
            </w:r>
            <w:proofErr w:type="spellEnd"/>
          </w:p>
        </w:tc>
        <w:tc>
          <w:tcPr>
            <w:tcW w:w="3899" w:type="dxa"/>
          </w:tcPr>
          <w:p w14:paraId="57FB8342" w14:textId="057EF8AC" w:rsidR="006A42EE" w:rsidRPr="000F3C94" w:rsidRDefault="00281322" w:rsidP="00585CE9">
            <w:pPr>
              <w:snapToGrid w:val="0"/>
              <w:spacing w:before="60" w:after="60"/>
              <w:jc w:val="left"/>
              <w:rPr>
                <w:sz w:val="16"/>
                <w:szCs w:val="16"/>
                <w:lang w:val="en-GB"/>
              </w:rPr>
            </w:pPr>
            <w:r w:rsidRPr="000F3C94">
              <w:rPr>
                <w:sz w:val="16"/>
                <w:szCs w:val="16"/>
                <w:lang w:val="en-GB"/>
              </w:rPr>
              <w:t>Value derived from the digital signature</w:t>
            </w:r>
          </w:p>
        </w:tc>
        <w:tc>
          <w:tcPr>
            <w:tcW w:w="804" w:type="dxa"/>
          </w:tcPr>
          <w:p w14:paraId="66E770FD" w14:textId="79A6F5FC" w:rsidR="006A42EE" w:rsidRPr="000F3C94" w:rsidRDefault="006A42EE" w:rsidP="00585CE9">
            <w:pPr>
              <w:snapToGrid w:val="0"/>
              <w:spacing w:before="60" w:after="60"/>
              <w:jc w:val="center"/>
              <w:rPr>
                <w:sz w:val="16"/>
                <w:szCs w:val="16"/>
                <w:lang w:val="en-GB"/>
              </w:rPr>
            </w:pPr>
            <w:r w:rsidRPr="000F3C94">
              <w:rPr>
                <w:sz w:val="16"/>
                <w:szCs w:val="16"/>
                <w:lang w:val="en-GB"/>
              </w:rPr>
              <w:t>1</w:t>
            </w:r>
            <w:r w:rsidR="00A122D9" w:rsidRPr="000F3C94">
              <w:rPr>
                <w:sz w:val="16"/>
                <w:szCs w:val="16"/>
                <w:lang w:val="en-GB"/>
              </w:rPr>
              <w:t>..*</w:t>
            </w:r>
          </w:p>
        </w:tc>
        <w:tc>
          <w:tcPr>
            <w:tcW w:w="2668" w:type="dxa"/>
          </w:tcPr>
          <w:p w14:paraId="57E676F8" w14:textId="020F0ADE" w:rsidR="006A42EE" w:rsidRPr="000F3C94" w:rsidRDefault="006A42EE" w:rsidP="00C62468">
            <w:pPr>
              <w:snapToGrid w:val="0"/>
              <w:spacing w:before="60" w:after="60"/>
              <w:jc w:val="left"/>
              <w:rPr>
                <w:sz w:val="16"/>
                <w:szCs w:val="16"/>
                <w:lang w:val="en-GB"/>
              </w:rPr>
            </w:pPr>
            <w:r w:rsidRPr="000F3C94">
              <w:rPr>
                <w:sz w:val="16"/>
                <w:szCs w:val="16"/>
                <w:lang w:val="en-GB"/>
              </w:rPr>
              <w:t>S100_</w:t>
            </w:r>
            <w:r w:rsidR="0012717F" w:rsidRPr="000F3C94">
              <w:rPr>
                <w:sz w:val="16"/>
                <w:szCs w:val="16"/>
                <w:lang w:val="en-GB"/>
              </w:rPr>
              <w:t>SE_</w:t>
            </w:r>
            <w:r w:rsidRPr="000F3C94">
              <w:rPr>
                <w:sz w:val="16"/>
                <w:szCs w:val="16"/>
                <w:lang w:val="en-GB"/>
              </w:rPr>
              <w:t>DigitalSignature</w:t>
            </w:r>
            <w:r w:rsidR="00AA120E" w:rsidRPr="000F3C94">
              <w:rPr>
                <w:sz w:val="16"/>
                <w:szCs w:val="16"/>
                <w:lang w:val="en-GB"/>
              </w:rPr>
              <w:br/>
              <w:t xml:space="preserve">(see </w:t>
            </w:r>
            <w:r w:rsidR="00983CF2" w:rsidRPr="000F3C94">
              <w:rPr>
                <w:sz w:val="16"/>
                <w:szCs w:val="16"/>
                <w:lang w:val="en-GB"/>
              </w:rPr>
              <w:t xml:space="preserve">S-100 </w:t>
            </w:r>
            <w:r w:rsidR="00AA120E" w:rsidRPr="000F3C94">
              <w:rPr>
                <w:sz w:val="16"/>
                <w:szCs w:val="16"/>
                <w:lang w:val="en-GB"/>
              </w:rPr>
              <w:t>Part 15)</w:t>
            </w:r>
          </w:p>
        </w:tc>
        <w:tc>
          <w:tcPr>
            <w:tcW w:w="4110" w:type="dxa"/>
          </w:tcPr>
          <w:p w14:paraId="66CF2D93" w14:textId="77777777" w:rsidR="006A42EE" w:rsidRPr="000F3C94" w:rsidRDefault="006A42EE" w:rsidP="00C62468">
            <w:pPr>
              <w:snapToGrid w:val="0"/>
              <w:spacing w:before="60" w:after="60"/>
              <w:jc w:val="left"/>
              <w:rPr>
                <w:sz w:val="16"/>
                <w:szCs w:val="16"/>
                <w:lang w:val="en-GB"/>
              </w:rPr>
            </w:pPr>
            <w:r w:rsidRPr="000F3C94">
              <w:rPr>
                <w:sz w:val="16"/>
                <w:szCs w:val="16"/>
                <w:lang w:val="en-GB"/>
              </w:rPr>
              <w:t xml:space="preserve">The value resulting from application of </w:t>
            </w:r>
            <w:proofErr w:type="spellStart"/>
            <w:r w:rsidRPr="000F3C94">
              <w:rPr>
                <w:sz w:val="16"/>
                <w:szCs w:val="16"/>
                <w:lang w:val="en-GB"/>
              </w:rPr>
              <w:t>digitalSignatureReference</w:t>
            </w:r>
            <w:proofErr w:type="spellEnd"/>
          </w:p>
          <w:p w14:paraId="3F6EF8DC" w14:textId="2EB85832" w:rsidR="006A42EE" w:rsidRPr="000F3C94" w:rsidRDefault="006A42EE" w:rsidP="00C62468">
            <w:pPr>
              <w:snapToGrid w:val="0"/>
              <w:spacing w:before="60" w:after="60"/>
              <w:jc w:val="left"/>
              <w:rPr>
                <w:sz w:val="16"/>
                <w:szCs w:val="16"/>
                <w:lang w:val="en-GB"/>
              </w:rPr>
            </w:pPr>
            <w:r w:rsidRPr="000F3C94">
              <w:rPr>
                <w:sz w:val="16"/>
                <w:szCs w:val="16"/>
                <w:lang w:val="en-GB"/>
              </w:rPr>
              <w:t>Implemented as the digital signature format specified in S-100 Part 15</w:t>
            </w:r>
          </w:p>
        </w:tc>
      </w:tr>
      <w:tr w:rsidR="00B413FE" w:rsidRPr="000F3C94" w14:paraId="3CFE297B" w14:textId="77777777" w:rsidTr="00CC6A43">
        <w:trPr>
          <w:trHeight w:val="326"/>
        </w:trPr>
        <w:tc>
          <w:tcPr>
            <w:tcW w:w="2836" w:type="dxa"/>
          </w:tcPr>
          <w:p w14:paraId="0D2CF713" w14:textId="77777777" w:rsidR="00B413FE" w:rsidRPr="000F3C94" w:rsidRDefault="00B413FE" w:rsidP="00585CE9">
            <w:pPr>
              <w:snapToGrid w:val="0"/>
              <w:spacing w:before="60" w:after="60"/>
              <w:jc w:val="left"/>
              <w:rPr>
                <w:sz w:val="16"/>
                <w:szCs w:val="16"/>
                <w:lang w:val="en-GB"/>
              </w:rPr>
            </w:pPr>
            <w:r w:rsidRPr="000F3C94">
              <w:rPr>
                <w:sz w:val="16"/>
                <w:szCs w:val="16"/>
                <w:lang w:val="en-GB"/>
              </w:rPr>
              <w:t>copyright</w:t>
            </w:r>
          </w:p>
        </w:tc>
        <w:tc>
          <w:tcPr>
            <w:tcW w:w="3899" w:type="dxa"/>
          </w:tcPr>
          <w:p w14:paraId="110F3B51" w14:textId="77777777" w:rsidR="00B413FE" w:rsidRPr="000F3C94" w:rsidRDefault="00B413FE" w:rsidP="00585CE9">
            <w:pPr>
              <w:snapToGrid w:val="0"/>
              <w:spacing w:before="60" w:after="60"/>
              <w:jc w:val="left"/>
              <w:rPr>
                <w:sz w:val="16"/>
                <w:szCs w:val="16"/>
                <w:lang w:val="en-GB"/>
              </w:rPr>
            </w:pPr>
            <w:r w:rsidRPr="000F3C94">
              <w:rPr>
                <w:sz w:val="16"/>
                <w:szCs w:val="16"/>
                <w:lang w:val="en-GB"/>
              </w:rPr>
              <w:t>Indicates if the dataset is copyrighted</w:t>
            </w:r>
          </w:p>
        </w:tc>
        <w:tc>
          <w:tcPr>
            <w:tcW w:w="804" w:type="dxa"/>
          </w:tcPr>
          <w:p w14:paraId="10635ABC" w14:textId="62AEF387" w:rsidR="00B413FE" w:rsidRPr="000F3C94" w:rsidRDefault="00A122D9" w:rsidP="00585CE9">
            <w:pPr>
              <w:snapToGrid w:val="0"/>
              <w:spacing w:before="60" w:after="60"/>
              <w:jc w:val="center"/>
              <w:rPr>
                <w:sz w:val="16"/>
                <w:szCs w:val="16"/>
                <w:lang w:val="en-GB"/>
              </w:rPr>
            </w:pPr>
            <w:r w:rsidRPr="000F3C94">
              <w:rPr>
                <w:sz w:val="16"/>
                <w:szCs w:val="16"/>
                <w:lang w:val="en-GB"/>
              </w:rPr>
              <w:t>1</w:t>
            </w:r>
          </w:p>
        </w:tc>
        <w:tc>
          <w:tcPr>
            <w:tcW w:w="2668" w:type="dxa"/>
          </w:tcPr>
          <w:p w14:paraId="4E9C9CA3" w14:textId="6CC17282" w:rsidR="00B413FE" w:rsidRPr="000F3C94" w:rsidRDefault="00A122D9" w:rsidP="00C62468">
            <w:pPr>
              <w:snapToGrid w:val="0"/>
              <w:spacing w:before="60" w:after="60"/>
              <w:jc w:val="left"/>
              <w:rPr>
                <w:sz w:val="16"/>
                <w:szCs w:val="16"/>
                <w:lang w:val="en-GB"/>
              </w:rPr>
            </w:pPr>
            <w:r w:rsidRPr="000F3C94">
              <w:rPr>
                <w:sz w:val="16"/>
                <w:szCs w:val="16"/>
                <w:lang w:val="en-GB"/>
              </w:rPr>
              <w:t>Boolean</w:t>
            </w:r>
          </w:p>
        </w:tc>
        <w:tc>
          <w:tcPr>
            <w:tcW w:w="4110" w:type="dxa"/>
          </w:tcPr>
          <w:p w14:paraId="6E199ABB" w14:textId="7B7F3CEB" w:rsidR="00A122D9" w:rsidRPr="000F3C94" w:rsidRDefault="00A122D9" w:rsidP="00C62468">
            <w:pPr>
              <w:snapToGrid w:val="0"/>
              <w:spacing w:before="60" w:after="60"/>
              <w:jc w:val="left"/>
              <w:rPr>
                <w:sz w:val="16"/>
                <w:szCs w:val="16"/>
                <w:lang w:val="en-GB"/>
              </w:rPr>
            </w:pPr>
            <w:r w:rsidRPr="000F3C94">
              <w:rPr>
                <w:b/>
                <w:bCs/>
                <w:i/>
                <w:iCs/>
                <w:sz w:val="16"/>
                <w:szCs w:val="16"/>
                <w:lang w:val="en-GB"/>
              </w:rPr>
              <w:t>True</w:t>
            </w:r>
            <w:r w:rsidRPr="000F3C94">
              <w:rPr>
                <w:sz w:val="16"/>
                <w:szCs w:val="16"/>
                <w:lang w:val="en-GB"/>
              </w:rPr>
              <w:t xml:space="preserve"> indicates the resource is copyrighted</w:t>
            </w:r>
          </w:p>
          <w:p w14:paraId="6931F7D9" w14:textId="5B50F662" w:rsidR="00B413FE" w:rsidRPr="000F3C94" w:rsidRDefault="00A122D9" w:rsidP="00C62468">
            <w:pPr>
              <w:snapToGrid w:val="0"/>
              <w:spacing w:before="60" w:after="60"/>
              <w:jc w:val="left"/>
              <w:rPr>
                <w:sz w:val="16"/>
                <w:szCs w:val="16"/>
                <w:lang w:val="en-GB"/>
              </w:rPr>
            </w:pPr>
            <w:r w:rsidRPr="000F3C94">
              <w:rPr>
                <w:b/>
                <w:bCs/>
                <w:i/>
                <w:iCs/>
                <w:sz w:val="16"/>
                <w:szCs w:val="16"/>
                <w:lang w:val="en-GB"/>
              </w:rPr>
              <w:t>False</w:t>
            </w:r>
            <w:r w:rsidRPr="000F3C94">
              <w:rPr>
                <w:sz w:val="16"/>
                <w:szCs w:val="16"/>
                <w:lang w:val="en-GB"/>
              </w:rPr>
              <w:t xml:space="preserve"> Indicates the resource is not copyrighted</w:t>
            </w:r>
          </w:p>
        </w:tc>
      </w:tr>
      <w:tr w:rsidR="00B413FE" w:rsidRPr="000F3C94" w14:paraId="2B5B0B45" w14:textId="77777777" w:rsidTr="00CC6A43">
        <w:trPr>
          <w:cantSplit/>
          <w:trHeight w:val="823"/>
        </w:trPr>
        <w:tc>
          <w:tcPr>
            <w:tcW w:w="2836" w:type="dxa"/>
          </w:tcPr>
          <w:p w14:paraId="7D8A31DD" w14:textId="77777777" w:rsidR="00B413FE" w:rsidRPr="000F3C94" w:rsidRDefault="00B413FE" w:rsidP="00585CE9">
            <w:pPr>
              <w:snapToGrid w:val="0"/>
              <w:spacing w:before="60" w:after="60"/>
              <w:jc w:val="left"/>
              <w:rPr>
                <w:sz w:val="16"/>
                <w:szCs w:val="16"/>
                <w:lang w:val="en-GB"/>
              </w:rPr>
            </w:pPr>
            <w:r w:rsidRPr="000F3C94">
              <w:rPr>
                <w:sz w:val="16"/>
                <w:szCs w:val="16"/>
                <w:lang w:val="en-GB"/>
              </w:rPr>
              <w:t>classification</w:t>
            </w:r>
          </w:p>
        </w:tc>
        <w:tc>
          <w:tcPr>
            <w:tcW w:w="3899" w:type="dxa"/>
          </w:tcPr>
          <w:p w14:paraId="39A7F7DA" w14:textId="77777777" w:rsidR="00B413FE" w:rsidRPr="000F3C94" w:rsidRDefault="00B413FE" w:rsidP="00585CE9">
            <w:pPr>
              <w:snapToGrid w:val="0"/>
              <w:spacing w:before="60" w:after="60"/>
              <w:jc w:val="left"/>
              <w:rPr>
                <w:sz w:val="16"/>
                <w:szCs w:val="16"/>
                <w:lang w:val="en-GB"/>
              </w:rPr>
            </w:pPr>
            <w:r w:rsidRPr="000F3C94">
              <w:rPr>
                <w:sz w:val="16"/>
                <w:szCs w:val="16"/>
                <w:lang w:val="en-GB"/>
              </w:rPr>
              <w:t>Indicates the security classification of the dataset</w:t>
            </w:r>
          </w:p>
        </w:tc>
        <w:tc>
          <w:tcPr>
            <w:tcW w:w="804" w:type="dxa"/>
          </w:tcPr>
          <w:p w14:paraId="7BDC36BD" w14:textId="77777777" w:rsidR="00B413FE" w:rsidRPr="000F3C94" w:rsidRDefault="00B413FE" w:rsidP="00585CE9">
            <w:pPr>
              <w:snapToGrid w:val="0"/>
              <w:spacing w:before="60" w:after="60"/>
              <w:jc w:val="center"/>
              <w:rPr>
                <w:sz w:val="16"/>
                <w:szCs w:val="16"/>
                <w:lang w:val="en-GB"/>
              </w:rPr>
            </w:pPr>
            <w:r w:rsidRPr="000F3C94">
              <w:rPr>
                <w:sz w:val="16"/>
                <w:szCs w:val="16"/>
                <w:lang w:val="en-GB"/>
              </w:rPr>
              <w:t>0..1</w:t>
            </w:r>
          </w:p>
        </w:tc>
        <w:tc>
          <w:tcPr>
            <w:tcW w:w="2668" w:type="dxa"/>
          </w:tcPr>
          <w:p w14:paraId="1B722918" w14:textId="65764970" w:rsidR="00A122D9" w:rsidRPr="000F3C94" w:rsidRDefault="00A122D9" w:rsidP="00C62468">
            <w:pPr>
              <w:snapToGrid w:val="0"/>
              <w:spacing w:before="60" w:after="60"/>
              <w:jc w:val="left"/>
              <w:rPr>
                <w:sz w:val="16"/>
                <w:szCs w:val="16"/>
                <w:lang w:val="en-GB"/>
              </w:rPr>
            </w:pPr>
            <w:r w:rsidRPr="000F3C94">
              <w:rPr>
                <w:sz w:val="16"/>
                <w:szCs w:val="16"/>
                <w:lang w:val="en-GB"/>
              </w:rPr>
              <w:t>Class</w:t>
            </w:r>
          </w:p>
          <w:p w14:paraId="612CB712" w14:textId="4A16EAFA" w:rsidR="00B413FE" w:rsidRPr="000F3C94" w:rsidRDefault="00A122D9" w:rsidP="00C62468">
            <w:pPr>
              <w:spacing w:before="60" w:after="60"/>
              <w:jc w:val="left"/>
              <w:rPr>
                <w:sz w:val="16"/>
                <w:szCs w:val="16"/>
                <w:lang w:val="en-GB"/>
              </w:rPr>
            </w:pPr>
            <w:proofErr w:type="spellStart"/>
            <w:r w:rsidRPr="000F3C94">
              <w:rPr>
                <w:sz w:val="16"/>
                <w:szCs w:val="16"/>
                <w:lang w:val="en-GB"/>
              </w:rPr>
              <w:t>MD_SecurityConstraints</w:t>
            </w:r>
            <w:proofErr w:type="spellEnd"/>
            <w:r w:rsidRPr="000F3C94">
              <w:rPr>
                <w:sz w:val="16"/>
                <w:szCs w:val="16"/>
                <w:lang w:val="en-GB"/>
              </w:rPr>
              <w:t>&gt;</w:t>
            </w:r>
            <w:proofErr w:type="spellStart"/>
            <w:r w:rsidRPr="000F3C94">
              <w:rPr>
                <w:sz w:val="16"/>
                <w:szCs w:val="16"/>
                <w:lang w:val="en-GB"/>
              </w:rPr>
              <w:t>MD_ClassificationCode</w:t>
            </w:r>
            <w:proofErr w:type="spellEnd"/>
            <w:r w:rsidRPr="000F3C94">
              <w:rPr>
                <w:sz w:val="16"/>
                <w:szCs w:val="16"/>
                <w:lang w:val="en-GB"/>
              </w:rPr>
              <w:t xml:space="preserve"> (</w:t>
            </w:r>
            <w:proofErr w:type="spellStart"/>
            <w:r w:rsidRPr="000F3C94">
              <w:rPr>
                <w:sz w:val="16"/>
                <w:szCs w:val="16"/>
                <w:lang w:val="en-GB"/>
              </w:rPr>
              <w:t>codelist</w:t>
            </w:r>
            <w:proofErr w:type="spellEnd"/>
            <w:r w:rsidRPr="000F3C94">
              <w:rPr>
                <w:sz w:val="16"/>
                <w:szCs w:val="16"/>
                <w:lang w:val="en-GB"/>
              </w:rPr>
              <w:t>)</w:t>
            </w:r>
          </w:p>
        </w:tc>
        <w:tc>
          <w:tcPr>
            <w:tcW w:w="4110" w:type="dxa"/>
          </w:tcPr>
          <w:p w14:paraId="0CB353DC" w14:textId="77777777" w:rsidR="00A122D9" w:rsidRPr="000F3C94" w:rsidRDefault="00A122D9" w:rsidP="00994AFD">
            <w:pPr>
              <w:spacing w:before="60" w:after="0"/>
              <w:jc w:val="left"/>
              <w:rPr>
                <w:sz w:val="16"/>
                <w:szCs w:val="16"/>
                <w:lang w:val="en-GB"/>
              </w:rPr>
            </w:pPr>
            <w:r w:rsidRPr="000F3C94">
              <w:rPr>
                <w:sz w:val="16"/>
                <w:szCs w:val="16"/>
                <w:lang w:val="en-GB"/>
              </w:rPr>
              <w:t>1. unclassified</w:t>
            </w:r>
          </w:p>
          <w:p w14:paraId="56A4CA28" w14:textId="77777777" w:rsidR="00A122D9" w:rsidRPr="000F3C94" w:rsidRDefault="00A122D9" w:rsidP="00994AFD">
            <w:pPr>
              <w:spacing w:before="60" w:after="60"/>
              <w:contextualSpacing/>
              <w:jc w:val="left"/>
              <w:rPr>
                <w:sz w:val="16"/>
                <w:szCs w:val="16"/>
                <w:lang w:val="en-GB"/>
              </w:rPr>
            </w:pPr>
            <w:r w:rsidRPr="000F3C94">
              <w:rPr>
                <w:sz w:val="16"/>
                <w:szCs w:val="16"/>
                <w:lang w:val="en-GB"/>
              </w:rPr>
              <w:t>2. restricted</w:t>
            </w:r>
          </w:p>
          <w:p w14:paraId="0AEC32F5" w14:textId="77777777" w:rsidR="00A122D9" w:rsidRPr="000F3C94" w:rsidRDefault="00A122D9" w:rsidP="00994AFD">
            <w:pPr>
              <w:spacing w:before="60" w:after="60"/>
              <w:contextualSpacing/>
              <w:jc w:val="left"/>
              <w:rPr>
                <w:sz w:val="16"/>
                <w:szCs w:val="16"/>
                <w:lang w:val="en-GB"/>
              </w:rPr>
            </w:pPr>
            <w:r w:rsidRPr="000F3C94">
              <w:rPr>
                <w:sz w:val="16"/>
                <w:szCs w:val="16"/>
                <w:lang w:val="en-GB"/>
              </w:rPr>
              <w:t>3. confidential</w:t>
            </w:r>
          </w:p>
          <w:p w14:paraId="226B8CFD" w14:textId="77777777" w:rsidR="00A122D9" w:rsidRPr="000F3C94" w:rsidRDefault="00A122D9" w:rsidP="00994AFD">
            <w:pPr>
              <w:spacing w:before="60" w:after="60"/>
              <w:contextualSpacing/>
              <w:jc w:val="left"/>
              <w:rPr>
                <w:sz w:val="16"/>
                <w:szCs w:val="16"/>
                <w:lang w:val="en-GB"/>
              </w:rPr>
            </w:pPr>
            <w:r w:rsidRPr="000F3C94">
              <w:rPr>
                <w:sz w:val="16"/>
                <w:szCs w:val="16"/>
                <w:lang w:val="en-GB"/>
              </w:rPr>
              <w:t>4. secret</w:t>
            </w:r>
          </w:p>
          <w:p w14:paraId="130C914B" w14:textId="77777777" w:rsidR="00A122D9" w:rsidRPr="000F3C94" w:rsidRDefault="00A122D9" w:rsidP="00994AFD">
            <w:pPr>
              <w:spacing w:before="60" w:after="60"/>
              <w:contextualSpacing/>
              <w:jc w:val="left"/>
              <w:rPr>
                <w:sz w:val="16"/>
                <w:szCs w:val="16"/>
                <w:lang w:val="en-GB"/>
              </w:rPr>
            </w:pPr>
            <w:r w:rsidRPr="000F3C94">
              <w:rPr>
                <w:sz w:val="16"/>
                <w:szCs w:val="16"/>
                <w:lang w:val="en-GB"/>
              </w:rPr>
              <w:t>5. top secret</w:t>
            </w:r>
          </w:p>
          <w:p w14:paraId="642E9361" w14:textId="77777777" w:rsidR="00A122D9" w:rsidRPr="000F3C94" w:rsidRDefault="00A122D9" w:rsidP="00994AFD">
            <w:pPr>
              <w:spacing w:before="60" w:after="60"/>
              <w:contextualSpacing/>
              <w:jc w:val="left"/>
              <w:rPr>
                <w:sz w:val="16"/>
                <w:szCs w:val="16"/>
                <w:lang w:val="en-GB"/>
              </w:rPr>
            </w:pPr>
            <w:r w:rsidRPr="000F3C94">
              <w:rPr>
                <w:sz w:val="16"/>
                <w:szCs w:val="16"/>
                <w:lang w:val="en-GB"/>
              </w:rPr>
              <w:t>6. sensitive but unclassified</w:t>
            </w:r>
          </w:p>
          <w:p w14:paraId="69D8E5B9" w14:textId="77777777" w:rsidR="00A122D9" w:rsidRPr="000F3C94" w:rsidRDefault="00A122D9" w:rsidP="00994AFD">
            <w:pPr>
              <w:spacing w:before="60" w:after="60"/>
              <w:contextualSpacing/>
              <w:jc w:val="left"/>
              <w:rPr>
                <w:sz w:val="16"/>
                <w:szCs w:val="16"/>
                <w:lang w:val="en-GB"/>
              </w:rPr>
            </w:pPr>
            <w:r w:rsidRPr="000F3C94">
              <w:rPr>
                <w:sz w:val="16"/>
                <w:szCs w:val="16"/>
                <w:lang w:val="en-GB"/>
              </w:rPr>
              <w:t>7. for official use only</w:t>
            </w:r>
          </w:p>
          <w:p w14:paraId="40F1E337" w14:textId="77777777" w:rsidR="00A122D9" w:rsidRPr="000F3C94" w:rsidRDefault="00A122D9" w:rsidP="00994AFD">
            <w:pPr>
              <w:spacing w:before="60" w:after="60"/>
              <w:contextualSpacing/>
              <w:jc w:val="left"/>
              <w:rPr>
                <w:sz w:val="16"/>
                <w:szCs w:val="16"/>
                <w:lang w:val="en-GB"/>
              </w:rPr>
            </w:pPr>
            <w:r w:rsidRPr="000F3C94">
              <w:rPr>
                <w:sz w:val="16"/>
                <w:szCs w:val="16"/>
                <w:lang w:val="en-GB"/>
              </w:rPr>
              <w:t>8. protected</w:t>
            </w:r>
          </w:p>
          <w:p w14:paraId="751B1755" w14:textId="254ECF4C" w:rsidR="00EA4AB2" w:rsidRPr="000F3C94" w:rsidRDefault="00A122D9" w:rsidP="00994AFD">
            <w:pPr>
              <w:snapToGrid w:val="0"/>
              <w:spacing w:before="60" w:after="60"/>
              <w:jc w:val="left"/>
              <w:rPr>
                <w:sz w:val="16"/>
                <w:szCs w:val="16"/>
                <w:lang w:val="en-GB"/>
              </w:rPr>
            </w:pPr>
            <w:r w:rsidRPr="000F3C94">
              <w:rPr>
                <w:sz w:val="16"/>
                <w:szCs w:val="16"/>
                <w:lang w:val="en-GB"/>
              </w:rPr>
              <w:t>9. limited distribution</w:t>
            </w:r>
          </w:p>
        </w:tc>
      </w:tr>
      <w:tr w:rsidR="00B413FE" w:rsidRPr="000F3C94" w14:paraId="32E62247" w14:textId="77777777" w:rsidTr="00B573F2">
        <w:tc>
          <w:tcPr>
            <w:tcW w:w="2836" w:type="dxa"/>
          </w:tcPr>
          <w:p w14:paraId="5ECC256A" w14:textId="77777777" w:rsidR="00B413FE" w:rsidRPr="000F3C94" w:rsidRDefault="00B413FE" w:rsidP="00585CE9">
            <w:pPr>
              <w:snapToGrid w:val="0"/>
              <w:spacing w:before="60" w:after="60"/>
              <w:jc w:val="left"/>
              <w:rPr>
                <w:sz w:val="16"/>
                <w:szCs w:val="16"/>
                <w:lang w:val="en-GB"/>
              </w:rPr>
            </w:pPr>
            <w:r w:rsidRPr="000F3C94">
              <w:rPr>
                <w:sz w:val="16"/>
                <w:szCs w:val="16"/>
                <w:lang w:val="en-GB"/>
              </w:rPr>
              <w:t>purpose</w:t>
            </w:r>
          </w:p>
        </w:tc>
        <w:tc>
          <w:tcPr>
            <w:tcW w:w="3899" w:type="dxa"/>
          </w:tcPr>
          <w:p w14:paraId="58C43B0F" w14:textId="77777777" w:rsidR="00B413FE" w:rsidRPr="000F3C94" w:rsidRDefault="00B413FE" w:rsidP="00585CE9">
            <w:pPr>
              <w:snapToGrid w:val="0"/>
              <w:spacing w:before="60" w:after="60"/>
              <w:jc w:val="left"/>
              <w:rPr>
                <w:sz w:val="16"/>
                <w:szCs w:val="16"/>
                <w:lang w:val="en-GB"/>
              </w:rPr>
            </w:pPr>
            <w:r w:rsidRPr="000F3C94">
              <w:rPr>
                <w:sz w:val="16"/>
                <w:szCs w:val="16"/>
                <w:lang w:val="en-GB"/>
              </w:rPr>
              <w:t xml:space="preserve">The purpose for which the dataset has been issued </w:t>
            </w:r>
          </w:p>
        </w:tc>
        <w:tc>
          <w:tcPr>
            <w:tcW w:w="804" w:type="dxa"/>
          </w:tcPr>
          <w:p w14:paraId="7B1A8955" w14:textId="32CE3326" w:rsidR="00B413FE" w:rsidRPr="000F3C94" w:rsidRDefault="00281322" w:rsidP="00585CE9">
            <w:pPr>
              <w:snapToGrid w:val="0"/>
              <w:spacing w:before="60" w:after="60"/>
              <w:jc w:val="center"/>
              <w:rPr>
                <w:sz w:val="16"/>
                <w:szCs w:val="16"/>
                <w:lang w:val="en-GB"/>
              </w:rPr>
            </w:pPr>
            <w:r w:rsidRPr="000F3C94">
              <w:rPr>
                <w:sz w:val="16"/>
                <w:szCs w:val="16"/>
                <w:lang w:val="en-GB"/>
              </w:rPr>
              <w:t>0..</w:t>
            </w:r>
            <w:r w:rsidR="00B413FE" w:rsidRPr="000F3C94">
              <w:rPr>
                <w:sz w:val="16"/>
                <w:szCs w:val="16"/>
                <w:lang w:val="en-GB"/>
              </w:rPr>
              <w:t>1</w:t>
            </w:r>
          </w:p>
        </w:tc>
        <w:tc>
          <w:tcPr>
            <w:tcW w:w="2668" w:type="dxa"/>
          </w:tcPr>
          <w:p w14:paraId="735617E2" w14:textId="39E1BF57" w:rsidR="00B413FE" w:rsidRPr="000F3C94" w:rsidRDefault="008A2F00" w:rsidP="00C62468">
            <w:pPr>
              <w:snapToGrid w:val="0"/>
              <w:spacing w:before="60" w:after="60"/>
              <w:jc w:val="left"/>
              <w:rPr>
                <w:sz w:val="16"/>
                <w:szCs w:val="16"/>
                <w:lang w:val="en-GB"/>
              </w:rPr>
            </w:pPr>
            <w:r w:rsidRPr="000F3C94">
              <w:rPr>
                <w:sz w:val="16"/>
                <w:szCs w:val="16"/>
                <w:lang w:val="en-GB"/>
              </w:rPr>
              <w:t>S100_Purpose</w:t>
            </w:r>
          </w:p>
        </w:tc>
        <w:tc>
          <w:tcPr>
            <w:tcW w:w="4110" w:type="dxa"/>
          </w:tcPr>
          <w:p w14:paraId="48DF2047" w14:textId="31E3DEE7" w:rsidR="00B413FE" w:rsidRPr="000F3C94" w:rsidRDefault="00B413FE" w:rsidP="00C62468">
            <w:pPr>
              <w:snapToGrid w:val="0"/>
              <w:spacing w:before="60" w:after="60"/>
              <w:jc w:val="left"/>
              <w:rPr>
                <w:sz w:val="16"/>
                <w:szCs w:val="16"/>
                <w:lang w:val="en-GB"/>
              </w:rPr>
            </w:pPr>
          </w:p>
        </w:tc>
      </w:tr>
      <w:tr w:rsidR="008A2F00" w:rsidRPr="000F3C94" w14:paraId="28F16C40" w14:textId="77777777" w:rsidTr="00CC6A43">
        <w:trPr>
          <w:trHeight w:val="497"/>
        </w:trPr>
        <w:tc>
          <w:tcPr>
            <w:tcW w:w="2836" w:type="dxa"/>
          </w:tcPr>
          <w:p w14:paraId="7DE490F4" w14:textId="0EA82506" w:rsidR="008A2F00" w:rsidRPr="000F3C94" w:rsidRDefault="008A2F00" w:rsidP="00585CE9">
            <w:pPr>
              <w:snapToGrid w:val="0"/>
              <w:spacing w:before="60" w:after="60"/>
              <w:jc w:val="left"/>
              <w:rPr>
                <w:sz w:val="16"/>
                <w:szCs w:val="16"/>
                <w:lang w:val="en-GB"/>
              </w:rPr>
            </w:pPr>
            <w:proofErr w:type="spellStart"/>
            <w:r w:rsidRPr="000F3C94">
              <w:rPr>
                <w:sz w:val="16"/>
                <w:szCs w:val="16"/>
                <w:lang w:val="en-GB"/>
              </w:rPr>
              <w:t>notForNavigation</w:t>
            </w:r>
            <w:proofErr w:type="spellEnd"/>
          </w:p>
        </w:tc>
        <w:tc>
          <w:tcPr>
            <w:tcW w:w="3899" w:type="dxa"/>
          </w:tcPr>
          <w:p w14:paraId="4499DA8D" w14:textId="23C770B9" w:rsidR="008A2F00" w:rsidRPr="000F3C94" w:rsidRDefault="008A2F00" w:rsidP="00585CE9">
            <w:pPr>
              <w:snapToGrid w:val="0"/>
              <w:spacing w:before="60" w:after="60"/>
              <w:jc w:val="left"/>
              <w:rPr>
                <w:sz w:val="16"/>
                <w:szCs w:val="16"/>
                <w:lang w:val="en-GB"/>
              </w:rPr>
            </w:pPr>
            <w:r w:rsidRPr="000F3C94">
              <w:rPr>
                <w:sz w:val="16"/>
                <w:szCs w:val="16"/>
                <w:lang w:val="en-GB"/>
              </w:rPr>
              <w:t>Indicates the dataset is not intended to be used for navigation</w:t>
            </w:r>
          </w:p>
        </w:tc>
        <w:tc>
          <w:tcPr>
            <w:tcW w:w="804" w:type="dxa"/>
          </w:tcPr>
          <w:p w14:paraId="5D621B14" w14:textId="4AACB45C" w:rsidR="008A2F00" w:rsidRPr="000F3C94" w:rsidRDefault="008A2F00" w:rsidP="00585CE9">
            <w:pPr>
              <w:snapToGrid w:val="0"/>
              <w:spacing w:before="60" w:after="60"/>
              <w:jc w:val="center"/>
              <w:rPr>
                <w:rFonts w:eastAsia="Malgun Gothic"/>
                <w:sz w:val="16"/>
                <w:szCs w:val="16"/>
                <w:lang w:val="en-GB"/>
              </w:rPr>
            </w:pPr>
            <w:r w:rsidRPr="000F3C94">
              <w:rPr>
                <w:rFonts w:eastAsia="Malgun Gothic"/>
                <w:sz w:val="16"/>
                <w:szCs w:val="16"/>
                <w:lang w:val="en-GB"/>
              </w:rPr>
              <w:t>1</w:t>
            </w:r>
          </w:p>
        </w:tc>
        <w:tc>
          <w:tcPr>
            <w:tcW w:w="2668" w:type="dxa"/>
          </w:tcPr>
          <w:p w14:paraId="17B5AF86" w14:textId="1C1E9247" w:rsidR="008A2F00" w:rsidRPr="000F3C94" w:rsidRDefault="008A2F00" w:rsidP="00C62468">
            <w:pPr>
              <w:snapToGrid w:val="0"/>
              <w:spacing w:before="60" w:after="60"/>
              <w:jc w:val="left"/>
              <w:rPr>
                <w:rFonts w:eastAsia="Malgun Gothic"/>
                <w:sz w:val="16"/>
                <w:szCs w:val="16"/>
                <w:lang w:val="en-GB"/>
              </w:rPr>
            </w:pPr>
            <w:r w:rsidRPr="000F3C94">
              <w:rPr>
                <w:rFonts w:eastAsia="Malgun Gothic"/>
                <w:sz w:val="16"/>
                <w:szCs w:val="16"/>
                <w:lang w:val="en-GB"/>
              </w:rPr>
              <w:t>Boolean</w:t>
            </w:r>
          </w:p>
        </w:tc>
        <w:tc>
          <w:tcPr>
            <w:tcW w:w="4110" w:type="dxa"/>
          </w:tcPr>
          <w:p w14:paraId="5F5AEC11" w14:textId="0AE54C72" w:rsidR="008A2F00" w:rsidRPr="000F3C94" w:rsidRDefault="008A2F00" w:rsidP="00C62468">
            <w:pPr>
              <w:snapToGrid w:val="0"/>
              <w:spacing w:before="60" w:after="60"/>
              <w:jc w:val="left"/>
              <w:rPr>
                <w:sz w:val="16"/>
                <w:szCs w:val="16"/>
                <w:lang w:val="en-GB"/>
              </w:rPr>
            </w:pPr>
            <w:r w:rsidRPr="000F3C94">
              <w:rPr>
                <w:b/>
                <w:bCs/>
                <w:i/>
                <w:iCs/>
                <w:sz w:val="16"/>
                <w:szCs w:val="16"/>
                <w:lang w:val="en-GB"/>
              </w:rPr>
              <w:t>True</w:t>
            </w:r>
            <w:r w:rsidRPr="000F3C94">
              <w:rPr>
                <w:sz w:val="16"/>
                <w:szCs w:val="16"/>
                <w:lang w:val="en-GB"/>
              </w:rPr>
              <w:t xml:space="preserve"> indicates the dataset is not intended to be used for navigation</w:t>
            </w:r>
          </w:p>
          <w:p w14:paraId="301B78AE" w14:textId="79380153" w:rsidR="008A2F00" w:rsidRPr="000F3C94" w:rsidDel="008A2F00" w:rsidRDefault="008A2F00" w:rsidP="00C62468">
            <w:pPr>
              <w:snapToGrid w:val="0"/>
              <w:spacing w:before="60" w:after="60"/>
              <w:jc w:val="left"/>
              <w:rPr>
                <w:sz w:val="16"/>
                <w:szCs w:val="16"/>
                <w:lang w:val="en-GB"/>
              </w:rPr>
            </w:pPr>
            <w:r w:rsidRPr="000F3C94">
              <w:rPr>
                <w:b/>
                <w:bCs/>
                <w:i/>
                <w:iCs/>
                <w:sz w:val="16"/>
                <w:szCs w:val="16"/>
                <w:lang w:val="en-GB"/>
              </w:rPr>
              <w:t>False</w:t>
            </w:r>
            <w:r w:rsidRPr="000F3C94">
              <w:rPr>
                <w:sz w:val="16"/>
                <w:szCs w:val="16"/>
                <w:lang w:val="en-GB"/>
              </w:rPr>
              <w:t xml:space="preserve"> indicates the dataset is intended to be used for navigation</w:t>
            </w:r>
          </w:p>
        </w:tc>
      </w:tr>
      <w:tr w:rsidR="00B413FE" w:rsidRPr="000F3C94" w14:paraId="6907E4D1" w14:textId="77777777" w:rsidTr="00EC1337">
        <w:tc>
          <w:tcPr>
            <w:tcW w:w="2836" w:type="dxa"/>
          </w:tcPr>
          <w:p w14:paraId="41BDD981" w14:textId="77777777" w:rsidR="00B413FE" w:rsidRPr="000F3C94" w:rsidRDefault="00B413FE" w:rsidP="00585CE9">
            <w:pPr>
              <w:snapToGrid w:val="0"/>
              <w:spacing w:before="60" w:after="60"/>
              <w:jc w:val="left"/>
              <w:rPr>
                <w:sz w:val="16"/>
                <w:szCs w:val="16"/>
                <w:lang w:val="en-GB"/>
              </w:rPr>
            </w:pPr>
            <w:proofErr w:type="spellStart"/>
            <w:r w:rsidRPr="000F3C94">
              <w:rPr>
                <w:sz w:val="16"/>
                <w:szCs w:val="16"/>
                <w:lang w:val="en-GB"/>
              </w:rPr>
              <w:t>specificUsage</w:t>
            </w:r>
            <w:proofErr w:type="spellEnd"/>
          </w:p>
        </w:tc>
        <w:tc>
          <w:tcPr>
            <w:tcW w:w="3899" w:type="dxa"/>
          </w:tcPr>
          <w:p w14:paraId="2B4E104B" w14:textId="77777777" w:rsidR="00B413FE" w:rsidRPr="000F3C94" w:rsidRDefault="00B413FE" w:rsidP="00585CE9">
            <w:pPr>
              <w:snapToGrid w:val="0"/>
              <w:spacing w:before="60" w:after="60"/>
              <w:jc w:val="left"/>
              <w:rPr>
                <w:sz w:val="16"/>
                <w:szCs w:val="16"/>
                <w:lang w:val="en-GB"/>
              </w:rPr>
            </w:pPr>
            <w:r w:rsidRPr="000F3C94">
              <w:rPr>
                <w:sz w:val="16"/>
                <w:szCs w:val="16"/>
                <w:lang w:val="en-GB"/>
              </w:rPr>
              <w:t>The use for which the dataset is intended</w:t>
            </w:r>
          </w:p>
        </w:tc>
        <w:tc>
          <w:tcPr>
            <w:tcW w:w="804" w:type="dxa"/>
          </w:tcPr>
          <w:p w14:paraId="6CD3CC55" w14:textId="2B8D1139" w:rsidR="00B413FE" w:rsidRPr="000F3C94" w:rsidRDefault="00281322" w:rsidP="00585CE9">
            <w:pPr>
              <w:snapToGrid w:val="0"/>
              <w:spacing w:before="60" w:after="60"/>
              <w:jc w:val="center"/>
              <w:rPr>
                <w:sz w:val="16"/>
                <w:szCs w:val="16"/>
                <w:lang w:val="en-GB"/>
              </w:rPr>
            </w:pPr>
            <w:r w:rsidRPr="000F3C94">
              <w:rPr>
                <w:sz w:val="16"/>
                <w:szCs w:val="16"/>
                <w:lang w:val="en-GB"/>
              </w:rPr>
              <w:t>0..</w:t>
            </w:r>
            <w:r w:rsidR="00B413FE" w:rsidRPr="000F3C94">
              <w:rPr>
                <w:sz w:val="16"/>
                <w:szCs w:val="16"/>
                <w:lang w:val="en-GB"/>
              </w:rPr>
              <w:t>1</w:t>
            </w:r>
          </w:p>
        </w:tc>
        <w:tc>
          <w:tcPr>
            <w:tcW w:w="2668" w:type="dxa"/>
          </w:tcPr>
          <w:p w14:paraId="49089041" w14:textId="48908FD4" w:rsidR="00B413FE" w:rsidRPr="000F3C94" w:rsidRDefault="00FF5F51" w:rsidP="00023A60">
            <w:pPr>
              <w:spacing w:before="60" w:after="60"/>
              <w:jc w:val="left"/>
              <w:rPr>
                <w:sz w:val="16"/>
                <w:szCs w:val="16"/>
                <w:lang w:val="en-GB"/>
              </w:rPr>
            </w:pPr>
            <w:r w:rsidRPr="000F3C94">
              <w:rPr>
                <w:sz w:val="16"/>
                <w:szCs w:val="16"/>
                <w:lang w:val="en-GB"/>
              </w:rPr>
              <w:t>MD_USAGE&gt;</w:t>
            </w:r>
            <w:proofErr w:type="spellStart"/>
            <w:r w:rsidRPr="000F3C94">
              <w:rPr>
                <w:sz w:val="16"/>
                <w:szCs w:val="16"/>
                <w:lang w:val="en-GB"/>
              </w:rPr>
              <w:t>specificUsage</w:t>
            </w:r>
            <w:proofErr w:type="spellEnd"/>
            <w:r w:rsidR="00EC1337" w:rsidRPr="000F3C94">
              <w:rPr>
                <w:sz w:val="16"/>
                <w:szCs w:val="16"/>
                <w:lang w:val="en-GB"/>
              </w:rPr>
              <w:t xml:space="preserve"> </w:t>
            </w:r>
            <w:r w:rsidRPr="000F3C94">
              <w:rPr>
                <w:sz w:val="16"/>
                <w:szCs w:val="16"/>
                <w:lang w:val="en-GB"/>
              </w:rPr>
              <w:t>(character string)</w:t>
            </w:r>
          </w:p>
        </w:tc>
        <w:tc>
          <w:tcPr>
            <w:tcW w:w="4110" w:type="dxa"/>
          </w:tcPr>
          <w:p w14:paraId="6892F683" w14:textId="578A2AA1" w:rsidR="00B413FE" w:rsidRPr="000F3C94" w:rsidRDefault="00B413FE" w:rsidP="00C62468">
            <w:pPr>
              <w:snapToGrid w:val="0"/>
              <w:spacing w:before="60" w:after="60"/>
              <w:jc w:val="left"/>
              <w:rPr>
                <w:sz w:val="16"/>
                <w:szCs w:val="16"/>
                <w:lang w:val="en-GB"/>
              </w:rPr>
            </w:pPr>
          </w:p>
        </w:tc>
      </w:tr>
      <w:tr w:rsidR="00B413FE" w:rsidRPr="000F3C94" w14:paraId="53E9C963" w14:textId="77777777" w:rsidTr="00CC6A43">
        <w:trPr>
          <w:trHeight w:val="326"/>
        </w:trPr>
        <w:tc>
          <w:tcPr>
            <w:tcW w:w="2836" w:type="dxa"/>
          </w:tcPr>
          <w:p w14:paraId="6EE20EF9" w14:textId="77777777" w:rsidR="00B413FE" w:rsidRPr="000F3C94" w:rsidRDefault="00B413FE" w:rsidP="00585CE9">
            <w:pPr>
              <w:snapToGrid w:val="0"/>
              <w:spacing w:before="60" w:after="60"/>
              <w:jc w:val="left"/>
              <w:rPr>
                <w:sz w:val="16"/>
                <w:szCs w:val="16"/>
                <w:lang w:val="en-GB"/>
              </w:rPr>
            </w:pPr>
            <w:proofErr w:type="spellStart"/>
            <w:r w:rsidRPr="000F3C94">
              <w:rPr>
                <w:sz w:val="16"/>
                <w:szCs w:val="16"/>
                <w:lang w:val="en-GB"/>
              </w:rPr>
              <w:t>editionNumber</w:t>
            </w:r>
            <w:proofErr w:type="spellEnd"/>
          </w:p>
        </w:tc>
        <w:tc>
          <w:tcPr>
            <w:tcW w:w="3899" w:type="dxa"/>
          </w:tcPr>
          <w:p w14:paraId="7165599E" w14:textId="77777777" w:rsidR="00B413FE" w:rsidRPr="000F3C94" w:rsidRDefault="00B413FE" w:rsidP="00585CE9">
            <w:pPr>
              <w:snapToGrid w:val="0"/>
              <w:spacing w:before="60" w:after="60"/>
              <w:jc w:val="left"/>
              <w:rPr>
                <w:sz w:val="16"/>
                <w:szCs w:val="16"/>
                <w:lang w:val="en-GB"/>
              </w:rPr>
            </w:pPr>
            <w:r w:rsidRPr="000F3C94">
              <w:rPr>
                <w:sz w:val="16"/>
                <w:szCs w:val="16"/>
                <w:lang w:val="en-GB"/>
              </w:rPr>
              <w:t>The edition number of the dataset</w:t>
            </w:r>
          </w:p>
        </w:tc>
        <w:tc>
          <w:tcPr>
            <w:tcW w:w="804" w:type="dxa"/>
          </w:tcPr>
          <w:p w14:paraId="582C09A5" w14:textId="5DDA7812" w:rsidR="00B413FE" w:rsidRPr="000F3C94" w:rsidRDefault="00281322" w:rsidP="00585CE9">
            <w:pPr>
              <w:snapToGrid w:val="0"/>
              <w:spacing w:before="60" w:after="60"/>
              <w:jc w:val="center"/>
              <w:rPr>
                <w:sz w:val="16"/>
                <w:szCs w:val="16"/>
                <w:lang w:val="en-GB"/>
              </w:rPr>
            </w:pPr>
            <w:r w:rsidRPr="000F3C94">
              <w:rPr>
                <w:sz w:val="16"/>
                <w:szCs w:val="16"/>
                <w:lang w:val="en-GB"/>
              </w:rPr>
              <w:t>0..</w:t>
            </w:r>
            <w:r w:rsidR="00B413FE" w:rsidRPr="000F3C94">
              <w:rPr>
                <w:sz w:val="16"/>
                <w:szCs w:val="16"/>
                <w:lang w:val="en-GB"/>
              </w:rPr>
              <w:t>1</w:t>
            </w:r>
          </w:p>
        </w:tc>
        <w:tc>
          <w:tcPr>
            <w:tcW w:w="2668" w:type="dxa"/>
          </w:tcPr>
          <w:p w14:paraId="2C7AD389" w14:textId="6A9259B2" w:rsidR="00B413FE" w:rsidRPr="000F3C94" w:rsidRDefault="00FF5F51" w:rsidP="00C62468">
            <w:pPr>
              <w:snapToGrid w:val="0"/>
              <w:spacing w:before="60" w:after="60"/>
              <w:jc w:val="left"/>
              <w:rPr>
                <w:sz w:val="16"/>
                <w:szCs w:val="16"/>
                <w:lang w:val="en-GB"/>
              </w:rPr>
            </w:pPr>
            <w:r w:rsidRPr="000F3C94">
              <w:rPr>
                <w:sz w:val="16"/>
                <w:szCs w:val="16"/>
                <w:lang w:val="en-GB"/>
              </w:rPr>
              <w:t>Integer</w:t>
            </w:r>
          </w:p>
        </w:tc>
        <w:tc>
          <w:tcPr>
            <w:tcW w:w="4110" w:type="dxa"/>
          </w:tcPr>
          <w:p w14:paraId="724B758E" w14:textId="27642184" w:rsidR="00B413FE" w:rsidRPr="000F3C94" w:rsidRDefault="00BD2D3F" w:rsidP="00C62468">
            <w:pPr>
              <w:snapToGrid w:val="0"/>
              <w:spacing w:before="60" w:after="60"/>
              <w:jc w:val="left"/>
              <w:rPr>
                <w:rFonts w:eastAsia="Times New Roman"/>
                <w:sz w:val="16"/>
                <w:szCs w:val="16"/>
                <w:lang w:val="en-GB"/>
              </w:rPr>
            </w:pPr>
            <w:r w:rsidRPr="000F3C94">
              <w:rPr>
                <w:rFonts w:eastAsia="Times New Roman"/>
                <w:sz w:val="16"/>
                <w:szCs w:val="16"/>
                <w:lang w:val="en-GB"/>
              </w:rPr>
              <w:t>When</w:t>
            </w:r>
            <w:r w:rsidR="00B413FE" w:rsidRPr="000F3C94">
              <w:rPr>
                <w:rFonts w:eastAsia="Times New Roman"/>
                <w:sz w:val="16"/>
                <w:szCs w:val="16"/>
                <w:lang w:val="en-GB"/>
              </w:rPr>
              <w:t xml:space="preserve"> a data set is initially created, the edition number 1 is assigned to it. The edition number is increased by 1 at each new edition. Edition number remai</w:t>
            </w:r>
            <w:r w:rsidR="00C30C2A" w:rsidRPr="000F3C94">
              <w:rPr>
                <w:rFonts w:eastAsia="Times New Roman"/>
                <w:sz w:val="16"/>
                <w:szCs w:val="16"/>
                <w:lang w:val="en-GB"/>
              </w:rPr>
              <w:t>ns the same for a re-issue</w:t>
            </w:r>
          </w:p>
        </w:tc>
      </w:tr>
      <w:tr w:rsidR="00132692" w:rsidRPr="000F3C94" w14:paraId="3ACA081D" w14:textId="77777777" w:rsidTr="00CC6A43">
        <w:trPr>
          <w:trHeight w:val="326"/>
        </w:trPr>
        <w:tc>
          <w:tcPr>
            <w:tcW w:w="2836" w:type="dxa"/>
          </w:tcPr>
          <w:p w14:paraId="4ADFBE18" w14:textId="77777777" w:rsidR="00132692" w:rsidRPr="000F3C94" w:rsidRDefault="00132692" w:rsidP="00585CE9">
            <w:pPr>
              <w:snapToGrid w:val="0"/>
              <w:spacing w:before="60" w:after="60"/>
              <w:jc w:val="left"/>
              <w:rPr>
                <w:sz w:val="16"/>
                <w:szCs w:val="16"/>
                <w:lang w:val="en-GB"/>
              </w:rPr>
            </w:pPr>
            <w:proofErr w:type="spellStart"/>
            <w:r w:rsidRPr="000F3C94">
              <w:rPr>
                <w:sz w:val="16"/>
                <w:szCs w:val="16"/>
                <w:lang w:val="en-GB"/>
              </w:rPr>
              <w:t>updateNumber</w:t>
            </w:r>
            <w:proofErr w:type="spellEnd"/>
          </w:p>
        </w:tc>
        <w:tc>
          <w:tcPr>
            <w:tcW w:w="3899" w:type="dxa"/>
          </w:tcPr>
          <w:p w14:paraId="048C847A" w14:textId="77777777" w:rsidR="00132692" w:rsidRPr="000F3C94" w:rsidRDefault="00132692" w:rsidP="00585CE9">
            <w:pPr>
              <w:snapToGrid w:val="0"/>
              <w:spacing w:before="60" w:after="60"/>
              <w:jc w:val="left"/>
              <w:rPr>
                <w:sz w:val="16"/>
                <w:szCs w:val="16"/>
                <w:lang w:val="en-GB"/>
              </w:rPr>
            </w:pPr>
            <w:r w:rsidRPr="000F3C94">
              <w:rPr>
                <w:sz w:val="16"/>
                <w:szCs w:val="16"/>
                <w:lang w:val="en-GB"/>
              </w:rPr>
              <w:t>Update number assigned to the dataset and increased by one for each subsequent update</w:t>
            </w:r>
          </w:p>
        </w:tc>
        <w:tc>
          <w:tcPr>
            <w:tcW w:w="804" w:type="dxa"/>
          </w:tcPr>
          <w:p w14:paraId="1DC2E310" w14:textId="1230EE66" w:rsidR="00132692" w:rsidRPr="000F3C94" w:rsidRDefault="00281322" w:rsidP="00585CE9">
            <w:pPr>
              <w:snapToGrid w:val="0"/>
              <w:spacing w:before="60" w:after="60"/>
              <w:jc w:val="center"/>
              <w:rPr>
                <w:sz w:val="16"/>
                <w:szCs w:val="16"/>
                <w:lang w:val="en-GB"/>
              </w:rPr>
            </w:pPr>
            <w:r w:rsidRPr="000F3C94">
              <w:rPr>
                <w:sz w:val="16"/>
                <w:szCs w:val="16"/>
                <w:lang w:val="en-GB"/>
              </w:rPr>
              <w:t>0..</w:t>
            </w:r>
            <w:r w:rsidR="00132692" w:rsidRPr="000F3C94">
              <w:rPr>
                <w:sz w:val="16"/>
                <w:szCs w:val="16"/>
                <w:lang w:val="en-GB"/>
              </w:rPr>
              <w:t>1</w:t>
            </w:r>
          </w:p>
        </w:tc>
        <w:tc>
          <w:tcPr>
            <w:tcW w:w="2668" w:type="dxa"/>
          </w:tcPr>
          <w:p w14:paraId="588D8CC4" w14:textId="0B88017F" w:rsidR="00132692" w:rsidRPr="000F3C94" w:rsidRDefault="00FF5F51" w:rsidP="00C62468">
            <w:pPr>
              <w:snapToGrid w:val="0"/>
              <w:spacing w:before="60" w:after="60"/>
              <w:jc w:val="left"/>
              <w:rPr>
                <w:sz w:val="16"/>
                <w:szCs w:val="16"/>
                <w:lang w:val="en-GB"/>
              </w:rPr>
            </w:pPr>
            <w:r w:rsidRPr="000F3C94">
              <w:rPr>
                <w:sz w:val="16"/>
                <w:szCs w:val="16"/>
                <w:lang w:val="en-GB"/>
              </w:rPr>
              <w:t>Integer</w:t>
            </w:r>
          </w:p>
        </w:tc>
        <w:tc>
          <w:tcPr>
            <w:tcW w:w="4110" w:type="dxa"/>
          </w:tcPr>
          <w:p w14:paraId="495E1EA2" w14:textId="77777777" w:rsidR="00132692" w:rsidRPr="000F3C94" w:rsidRDefault="00132692" w:rsidP="00C62468">
            <w:pPr>
              <w:snapToGrid w:val="0"/>
              <w:spacing w:before="60" w:after="60"/>
              <w:jc w:val="left"/>
              <w:rPr>
                <w:rFonts w:eastAsia="Times New Roman"/>
                <w:sz w:val="16"/>
                <w:szCs w:val="16"/>
                <w:lang w:val="en-GB"/>
              </w:rPr>
            </w:pPr>
            <w:r w:rsidRPr="000F3C94">
              <w:rPr>
                <w:sz w:val="16"/>
                <w:szCs w:val="16"/>
                <w:lang w:val="en-GB"/>
              </w:rPr>
              <w:t>Update number 0 is assigned to a new dataset</w:t>
            </w:r>
          </w:p>
        </w:tc>
      </w:tr>
      <w:tr w:rsidR="00132692" w:rsidRPr="000F3C94" w14:paraId="483D2E77" w14:textId="77777777" w:rsidTr="00B573F2">
        <w:trPr>
          <w:cantSplit/>
          <w:trHeight w:val="326"/>
        </w:trPr>
        <w:tc>
          <w:tcPr>
            <w:tcW w:w="2836" w:type="dxa"/>
          </w:tcPr>
          <w:p w14:paraId="73A62383" w14:textId="77777777" w:rsidR="00132692" w:rsidRPr="000F3C94" w:rsidRDefault="00132692" w:rsidP="00585CE9">
            <w:pPr>
              <w:snapToGrid w:val="0"/>
              <w:spacing w:before="60" w:after="60"/>
              <w:jc w:val="left"/>
              <w:rPr>
                <w:sz w:val="16"/>
                <w:szCs w:val="16"/>
                <w:lang w:val="en-GB"/>
              </w:rPr>
            </w:pPr>
            <w:proofErr w:type="spellStart"/>
            <w:r w:rsidRPr="000F3C94">
              <w:rPr>
                <w:sz w:val="16"/>
                <w:szCs w:val="16"/>
                <w:lang w:val="en-GB"/>
              </w:rPr>
              <w:t>updateApplicationDate</w:t>
            </w:r>
            <w:proofErr w:type="spellEnd"/>
          </w:p>
        </w:tc>
        <w:tc>
          <w:tcPr>
            <w:tcW w:w="3899" w:type="dxa"/>
          </w:tcPr>
          <w:p w14:paraId="5FE698E8" w14:textId="636977D3" w:rsidR="00132692" w:rsidRPr="000F3C94" w:rsidRDefault="00D43DD0" w:rsidP="00585CE9">
            <w:pPr>
              <w:snapToGrid w:val="0"/>
              <w:spacing w:before="60" w:after="60"/>
              <w:jc w:val="left"/>
              <w:rPr>
                <w:rFonts w:eastAsia="Times New Roman"/>
                <w:sz w:val="16"/>
                <w:szCs w:val="16"/>
                <w:lang w:val="en-GB"/>
              </w:rPr>
            </w:pPr>
            <w:r w:rsidRPr="000F3C94">
              <w:rPr>
                <w:rFonts w:eastAsia="Times New Roman"/>
                <w:sz w:val="16"/>
                <w:szCs w:val="16"/>
                <w:lang w:val="en-GB"/>
              </w:rPr>
              <w:t>This</w:t>
            </w:r>
            <w:r w:rsidR="00132692" w:rsidRPr="000F3C94">
              <w:rPr>
                <w:rFonts w:eastAsia="Times New Roman"/>
                <w:sz w:val="16"/>
                <w:szCs w:val="16"/>
                <w:lang w:val="en-GB"/>
              </w:rPr>
              <w:t xml:space="preserve"> date is only us</w:t>
            </w:r>
            <w:r w:rsidRPr="000F3C94">
              <w:rPr>
                <w:rFonts w:eastAsia="Times New Roman"/>
                <w:sz w:val="16"/>
                <w:szCs w:val="16"/>
                <w:lang w:val="en-GB"/>
              </w:rPr>
              <w:t>ed for the base cell files (that is</w:t>
            </w:r>
            <w:r w:rsidR="00132692" w:rsidRPr="000F3C94">
              <w:rPr>
                <w:rFonts w:eastAsia="Times New Roman"/>
                <w:sz w:val="16"/>
                <w:szCs w:val="16"/>
                <w:lang w:val="en-GB"/>
              </w:rPr>
              <w:t xml:space="preserve"> new data sets, re-issue and new edition), not update cell files. All updates dated on or before this date must have</w:t>
            </w:r>
            <w:r w:rsidRPr="000F3C94">
              <w:rPr>
                <w:rFonts w:eastAsia="Times New Roman"/>
                <w:sz w:val="16"/>
                <w:szCs w:val="16"/>
                <w:lang w:val="en-GB"/>
              </w:rPr>
              <w:t xml:space="preserve"> </w:t>
            </w:r>
            <w:r w:rsidR="00132692" w:rsidRPr="000F3C94">
              <w:rPr>
                <w:rFonts w:eastAsia="Times New Roman"/>
                <w:sz w:val="16"/>
                <w:szCs w:val="16"/>
                <w:lang w:val="en-GB"/>
              </w:rPr>
              <w:t>been applied by the producer</w:t>
            </w:r>
          </w:p>
        </w:tc>
        <w:tc>
          <w:tcPr>
            <w:tcW w:w="804" w:type="dxa"/>
          </w:tcPr>
          <w:p w14:paraId="2C84F837" w14:textId="77777777" w:rsidR="00132692" w:rsidRPr="000F3C94" w:rsidRDefault="00132692" w:rsidP="00585CE9">
            <w:pPr>
              <w:snapToGrid w:val="0"/>
              <w:spacing w:before="60" w:after="60"/>
              <w:jc w:val="center"/>
              <w:rPr>
                <w:sz w:val="16"/>
                <w:szCs w:val="16"/>
                <w:lang w:val="en-GB"/>
              </w:rPr>
            </w:pPr>
            <w:r w:rsidRPr="000F3C94">
              <w:rPr>
                <w:sz w:val="16"/>
                <w:szCs w:val="16"/>
                <w:lang w:val="en-GB"/>
              </w:rPr>
              <w:t>0..1</w:t>
            </w:r>
          </w:p>
        </w:tc>
        <w:tc>
          <w:tcPr>
            <w:tcW w:w="2668" w:type="dxa"/>
          </w:tcPr>
          <w:p w14:paraId="04331A18" w14:textId="77777777" w:rsidR="00132692" w:rsidRPr="000F3C94" w:rsidRDefault="00132692" w:rsidP="00C62468">
            <w:pPr>
              <w:snapToGrid w:val="0"/>
              <w:spacing w:before="60" w:after="60"/>
              <w:jc w:val="left"/>
              <w:rPr>
                <w:sz w:val="16"/>
                <w:szCs w:val="16"/>
                <w:lang w:val="en-GB"/>
              </w:rPr>
            </w:pPr>
            <w:r w:rsidRPr="000F3C94">
              <w:rPr>
                <w:sz w:val="16"/>
                <w:szCs w:val="16"/>
                <w:lang w:val="en-GB"/>
              </w:rPr>
              <w:t>Date</w:t>
            </w:r>
          </w:p>
        </w:tc>
        <w:tc>
          <w:tcPr>
            <w:tcW w:w="4110" w:type="dxa"/>
          </w:tcPr>
          <w:p w14:paraId="377CC277" w14:textId="77777777" w:rsidR="00132692" w:rsidRPr="000F3C94" w:rsidRDefault="00132692" w:rsidP="00C62468">
            <w:pPr>
              <w:snapToGrid w:val="0"/>
              <w:spacing w:before="60" w:after="60"/>
              <w:jc w:val="left"/>
              <w:rPr>
                <w:rFonts w:eastAsia="Times New Roman"/>
                <w:sz w:val="16"/>
                <w:szCs w:val="16"/>
                <w:lang w:val="en-GB"/>
              </w:rPr>
            </w:pPr>
          </w:p>
        </w:tc>
      </w:tr>
      <w:tr w:rsidR="00FF5F51" w:rsidRPr="000F3C94" w14:paraId="53D96D56" w14:textId="77777777" w:rsidTr="00CC6A43">
        <w:trPr>
          <w:trHeight w:val="326"/>
        </w:trPr>
        <w:tc>
          <w:tcPr>
            <w:tcW w:w="2836" w:type="dxa"/>
          </w:tcPr>
          <w:p w14:paraId="02888AAF" w14:textId="5CFD026B" w:rsidR="00FF5F51" w:rsidRPr="000F3C94" w:rsidRDefault="00FF5F51" w:rsidP="00585CE9">
            <w:pPr>
              <w:snapToGrid w:val="0"/>
              <w:spacing w:before="60" w:after="60"/>
              <w:jc w:val="left"/>
              <w:rPr>
                <w:sz w:val="16"/>
                <w:szCs w:val="16"/>
                <w:lang w:val="en-GB"/>
              </w:rPr>
            </w:pPr>
            <w:proofErr w:type="spellStart"/>
            <w:r w:rsidRPr="000F3C94">
              <w:rPr>
                <w:sz w:val="16"/>
                <w:szCs w:val="16"/>
                <w:lang w:val="en-GB"/>
              </w:rPr>
              <w:lastRenderedPageBreak/>
              <w:t>referenceID</w:t>
            </w:r>
            <w:proofErr w:type="spellEnd"/>
          </w:p>
        </w:tc>
        <w:tc>
          <w:tcPr>
            <w:tcW w:w="3899" w:type="dxa"/>
          </w:tcPr>
          <w:p w14:paraId="4B3D18B7" w14:textId="29CD3786" w:rsidR="00FF5F51" w:rsidRPr="000F3C94" w:rsidRDefault="00FF5F51" w:rsidP="00585CE9">
            <w:pPr>
              <w:snapToGrid w:val="0"/>
              <w:spacing w:before="60" w:after="60"/>
              <w:jc w:val="left"/>
              <w:rPr>
                <w:rFonts w:eastAsia="Times New Roman"/>
                <w:sz w:val="16"/>
                <w:szCs w:val="16"/>
                <w:lang w:val="en-GB"/>
              </w:rPr>
            </w:pPr>
            <w:r w:rsidRPr="000F3C94">
              <w:rPr>
                <w:rFonts w:eastAsia="Times New Roman"/>
                <w:sz w:val="16"/>
                <w:szCs w:val="16"/>
                <w:lang w:val="en-GB"/>
              </w:rPr>
              <w:t xml:space="preserve">Reference back to the </w:t>
            </w:r>
            <w:proofErr w:type="spellStart"/>
            <w:r w:rsidRPr="000F3C94">
              <w:rPr>
                <w:rFonts w:eastAsia="Times New Roman"/>
                <w:sz w:val="16"/>
                <w:szCs w:val="16"/>
                <w:lang w:val="en-GB"/>
              </w:rPr>
              <w:t>datasetID</w:t>
            </w:r>
            <w:proofErr w:type="spellEnd"/>
          </w:p>
        </w:tc>
        <w:tc>
          <w:tcPr>
            <w:tcW w:w="804" w:type="dxa"/>
          </w:tcPr>
          <w:p w14:paraId="01EA06B8" w14:textId="78C936D2" w:rsidR="00FF5F51" w:rsidRPr="000F3C94" w:rsidRDefault="00FF5F51" w:rsidP="00585CE9">
            <w:pPr>
              <w:snapToGrid w:val="0"/>
              <w:spacing w:before="60" w:after="60"/>
              <w:jc w:val="center"/>
              <w:rPr>
                <w:rFonts w:eastAsia="Malgun Gothic"/>
                <w:sz w:val="16"/>
                <w:szCs w:val="16"/>
                <w:lang w:val="en-GB"/>
              </w:rPr>
            </w:pPr>
            <w:r w:rsidRPr="000F3C94">
              <w:rPr>
                <w:rFonts w:eastAsia="Malgun Gothic"/>
                <w:sz w:val="16"/>
                <w:szCs w:val="16"/>
                <w:lang w:val="en-GB"/>
              </w:rPr>
              <w:t>0..1</w:t>
            </w:r>
          </w:p>
        </w:tc>
        <w:tc>
          <w:tcPr>
            <w:tcW w:w="2668" w:type="dxa"/>
          </w:tcPr>
          <w:p w14:paraId="0A1069FC" w14:textId="62D832ED" w:rsidR="00FF5F51" w:rsidRPr="000F3C94" w:rsidRDefault="00FF5F51" w:rsidP="00C62468">
            <w:pPr>
              <w:snapToGrid w:val="0"/>
              <w:spacing w:before="60" w:after="60"/>
              <w:jc w:val="left"/>
              <w:rPr>
                <w:rFonts w:eastAsia="Malgun Gothic"/>
                <w:sz w:val="16"/>
                <w:szCs w:val="16"/>
                <w:lang w:val="en-GB"/>
              </w:rPr>
            </w:pPr>
            <w:r w:rsidRPr="000F3C94">
              <w:rPr>
                <w:rFonts w:eastAsia="Malgun Gothic"/>
                <w:sz w:val="16"/>
                <w:szCs w:val="16"/>
                <w:lang w:val="en-GB"/>
              </w:rPr>
              <w:t>URN</w:t>
            </w:r>
          </w:p>
        </w:tc>
        <w:tc>
          <w:tcPr>
            <w:tcW w:w="4110" w:type="dxa"/>
          </w:tcPr>
          <w:p w14:paraId="32BE9150" w14:textId="71CD9E0F" w:rsidR="00FF5F51" w:rsidRPr="000F3C94" w:rsidRDefault="00AA120E" w:rsidP="00C62468">
            <w:pPr>
              <w:snapToGrid w:val="0"/>
              <w:spacing w:before="60" w:after="60"/>
              <w:jc w:val="left"/>
              <w:rPr>
                <w:rFonts w:eastAsia="Times New Roman"/>
                <w:sz w:val="16"/>
                <w:szCs w:val="16"/>
                <w:lang w:val="en-GB"/>
              </w:rPr>
            </w:pPr>
            <w:r w:rsidRPr="000F3C94">
              <w:rPr>
                <w:rFonts w:eastAsia="Times New Roman"/>
                <w:sz w:val="16"/>
                <w:szCs w:val="16"/>
                <w:lang w:val="en-GB"/>
              </w:rPr>
              <w:t xml:space="preserve">Update metadata refers to the </w:t>
            </w:r>
            <w:proofErr w:type="spellStart"/>
            <w:r w:rsidRPr="000F3C94">
              <w:rPr>
                <w:rFonts w:eastAsia="Times New Roman"/>
                <w:sz w:val="16"/>
                <w:szCs w:val="16"/>
                <w:lang w:val="en-GB"/>
              </w:rPr>
              <w:t>datasetID</w:t>
            </w:r>
            <w:proofErr w:type="spellEnd"/>
            <w:r w:rsidRPr="000F3C94">
              <w:rPr>
                <w:rFonts w:eastAsia="Times New Roman"/>
                <w:sz w:val="16"/>
                <w:szCs w:val="16"/>
                <w:lang w:val="en-GB"/>
              </w:rPr>
              <w:t xml:space="preserve"> of the dataset metadata. This is used if and only if the dataset is an update The URN must be an MRN</w:t>
            </w:r>
          </w:p>
        </w:tc>
      </w:tr>
      <w:tr w:rsidR="00132692" w:rsidRPr="000F3C94" w14:paraId="3AA70667" w14:textId="77777777" w:rsidTr="00CC6A43">
        <w:trPr>
          <w:trHeight w:val="326"/>
        </w:trPr>
        <w:tc>
          <w:tcPr>
            <w:tcW w:w="2836" w:type="dxa"/>
          </w:tcPr>
          <w:p w14:paraId="6E2C5FE6" w14:textId="77777777" w:rsidR="00132692" w:rsidRPr="000F3C94" w:rsidRDefault="00132692" w:rsidP="00585CE9">
            <w:pPr>
              <w:snapToGrid w:val="0"/>
              <w:spacing w:before="60" w:after="60"/>
              <w:jc w:val="left"/>
              <w:rPr>
                <w:sz w:val="16"/>
                <w:szCs w:val="16"/>
                <w:lang w:val="en-GB"/>
              </w:rPr>
            </w:pPr>
            <w:proofErr w:type="spellStart"/>
            <w:r w:rsidRPr="000F3C94">
              <w:rPr>
                <w:sz w:val="16"/>
                <w:szCs w:val="16"/>
                <w:lang w:val="en-GB"/>
              </w:rPr>
              <w:t>issueDate</w:t>
            </w:r>
            <w:proofErr w:type="spellEnd"/>
          </w:p>
        </w:tc>
        <w:tc>
          <w:tcPr>
            <w:tcW w:w="3899" w:type="dxa"/>
          </w:tcPr>
          <w:p w14:paraId="3767DE23" w14:textId="025E7A15" w:rsidR="00132692" w:rsidRPr="000F3C94" w:rsidRDefault="006E4C4E" w:rsidP="00585CE9">
            <w:pPr>
              <w:snapToGrid w:val="0"/>
              <w:spacing w:before="60" w:after="60"/>
              <w:jc w:val="left"/>
              <w:rPr>
                <w:sz w:val="16"/>
                <w:szCs w:val="16"/>
                <w:lang w:val="en-GB"/>
              </w:rPr>
            </w:pPr>
            <w:r w:rsidRPr="000F3C94">
              <w:rPr>
                <w:rFonts w:eastAsia="Times New Roman"/>
                <w:sz w:val="16"/>
                <w:szCs w:val="16"/>
                <w:lang w:val="en-GB"/>
              </w:rPr>
              <w:t>D</w:t>
            </w:r>
            <w:r w:rsidR="00132692" w:rsidRPr="000F3C94">
              <w:rPr>
                <w:rFonts w:eastAsia="Times New Roman"/>
                <w:sz w:val="16"/>
                <w:szCs w:val="16"/>
                <w:lang w:val="en-GB"/>
              </w:rPr>
              <w:t>ate on which the data was made available by the data producer</w:t>
            </w:r>
          </w:p>
        </w:tc>
        <w:tc>
          <w:tcPr>
            <w:tcW w:w="804" w:type="dxa"/>
          </w:tcPr>
          <w:p w14:paraId="26C1A7A1" w14:textId="77777777" w:rsidR="00132692" w:rsidRPr="000F3C94" w:rsidRDefault="00132692" w:rsidP="00585CE9">
            <w:pPr>
              <w:snapToGrid w:val="0"/>
              <w:spacing w:before="60" w:after="60"/>
              <w:jc w:val="center"/>
              <w:rPr>
                <w:sz w:val="16"/>
                <w:szCs w:val="16"/>
                <w:lang w:val="en-GB"/>
              </w:rPr>
            </w:pPr>
            <w:r w:rsidRPr="000F3C94">
              <w:rPr>
                <w:sz w:val="16"/>
                <w:szCs w:val="16"/>
                <w:lang w:val="en-GB"/>
              </w:rPr>
              <w:t>1</w:t>
            </w:r>
          </w:p>
        </w:tc>
        <w:tc>
          <w:tcPr>
            <w:tcW w:w="2668" w:type="dxa"/>
          </w:tcPr>
          <w:p w14:paraId="6E4886D4" w14:textId="77777777" w:rsidR="00132692" w:rsidRPr="000F3C94" w:rsidRDefault="00132692" w:rsidP="00C62468">
            <w:pPr>
              <w:snapToGrid w:val="0"/>
              <w:spacing w:before="60" w:after="60"/>
              <w:jc w:val="left"/>
              <w:rPr>
                <w:sz w:val="16"/>
                <w:szCs w:val="16"/>
                <w:lang w:val="en-GB"/>
              </w:rPr>
            </w:pPr>
            <w:r w:rsidRPr="000F3C94">
              <w:rPr>
                <w:sz w:val="16"/>
                <w:szCs w:val="16"/>
                <w:lang w:val="en-GB"/>
              </w:rPr>
              <w:t>Date</w:t>
            </w:r>
          </w:p>
        </w:tc>
        <w:tc>
          <w:tcPr>
            <w:tcW w:w="4110" w:type="dxa"/>
          </w:tcPr>
          <w:p w14:paraId="6F696DD2" w14:textId="77777777" w:rsidR="00132692" w:rsidRPr="000F3C94" w:rsidRDefault="00132692" w:rsidP="00C62468">
            <w:pPr>
              <w:snapToGrid w:val="0"/>
              <w:spacing w:before="60" w:after="60"/>
              <w:jc w:val="left"/>
              <w:rPr>
                <w:rFonts w:eastAsia="Times New Roman"/>
                <w:sz w:val="16"/>
                <w:szCs w:val="16"/>
                <w:lang w:val="en-GB"/>
              </w:rPr>
            </w:pPr>
          </w:p>
        </w:tc>
      </w:tr>
      <w:tr w:rsidR="00EA4AB2" w:rsidRPr="000F3C94" w14:paraId="1494606C" w14:textId="77777777" w:rsidTr="00CC6A43">
        <w:trPr>
          <w:trHeight w:val="326"/>
        </w:trPr>
        <w:tc>
          <w:tcPr>
            <w:tcW w:w="2836" w:type="dxa"/>
          </w:tcPr>
          <w:p w14:paraId="6D29FC36" w14:textId="3C4F1A60" w:rsidR="00EA4AB2" w:rsidRPr="000F3C94" w:rsidRDefault="00EA4AB2" w:rsidP="00585CE9">
            <w:pPr>
              <w:snapToGrid w:val="0"/>
              <w:spacing w:before="60" w:after="60"/>
              <w:jc w:val="left"/>
              <w:rPr>
                <w:sz w:val="16"/>
                <w:szCs w:val="16"/>
                <w:lang w:val="en-GB"/>
              </w:rPr>
            </w:pPr>
            <w:proofErr w:type="spellStart"/>
            <w:r w:rsidRPr="000F3C94">
              <w:rPr>
                <w:sz w:val="16"/>
                <w:szCs w:val="16"/>
                <w:lang w:val="en-GB"/>
              </w:rPr>
              <w:t>issueTime</w:t>
            </w:r>
            <w:proofErr w:type="spellEnd"/>
          </w:p>
        </w:tc>
        <w:tc>
          <w:tcPr>
            <w:tcW w:w="3899" w:type="dxa"/>
          </w:tcPr>
          <w:p w14:paraId="7EBD8BB0" w14:textId="41B3AF8A" w:rsidR="00EA4AB2" w:rsidRPr="000F3C94" w:rsidRDefault="00EA4AB2" w:rsidP="00585CE9">
            <w:pPr>
              <w:snapToGrid w:val="0"/>
              <w:spacing w:before="60" w:after="60"/>
              <w:jc w:val="left"/>
              <w:rPr>
                <w:rFonts w:eastAsia="Times New Roman"/>
                <w:sz w:val="16"/>
                <w:szCs w:val="16"/>
                <w:lang w:val="en-GB"/>
              </w:rPr>
            </w:pPr>
            <w:r w:rsidRPr="000F3C94">
              <w:rPr>
                <w:rFonts w:eastAsia="Times New Roman"/>
                <w:sz w:val="16"/>
                <w:szCs w:val="16"/>
                <w:lang w:val="en-GB"/>
              </w:rPr>
              <w:t>Time of day at which the data was made available by the data producer</w:t>
            </w:r>
          </w:p>
        </w:tc>
        <w:tc>
          <w:tcPr>
            <w:tcW w:w="804" w:type="dxa"/>
          </w:tcPr>
          <w:p w14:paraId="48A4EAAE" w14:textId="256212BB" w:rsidR="00EA4AB2" w:rsidRPr="000F3C94" w:rsidRDefault="00EA4AB2" w:rsidP="00585CE9">
            <w:pPr>
              <w:snapToGrid w:val="0"/>
              <w:spacing w:before="60" w:after="60"/>
              <w:jc w:val="center"/>
              <w:rPr>
                <w:sz w:val="16"/>
                <w:szCs w:val="16"/>
                <w:lang w:val="en-GB"/>
              </w:rPr>
            </w:pPr>
            <w:r w:rsidRPr="000F3C94">
              <w:rPr>
                <w:sz w:val="16"/>
                <w:szCs w:val="16"/>
                <w:lang w:val="en-GB"/>
              </w:rPr>
              <w:t>0..1</w:t>
            </w:r>
          </w:p>
        </w:tc>
        <w:tc>
          <w:tcPr>
            <w:tcW w:w="2668" w:type="dxa"/>
          </w:tcPr>
          <w:p w14:paraId="79CBE5E8" w14:textId="3E75625B" w:rsidR="00EA4AB2" w:rsidRPr="000F3C94" w:rsidRDefault="00EA4AB2" w:rsidP="00C62468">
            <w:pPr>
              <w:snapToGrid w:val="0"/>
              <w:spacing w:before="60" w:after="60"/>
              <w:jc w:val="left"/>
              <w:rPr>
                <w:sz w:val="16"/>
                <w:szCs w:val="16"/>
                <w:lang w:val="en-GB"/>
              </w:rPr>
            </w:pPr>
            <w:r w:rsidRPr="000F3C94">
              <w:rPr>
                <w:sz w:val="16"/>
                <w:szCs w:val="16"/>
                <w:lang w:val="en-GB"/>
              </w:rPr>
              <w:t>Time</w:t>
            </w:r>
          </w:p>
        </w:tc>
        <w:tc>
          <w:tcPr>
            <w:tcW w:w="4110" w:type="dxa"/>
          </w:tcPr>
          <w:p w14:paraId="1E3FE72D" w14:textId="384B0F68" w:rsidR="00EA4AB2" w:rsidRPr="000F3C94" w:rsidRDefault="00EA4AB2" w:rsidP="00C62468">
            <w:pPr>
              <w:snapToGrid w:val="0"/>
              <w:spacing w:before="60" w:after="60"/>
              <w:jc w:val="left"/>
              <w:rPr>
                <w:rFonts w:eastAsia="Times New Roman"/>
                <w:sz w:val="16"/>
                <w:szCs w:val="16"/>
                <w:lang w:val="en-GB"/>
              </w:rPr>
            </w:pPr>
            <w:r w:rsidRPr="000F3C94">
              <w:rPr>
                <w:sz w:val="16"/>
                <w:szCs w:val="16"/>
                <w:lang w:val="en-GB"/>
              </w:rPr>
              <w:t>The S-100 datatype Time</w:t>
            </w:r>
          </w:p>
        </w:tc>
      </w:tr>
      <w:tr w:rsidR="004E193B" w:rsidRPr="000F3C94" w14:paraId="1D341D5D" w14:textId="77777777" w:rsidTr="00CC6A43">
        <w:trPr>
          <w:trHeight w:val="326"/>
        </w:trPr>
        <w:tc>
          <w:tcPr>
            <w:tcW w:w="2836" w:type="dxa"/>
          </w:tcPr>
          <w:p w14:paraId="4973BA40" w14:textId="462E64E6" w:rsidR="004E193B" w:rsidRPr="000F3C94" w:rsidRDefault="004E193B" w:rsidP="00585CE9">
            <w:pPr>
              <w:snapToGrid w:val="0"/>
              <w:spacing w:before="60" w:after="60"/>
              <w:jc w:val="left"/>
              <w:rPr>
                <w:sz w:val="16"/>
                <w:szCs w:val="16"/>
                <w:lang w:val="en-GB"/>
              </w:rPr>
            </w:pPr>
            <w:proofErr w:type="spellStart"/>
            <w:r w:rsidRPr="000F3C94">
              <w:rPr>
                <w:sz w:val="16"/>
                <w:szCs w:val="16"/>
                <w:lang w:val="en-GB"/>
              </w:rPr>
              <w:t>boundingBox</w:t>
            </w:r>
            <w:proofErr w:type="spellEnd"/>
          </w:p>
        </w:tc>
        <w:tc>
          <w:tcPr>
            <w:tcW w:w="3899" w:type="dxa"/>
          </w:tcPr>
          <w:p w14:paraId="77BCF54D" w14:textId="56A6F3BF" w:rsidR="004E193B" w:rsidRPr="000F3C94" w:rsidRDefault="004E193B" w:rsidP="00585CE9">
            <w:pPr>
              <w:snapToGrid w:val="0"/>
              <w:spacing w:before="60" w:after="60"/>
              <w:jc w:val="left"/>
              <w:rPr>
                <w:sz w:val="16"/>
                <w:szCs w:val="16"/>
                <w:lang w:val="en-GB"/>
              </w:rPr>
            </w:pPr>
            <w:r w:rsidRPr="000F3C94">
              <w:rPr>
                <w:sz w:val="16"/>
                <w:szCs w:val="16"/>
                <w:lang w:val="en-GB"/>
              </w:rPr>
              <w:t>The extent of the dataset limits</w:t>
            </w:r>
          </w:p>
        </w:tc>
        <w:tc>
          <w:tcPr>
            <w:tcW w:w="804" w:type="dxa"/>
          </w:tcPr>
          <w:p w14:paraId="271B72D3" w14:textId="1EB72193" w:rsidR="004E193B" w:rsidRPr="000F3C94" w:rsidRDefault="004E193B" w:rsidP="00585CE9">
            <w:pPr>
              <w:snapToGrid w:val="0"/>
              <w:spacing w:before="60" w:after="60"/>
              <w:jc w:val="center"/>
              <w:rPr>
                <w:rFonts w:eastAsia="Malgun Gothic"/>
                <w:sz w:val="16"/>
                <w:szCs w:val="16"/>
                <w:lang w:val="en-GB"/>
              </w:rPr>
            </w:pPr>
            <w:r w:rsidRPr="000F3C94">
              <w:rPr>
                <w:rFonts w:eastAsia="Malgun Gothic"/>
                <w:sz w:val="16"/>
                <w:szCs w:val="16"/>
                <w:lang w:val="en-GB"/>
              </w:rPr>
              <w:t>0..1</w:t>
            </w:r>
          </w:p>
        </w:tc>
        <w:tc>
          <w:tcPr>
            <w:tcW w:w="2668" w:type="dxa"/>
          </w:tcPr>
          <w:p w14:paraId="6310D933" w14:textId="37874BA1" w:rsidR="004E193B" w:rsidRPr="000F3C94" w:rsidRDefault="004E193B" w:rsidP="00C62468">
            <w:pPr>
              <w:snapToGrid w:val="0"/>
              <w:spacing w:before="60" w:after="60"/>
              <w:jc w:val="left"/>
              <w:rPr>
                <w:spacing w:val="-4"/>
                <w:sz w:val="16"/>
                <w:szCs w:val="16"/>
                <w:lang w:val="en-GB"/>
              </w:rPr>
            </w:pPr>
            <w:proofErr w:type="spellStart"/>
            <w:r w:rsidRPr="000F3C94">
              <w:rPr>
                <w:spacing w:val="-4"/>
                <w:sz w:val="16"/>
                <w:szCs w:val="16"/>
                <w:lang w:val="en-GB"/>
              </w:rPr>
              <w:t>EX_GeographicBoundingBox</w:t>
            </w:r>
            <w:proofErr w:type="spellEnd"/>
          </w:p>
        </w:tc>
        <w:tc>
          <w:tcPr>
            <w:tcW w:w="4110" w:type="dxa"/>
          </w:tcPr>
          <w:p w14:paraId="18695D7C" w14:textId="77777777" w:rsidR="004E193B" w:rsidRPr="000F3C94" w:rsidRDefault="004E193B" w:rsidP="00C62468">
            <w:pPr>
              <w:snapToGrid w:val="0"/>
              <w:spacing w:before="60" w:after="60"/>
              <w:jc w:val="left"/>
              <w:rPr>
                <w:rFonts w:eastAsia="Times New Roman"/>
                <w:sz w:val="16"/>
                <w:szCs w:val="16"/>
                <w:lang w:val="en-GB"/>
              </w:rPr>
            </w:pPr>
          </w:p>
        </w:tc>
      </w:tr>
      <w:tr w:rsidR="004E193B" w:rsidRPr="000F3C94" w14:paraId="477CE98F" w14:textId="77777777" w:rsidTr="00CC6A43">
        <w:trPr>
          <w:trHeight w:val="326"/>
        </w:trPr>
        <w:tc>
          <w:tcPr>
            <w:tcW w:w="2836" w:type="dxa"/>
          </w:tcPr>
          <w:p w14:paraId="1362D8CC" w14:textId="3B5953DA" w:rsidR="004E193B" w:rsidRPr="000F3C94" w:rsidRDefault="004E193B" w:rsidP="00585CE9">
            <w:pPr>
              <w:snapToGrid w:val="0"/>
              <w:spacing w:before="60" w:after="60"/>
              <w:jc w:val="left"/>
              <w:rPr>
                <w:sz w:val="16"/>
                <w:szCs w:val="16"/>
                <w:lang w:val="en-GB"/>
              </w:rPr>
            </w:pPr>
            <w:proofErr w:type="spellStart"/>
            <w:r w:rsidRPr="000F3C94">
              <w:rPr>
                <w:sz w:val="16"/>
                <w:szCs w:val="16"/>
                <w:lang w:val="en-GB"/>
              </w:rPr>
              <w:t>temporalExtent</w:t>
            </w:r>
            <w:proofErr w:type="spellEnd"/>
          </w:p>
        </w:tc>
        <w:tc>
          <w:tcPr>
            <w:tcW w:w="3899" w:type="dxa"/>
          </w:tcPr>
          <w:p w14:paraId="5223B3EB" w14:textId="5AB5F5D0" w:rsidR="004E193B" w:rsidRPr="000F3C94" w:rsidRDefault="004E193B" w:rsidP="00585CE9">
            <w:pPr>
              <w:snapToGrid w:val="0"/>
              <w:spacing w:before="60" w:after="60"/>
              <w:jc w:val="left"/>
              <w:rPr>
                <w:sz w:val="16"/>
                <w:szCs w:val="16"/>
                <w:lang w:val="en-GB"/>
              </w:rPr>
            </w:pPr>
            <w:r w:rsidRPr="000F3C94">
              <w:rPr>
                <w:sz w:val="16"/>
                <w:szCs w:val="16"/>
                <w:lang w:val="en-GB"/>
              </w:rPr>
              <w:t>Specification of the temporal extent of the dataset</w:t>
            </w:r>
          </w:p>
        </w:tc>
        <w:tc>
          <w:tcPr>
            <w:tcW w:w="804" w:type="dxa"/>
          </w:tcPr>
          <w:p w14:paraId="3EBA25D9" w14:textId="57F9CD07" w:rsidR="004E193B" w:rsidRPr="000F3C94" w:rsidRDefault="004E193B" w:rsidP="00585CE9">
            <w:pPr>
              <w:snapToGrid w:val="0"/>
              <w:spacing w:before="60" w:after="60"/>
              <w:jc w:val="center"/>
              <w:rPr>
                <w:rFonts w:eastAsia="Malgun Gothic"/>
                <w:sz w:val="16"/>
                <w:szCs w:val="16"/>
                <w:lang w:val="en-GB"/>
              </w:rPr>
            </w:pPr>
            <w:r w:rsidRPr="000F3C94">
              <w:rPr>
                <w:rFonts w:eastAsia="Malgun Gothic"/>
                <w:sz w:val="16"/>
                <w:szCs w:val="16"/>
                <w:lang w:val="en-GB"/>
              </w:rPr>
              <w:t>0..1</w:t>
            </w:r>
          </w:p>
        </w:tc>
        <w:tc>
          <w:tcPr>
            <w:tcW w:w="2668" w:type="dxa"/>
          </w:tcPr>
          <w:p w14:paraId="064AC9C1" w14:textId="62720929" w:rsidR="004E193B" w:rsidRPr="000F3C94" w:rsidRDefault="004E193B" w:rsidP="00C62468">
            <w:pPr>
              <w:snapToGrid w:val="0"/>
              <w:spacing w:before="60" w:after="60"/>
              <w:jc w:val="left"/>
              <w:rPr>
                <w:sz w:val="16"/>
                <w:szCs w:val="16"/>
                <w:lang w:val="en-GB"/>
              </w:rPr>
            </w:pPr>
            <w:r w:rsidRPr="000F3C94">
              <w:rPr>
                <w:sz w:val="16"/>
                <w:szCs w:val="16"/>
                <w:lang w:val="en-GB"/>
              </w:rPr>
              <w:t>S100_TemporalExtent</w:t>
            </w:r>
          </w:p>
        </w:tc>
        <w:tc>
          <w:tcPr>
            <w:tcW w:w="4110" w:type="dxa"/>
          </w:tcPr>
          <w:p w14:paraId="59033B01" w14:textId="2514742A" w:rsidR="004E193B" w:rsidRPr="000F3C94" w:rsidRDefault="004E193B" w:rsidP="00C62468">
            <w:pPr>
              <w:snapToGrid w:val="0"/>
              <w:spacing w:before="60" w:after="60"/>
              <w:jc w:val="left"/>
              <w:rPr>
                <w:rFonts w:eastAsia="Times New Roman"/>
                <w:sz w:val="16"/>
                <w:szCs w:val="16"/>
                <w:lang w:val="en-GB"/>
              </w:rPr>
            </w:pPr>
            <w:r w:rsidRPr="000F3C94">
              <w:rPr>
                <w:rFonts w:eastAsia="Times New Roman"/>
                <w:sz w:val="16"/>
                <w:szCs w:val="16"/>
                <w:lang w:val="en-GB"/>
              </w:rPr>
              <w:t>The temporal extent is encoded as the date/time of the earliest and latest data records (in coverage datasets) or date/time ranges (in vector datasets)</w:t>
            </w:r>
          </w:p>
          <w:p w14:paraId="0DC271DE" w14:textId="35CF1AC3" w:rsidR="004E193B" w:rsidRPr="000F3C94" w:rsidRDefault="004E193B" w:rsidP="00C62468">
            <w:pPr>
              <w:snapToGrid w:val="0"/>
              <w:spacing w:before="60" w:after="60"/>
              <w:jc w:val="left"/>
              <w:rPr>
                <w:rFonts w:eastAsia="Times New Roman"/>
                <w:sz w:val="16"/>
                <w:szCs w:val="16"/>
                <w:lang w:val="en-GB"/>
              </w:rPr>
            </w:pPr>
            <w:r w:rsidRPr="000F3C94">
              <w:rPr>
                <w:rFonts w:eastAsia="Times New Roman"/>
                <w:sz w:val="16"/>
                <w:szCs w:val="16"/>
                <w:lang w:val="en-GB"/>
              </w:rPr>
              <w:t>If there is more than one feature in a dataset, the earliest and latest time values of records in all features are used, which means the earliest and latest values may be from different features</w:t>
            </w:r>
          </w:p>
          <w:p w14:paraId="2096484A" w14:textId="3E679833" w:rsidR="004E193B" w:rsidRPr="000F3C94" w:rsidRDefault="004E193B" w:rsidP="00C62468">
            <w:pPr>
              <w:snapToGrid w:val="0"/>
              <w:spacing w:before="60" w:after="60"/>
              <w:jc w:val="left"/>
              <w:rPr>
                <w:rFonts w:eastAsia="Times New Roman"/>
                <w:sz w:val="16"/>
                <w:szCs w:val="16"/>
                <w:lang w:val="en-GB"/>
              </w:rPr>
            </w:pPr>
            <w:r w:rsidRPr="000F3C94">
              <w:rPr>
                <w:rFonts w:eastAsia="Times New Roman"/>
                <w:sz w:val="16"/>
                <w:szCs w:val="16"/>
                <w:lang w:val="en-GB"/>
              </w:rPr>
              <w:t>If date/time information for a feature is not encoded in the dataset, it is treated for the purposes of this attribute as extending indefinitely in the appropriate direction on the time axis, limited by the issue date/time or the cancellation or supersession of the dataset</w:t>
            </w:r>
          </w:p>
          <w:p w14:paraId="7E2AB55F" w14:textId="76B6B707" w:rsidR="004E193B" w:rsidRPr="000F3C94" w:rsidRDefault="004E193B" w:rsidP="00C62468">
            <w:pPr>
              <w:snapToGrid w:val="0"/>
              <w:spacing w:before="60" w:after="60"/>
              <w:jc w:val="left"/>
              <w:rPr>
                <w:rFonts w:eastAsia="Times New Roman"/>
                <w:sz w:val="16"/>
                <w:szCs w:val="16"/>
                <w:lang w:val="en-GB"/>
              </w:rPr>
            </w:pPr>
            <w:r w:rsidRPr="000F3C94">
              <w:rPr>
                <w:rFonts w:eastAsia="Times New Roman"/>
                <w:sz w:val="16"/>
                <w:szCs w:val="16"/>
                <w:lang w:val="en-GB"/>
              </w:rPr>
              <w:t>This attribute is encoded if and only if at least one of the start and en</w:t>
            </w:r>
            <w:r w:rsidR="006942D7" w:rsidRPr="000F3C94">
              <w:rPr>
                <w:rFonts w:eastAsia="Times New Roman"/>
                <w:sz w:val="16"/>
                <w:szCs w:val="16"/>
                <w:lang w:val="en-GB"/>
              </w:rPr>
              <w:t>d of the temporal extent is known</w:t>
            </w:r>
          </w:p>
        </w:tc>
      </w:tr>
      <w:tr w:rsidR="001650A1" w:rsidRPr="000F3C94" w14:paraId="4B251637" w14:textId="77777777" w:rsidTr="00CC6A43">
        <w:trPr>
          <w:trHeight w:val="326"/>
        </w:trPr>
        <w:tc>
          <w:tcPr>
            <w:tcW w:w="2836" w:type="dxa"/>
          </w:tcPr>
          <w:p w14:paraId="1B867613" w14:textId="3812F4D5" w:rsidR="001650A1" w:rsidRPr="000F3C94" w:rsidRDefault="001650A1" w:rsidP="00585CE9">
            <w:pPr>
              <w:snapToGrid w:val="0"/>
              <w:spacing w:before="60" w:after="60"/>
              <w:jc w:val="left"/>
              <w:rPr>
                <w:sz w:val="16"/>
                <w:szCs w:val="16"/>
                <w:lang w:val="en-GB"/>
              </w:rPr>
            </w:pPr>
            <w:proofErr w:type="spellStart"/>
            <w:r w:rsidRPr="000F3C94">
              <w:rPr>
                <w:sz w:val="16"/>
                <w:szCs w:val="16"/>
                <w:lang w:val="en-GB"/>
              </w:rPr>
              <w:t>productSpecification</w:t>
            </w:r>
            <w:proofErr w:type="spellEnd"/>
          </w:p>
        </w:tc>
        <w:tc>
          <w:tcPr>
            <w:tcW w:w="3899" w:type="dxa"/>
          </w:tcPr>
          <w:p w14:paraId="106C64C3" w14:textId="0DC1D0C5" w:rsidR="001650A1" w:rsidRPr="000F3C94" w:rsidRDefault="001650A1" w:rsidP="00585CE9">
            <w:pPr>
              <w:snapToGrid w:val="0"/>
              <w:spacing w:before="60" w:after="60"/>
              <w:jc w:val="left"/>
              <w:rPr>
                <w:sz w:val="16"/>
                <w:szCs w:val="16"/>
                <w:lang w:val="en-GB"/>
              </w:rPr>
            </w:pPr>
            <w:r w:rsidRPr="000F3C94">
              <w:rPr>
                <w:sz w:val="16"/>
                <w:szCs w:val="16"/>
                <w:lang w:val="en-GB"/>
              </w:rPr>
              <w:t xml:space="preserve">The </w:t>
            </w:r>
            <w:r w:rsidR="006F482A" w:rsidRPr="000F3C94">
              <w:rPr>
                <w:sz w:val="16"/>
                <w:szCs w:val="16"/>
                <w:lang w:val="en-GB"/>
              </w:rPr>
              <w:t>P</w:t>
            </w:r>
            <w:r w:rsidRPr="000F3C94">
              <w:rPr>
                <w:sz w:val="16"/>
                <w:szCs w:val="16"/>
                <w:lang w:val="en-GB"/>
              </w:rPr>
              <w:t xml:space="preserve">roduct </w:t>
            </w:r>
            <w:r w:rsidR="006F482A" w:rsidRPr="000F3C94">
              <w:rPr>
                <w:sz w:val="16"/>
                <w:szCs w:val="16"/>
                <w:lang w:val="en-GB"/>
              </w:rPr>
              <w:t>S</w:t>
            </w:r>
            <w:r w:rsidRPr="000F3C94">
              <w:rPr>
                <w:sz w:val="16"/>
                <w:szCs w:val="16"/>
                <w:lang w:val="en-GB"/>
              </w:rPr>
              <w:t>pecification used to create this dataset</w:t>
            </w:r>
          </w:p>
        </w:tc>
        <w:tc>
          <w:tcPr>
            <w:tcW w:w="804" w:type="dxa"/>
          </w:tcPr>
          <w:p w14:paraId="2962469C" w14:textId="11F88C9C" w:rsidR="001650A1" w:rsidRPr="000F3C94" w:rsidRDefault="001650A1" w:rsidP="00585CE9">
            <w:pPr>
              <w:snapToGrid w:val="0"/>
              <w:spacing w:before="60" w:after="60"/>
              <w:jc w:val="center"/>
              <w:rPr>
                <w:rFonts w:eastAsia="Malgun Gothic"/>
                <w:sz w:val="16"/>
                <w:szCs w:val="16"/>
                <w:lang w:val="en-GB"/>
              </w:rPr>
            </w:pPr>
            <w:r w:rsidRPr="000F3C94">
              <w:rPr>
                <w:sz w:val="16"/>
                <w:szCs w:val="16"/>
                <w:lang w:val="en-GB"/>
              </w:rPr>
              <w:t>1</w:t>
            </w:r>
          </w:p>
        </w:tc>
        <w:tc>
          <w:tcPr>
            <w:tcW w:w="2668" w:type="dxa"/>
          </w:tcPr>
          <w:p w14:paraId="3A3BAA3C" w14:textId="0736EE81" w:rsidR="001650A1" w:rsidRPr="000F3C94" w:rsidRDefault="001650A1" w:rsidP="00C62468">
            <w:pPr>
              <w:snapToGrid w:val="0"/>
              <w:spacing w:before="60" w:after="60"/>
              <w:jc w:val="left"/>
              <w:rPr>
                <w:sz w:val="16"/>
                <w:szCs w:val="16"/>
                <w:lang w:val="en-GB"/>
              </w:rPr>
            </w:pPr>
            <w:r w:rsidRPr="000F3C94">
              <w:rPr>
                <w:sz w:val="16"/>
                <w:szCs w:val="16"/>
                <w:lang w:val="en-GB"/>
              </w:rPr>
              <w:t>S100_ProductSpecification</w:t>
            </w:r>
          </w:p>
        </w:tc>
        <w:tc>
          <w:tcPr>
            <w:tcW w:w="4110" w:type="dxa"/>
          </w:tcPr>
          <w:p w14:paraId="1DFE984A" w14:textId="77777777" w:rsidR="001650A1" w:rsidRPr="000F3C94" w:rsidRDefault="001650A1" w:rsidP="00C62468">
            <w:pPr>
              <w:snapToGrid w:val="0"/>
              <w:spacing w:before="60" w:after="60"/>
              <w:jc w:val="left"/>
              <w:rPr>
                <w:rFonts w:eastAsia="Times New Roman"/>
                <w:sz w:val="16"/>
                <w:szCs w:val="16"/>
                <w:lang w:val="en-GB"/>
              </w:rPr>
            </w:pPr>
          </w:p>
        </w:tc>
      </w:tr>
      <w:tr w:rsidR="001650A1" w:rsidRPr="000F3C94" w14:paraId="0BA87C9D" w14:textId="77777777" w:rsidTr="00CC6A43">
        <w:trPr>
          <w:trHeight w:val="326"/>
        </w:trPr>
        <w:tc>
          <w:tcPr>
            <w:tcW w:w="2836" w:type="dxa"/>
          </w:tcPr>
          <w:p w14:paraId="3E5B967B" w14:textId="77777777" w:rsidR="001650A1" w:rsidRPr="000F3C94" w:rsidRDefault="001650A1" w:rsidP="00585CE9">
            <w:pPr>
              <w:snapToGrid w:val="0"/>
              <w:spacing w:before="60" w:after="60"/>
              <w:jc w:val="left"/>
              <w:rPr>
                <w:sz w:val="16"/>
                <w:szCs w:val="16"/>
                <w:lang w:val="en-GB"/>
              </w:rPr>
            </w:pPr>
            <w:proofErr w:type="spellStart"/>
            <w:r w:rsidRPr="000F3C94">
              <w:rPr>
                <w:sz w:val="16"/>
                <w:szCs w:val="16"/>
                <w:lang w:val="en-GB"/>
              </w:rPr>
              <w:t>producingAgency</w:t>
            </w:r>
            <w:proofErr w:type="spellEnd"/>
          </w:p>
        </w:tc>
        <w:tc>
          <w:tcPr>
            <w:tcW w:w="3899" w:type="dxa"/>
          </w:tcPr>
          <w:p w14:paraId="5AA8BEE1" w14:textId="77777777" w:rsidR="001650A1" w:rsidRPr="000F3C94" w:rsidRDefault="001650A1" w:rsidP="00585CE9">
            <w:pPr>
              <w:snapToGrid w:val="0"/>
              <w:spacing w:before="60" w:after="60"/>
              <w:jc w:val="left"/>
              <w:rPr>
                <w:sz w:val="16"/>
                <w:szCs w:val="16"/>
                <w:lang w:val="en-GB"/>
              </w:rPr>
            </w:pPr>
            <w:r w:rsidRPr="000F3C94">
              <w:rPr>
                <w:sz w:val="16"/>
                <w:szCs w:val="16"/>
                <w:lang w:val="en-GB"/>
              </w:rPr>
              <w:t>Agency responsible for producing the data</w:t>
            </w:r>
          </w:p>
        </w:tc>
        <w:tc>
          <w:tcPr>
            <w:tcW w:w="804" w:type="dxa"/>
          </w:tcPr>
          <w:p w14:paraId="16AFA18C" w14:textId="77777777" w:rsidR="001650A1" w:rsidRPr="000F3C94" w:rsidRDefault="001650A1" w:rsidP="00585CE9">
            <w:pPr>
              <w:snapToGrid w:val="0"/>
              <w:spacing w:before="60" w:after="60"/>
              <w:jc w:val="center"/>
              <w:rPr>
                <w:sz w:val="16"/>
                <w:szCs w:val="16"/>
                <w:lang w:val="en-GB"/>
              </w:rPr>
            </w:pPr>
            <w:r w:rsidRPr="000F3C94">
              <w:rPr>
                <w:sz w:val="16"/>
                <w:szCs w:val="16"/>
                <w:lang w:val="en-GB"/>
              </w:rPr>
              <w:t>1</w:t>
            </w:r>
          </w:p>
        </w:tc>
        <w:tc>
          <w:tcPr>
            <w:tcW w:w="2668" w:type="dxa"/>
          </w:tcPr>
          <w:p w14:paraId="6AD5293C" w14:textId="54C2BD84" w:rsidR="001650A1" w:rsidRPr="000F3C94" w:rsidRDefault="001650A1" w:rsidP="00C62468">
            <w:pPr>
              <w:snapToGrid w:val="0"/>
              <w:spacing w:before="60" w:after="60"/>
              <w:jc w:val="left"/>
              <w:rPr>
                <w:sz w:val="16"/>
                <w:szCs w:val="16"/>
                <w:lang w:val="en-GB"/>
              </w:rPr>
            </w:pPr>
            <w:proofErr w:type="spellStart"/>
            <w:r w:rsidRPr="000F3C94">
              <w:rPr>
                <w:sz w:val="16"/>
                <w:szCs w:val="16"/>
                <w:lang w:val="en-GB"/>
              </w:rPr>
              <w:t>CI_Responsibility</w:t>
            </w:r>
            <w:proofErr w:type="spellEnd"/>
            <w:r w:rsidRPr="000F3C94">
              <w:rPr>
                <w:sz w:val="16"/>
                <w:szCs w:val="16"/>
                <w:lang w:val="en-GB"/>
              </w:rPr>
              <w:t>&gt;</w:t>
            </w:r>
            <w:proofErr w:type="spellStart"/>
            <w:r w:rsidRPr="000F3C94">
              <w:rPr>
                <w:sz w:val="16"/>
                <w:szCs w:val="16"/>
                <w:lang w:val="en-GB"/>
              </w:rPr>
              <w:t>CI_Organisation</w:t>
            </w:r>
            <w:proofErr w:type="spellEnd"/>
          </w:p>
        </w:tc>
        <w:tc>
          <w:tcPr>
            <w:tcW w:w="4110" w:type="dxa"/>
          </w:tcPr>
          <w:p w14:paraId="0E9BD78A" w14:textId="4AFBE784" w:rsidR="001650A1" w:rsidRPr="000F3C94" w:rsidRDefault="001650A1" w:rsidP="00C62468">
            <w:pPr>
              <w:snapToGrid w:val="0"/>
              <w:spacing w:before="60" w:after="60"/>
              <w:jc w:val="left"/>
              <w:rPr>
                <w:rFonts w:eastAsia="Times New Roman"/>
                <w:sz w:val="16"/>
                <w:szCs w:val="16"/>
                <w:lang w:val="en-GB"/>
              </w:rPr>
            </w:pPr>
            <w:r w:rsidRPr="000F3C94">
              <w:rPr>
                <w:sz w:val="16"/>
                <w:szCs w:val="16"/>
                <w:lang w:val="en-GB"/>
              </w:rPr>
              <w:t xml:space="preserve">See </w:t>
            </w:r>
            <w:r w:rsidR="007070EA" w:rsidRPr="000F3C94">
              <w:rPr>
                <w:sz w:val="16"/>
                <w:szCs w:val="16"/>
                <w:lang w:val="en-GB"/>
              </w:rPr>
              <w:t xml:space="preserve">S-100 Part 17, </w:t>
            </w:r>
            <w:r w:rsidRPr="000F3C94">
              <w:rPr>
                <w:sz w:val="16"/>
                <w:szCs w:val="16"/>
                <w:lang w:val="en-GB"/>
              </w:rPr>
              <w:t>Table</w:t>
            </w:r>
            <w:r w:rsidR="006A22FA" w:rsidRPr="000F3C94">
              <w:rPr>
                <w:sz w:val="16"/>
                <w:szCs w:val="16"/>
                <w:lang w:val="en-GB"/>
              </w:rPr>
              <w:t xml:space="preserve"> </w:t>
            </w:r>
            <w:r w:rsidRPr="000F3C94">
              <w:rPr>
                <w:sz w:val="16"/>
                <w:szCs w:val="16"/>
                <w:lang w:val="en-GB"/>
              </w:rPr>
              <w:t>17-3</w:t>
            </w:r>
          </w:p>
        </w:tc>
      </w:tr>
      <w:tr w:rsidR="001650A1" w:rsidRPr="000F3C94" w14:paraId="6F581367" w14:textId="77777777" w:rsidTr="00CC6A43">
        <w:trPr>
          <w:trHeight w:val="326"/>
        </w:trPr>
        <w:tc>
          <w:tcPr>
            <w:tcW w:w="2836" w:type="dxa"/>
          </w:tcPr>
          <w:p w14:paraId="347F0F99" w14:textId="68FBF9EC" w:rsidR="001650A1" w:rsidRPr="000F3C94" w:rsidRDefault="001650A1" w:rsidP="00585CE9">
            <w:pPr>
              <w:snapToGrid w:val="0"/>
              <w:spacing w:before="60" w:after="60"/>
              <w:jc w:val="left"/>
              <w:rPr>
                <w:sz w:val="16"/>
                <w:szCs w:val="16"/>
                <w:lang w:val="en-GB"/>
              </w:rPr>
            </w:pPr>
            <w:proofErr w:type="spellStart"/>
            <w:r w:rsidRPr="000F3C94">
              <w:rPr>
                <w:sz w:val="16"/>
                <w:szCs w:val="16"/>
                <w:lang w:val="en-GB"/>
              </w:rPr>
              <w:t>producerCode</w:t>
            </w:r>
            <w:proofErr w:type="spellEnd"/>
          </w:p>
        </w:tc>
        <w:tc>
          <w:tcPr>
            <w:tcW w:w="3899" w:type="dxa"/>
          </w:tcPr>
          <w:p w14:paraId="09863B8C" w14:textId="197E5DBD" w:rsidR="001650A1" w:rsidRPr="000F3C94" w:rsidRDefault="001650A1" w:rsidP="00585CE9">
            <w:pPr>
              <w:snapToGrid w:val="0"/>
              <w:spacing w:before="60" w:after="60"/>
              <w:jc w:val="left"/>
              <w:rPr>
                <w:sz w:val="16"/>
                <w:szCs w:val="16"/>
                <w:lang w:val="en-GB"/>
              </w:rPr>
            </w:pPr>
            <w:r w:rsidRPr="000F3C94">
              <w:rPr>
                <w:sz w:val="16"/>
                <w:szCs w:val="16"/>
                <w:lang w:val="en-GB"/>
              </w:rPr>
              <w:t xml:space="preserve">The official IHO Producer Code from </w:t>
            </w:r>
            <w:r w:rsidR="00CE531B" w:rsidRPr="000F3C94">
              <w:rPr>
                <w:sz w:val="16"/>
                <w:szCs w:val="16"/>
                <w:lang w:val="en-GB"/>
              </w:rPr>
              <w:t>the IHO GI Registry, Producer Code Register</w:t>
            </w:r>
          </w:p>
        </w:tc>
        <w:tc>
          <w:tcPr>
            <w:tcW w:w="804" w:type="dxa"/>
          </w:tcPr>
          <w:p w14:paraId="7DA730F6" w14:textId="0842C2E6" w:rsidR="001650A1" w:rsidRPr="000F3C94" w:rsidRDefault="001650A1" w:rsidP="00585CE9">
            <w:pPr>
              <w:snapToGrid w:val="0"/>
              <w:spacing w:before="60" w:after="60"/>
              <w:jc w:val="center"/>
              <w:rPr>
                <w:rFonts w:eastAsia="Malgun Gothic"/>
                <w:sz w:val="16"/>
                <w:szCs w:val="16"/>
                <w:lang w:val="en-GB"/>
              </w:rPr>
            </w:pPr>
            <w:r w:rsidRPr="000F3C94">
              <w:rPr>
                <w:rFonts w:eastAsia="Malgun Gothic"/>
                <w:sz w:val="16"/>
                <w:szCs w:val="16"/>
                <w:lang w:val="en-GB"/>
              </w:rPr>
              <w:t>0..1</w:t>
            </w:r>
          </w:p>
        </w:tc>
        <w:tc>
          <w:tcPr>
            <w:tcW w:w="2668" w:type="dxa"/>
          </w:tcPr>
          <w:p w14:paraId="120E5C09" w14:textId="0E4123D8" w:rsidR="001650A1" w:rsidRPr="000F3C94" w:rsidRDefault="001650A1" w:rsidP="00C62468">
            <w:pPr>
              <w:snapToGrid w:val="0"/>
              <w:spacing w:before="60" w:after="60"/>
              <w:jc w:val="left"/>
              <w:rPr>
                <w:sz w:val="16"/>
                <w:szCs w:val="16"/>
                <w:lang w:val="en-GB"/>
              </w:rPr>
            </w:pPr>
            <w:proofErr w:type="spellStart"/>
            <w:r w:rsidRPr="000F3C94">
              <w:rPr>
                <w:sz w:val="16"/>
                <w:szCs w:val="16"/>
                <w:lang w:val="en-GB"/>
              </w:rPr>
              <w:t>CharacterString</w:t>
            </w:r>
            <w:proofErr w:type="spellEnd"/>
          </w:p>
        </w:tc>
        <w:tc>
          <w:tcPr>
            <w:tcW w:w="4110" w:type="dxa"/>
          </w:tcPr>
          <w:p w14:paraId="4BED72C0" w14:textId="77777777" w:rsidR="001650A1" w:rsidRPr="000F3C94" w:rsidRDefault="001650A1" w:rsidP="00C62468">
            <w:pPr>
              <w:snapToGrid w:val="0"/>
              <w:spacing w:before="60" w:after="60"/>
              <w:jc w:val="left"/>
              <w:rPr>
                <w:sz w:val="16"/>
                <w:szCs w:val="16"/>
                <w:lang w:val="en-GB"/>
              </w:rPr>
            </w:pPr>
          </w:p>
        </w:tc>
      </w:tr>
      <w:tr w:rsidR="001650A1" w:rsidRPr="000F3C94" w14:paraId="77D10A3F" w14:textId="77777777" w:rsidTr="00CC6A43">
        <w:trPr>
          <w:trHeight w:val="326"/>
        </w:trPr>
        <w:tc>
          <w:tcPr>
            <w:tcW w:w="2836" w:type="dxa"/>
          </w:tcPr>
          <w:p w14:paraId="01BDE4FA" w14:textId="45785D13" w:rsidR="001650A1" w:rsidRPr="000F3C94" w:rsidRDefault="001650A1" w:rsidP="00585CE9">
            <w:pPr>
              <w:snapToGrid w:val="0"/>
              <w:spacing w:before="60" w:after="60"/>
              <w:jc w:val="left"/>
              <w:rPr>
                <w:sz w:val="16"/>
                <w:szCs w:val="16"/>
                <w:lang w:val="en-GB"/>
              </w:rPr>
            </w:pPr>
            <w:proofErr w:type="spellStart"/>
            <w:r w:rsidRPr="000F3C94">
              <w:rPr>
                <w:sz w:val="16"/>
                <w:szCs w:val="16"/>
                <w:lang w:val="en-GB"/>
              </w:rPr>
              <w:t>encodingFormat</w:t>
            </w:r>
            <w:proofErr w:type="spellEnd"/>
          </w:p>
        </w:tc>
        <w:tc>
          <w:tcPr>
            <w:tcW w:w="3899" w:type="dxa"/>
          </w:tcPr>
          <w:p w14:paraId="6D060E8E" w14:textId="77777777" w:rsidR="001650A1" w:rsidRPr="000F3C94" w:rsidRDefault="001650A1" w:rsidP="00585CE9">
            <w:pPr>
              <w:snapToGrid w:val="0"/>
              <w:spacing w:before="60" w:after="60"/>
              <w:jc w:val="left"/>
              <w:rPr>
                <w:sz w:val="16"/>
                <w:szCs w:val="16"/>
                <w:lang w:val="en-GB"/>
              </w:rPr>
            </w:pPr>
            <w:r w:rsidRPr="000F3C94">
              <w:rPr>
                <w:sz w:val="16"/>
                <w:szCs w:val="16"/>
                <w:lang w:val="en-GB"/>
              </w:rPr>
              <w:t>The encoding format of the dataset</w:t>
            </w:r>
          </w:p>
        </w:tc>
        <w:tc>
          <w:tcPr>
            <w:tcW w:w="804" w:type="dxa"/>
          </w:tcPr>
          <w:p w14:paraId="1C693F39" w14:textId="77777777" w:rsidR="001650A1" w:rsidRPr="000F3C94" w:rsidRDefault="001650A1" w:rsidP="00585CE9">
            <w:pPr>
              <w:snapToGrid w:val="0"/>
              <w:spacing w:before="60" w:after="60"/>
              <w:jc w:val="center"/>
              <w:rPr>
                <w:sz w:val="16"/>
                <w:szCs w:val="16"/>
                <w:lang w:val="en-GB"/>
              </w:rPr>
            </w:pPr>
            <w:r w:rsidRPr="000F3C94">
              <w:rPr>
                <w:sz w:val="16"/>
                <w:szCs w:val="16"/>
                <w:lang w:val="en-GB"/>
              </w:rPr>
              <w:t>1</w:t>
            </w:r>
          </w:p>
        </w:tc>
        <w:tc>
          <w:tcPr>
            <w:tcW w:w="2668" w:type="dxa"/>
          </w:tcPr>
          <w:p w14:paraId="0CAB2BD3" w14:textId="3597857C" w:rsidR="001650A1" w:rsidRPr="000F3C94" w:rsidRDefault="001650A1" w:rsidP="00C62468">
            <w:pPr>
              <w:snapToGrid w:val="0"/>
              <w:spacing w:before="60" w:after="60"/>
              <w:jc w:val="left"/>
              <w:rPr>
                <w:sz w:val="16"/>
                <w:szCs w:val="16"/>
                <w:lang w:val="en-GB"/>
              </w:rPr>
            </w:pPr>
            <w:r w:rsidRPr="000F3C94">
              <w:rPr>
                <w:sz w:val="16"/>
                <w:szCs w:val="16"/>
                <w:lang w:val="en-GB"/>
              </w:rPr>
              <w:t>S100_EncodingFormat</w:t>
            </w:r>
          </w:p>
        </w:tc>
        <w:tc>
          <w:tcPr>
            <w:tcW w:w="4110" w:type="dxa"/>
          </w:tcPr>
          <w:p w14:paraId="1DBD0762" w14:textId="77777777" w:rsidR="001650A1" w:rsidRPr="000F3C94" w:rsidRDefault="001650A1" w:rsidP="00C62468">
            <w:pPr>
              <w:snapToGrid w:val="0"/>
              <w:spacing w:before="60" w:after="60"/>
              <w:jc w:val="left"/>
              <w:rPr>
                <w:rFonts w:eastAsia="Times New Roman"/>
                <w:sz w:val="16"/>
                <w:szCs w:val="16"/>
                <w:lang w:val="en-GB"/>
              </w:rPr>
            </w:pPr>
          </w:p>
        </w:tc>
      </w:tr>
      <w:tr w:rsidR="001650A1" w:rsidRPr="000F3C94" w14:paraId="70F6A101" w14:textId="77777777" w:rsidTr="00CC6A43">
        <w:trPr>
          <w:trHeight w:val="326"/>
        </w:trPr>
        <w:tc>
          <w:tcPr>
            <w:tcW w:w="2836" w:type="dxa"/>
          </w:tcPr>
          <w:p w14:paraId="77BC2F78" w14:textId="77777777" w:rsidR="001650A1" w:rsidRPr="000F3C94" w:rsidRDefault="001650A1" w:rsidP="00585CE9">
            <w:pPr>
              <w:snapToGrid w:val="0"/>
              <w:spacing w:before="60" w:after="60"/>
              <w:jc w:val="left"/>
              <w:rPr>
                <w:sz w:val="16"/>
                <w:szCs w:val="16"/>
                <w:lang w:val="en-GB"/>
              </w:rPr>
            </w:pPr>
            <w:proofErr w:type="spellStart"/>
            <w:r w:rsidRPr="000F3C94">
              <w:rPr>
                <w:sz w:val="16"/>
                <w:szCs w:val="16"/>
                <w:lang w:val="en-GB"/>
              </w:rPr>
              <w:t>dataCoverage</w:t>
            </w:r>
            <w:proofErr w:type="spellEnd"/>
          </w:p>
        </w:tc>
        <w:tc>
          <w:tcPr>
            <w:tcW w:w="3899" w:type="dxa"/>
          </w:tcPr>
          <w:p w14:paraId="0975FF70" w14:textId="77777777" w:rsidR="001650A1" w:rsidRPr="000F3C94" w:rsidRDefault="001650A1" w:rsidP="00585CE9">
            <w:pPr>
              <w:snapToGrid w:val="0"/>
              <w:spacing w:before="60" w:after="60"/>
              <w:jc w:val="left"/>
              <w:rPr>
                <w:sz w:val="16"/>
                <w:szCs w:val="16"/>
                <w:lang w:val="en-GB"/>
              </w:rPr>
            </w:pPr>
            <w:r w:rsidRPr="000F3C94">
              <w:rPr>
                <w:rFonts w:eastAsia="Times New Roman"/>
                <w:sz w:val="16"/>
                <w:szCs w:val="16"/>
                <w:lang w:val="en-GB"/>
              </w:rPr>
              <w:t>Provides information about data coverages within the dataset</w:t>
            </w:r>
          </w:p>
        </w:tc>
        <w:tc>
          <w:tcPr>
            <w:tcW w:w="804" w:type="dxa"/>
          </w:tcPr>
          <w:p w14:paraId="0ED53472" w14:textId="71296E8B" w:rsidR="001650A1" w:rsidRPr="000F3C94" w:rsidRDefault="001650A1" w:rsidP="00585CE9">
            <w:pPr>
              <w:snapToGrid w:val="0"/>
              <w:spacing w:before="60" w:after="60"/>
              <w:jc w:val="center"/>
              <w:rPr>
                <w:sz w:val="16"/>
                <w:szCs w:val="16"/>
                <w:lang w:val="en-GB"/>
              </w:rPr>
            </w:pPr>
            <w:r w:rsidRPr="000F3C94">
              <w:rPr>
                <w:sz w:val="16"/>
                <w:szCs w:val="16"/>
                <w:lang w:val="en-GB"/>
              </w:rPr>
              <w:t>0..*</w:t>
            </w:r>
          </w:p>
        </w:tc>
        <w:tc>
          <w:tcPr>
            <w:tcW w:w="2668" w:type="dxa"/>
          </w:tcPr>
          <w:p w14:paraId="2449BB34" w14:textId="77777777" w:rsidR="001650A1" w:rsidRPr="000F3C94" w:rsidRDefault="001650A1" w:rsidP="00C62468">
            <w:pPr>
              <w:snapToGrid w:val="0"/>
              <w:spacing w:before="60" w:after="60"/>
              <w:jc w:val="left"/>
              <w:rPr>
                <w:sz w:val="16"/>
                <w:szCs w:val="16"/>
                <w:lang w:val="en-GB"/>
              </w:rPr>
            </w:pPr>
            <w:r w:rsidRPr="000F3C94">
              <w:rPr>
                <w:sz w:val="16"/>
                <w:szCs w:val="16"/>
                <w:lang w:val="en-GB"/>
              </w:rPr>
              <w:t>S100_DataCoverage</w:t>
            </w:r>
          </w:p>
        </w:tc>
        <w:tc>
          <w:tcPr>
            <w:tcW w:w="4110" w:type="dxa"/>
          </w:tcPr>
          <w:p w14:paraId="3B9F7FCD" w14:textId="77777777" w:rsidR="001650A1" w:rsidRPr="000F3C94" w:rsidRDefault="001650A1" w:rsidP="00C62468">
            <w:pPr>
              <w:snapToGrid w:val="0"/>
              <w:spacing w:before="60" w:after="60"/>
              <w:jc w:val="left"/>
              <w:rPr>
                <w:rFonts w:eastAsia="Times New Roman"/>
                <w:sz w:val="16"/>
                <w:szCs w:val="16"/>
                <w:lang w:val="en-GB"/>
              </w:rPr>
            </w:pPr>
          </w:p>
        </w:tc>
      </w:tr>
      <w:tr w:rsidR="001650A1" w:rsidRPr="000F3C94" w14:paraId="497F8C16" w14:textId="77777777" w:rsidTr="00CC6A43">
        <w:trPr>
          <w:trHeight w:val="326"/>
        </w:trPr>
        <w:tc>
          <w:tcPr>
            <w:tcW w:w="2836" w:type="dxa"/>
          </w:tcPr>
          <w:p w14:paraId="61336DF8" w14:textId="0B2A8A0E" w:rsidR="001650A1" w:rsidRPr="000F3C94" w:rsidRDefault="001650A1" w:rsidP="00585CE9">
            <w:pPr>
              <w:snapToGrid w:val="0"/>
              <w:spacing w:before="60" w:after="60"/>
              <w:jc w:val="left"/>
              <w:rPr>
                <w:rFonts w:eastAsia="Malgun Gothic"/>
                <w:sz w:val="16"/>
                <w:szCs w:val="16"/>
                <w:lang w:val="en-GB"/>
              </w:rPr>
            </w:pPr>
            <w:r w:rsidRPr="000F3C94">
              <w:rPr>
                <w:rFonts w:eastAsia="Malgun Gothic"/>
                <w:sz w:val="16"/>
                <w:szCs w:val="16"/>
                <w:lang w:val="en-GB"/>
              </w:rPr>
              <w:t>comment</w:t>
            </w:r>
          </w:p>
        </w:tc>
        <w:tc>
          <w:tcPr>
            <w:tcW w:w="3899" w:type="dxa"/>
          </w:tcPr>
          <w:p w14:paraId="0D0EB8CF" w14:textId="55960D0E" w:rsidR="001650A1" w:rsidRPr="000F3C94" w:rsidRDefault="001650A1" w:rsidP="00585CE9">
            <w:pPr>
              <w:snapToGrid w:val="0"/>
              <w:spacing w:before="60" w:after="60"/>
              <w:jc w:val="left"/>
              <w:rPr>
                <w:rFonts w:eastAsia="Times New Roman"/>
                <w:sz w:val="16"/>
                <w:szCs w:val="16"/>
                <w:lang w:val="en-GB"/>
              </w:rPr>
            </w:pPr>
            <w:r w:rsidRPr="000F3C94">
              <w:rPr>
                <w:rFonts w:eastAsia="Times New Roman"/>
                <w:sz w:val="16"/>
                <w:szCs w:val="16"/>
                <w:lang w:val="en-GB"/>
              </w:rPr>
              <w:t>Any additional information</w:t>
            </w:r>
          </w:p>
        </w:tc>
        <w:tc>
          <w:tcPr>
            <w:tcW w:w="804" w:type="dxa"/>
          </w:tcPr>
          <w:p w14:paraId="08D49E64" w14:textId="12DFAB53" w:rsidR="001650A1" w:rsidRPr="000F3C94" w:rsidRDefault="001650A1" w:rsidP="00585CE9">
            <w:pPr>
              <w:snapToGrid w:val="0"/>
              <w:spacing w:before="60" w:after="60"/>
              <w:jc w:val="center"/>
              <w:rPr>
                <w:rFonts w:eastAsia="Malgun Gothic"/>
                <w:sz w:val="16"/>
                <w:szCs w:val="16"/>
                <w:lang w:val="en-GB"/>
              </w:rPr>
            </w:pPr>
            <w:r w:rsidRPr="000F3C94">
              <w:rPr>
                <w:rFonts w:eastAsia="Malgun Gothic"/>
                <w:sz w:val="16"/>
                <w:szCs w:val="16"/>
                <w:lang w:val="en-GB"/>
              </w:rPr>
              <w:t>0..1</w:t>
            </w:r>
          </w:p>
        </w:tc>
        <w:tc>
          <w:tcPr>
            <w:tcW w:w="2668" w:type="dxa"/>
          </w:tcPr>
          <w:p w14:paraId="5FCD16DA" w14:textId="79FEC232" w:rsidR="001650A1" w:rsidRPr="000F3C94" w:rsidRDefault="001650A1" w:rsidP="00C62468">
            <w:pPr>
              <w:snapToGrid w:val="0"/>
              <w:spacing w:before="60" w:after="60"/>
              <w:jc w:val="left"/>
              <w:rPr>
                <w:sz w:val="16"/>
                <w:szCs w:val="16"/>
                <w:lang w:val="en-GB"/>
              </w:rPr>
            </w:pPr>
            <w:proofErr w:type="spellStart"/>
            <w:r w:rsidRPr="000F3C94">
              <w:rPr>
                <w:sz w:val="16"/>
                <w:szCs w:val="16"/>
                <w:lang w:val="en-GB"/>
              </w:rPr>
              <w:t>CharacterString</w:t>
            </w:r>
            <w:proofErr w:type="spellEnd"/>
          </w:p>
        </w:tc>
        <w:tc>
          <w:tcPr>
            <w:tcW w:w="4110" w:type="dxa"/>
          </w:tcPr>
          <w:p w14:paraId="59F28FB2" w14:textId="77777777" w:rsidR="001650A1" w:rsidRPr="000F3C94" w:rsidRDefault="001650A1" w:rsidP="00C62468">
            <w:pPr>
              <w:snapToGrid w:val="0"/>
              <w:spacing w:before="60" w:after="60"/>
              <w:jc w:val="left"/>
              <w:rPr>
                <w:rFonts w:eastAsia="Times New Roman"/>
                <w:sz w:val="16"/>
                <w:szCs w:val="16"/>
                <w:lang w:val="en-GB"/>
              </w:rPr>
            </w:pPr>
          </w:p>
        </w:tc>
      </w:tr>
      <w:tr w:rsidR="001650A1" w:rsidRPr="000F3C94" w14:paraId="55780A70" w14:textId="77777777" w:rsidTr="00CC6A43">
        <w:trPr>
          <w:trHeight w:val="326"/>
        </w:trPr>
        <w:tc>
          <w:tcPr>
            <w:tcW w:w="2836" w:type="dxa"/>
          </w:tcPr>
          <w:p w14:paraId="408B92C8" w14:textId="40B664EE" w:rsidR="001650A1" w:rsidRPr="000F3C94" w:rsidRDefault="001650A1" w:rsidP="00585CE9">
            <w:pPr>
              <w:snapToGrid w:val="0"/>
              <w:spacing w:before="60" w:after="60"/>
              <w:jc w:val="left"/>
              <w:rPr>
                <w:sz w:val="16"/>
                <w:szCs w:val="16"/>
                <w:lang w:val="en-GB"/>
              </w:rPr>
            </w:pPr>
            <w:proofErr w:type="spellStart"/>
            <w:r w:rsidRPr="000F3C94">
              <w:rPr>
                <w:sz w:val="16"/>
                <w:szCs w:val="16"/>
                <w:lang w:val="en-GB"/>
              </w:rPr>
              <w:t>defaultLocale</w:t>
            </w:r>
            <w:proofErr w:type="spellEnd"/>
          </w:p>
        </w:tc>
        <w:tc>
          <w:tcPr>
            <w:tcW w:w="3899" w:type="dxa"/>
          </w:tcPr>
          <w:p w14:paraId="458AE064" w14:textId="06FF7B8A" w:rsidR="001650A1" w:rsidRPr="000F3C94" w:rsidRDefault="001650A1" w:rsidP="00585CE9">
            <w:pPr>
              <w:snapToGrid w:val="0"/>
              <w:spacing w:before="60" w:after="60"/>
              <w:jc w:val="left"/>
              <w:rPr>
                <w:sz w:val="16"/>
                <w:szCs w:val="16"/>
                <w:lang w:val="en-GB"/>
              </w:rPr>
            </w:pPr>
            <w:r w:rsidRPr="000F3C94">
              <w:rPr>
                <w:sz w:val="16"/>
                <w:szCs w:val="16"/>
                <w:lang w:val="en-GB"/>
              </w:rPr>
              <w:t xml:space="preserve">Default language and character set used in the </w:t>
            </w:r>
            <w:r w:rsidR="007A4F78" w:rsidRPr="000F3C94">
              <w:rPr>
                <w:sz w:val="16"/>
                <w:szCs w:val="16"/>
                <w:lang w:val="en-GB"/>
              </w:rPr>
              <w:t>E</w:t>
            </w:r>
            <w:r w:rsidRPr="000F3C94">
              <w:rPr>
                <w:sz w:val="16"/>
                <w:szCs w:val="16"/>
                <w:lang w:val="en-GB"/>
              </w:rPr>
              <w:t xml:space="preserve">xchange </w:t>
            </w:r>
            <w:r w:rsidR="007A4F78" w:rsidRPr="000F3C94">
              <w:rPr>
                <w:sz w:val="16"/>
                <w:szCs w:val="16"/>
                <w:lang w:val="en-GB"/>
              </w:rPr>
              <w:t>C</w:t>
            </w:r>
            <w:r w:rsidRPr="000F3C94">
              <w:rPr>
                <w:sz w:val="16"/>
                <w:szCs w:val="16"/>
                <w:lang w:val="en-GB"/>
              </w:rPr>
              <w:t>atalogue</w:t>
            </w:r>
          </w:p>
        </w:tc>
        <w:tc>
          <w:tcPr>
            <w:tcW w:w="804" w:type="dxa"/>
          </w:tcPr>
          <w:p w14:paraId="7BCF3F15" w14:textId="2EA09E08" w:rsidR="001650A1" w:rsidRPr="000F3C94" w:rsidRDefault="001650A1" w:rsidP="00585CE9">
            <w:pPr>
              <w:snapToGrid w:val="0"/>
              <w:spacing w:before="60" w:after="60"/>
              <w:jc w:val="center"/>
              <w:rPr>
                <w:sz w:val="16"/>
                <w:szCs w:val="16"/>
                <w:lang w:val="en-GB"/>
              </w:rPr>
            </w:pPr>
            <w:r w:rsidRPr="000F3C94">
              <w:rPr>
                <w:sz w:val="16"/>
                <w:szCs w:val="16"/>
                <w:lang w:val="en-GB"/>
              </w:rPr>
              <w:t>0..*</w:t>
            </w:r>
          </w:p>
        </w:tc>
        <w:tc>
          <w:tcPr>
            <w:tcW w:w="2668" w:type="dxa"/>
          </w:tcPr>
          <w:p w14:paraId="58B3F1E7" w14:textId="7A30D781" w:rsidR="001650A1" w:rsidRPr="000F3C94" w:rsidRDefault="001650A1" w:rsidP="00C62468">
            <w:pPr>
              <w:snapToGrid w:val="0"/>
              <w:spacing w:before="60" w:after="60"/>
              <w:jc w:val="left"/>
              <w:rPr>
                <w:sz w:val="16"/>
                <w:szCs w:val="16"/>
                <w:lang w:val="en-GB"/>
              </w:rPr>
            </w:pPr>
            <w:proofErr w:type="spellStart"/>
            <w:r w:rsidRPr="000F3C94">
              <w:rPr>
                <w:sz w:val="16"/>
                <w:szCs w:val="16"/>
                <w:lang w:val="en-GB"/>
              </w:rPr>
              <w:t>PT_Locale</w:t>
            </w:r>
            <w:proofErr w:type="spellEnd"/>
          </w:p>
        </w:tc>
        <w:tc>
          <w:tcPr>
            <w:tcW w:w="4110" w:type="dxa"/>
          </w:tcPr>
          <w:p w14:paraId="32AF1174" w14:textId="4DED63AB" w:rsidR="001650A1" w:rsidRPr="000F3C94" w:rsidRDefault="001650A1" w:rsidP="00C62468">
            <w:pPr>
              <w:snapToGrid w:val="0"/>
              <w:spacing w:before="60" w:after="60"/>
              <w:jc w:val="left"/>
              <w:rPr>
                <w:rFonts w:eastAsia="Times New Roman"/>
                <w:sz w:val="16"/>
                <w:szCs w:val="16"/>
                <w:lang w:val="en-GB"/>
              </w:rPr>
            </w:pPr>
            <w:r w:rsidRPr="000F3C94">
              <w:rPr>
                <w:rFonts w:eastAsia="Times New Roman"/>
                <w:sz w:val="16"/>
                <w:szCs w:val="16"/>
                <w:lang w:val="en-GB"/>
              </w:rPr>
              <w:t xml:space="preserve">In absence of </w:t>
            </w:r>
            <w:proofErr w:type="spellStart"/>
            <w:r w:rsidRPr="000F3C94">
              <w:rPr>
                <w:rFonts w:eastAsia="Times New Roman"/>
                <w:sz w:val="16"/>
                <w:szCs w:val="16"/>
                <w:lang w:val="en-GB"/>
              </w:rPr>
              <w:t>defaultLocale</w:t>
            </w:r>
            <w:proofErr w:type="spellEnd"/>
            <w:r w:rsidRPr="000F3C94">
              <w:rPr>
                <w:rFonts w:eastAsia="Times New Roman"/>
                <w:sz w:val="16"/>
                <w:szCs w:val="16"/>
                <w:lang w:val="en-GB"/>
              </w:rPr>
              <w:t xml:space="preserve"> the</w:t>
            </w:r>
          </w:p>
          <w:p w14:paraId="0A540CB4" w14:textId="013D702D" w:rsidR="001650A1" w:rsidRPr="000F3C94" w:rsidRDefault="001650A1" w:rsidP="00C62468">
            <w:pPr>
              <w:snapToGrid w:val="0"/>
              <w:spacing w:before="60" w:after="60"/>
              <w:jc w:val="left"/>
              <w:rPr>
                <w:rFonts w:eastAsia="Times New Roman"/>
                <w:sz w:val="16"/>
                <w:szCs w:val="16"/>
                <w:lang w:val="en-GB"/>
              </w:rPr>
            </w:pPr>
            <w:r w:rsidRPr="000F3C94">
              <w:rPr>
                <w:rFonts w:eastAsia="Times New Roman"/>
                <w:sz w:val="16"/>
                <w:szCs w:val="16"/>
                <w:lang w:val="en-GB"/>
              </w:rPr>
              <w:t>language is English, UTF-8</w:t>
            </w:r>
          </w:p>
        </w:tc>
      </w:tr>
      <w:tr w:rsidR="001650A1" w:rsidRPr="000F3C94" w14:paraId="4629FCB1" w14:textId="77777777" w:rsidTr="00CC6A43">
        <w:trPr>
          <w:trHeight w:val="326"/>
        </w:trPr>
        <w:tc>
          <w:tcPr>
            <w:tcW w:w="2836" w:type="dxa"/>
          </w:tcPr>
          <w:p w14:paraId="25831EBB" w14:textId="208209CF" w:rsidR="001650A1" w:rsidRPr="000F3C94" w:rsidRDefault="001650A1" w:rsidP="00585CE9">
            <w:pPr>
              <w:snapToGrid w:val="0"/>
              <w:spacing w:before="60" w:after="60"/>
              <w:jc w:val="left"/>
              <w:rPr>
                <w:sz w:val="16"/>
                <w:szCs w:val="16"/>
                <w:lang w:val="en-GB"/>
              </w:rPr>
            </w:pPr>
            <w:proofErr w:type="spellStart"/>
            <w:r w:rsidRPr="000F3C94">
              <w:rPr>
                <w:sz w:val="16"/>
                <w:szCs w:val="16"/>
                <w:lang w:val="en-GB"/>
              </w:rPr>
              <w:lastRenderedPageBreak/>
              <w:t>otherLocale</w:t>
            </w:r>
            <w:proofErr w:type="spellEnd"/>
          </w:p>
        </w:tc>
        <w:tc>
          <w:tcPr>
            <w:tcW w:w="3899" w:type="dxa"/>
          </w:tcPr>
          <w:p w14:paraId="323EB4FD" w14:textId="1991BF9C" w:rsidR="001650A1" w:rsidRPr="000F3C94" w:rsidRDefault="001650A1" w:rsidP="00585CE9">
            <w:pPr>
              <w:snapToGrid w:val="0"/>
              <w:spacing w:before="60" w:after="60"/>
              <w:jc w:val="left"/>
              <w:rPr>
                <w:sz w:val="16"/>
                <w:szCs w:val="16"/>
                <w:lang w:val="en-GB"/>
              </w:rPr>
            </w:pPr>
            <w:r w:rsidRPr="000F3C94">
              <w:rPr>
                <w:sz w:val="16"/>
                <w:szCs w:val="16"/>
                <w:lang w:val="en-GB"/>
              </w:rPr>
              <w:t xml:space="preserve">Other languages and character sets used in the </w:t>
            </w:r>
            <w:r w:rsidR="007A4F78" w:rsidRPr="000F3C94">
              <w:rPr>
                <w:sz w:val="16"/>
                <w:szCs w:val="16"/>
                <w:lang w:val="en-GB"/>
              </w:rPr>
              <w:t>E</w:t>
            </w:r>
            <w:r w:rsidRPr="000F3C94">
              <w:rPr>
                <w:sz w:val="16"/>
                <w:szCs w:val="16"/>
                <w:lang w:val="en-GB"/>
              </w:rPr>
              <w:t xml:space="preserve">xchange </w:t>
            </w:r>
            <w:r w:rsidR="007A4F78" w:rsidRPr="000F3C94">
              <w:rPr>
                <w:sz w:val="16"/>
                <w:szCs w:val="16"/>
                <w:lang w:val="en-GB"/>
              </w:rPr>
              <w:t>C</w:t>
            </w:r>
            <w:r w:rsidRPr="000F3C94">
              <w:rPr>
                <w:sz w:val="16"/>
                <w:szCs w:val="16"/>
                <w:lang w:val="en-GB"/>
              </w:rPr>
              <w:t>atalogue</w:t>
            </w:r>
          </w:p>
        </w:tc>
        <w:tc>
          <w:tcPr>
            <w:tcW w:w="804" w:type="dxa"/>
          </w:tcPr>
          <w:p w14:paraId="2AB22B92" w14:textId="38808035" w:rsidR="001650A1" w:rsidRPr="000F3C94" w:rsidRDefault="001650A1" w:rsidP="00585CE9">
            <w:pPr>
              <w:snapToGrid w:val="0"/>
              <w:spacing w:before="60" w:after="60"/>
              <w:jc w:val="center"/>
              <w:rPr>
                <w:sz w:val="16"/>
                <w:szCs w:val="16"/>
                <w:lang w:val="en-GB"/>
              </w:rPr>
            </w:pPr>
            <w:r w:rsidRPr="000F3C94">
              <w:rPr>
                <w:sz w:val="16"/>
                <w:szCs w:val="16"/>
                <w:lang w:val="en-GB"/>
              </w:rPr>
              <w:t>0..*</w:t>
            </w:r>
          </w:p>
        </w:tc>
        <w:tc>
          <w:tcPr>
            <w:tcW w:w="2668" w:type="dxa"/>
          </w:tcPr>
          <w:p w14:paraId="103E5BD4" w14:textId="34C33178" w:rsidR="001650A1" w:rsidRPr="000F3C94" w:rsidRDefault="001650A1" w:rsidP="00C62468">
            <w:pPr>
              <w:snapToGrid w:val="0"/>
              <w:spacing w:before="60" w:after="60"/>
              <w:jc w:val="left"/>
              <w:rPr>
                <w:sz w:val="16"/>
                <w:szCs w:val="16"/>
                <w:lang w:val="en-GB"/>
              </w:rPr>
            </w:pPr>
            <w:proofErr w:type="spellStart"/>
            <w:r w:rsidRPr="000F3C94">
              <w:rPr>
                <w:sz w:val="16"/>
                <w:szCs w:val="16"/>
                <w:lang w:val="en-GB"/>
              </w:rPr>
              <w:t>PT_Locale</w:t>
            </w:r>
            <w:proofErr w:type="spellEnd"/>
          </w:p>
        </w:tc>
        <w:tc>
          <w:tcPr>
            <w:tcW w:w="4110" w:type="dxa"/>
          </w:tcPr>
          <w:p w14:paraId="43559B0C" w14:textId="77777777" w:rsidR="001650A1" w:rsidRPr="000F3C94" w:rsidRDefault="001650A1" w:rsidP="00C62468">
            <w:pPr>
              <w:snapToGrid w:val="0"/>
              <w:spacing w:before="60" w:after="60"/>
              <w:jc w:val="left"/>
              <w:rPr>
                <w:rFonts w:eastAsia="Times New Roman"/>
                <w:sz w:val="16"/>
                <w:szCs w:val="16"/>
                <w:lang w:val="en-GB"/>
              </w:rPr>
            </w:pPr>
          </w:p>
        </w:tc>
      </w:tr>
      <w:tr w:rsidR="001650A1" w:rsidRPr="000F3C94" w14:paraId="530AC4F9" w14:textId="77777777" w:rsidTr="00CC6A43">
        <w:trPr>
          <w:trHeight w:val="326"/>
        </w:trPr>
        <w:tc>
          <w:tcPr>
            <w:tcW w:w="2836" w:type="dxa"/>
          </w:tcPr>
          <w:p w14:paraId="7477431D" w14:textId="35A828C4" w:rsidR="001650A1" w:rsidRPr="000F3C94" w:rsidRDefault="001650A1" w:rsidP="00585CE9">
            <w:pPr>
              <w:snapToGrid w:val="0"/>
              <w:spacing w:before="60" w:after="60"/>
              <w:jc w:val="left"/>
              <w:rPr>
                <w:sz w:val="16"/>
                <w:szCs w:val="16"/>
                <w:lang w:val="en-GB"/>
              </w:rPr>
            </w:pPr>
            <w:proofErr w:type="spellStart"/>
            <w:r w:rsidRPr="000F3C94">
              <w:rPr>
                <w:sz w:val="16"/>
                <w:szCs w:val="16"/>
                <w:lang w:val="en-GB"/>
              </w:rPr>
              <w:t>metadataPointOfContact</w:t>
            </w:r>
            <w:proofErr w:type="spellEnd"/>
          </w:p>
        </w:tc>
        <w:tc>
          <w:tcPr>
            <w:tcW w:w="3899" w:type="dxa"/>
          </w:tcPr>
          <w:p w14:paraId="1E56A6F9" w14:textId="0F30BAAD" w:rsidR="001650A1" w:rsidRPr="000F3C94" w:rsidRDefault="001650A1" w:rsidP="00585CE9">
            <w:pPr>
              <w:snapToGrid w:val="0"/>
              <w:spacing w:before="60" w:after="60"/>
              <w:jc w:val="left"/>
              <w:rPr>
                <w:sz w:val="16"/>
                <w:szCs w:val="16"/>
                <w:lang w:val="en-GB"/>
              </w:rPr>
            </w:pPr>
            <w:r w:rsidRPr="000F3C94">
              <w:rPr>
                <w:sz w:val="16"/>
                <w:szCs w:val="16"/>
                <w:lang w:val="en-GB"/>
              </w:rPr>
              <w:t>Point of contact for metadata</w:t>
            </w:r>
          </w:p>
        </w:tc>
        <w:tc>
          <w:tcPr>
            <w:tcW w:w="804" w:type="dxa"/>
          </w:tcPr>
          <w:p w14:paraId="7D50669C" w14:textId="3771A95F" w:rsidR="001650A1" w:rsidRPr="000F3C94" w:rsidRDefault="00AA120E" w:rsidP="00585CE9">
            <w:pPr>
              <w:snapToGrid w:val="0"/>
              <w:spacing w:before="60" w:after="60"/>
              <w:jc w:val="center"/>
              <w:rPr>
                <w:sz w:val="16"/>
                <w:szCs w:val="16"/>
                <w:lang w:val="en-GB"/>
              </w:rPr>
            </w:pPr>
            <w:r w:rsidRPr="000F3C94">
              <w:rPr>
                <w:sz w:val="16"/>
                <w:szCs w:val="16"/>
                <w:lang w:val="en-GB"/>
              </w:rPr>
              <w:t>0..</w:t>
            </w:r>
            <w:r w:rsidR="001650A1" w:rsidRPr="000F3C94">
              <w:rPr>
                <w:sz w:val="16"/>
                <w:szCs w:val="16"/>
                <w:lang w:val="en-GB"/>
              </w:rPr>
              <w:t>1</w:t>
            </w:r>
          </w:p>
        </w:tc>
        <w:tc>
          <w:tcPr>
            <w:tcW w:w="2668" w:type="dxa"/>
          </w:tcPr>
          <w:p w14:paraId="627514CD" w14:textId="77777777" w:rsidR="001650A1" w:rsidRPr="005C7B04" w:rsidRDefault="001650A1" w:rsidP="00C62468">
            <w:pPr>
              <w:snapToGrid w:val="0"/>
              <w:spacing w:before="60" w:after="60"/>
              <w:jc w:val="left"/>
              <w:rPr>
                <w:sz w:val="16"/>
                <w:szCs w:val="16"/>
                <w:lang w:val="fr-FR"/>
              </w:rPr>
            </w:pPr>
            <w:proofErr w:type="spellStart"/>
            <w:r w:rsidRPr="005C7B04">
              <w:rPr>
                <w:sz w:val="16"/>
                <w:szCs w:val="16"/>
                <w:lang w:val="fr-FR"/>
              </w:rPr>
              <w:t>CI_Responsibility</w:t>
            </w:r>
            <w:proofErr w:type="spellEnd"/>
            <w:r w:rsidRPr="005C7B04">
              <w:rPr>
                <w:sz w:val="16"/>
                <w:szCs w:val="16"/>
                <w:lang w:val="fr-FR"/>
              </w:rPr>
              <w:t>&gt;</w:t>
            </w:r>
            <w:proofErr w:type="spellStart"/>
            <w:r w:rsidRPr="005C7B04">
              <w:rPr>
                <w:sz w:val="16"/>
                <w:szCs w:val="16"/>
                <w:lang w:val="fr-FR"/>
              </w:rPr>
              <w:t>CI_Individual</w:t>
            </w:r>
            <w:proofErr w:type="spellEnd"/>
            <w:r w:rsidRPr="005C7B04">
              <w:rPr>
                <w:sz w:val="16"/>
                <w:szCs w:val="16"/>
                <w:lang w:val="fr-FR"/>
              </w:rPr>
              <w:t xml:space="preserve"> or</w:t>
            </w:r>
          </w:p>
          <w:p w14:paraId="107D6BCE" w14:textId="40ABF795" w:rsidR="001650A1" w:rsidRPr="005C7B04" w:rsidRDefault="001650A1" w:rsidP="00C62468">
            <w:pPr>
              <w:snapToGrid w:val="0"/>
              <w:spacing w:before="60" w:after="60"/>
              <w:jc w:val="left"/>
              <w:rPr>
                <w:sz w:val="16"/>
                <w:szCs w:val="16"/>
                <w:lang w:val="fr-FR"/>
              </w:rPr>
            </w:pPr>
            <w:proofErr w:type="spellStart"/>
            <w:r w:rsidRPr="005C7B04">
              <w:rPr>
                <w:sz w:val="16"/>
                <w:szCs w:val="16"/>
                <w:lang w:val="fr-FR"/>
              </w:rPr>
              <w:t>CI_Responsibility</w:t>
            </w:r>
            <w:proofErr w:type="spellEnd"/>
            <w:r w:rsidRPr="005C7B04">
              <w:rPr>
                <w:sz w:val="16"/>
                <w:szCs w:val="16"/>
                <w:lang w:val="fr-FR"/>
              </w:rPr>
              <w:t>&gt;</w:t>
            </w:r>
            <w:proofErr w:type="spellStart"/>
            <w:r w:rsidRPr="005C7B04">
              <w:rPr>
                <w:sz w:val="16"/>
                <w:szCs w:val="16"/>
                <w:lang w:val="fr-FR"/>
              </w:rPr>
              <w:t>CI_Organisation</w:t>
            </w:r>
            <w:proofErr w:type="spellEnd"/>
          </w:p>
        </w:tc>
        <w:tc>
          <w:tcPr>
            <w:tcW w:w="4110" w:type="dxa"/>
          </w:tcPr>
          <w:p w14:paraId="369D7E80" w14:textId="2B8C7EF8" w:rsidR="001650A1" w:rsidRPr="000F3C94" w:rsidRDefault="001650A1" w:rsidP="00C62468">
            <w:pPr>
              <w:snapToGrid w:val="0"/>
              <w:spacing w:before="60" w:after="60"/>
              <w:jc w:val="left"/>
              <w:rPr>
                <w:rFonts w:eastAsia="Times New Roman"/>
                <w:sz w:val="16"/>
                <w:szCs w:val="16"/>
                <w:lang w:val="en-GB"/>
              </w:rPr>
            </w:pPr>
            <w:r w:rsidRPr="000F3C94">
              <w:rPr>
                <w:rFonts w:eastAsia="Times New Roman"/>
                <w:sz w:val="16"/>
                <w:szCs w:val="16"/>
                <w:lang w:val="en-GB"/>
              </w:rPr>
              <w:t xml:space="preserve">Only if </w:t>
            </w:r>
            <w:proofErr w:type="spellStart"/>
            <w:r w:rsidRPr="000F3C94">
              <w:rPr>
                <w:rFonts w:eastAsia="Times New Roman"/>
                <w:sz w:val="16"/>
                <w:szCs w:val="16"/>
                <w:lang w:val="en-GB"/>
              </w:rPr>
              <w:t>metadataPointOfContact</w:t>
            </w:r>
            <w:proofErr w:type="spellEnd"/>
            <w:r w:rsidRPr="000F3C94">
              <w:rPr>
                <w:rFonts w:eastAsia="Times New Roman"/>
                <w:sz w:val="16"/>
                <w:szCs w:val="16"/>
                <w:lang w:val="en-GB"/>
              </w:rPr>
              <w:t xml:space="preserve"> is different to </w:t>
            </w:r>
            <w:proofErr w:type="spellStart"/>
            <w:r w:rsidRPr="000F3C94">
              <w:rPr>
                <w:rFonts w:eastAsia="Times New Roman"/>
                <w:sz w:val="16"/>
                <w:szCs w:val="16"/>
                <w:lang w:val="en-GB"/>
              </w:rPr>
              <w:t>producingAgency</w:t>
            </w:r>
            <w:proofErr w:type="spellEnd"/>
          </w:p>
        </w:tc>
      </w:tr>
      <w:tr w:rsidR="001650A1" w:rsidRPr="000F3C94" w14:paraId="58AF3D23" w14:textId="77777777" w:rsidTr="00CC6A43">
        <w:trPr>
          <w:trHeight w:val="326"/>
        </w:trPr>
        <w:tc>
          <w:tcPr>
            <w:tcW w:w="2836" w:type="dxa"/>
          </w:tcPr>
          <w:p w14:paraId="3E46C1BD" w14:textId="2045D351" w:rsidR="001650A1" w:rsidRPr="000F3C94" w:rsidRDefault="001650A1" w:rsidP="00585CE9">
            <w:pPr>
              <w:snapToGrid w:val="0"/>
              <w:spacing w:before="60" w:after="60"/>
              <w:jc w:val="left"/>
              <w:rPr>
                <w:sz w:val="16"/>
                <w:szCs w:val="16"/>
                <w:lang w:val="en-GB"/>
              </w:rPr>
            </w:pPr>
            <w:proofErr w:type="spellStart"/>
            <w:r w:rsidRPr="000F3C94">
              <w:rPr>
                <w:sz w:val="16"/>
                <w:szCs w:val="16"/>
                <w:lang w:val="en-GB"/>
              </w:rPr>
              <w:t>metadataDateStamp</w:t>
            </w:r>
            <w:proofErr w:type="spellEnd"/>
          </w:p>
        </w:tc>
        <w:tc>
          <w:tcPr>
            <w:tcW w:w="3899" w:type="dxa"/>
          </w:tcPr>
          <w:p w14:paraId="3B833AAA" w14:textId="31C88924" w:rsidR="001650A1" w:rsidRPr="000F3C94" w:rsidRDefault="001650A1" w:rsidP="00585CE9">
            <w:pPr>
              <w:snapToGrid w:val="0"/>
              <w:spacing w:before="60" w:after="60"/>
              <w:jc w:val="left"/>
              <w:rPr>
                <w:sz w:val="16"/>
                <w:szCs w:val="16"/>
                <w:lang w:val="en-GB"/>
              </w:rPr>
            </w:pPr>
            <w:r w:rsidRPr="000F3C94">
              <w:rPr>
                <w:sz w:val="16"/>
                <w:szCs w:val="16"/>
                <w:lang w:val="en-GB"/>
              </w:rPr>
              <w:t>Date stamp for metadata</w:t>
            </w:r>
          </w:p>
        </w:tc>
        <w:tc>
          <w:tcPr>
            <w:tcW w:w="804" w:type="dxa"/>
          </w:tcPr>
          <w:p w14:paraId="346E5EC8" w14:textId="5349FEA0" w:rsidR="001650A1" w:rsidRPr="000F3C94" w:rsidRDefault="001650A1" w:rsidP="00585CE9">
            <w:pPr>
              <w:snapToGrid w:val="0"/>
              <w:spacing w:before="60" w:after="60"/>
              <w:jc w:val="center"/>
              <w:rPr>
                <w:sz w:val="16"/>
                <w:szCs w:val="16"/>
                <w:lang w:val="en-GB"/>
              </w:rPr>
            </w:pPr>
            <w:r w:rsidRPr="000F3C94">
              <w:rPr>
                <w:sz w:val="16"/>
                <w:szCs w:val="16"/>
                <w:lang w:val="en-GB"/>
              </w:rPr>
              <w:t>0..1</w:t>
            </w:r>
          </w:p>
        </w:tc>
        <w:tc>
          <w:tcPr>
            <w:tcW w:w="2668" w:type="dxa"/>
          </w:tcPr>
          <w:p w14:paraId="0936DC07" w14:textId="00CDFDD9" w:rsidR="001650A1" w:rsidRPr="000F3C94" w:rsidRDefault="001650A1" w:rsidP="00C62468">
            <w:pPr>
              <w:snapToGrid w:val="0"/>
              <w:spacing w:before="60" w:after="60"/>
              <w:jc w:val="left"/>
              <w:rPr>
                <w:sz w:val="16"/>
                <w:szCs w:val="16"/>
                <w:lang w:val="en-GB"/>
              </w:rPr>
            </w:pPr>
            <w:r w:rsidRPr="000F3C94">
              <w:rPr>
                <w:sz w:val="16"/>
                <w:szCs w:val="16"/>
                <w:lang w:val="en-GB"/>
              </w:rPr>
              <w:t>Date</w:t>
            </w:r>
          </w:p>
        </w:tc>
        <w:tc>
          <w:tcPr>
            <w:tcW w:w="4110" w:type="dxa"/>
          </w:tcPr>
          <w:p w14:paraId="18A3A2F5" w14:textId="79902799" w:rsidR="001650A1" w:rsidRPr="000F3C94" w:rsidRDefault="001650A1" w:rsidP="00C62468">
            <w:pPr>
              <w:snapToGrid w:val="0"/>
              <w:spacing w:before="60" w:after="60"/>
              <w:jc w:val="left"/>
              <w:rPr>
                <w:rFonts w:eastAsia="Times New Roman"/>
                <w:sz w:val="16"/>
                <w:szCs w:val="16"/>
                <w:lang w:val="en-GB"/>
              </w:rPr>
            </w:pPr>
            <w:r w:rsidRPr="000F3C94">
              <w:rPr>
                <w:sz w:val="16"/>
                <w:szCs w:val="16"/>
                <w:lang w:val="en-GB"/>
              </w:rPr>
              <w:t>May or may not be the issue date</w:t>
            </w:r>
          </w:p>
        </w:tc>
      </w:tr>
      <w:tr w:rsidR="001650A1" w:rsidRPr="000F3C94" w14:paraId="55C5B167" w14:textId="77777777" w:rsidTr="00CC6A43">
        <w:trPr>
          <w:trHeight w:val="326"/>
        </w:trPr>
        <w:tc>
          <w:tcPr>
            <w:tcW w:w="2836" w:type="dxa"/>
          </w:tcPr>
          <w:p w14:paraId="4C4D682D" w14:textId="26EE81DA" w:rsidR="001650A1" w:rsidRPr="000F3C94" w:rsidRDefault="001650A1" w:rsidP="00585CE9">
            <w:pPr>
              <w:snapToGrid w:val="0"/>
              <w:spacing w:before="60" w:after="60"/>
              <w:jc w:val="left"/>
              <w:rPr>
                <w:sz w:val="16"/>
                <w:szCs w:val="16"/>
                <w:lang w:val="en-GB"/>
              </w:rPr>
            </w:pPr>
            <w:proofErr w:type="spellStart"/>
            <w:r w:rsidRPr="000F3C94">
              <w:rPr>
                <w:sz w:val="16"/>
                <w:szCs w:val="16"/>
                <w:lang w:val="en-GB"/>
              </w:rPr>
              <w:t>replacedData</w:t>
            </w:r>
            <w:proofErr w:type="spellEnd"/>
          </w:p>
        </w:tc>
        <w:tc>
          <w:tcPr>
            <w:tcW w:w="3899" w:type="dxa"/>
          </w:tcPr>
          <w:p w14:paraId="50A25E8A" w14:textId="7BDAA2F5" w:rsidR="001650A1" w:rsidRPr="000F3C94" w:rsidRDefault="001650A1" w:rsidP="00585CE9">
            <w:pPr>
              <w:snapToGrid w:val="0"/>
              <w:spacing w:before="60" w:after="60"/>
              <w:jc w:val="left"/>
              <w:rPr>
                <w:sz w:val="16"/>
                <w:szCs w:val="16"/>
                <w:lang w:val="en-GB"/>
              </w:rPr>
            </w:pPr>
            <w:r w:rsidRPr="000F3C94">
              <w:rPr>
                <w:sz w:val="16"/>
                <w:szCs w:val="16"/>
                <w:lang w:val="en-GB"/>
              </w:rPr>
              <w:t>If a data file is cancelled is it replaced by another data file</w:t>
            </w:r>
          </w:p>
        </w:tc>
        <w:tc>
          <w:tcPr>
            <w:tcW w:w="804" w:type="dxa"/>
          </w:tcPr>
          <w:p w14:paraId="0011A5F5" w14:textId="1F3B42BD" w:rsidR="001650A1" w:rsidRPr="000F3C94" w:rsidRDefault="001650A1" w:rsidP="00585CE9">
            <w:pPr>
              <w:snapToGrid w:val="0"/>
              <w:spacing w:before="60" w:after="60"/>
              <w:jc w:val="center"/>
              <w:rPr>
                <w:sz w:val="16"/>
                <w:szCs w:val="16"/>
                <w:lang w:val="en-GB"/>
              </w:rPr>
            </w:pPr>
            <w:r w:rsidRPr="000F3C94">
              <w:rPr>
                <w:sz w:val="16"/>
                <w:szCs w:val="16"/>
                <w:lang w:val="en-GB"/>
              </w:rPr>
              <w:t>0..1</w:t>
            </w:r>
          </w:p>
        </w:tc>
        <w:tc>
          <w:tcPr>
            <w:tcW w:w="2668" w:type="dxa"/>
          </w:tcPr>
          <w:p w14:paraId="401868F8" w14:textId="2B483E38" w:rsidR="001650A1" w:rsidRPr="000F3C94" w:rsidRDefault="001650A1" w:rsidP="00C62468">
            <w:pPr>
              <w:snapToGrid w:val="0"/>
              <w:spacing w:before="60" w:after="60"/>
              <w:jc w:val="left"/>
              <w:rPr>
                <w:sz w:val="16"/>
                <w:szCs w:val="16"/>
                <w:lang w:val="en-GB"/>
              </w:rPr>
            </w:pPr>
            <w:r w:rsidRPr="000F3C94">
              <w:rPr>
                <w:sz w:val="16"/>
                <w:szCs w:val="16"/>
                <w:lang w:val="en-GB"/>
              </w:rPr>
              <w:t>Boolean</w:t>
            </w:r>
          </w:p>
        </w:tc>
        <w:tc>
          <w:tcPr>
            <w:tcW w:w="4110" w:type="dxa"/>
          </w:tcPr>
          <w:p w14:paraId="037FB815" w14:textId="77777777" w:rsidR="001650A1" w:rsidRPr="000F3C94" w:rsidRDefault="001650A1" w:rsidP="00C62468">
            <w:pPr>
              <w:snapToGrid w:val="0"/>
              <w:spacing w:before="60" w:after="60"/>
              <w:jc w:val="left"/>
              <w:rPr>
                <w:sz w:val="16"/>
                <w:szCs w:val="16"/>
                <w:lang w:val="en-GB"/>
              </w:rPr>
            </w:pPr>
          </w:p>
        </w:tc>
      </w:tr>
      <w:tr w:rsidR="001650A1" w:rsidRPr="000F3C94" w14:paraId="56DE4EFD" w14:textId="77777777" w:rsidTr="00CC6A43">
        <w:trPr>
          <w:trHeight w:val="326"/>
        </w:trPr>
        <w:tc>
          <w:tcPr>
            <w:tcW w:w="2836" w:type="dxa"/>
          </w:tcPr>
          <w:p w14:paraId="40756C82" w14:textId="16265CCF" w:rsidR="001650A1" w:rsidRPr="000F3C94" w:rsidRDefault="001650A1" w:rsidP="00585CE9">
            <w:pPr>
              <w:snapToGrid w:val="0"/>
              <w:spacing w:before="60" w:after="60"/>
              <w:jc w:val="left"/>
              <w:rPr>
                <w:sz w:val="16"/>
                <w:szCs w:val="16"/>
                <w:lang w:val="en-GB"/>
              </w:rPr>
            </w:pPr>
            <w:proofErr w:type="spellStart"/>
            <w:r w:rsidRPr="000F3C94">
              <w:rPr>
                <w:sz w:val="16"/>
                <w:szCs w:val="16"/>
                <w:lang w:val="en-GB"/>
              </w:rPr>
              <w:t>dataReplacement</w:t>
            </w:r>
            <w:proofErr w:type="spellEnd"/>
          </w:p>
        </w:tc>
        <w:tc>
          <w:tcPr>
            <w:tcW w:w="3899" w:type="dxa"/>
          </w:tcPr>
          <w:p w14:paraId="73D082C0" w14:textId="40E3F17E" w:rsidR="001650A1" w:rsidRPr="000F3C94" w:rsidRDefault="001650A1" w:rsidP="00585CE9">
            <w:pPr>
              <w:snapToGrid w:val="0"/>
              <w:spacing w:before="60" w:after="60"/>
              <w:jc w:val="left"/>
              <w:rPr>
                <w:sz w:val="16"/>
                <w:szCs w:val="16"/>
                <w:lang w:val="en-GB"/>
              </w:rPr>
            </w:pPr>
            <w:r w:rsidRPr="000F3C94">
              <w:rPr>
                <w:sz w:val="16"/>
                <w:szCs w:val="16"/>
                <w:lang w:val="en-GB"/>
              </w:rPr>
              <w:t>Cell name</w:t>
            </w:r>
          </w:p>
        </w:tc>
        <w:tc>
          <w:tcPr>
            <w:tcW w:w="804" w:type="dxa"/>
          </w:tcPr>
          <w:p w14:paraId="2135038D" w14:textId="47BC0154" w:rsidR="001650A1" w:rsidRPr="000F3C94" w:rsidRDefault="001650A1" w:rsidP="00585CE9">
            <w:pPr>
              <w:snapToGrid w:val="0"/>
              <w:spacing w:before="60" w:after="60"/>
              <w:jc w:val="center"/>
              <w:rPr>
                <w:rFonts w:eastAsia="Malgun Gothic"/>
                <w:sz w:val="16"/>
                <w:szCs w:val="16"/>
                <w:lang w:val="en-GB"/>
              </w:rPr>
            </w:pPr>
            <w:r w:rsidRPr="000F3C94">
              <w:rPr>
                <w:rFonts w:eastAsia="Malgun Gothic"/>
                <w:sz w:val="16"/>
                <w:szCs w:val="16"/>
                <w:lang w:val="en-GB"/>
              </w:rPr>
              <w:t>0..*</w:t>
            </w:r>
          </w:p>
        </w:tc>
        <w:tc>
          <w:tcPr>
            <w:tcW w:w="2668" w:type="dxa"/>
          </w:tcPr>
          <w:p w14:paraId="09D5FF2F" w14:textId="2BB274FC" w:rsidR="001650A1" w:rsidRPr="000F3C94" w:rsidRDefault="001650A1" w:rsidP="00C62468">
            <w:pPr>
              <w:snapToGrid w:val="0"/>
              <w:spacing w:before="60" w:after="60"/>
              <w:jc w:val="left"/>
              <w:rPr>
                <w:sz w:val="16"/>
                <w:szCs w:val="16"/>
                <w:lang w:val="en-GB"/>
              </w:rPr>
            </w:pPr>
            <w:proofErr w:type="spellStart"/>
            <w:r w:rsidRPr="000F3C94">
              <w:rPr>
                <w:sz w:val="16"/>
                <w:szCs w:val="16"/>
                <w:lang w:val="en-GB"/>
              </w:rPr>
              <w:t>CharacterString</w:t>
            </w:r>
            <w:proofErr w:type="spellEnd"/>
          </w:p>
        </w:tc>
        <w:tc>
          <w:tcPr>
            <w:tcW w:w="4110" w:type="dxa"/>
          </w:tcPr>
          <w:p w14:paraId="71AB6212" w14:textId="344C806B" w:rsidR="001650A1" w:rsidRPr="000F3C94" w:rsidRDefault="001650A1" w:rsidP="00C62468">
            <w:pPr>
              <w:snapToGrid w:val="0"/>
              <w:spacing w:before="60" w:after="60"/>
              <w:jc w:val="left"/>
              <w:rPr>
                <w:sz w:val="16"/>
                <w:szCs w:val="16"/>
                <w:lang w:val="en-GB"/>
              </w:rPr>
            </w:pPr>
            <w:r w:rsidRPr="000F3C94">
              <w:rPr>
                <w:sz w:val="16"/>
                <w:szCs w:val="16"/>
                <w:lang w:val="en-GB"/>
              </w:rPr>
              <w:t>A dataset may be replaced by 1 or more datasets</w:t>
            </w:r>
          </w:p>
        </w:tc>
      </w:tr>
      <w:tr w:rsidR="001650A1" w:rsidRPr="000F3C94" w14:paraId="2EC41D47" w14:textId="77777777" w:rsidTr="00CC6A43">
        <w:trPr>
          <w:trHeight w:val="326"/>
        </w:trPr>
        <w:tc>
          <w:tcPr>
            <w:tcW w:w="2836" w:type="dxa"/>
          </w:tcPr>
          <w:p w14:paraId="3E74A9BF" w14:textId="34FBB823" w:rsidR="001650A1" w:rsidRPr="000F3C94" w:rsidRDefault="001650A1" w:rsidP="00585CE9">
            <w:pPr>
              <w:snapToGrid w:val="0"/>
              <w:spacing w:before="60" w:after="60"/>
              <w:jc w:val="left"/>
              <w:rPr>
                <w:sz w:val="16"/>
                <w:szCs w:val="16"/>
                <w:lang w:val="en-GB"/>
              </w:rPr>
            </w:pPr>
            <w:proofErr w:type="spellStart"/>
            <w:r w:rsidRPr="000F3C94">
              <w:rPr>
                <w:sz w:val="16"/>
                <w:szCs w:val="16"/>
                <w:lang w:val="en-GB"/>
              </w:rPr>
              <w:t>navigationPurpose</w:t>
            </w:r>
            <w:proofErr w:type="spellEnd"/>
          </w:p>
        </w:tc>
        <w:tc>
          <w:tcPr>
            <w:tcW w:w="3899" w:type="dxa"/>
          </w:tcPr>
          <w:p w14:paraId="1CA0CBCC" w14:textId="2458B9DD" w:rsidR="001650A1" w:rsidRPr="000F3C94" w:rsidRDefault="001650A1" w:rsidP="00585CE9">
            <w:pPr>
              <w:snapToGrid w:val="0"/>
              <w:spacing w:before="60" w:after="60"/>
              <w:jc w:val="left"/>
              <w:rPr>
                <w:sz w:val="16"/>
                <w:szCs w:val="16"/>
                <w:lang w:val="en-GB"/>
              </w:rPr>
            </w:pPr>
            <w:r w:rsidRPr="000F3C94">
              <w:rPr>
                <w:sz w:val="16"/>
                <w:szCs w:val="16"/>
                <w:lang w:val="en-GB"/>
              </w:rPr>
              <w:t>Classification of intended navigation purpose (for Catalogue indexing purposes)</w:t>
            </w:r>
          </w:p>
        </w:tc>
        <w:tc>
          <w:tcPr>
            <w:tcW w:w="804" w:type="dxa"/>
          </w:tcPr>
          <w:p w14:paraId="5FB7088E" w14:textId="62FD77C8" w:rsidR="001650A1" w:rsidRPr="000F3C94" w:rsidRDefault="001650A1" w:rsidP="00585CE9">
            <w:pPr>
              <w:snapToGrid w:val="0"/>
              <w:spacing w:before="60" w:after="60"/>
              <w:jc w:val="center"/>
              <w:rPr>
                <w:rFonts w:eastAsia="Malgun Gothic"/>
                <w:sz w:val="16"/>
                <w:szCs w:val="16"/>
                <w:lang w:val="en-GB"/>
              </w:rPr>
            </w:pPr>
            <w:r w:rsidRPr="000F3C94">
              <w:rPr>
                <w:rFonts w:eastAsia="Malgun Gothic"/>
                <w:sz w:val="16"/>
                <w:szCs w:val="16"/>
                <w:lang w:val="en-GB"/>
              </w:rPr>
              <w:t>0..3</w:t>
            </w:r>
          </w:p>
        </w:tc>
        <w:tc>
          <w:tcPr>
            <w:tcW w:w="2668" w:type="dxa"/>
          </w:tcPr>
          <w:p w14:paraId="0BD01950" w14:textId="45F486BB" w:rsidR="001650A1" w:rsidRPr="000F3C94" w:rsidRDefault="001650A1" w:rsidP="00C62468">
            <w:pPr>
              <w:snapToGrid w:val="0"/>
              <w:spacing w:before="60" w:after="60"/>
              <w:jc w:val="left"/>
              <w:rPr>
                <w:sz w:val="16"/>
                <w:szCs w:val="16"/>
                <w:lang w:val="en-GB"/>
              </w:rPr>
            </w:pPr>
            <w:r w:rsidRPr="000F3C94">
              <w:rPr>
                <w:sz w:val="16"/>
                <w:szCs w:val="16"/>
                <w:lang w:val="en-GB"/>
              </w:rPr>
              <w:t>S100_NavigationPurpose</w:t>
            </w:r>
          </w:p>
        </w:tc>
        <w:tc>
          <w:tcPr>
            <w:tcW w:w="4110" w:type="dxa"/>
          </w:tcPr>
          <w:p w14:paraId="4967D0DA" w14:textId="3C9EAF82" w:rsidR="001650A1" w:rsidRPr="000F3C94" w:rsidRDefault="001650A1" w:rsidP="00C62468">
            <w:pPr>
              <w:snapToGrid w:val="0"/>
              <w:spacing w:before="60" w:after="60"/>
              <w:jc w:val="left"/>
              <w:rPr>
                <w:sz w:val="16"/>
                <w:szCs w:val="16"/>
                <w:lang w:val="en-GB"/>
              </w:rPr>
            </w:pPr>
            <w:r w:rsidRPr="000F3C94">
              <w:rPr>
                <w:sz w:val="16"/>
                <w:szCs w:val="16"/>
                <w:lang w:val="en-GB"/>
              </w:rPr>
              <w:t>If Product Specification is intended for creation of navigational products this attribute should be mandatory</w:t>
            </w:r>
          </w:p>
        </w:tc>
      </w:tr>
      <w:tr w:rsidR="001650A1" w:rsidRPr="000F3C94" w14:paraId="5C9BACB7" w14:textId="77777777" w:rsidTr="00CC6A43">
        <w:trPr>
          <w:trHeight w:val="326"/>
        </w:trPr>
        <w:tc>
          <w:tcPr>
            <w:tcW w:w="2836" w:type="dxa"/>
          </w:tcPr>
          <w:p w14:paraId="0A9486E3" w14:textId="5E2BCA0D" w:rsidR="001650A1" w:rsidRPr="000F3C94" w:rsidRDefault="001650A1" w:rsidP="00585CE9">
            <w:pPr>
              <w:snapToGrid w:val="0"/>
              <w:spacing w:before="60" w:after="60"/>
              <w:jc w:val="left"/>
              <w:rPr>
                <w:sz w:val="16"/>
                <w:szCs w:val="16"/>
                <w:lang w:val="en-GB"/>
              </w:rPr>
            </w:pPr>
            <w:proofErr w:type="spellStart"/>
            <w:r w:rsidRPr="000F3C94">
              <w:rPr>
                <w:sz w:val="16"/>
                <w:szCs w:val="16"/>
                <w:lang w:val="en-GB"/>
              </w:rPr>
              <w:t>resourceMaintenance</w:t>
            </w:r>
            <w:proofErr w:type="spellEnd"/>
          </w:p>
        </w:tc>
        <w:tc>
          <w:tcPr>
            <w:tcW w:w="3899" w:type="dxa"/>
          </w:tcPr>
          <w:p w14:paraId="7F076DE1" w14:textId="057E098F" w:rsidR="001650A1" w:rsidRPr="000F3C94" w:rsidRDefault="001650A1" w:rsidP="00585CE9">
            <w:pPr>
              <w:snapToGrid w:val="0"/>
              <w:spacing w:before="60" w:after="60"/>
              <w:jc w:val="left"/>
              <w:rPr>
                <w:sz w:val="16"/>
                <w:szCs w:val="16"/>
                <w:lang w:val="en-GB"/>
              </w:rPr>
            </w:pPr>
            <w:r w:rsidRPr="000F3C94">
              <w:rPr>
                <w:sz w:val="16"/>
                <w:szCs w:val="16"/>
                <w:lang w:val="en-GB"/>
              </w:rPr>
              <w:t>Information about the frequency of resource updates, and the scope of those updates</w:t>
            </w:r>
          </w:p>
        </w:tc>
        <w:tc>
          <w:tcPr>
            <w:tcW w:w="804" w:type="dxa"/>
          </w:tcPr>
          <w:p w14:paraId="5B0F5283" w14:textId="765E7F7D" w:rsidR="001650A1" w:rsidRPr="000F3C94" w:rsidRDefault="001650A1" w:rsidP="00585CE9">
            <w:pPr>
              <w:snapToGrid w:val="0"/>
              <w:spacing w:before="60" w:after="60"/>
              <w:jc w:val="center"/>
              <w:rPr>
                <w:rFonts w:eastAsia="Malgun Gothic"/>
                <w:sz w:val="16"/>
                <w:szCs w:val="16"/>
                <w:lang w:val="en-GB"/>
              </w:rPr>
            </w:pPr>
            <w:r w:rsidRPr="000F3C94">
              <w:rPr>
                <w:rFonts w:eastAsia="Malgun Gothic"/>
                <w:sz w:val="16"/>
                <w:szCs w:val="16"/>
                <w:lang w:val="en-GB"/>
              </w:rPr>
              <w:t>0..1</w:t>
            </w:r>
          </w:p>
        </w:tc>
        <w:tc>
          <w:tcPr>
            <w:tcW w:w="2668" w:type="dxa"/>
          </w:tcPr>
          <w:p w14:paraId="75DD5C81" w14:textId="243C102C" w:rsidR="001650A1" w:rsidRPr="000F3C94" w:rsidRDefault="001650A1" w:rsidP="00C62468">
            <w:pPr>
              <w:snapToGrid w:val="0"/>
              <w:spacing w:before="60" w:after="60"/>
              <w:jc w:val="left"/>
              <w:rPr>
                <w:sz w:val="16"/>
                <w:szCs w:val="16"/>
                <w:lang w:val="en-GB"/>
              </w:rPr>
            </w:pPr>
            <w:proofErr w:type="spellStart"/>
            <w:r w:rsidRPr="000F3C94">
              <w:rPr>
                <w:sz w:val="16"/>
                <w:szCs w:val="16"/>
                <w:lang w:val="en-GB"/>
              </w:rPr>
              <w:t>MD_MaintenanceInformation</w:t>
            </w:r>
            <w:proofErr w:type="spellEnd"/>
          </w:p>
        </w:tc>
        <w:tc>
          <w:tcPr>
            <w:tcW w:w="4110" w:type="dxa"/>
          </w:tcPr>
          <w:p w14:paraId="643FE9DF" w14:textId="2715747C" w:rsidR="001650A1" w:rsidRPr="000F3C94" w:rsidRDefault="001650A1" w:rsidP="00C62468">
            <w:pPr>
              <w:snapToGrid w:val="0"/>
              <w:spacing w:before="60" w:after="60"/>
              <w:jc w:val="left"/>
              <w:rPr>
                <w:sz w:val="16"/>
                <w:szCs w:val="16"/>
                <w:lang w:val="en-GB"/>
              </w:rPr>
            </w:pPr>
            <w:r w:rsidRPr="000F3C94">
              <w:rPr>
                <w:sz w:val="16"/>
                <w:szCs w:val="16"/>
                <w:lang w:val="en-GB"/>
              </w:rPr>
              <w:t>S-100 restricts the multiplicity to 0..1 and adds specific restrictions on the ISO</w:t>
            </w:r>
          </w:p>
          <w:p w14:paraId="7C787A72" w14:textId="047BF9D8" w:rsidR="001650A1" w:rsidRPr="000F3C94" w:rsidRDefault="001650A1" w:rsidP="00C62468">
            <w:pPr>
              <w:snapToGrid w:val="0"/>
              <w:spacing w:before="60" w:after="60"/>
              <w:jc w:val="left"/>
              <w:rPr>
                <w:sz w:val="16"/>
                <w:szCs w:val="16"/>
                <w:lang w:val="en-GB"/>
              </w:rPr>
            </w:pPr>
            <w:r w:rsidRPr="000F3C94">
              <w:rPr>
                <w:sz w:val="16"/>
                <w:szCs w:val="16"/>
                <w:lang w:val="en-GB"/>
              </w:rPr>
              <w:t xml:space="preserve">19115 structure and content. See clause </w:t>
            </w:r>
            <w:proofErr w:type="spellStart"/>
            <w:r w:rsidRPr="000F3C94">
              <w:rPr>
                <w:sz w:val="16"/>
                <w:szCs w:val="16"/>
                <w:lang w:val="en-GB"/>
              </w:rPr>
              <w:t>MD_MaintenanceInformation</w:t>
            </w:r>
            <w:proofErr w:type="spellEnd"/>
            <w:r w:rsidRPr="000F3C94">
              <w:rPr>
                <w:sz w:val="16"/>
                <w:szCs w:val="16"/>
                <w:lang w:val="en-GB"/>
              </w:rPr>
              <w:t xml:space="preserve"> later in this Part</w:t>
            </w:r>
          </w:p>
          <w:p w14:paraId="4832B6CD" w14:textId="1DEA0F11" w:rsidR="001650A1" w:rsidRPr="000F3C94" w:rsidRDefault="001650A1" w:rsidP="00C62468">
            <w:pPr>
              <w:snapToGrid w:val="0"/>
              <w:spacing w:before="60" w:after="60"/>
              <w:jc w:val="left"/>
              <w:rPr>
                <w:sz w:val="16"/>
                <w:szCs w:val="16"/>
                <w:lang w:val="en-GB"/>
              </w:rPr>
            </w:pPr>
            <w:r w:rsidRPr="000F3C94">
              <w:rPr>
                <w:sz w:val="16"/>
                <w:szCs w:val="16"/>
                <w:lang w:val="en-GB"/>
              </w:rPr>
              <w:t xml:space="preserve">Format: </w:t>
            </w:r>
            <w:proofErr w:type="spellStart"/>
            <w:r w:rsidRPr="000F3C94">
              <w:rPr>
                <w:sz w:val="16"/>
                <w:szCs w:val="16"/>
                <w:lang w:val="en-GB"/>
              </w:rPr>
              <w:t>PnYnMnDTnHnMnS</w:t>
            </w:r>
            <w:proofErr w:type="spellEnd"/>
            <w:r w:rsidRPr="000F3C94">
              <w:rPr>
                <w:sz w:val="16"/>
                <w:szCs w:val="16"/>
                <w:lang w:val="en-GB"/>
              </w:rPr>
              <w:t xml:space="preserve"> (XML built in type for ISO 8601 duration). See clause 17-4.9</w:t>
            </w:r>
          </w:p>
        </w:tc>
      </w:tr>
    </w:tbl>
    <w:p w14:paraId="7C43170A" w14:textId="77777777" w:rsidR="00A15250" w:rsidRPr="000F3C94" w:rsidRDefault="00A15250" w:rsidP="002569FD">
      <w:pPr>
        <w:spacing w:after="0"/>
        <w:rPr>
          <w:lang w:val="en-GB"/>
        </w:rPr>
      </w:pPr>
      <w:bookmarkStart w:id="576" w:name="_Toc519515902"/>
      <w:bookmarkStart w:id="577" w:name="_Toc519516099"/>
      <w:bookmarkStart w:id="578" w:name="_Toc152232614"/>
      <w:bookmarkEnd w:id="576"/>
      <w:bookmarkEnd w:id="577"/>
    </w:p>
    <w:p w14:paraId="4E844340" w14:textId="1A20ED7A" w:rsidR="00F450B7" w:rsidRPr="000F3C94" w:rsidRDefault="00F450B7" w:rsidP="002569FD">
      <w:pPr>
        <w:pStyle w:val="Heading4"/>
        <w:tabs>
          <w:tab w:val="clear" w:pos="940"/>
          <w:tab w:val="clear" w:pos="1140"/>
          <w:tab w:val="clear" w:pos="1360"/>
        </w:tabs>
        <w:rPr>
          <w:lang w:val="en-GB"/>
        </w:rPr>
      </w:pPr>
      <w:r w:rsidRPr="000F3C94">
        <w:rPr>
          <w:lang w:val="en-GB"/>
        </w:rPr>
        <w:t>S100_NavigationPurpose</w:t>
      </w:r>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2977"/>
        <w:gridCol w:w="3402"/>
        <w:gridCol w:w="850"/>
        <w:gridCol w:w="5670"/>
      </w:tblGrid>
      <w:tr w:rsidR="00A6719A" w:rsidRPr="000F3C94" w14:paraId="2961D7FB" w14:textId="77777777" w:rsidTr="00DC1871">
        <w:trPr>
          <w:trHeight w:val="277"/>
        </w:trPr>
        <w:tc>
          <w:tcPr>
            <w:tcW w:w="1418" w:type="dxa"/>
            <w:shd w:val="clear" w:color="auto" w:fill="E7E6E6"/>
          </w:tcPr>
          <w:p w14:paraId="2570C892" w14:textId="33A52A22" w:rsidR="00A6719A" w:rsidRPr="000F3C94" w:rsidRDefault="00A6719A" w:rsidP="00A6719A">
            <w:pPr>
              <w:snapToGrid w:val="0"/>
              <w:spacing w:before="60" w:after="60"/>
              <w:jc w:val="left"/>
              <w:rPr>
                <w:b/>
                <w:sz w:val="16"/>
                <w:szCs w:val="16"/>
                <w:lang w:val="en-GB"/>
              </w:rPr>
            </w:pPr>
            <w:r w:rsidRPr="000F3C94">
              <w:rPr>
                <w:b/>
                <w:sz w:val="16"/>
                <w:szCs w:val="16"/>
                <w:lang w:val="en-GB"/>
              </w:rPr>
              <w:t>Item</w:t>
            </w:r>
          </w:p>
        </w:tc>
        <w:tc>
          <w:tcPr>
            <w:tcW w:w="2977" w:type="dxa"/>
            <w:shd w:val="clear" w:color="auto" w:fill="E7E6E6"/>
          </w:tcPr>
          <w:p w14:paraId="1A5BC580" w14:textId="646A810D" w:rsidR="00A6719A" w:rsidRPr="000F3C94" w:rsidRDefault="00A6719A" w:rsidP="00A6719A">
            <w:pPr>
              <w:snapToGrid w:val="0"/>
              <w:spacing w:before="60" w:after="60"/>
              <w:jc w:val="left"/>
              <w:rPr>
                <w:b/>
                <w:sz w:val="16"/>
                <w:szCs w:val="16"/>
                <w:lang w:val="en-GB"/>
              </w:rPr>
            </w:pPr>
            <w:r w:rsidRPr="000F3C94">
              <w:rPr>
                <w:b/>
                <w:sz w:val="16"/>
                <w:szCs w:val="16"/>
                <w:lang w:val="en-GB"/>
              </w:rPr>
              <w:t>Name</w:t>
            </w:r>
          </w:p>
        </w:tc>
        <w:tc>
          <w:tcPr>
            <w:tcW w:w="3402" w:type="dxa"/>
            <w:shd w:val="clear" w:color="auto" w:fill="E7E6E6"/>
          </w:tcPr>
          <w:p w14:paraId="4DB48376" w14:textId="77777777" w:rsidR="00A6719A" w:rsidRPr="000F3C94" w:rsidRDefault="00A6719A" w:rsidP="00A6719A">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cPr>
          <w:p w14:paraId="2124160B" w14:textId="76C0F7E5" w:rsidR="00A6719A" w:rsidRPr="000F3C94" w:rsidRDefault="00A6719A" w:rsidP="00A6719A">
            <w:pPr>
              <w:snapToGrid w:val="0"/>
              <w:spacing w:before="60" w:after="60"/>
              <w:jc w:val="center"/>
              <w:rPr>
                <w:b/>
                <w:sz w:val="16"/>
                <w:szCs w:val="16"/>
                <w:lang w:val="en-GB"/>
              </w:rPr>
            </w:pPr>
            <w:r w:rsidRPr="000F3C94">
              <w:rPr>
                <w:b/>
                <w:sz w:val="16"/>
                <w:szCs w:val="16"/>
                <w:lang w:val="en-GB"/>
              </w:rPr>
              <w:t>Code</w:t>
            </w:r>
          </w:p>
        </w:tc>
        <w:tc>
          <w:tcPr>
            <w:tcW w:w="5670" w:type="dxa"/>
            <w:shd w:val="clear" w:color="auto" w:fill="E7E6E6"/>
          </w:tcPr>
          <w:p w14:paraId="2629B718" w14:textId="77777777" w:rsidR="00A6719A" w:rsidRPr="000F3C94" w:rsidRDefault="00A6719A" w:rsidP="00A6719A">
            <w:pPr>
              <w:snapToGrid w:val="0"/>
              <w:spacing w:before="60" w:after="60"/>
              <w:jc w:val="left"/>
              <w:rPr>
                <w:b/>
                <w:sz w:val="16"/>
                <w:szCs w:val="16"/>
                <w:lang w:val="en-GB"/>
              </w:rPr>
            </w:pPr>
            <w:r w:rsidRPr="000F3C94">
              <w:rPr>
                <w:b/>
                <w:sz w:val="16"/>
                <w:szCs w:val="16"/>
                <w:lang w:val="en-GB"/>
              </w:rPr>
              <w:t>Remarks</w:t>
            </w:r>
          </w:p>
        </w:tc>
      </w:tr>
      <w:tr w:rsidR="00A6719A" w:rsidRPr="000F3C94" w14:paraId="18AB5CE8" w14:textId="77777777" w:rsidTr="00DC1871">
        <w:trPr>
          <w:trHeight w:val="305"/>
        </w:trPr>
        <w:tc>
          <w:tcPr>
            <w:tcW w:w="1418" w:type="dxa"/>
          </w:tcPr>
          <w:p w14:paraId="1F66AC5B" w14:textId="624E267A" w:rsidR="00A6719A" w:rsidRPr="000F3C94" w:rsidRDefault="00A6719A" w:rsidP="00A6719A">
            <w:pPr>
              <w:snapToGrid w:val="0"/>
              <w:spacing w:before="60" w:after="60"/>
              <w:jc w:val="left"/>
              <w:rPr>
                <w:sz w:val="16"/>
                <w:szCs w:val="16"/>
                <w:lang w:val="en-GB"/>
              </w:rPr>
            </w:pPr>
            <w:r w:rsidRPr="000F3C94">
              <w:rPr>
                <w:sz w:val="16"/>
                <w:szCs w:val="16"/>
                <w:lang w:val="en-GB"/>
              </w:rPr>
              <w:t>Enumeration</w:t>
            </w:r>
          </w:p>
        </w:tc>
        <w:tc>
          <w:tcPr>
            <w:tcW w:w="2977" w:type="dxa"/>
          </w:tcPr>
          <w:p w14:paraId="29A7895F" w14:textId="4E64D394" w:rsidR="00A6719A" w:rsidRPr="000F3C94" w:rsidRDefault="00A6719A" w:rsidP="00A6719A">
            <w:pPr>
              <w:snapToGrid w:val="0"/>
              <w:spacing w:before="60" w:after="60"/>
              <w:jc w:val="left"/>
              <w:rPr>
                <w:sz w:val="16"/>
                <w:szCs w:val="16"/>
                <w:lang w:val="en-GB"/>
              </w:rPr>
            </w:pPr>
            <w:r w:rsidRPr="000F3C94">
              <w:rPr>
                <w:sz w:val="16"/>
                <w:szCs w:val="16"/>
                <w:lang w:val="en-GB"/>
              </w:rPr>
              <w:t>S100_NavigationPurpose</w:t>
            </w:r>
          </w:p>
        </w:tc>
        <w:tc>
          <w:tcPr>
            <w:tcW w:w="3402" w:type="dxa"/>
          </w:tcPr>
          <w:p w14:paraId="1B4DC0CB" w14:textId="702B922D" w:rsidR="00A6719A" w:rsidRPr="000F3C94" w:rsidRDefault="00A6719A" w:rsidP="00A6719A">
            <w:pPr>
              <w:snapToGrid w:val="0"/>
              <w:spacing w:before="60" w:after="60"/>
              <w:jc w:val="left"/>
              <w:rPr>
                <w:sz w:val="16"/>
                <w:szCs w:val="16"/>
                <w:lang w:val="en-GB"/>
              </w:rPr>
            </w:pPr>
            <w:r w:rsidRPr="000F3C94">
              <w:rPr>
                <w:sz w:val="16"/>
                <w:szCs w:val="16"/>
                <w:lang w:val="en-GB"/>
              </w:rPr>
              <w:t>The navigational purpose of the dataset</w:t>
            </w:r>
          </w:p>
        </w:tc>
        <w:tc>
          <w:tcPr>
            <w:tcW w:w="850" w:type="dxa"/>
          </w:tcPr>
          <w:p w14:paraId="10E9DB37" w14:textId="77777777" w:rsidR="00A6719A" w:rsidRPr="000F3C94" w:rsidRDefault="00A6719A" w:rsidP="00A6719A">
            <w:pPr>
              <w:snapToGrid w:val="0"/>
              <w:spacing w:before="60" w:after="60"/>
              <w:jc w:val="center"/>
              <w:rPr>
                <w:sz w:val="16"/>
                <w:szCs w:val="16"/>
                <w:lang w:val="en-GB"/>
              </w:rPr>
            </w:pPr>
            <w:r w:rsidRPr="000F3C94">
              <w:rPr>
                <w:sz w:val="16"/>
                <w:szCs w:val="16"/>
                <w:lang w:val="en-GB"/>
              </w:rPr>
              <w:t>-</w:t>
            </w:r>
          </w:p>
        </w:tc>
        <w:tc>
          <w:tcPr>
            <w:tcW w:w="5670" w:type="dxa"/>
          </w:tcPr>
          <w:p w14:paraId="6411C47A" w14:textId="77777777" w:rsidR="00A6719A" w:rsidRPr="000F3C94" w:rsidRDefault="00A6719A" w:rsidP="00A6719A">
            <w:pPr>
              <w:snapToGrid w:val="0"/>
              <w:spacing w:before="60" w:after="60"/>
              <w:jc w:val="left"/>
              <w:rPr>
                <w:sz w:val="16"/>
                <w:szCs w:val="16"/>
                <w:lang w:val="en-GB"/>
              </w:rPr>
            </w:pPr>
            <w:r w:rsidRPr="000F3C94">
              <w:rPr>
                <w:sz w:val="16"/>
                <w:szCs w:val="16"/>
                <w:lang w:val="en-GB"/>
              </w:rPr>
              <w:t>-</w:t>
            </w:r>
          </w:p>
        </w:tc>
      </w:tr>
      <w:tr w:rsidR="00A6719A" w:rsidRPr="000F3C94" w14:paraId="1E623E4E" w14:textId="77777777" w:rsidTr="00DC1871">
        <w:trPr>
          <w:trHeight w:val="277"/>
        </w:trPr>
        <w:tc>
          <w:tcPr>
            <w:tcW w:w="1418" w:type="dxa"/>
          </w:tcPr>
          <w:p w14:paraId="7EDFEC88" w14:textId="6B270523" w:rsidR="00A6719A" w:rsidRPr="000F3C94" w:rsidRDefault="00A6719A" w:rsidP="00A6719A">
            <w:pPr>
              <w:snapToGrid w:val="0"/>
              <w:spacing w:before="60" w:after="60"/>
              <w:jc w:val="left"/>
              <w:rPr>
                <w:rFonts w:eastAsia="Malgun Gothic"/>
                <w:sz w:val="16"/>
                <w:szCs w:val="16"/>
                <w:lang w:val="en-GB"/>
              </w:rPr>
            </w:pPr>
            <w:r w:rsidRPr="000F3C94">
              <w:rPr>
                <w:sz w:val="16"/>
                <w:szCs w:val="16"/>
                <w:lang w:val="en-GB"/>
              </w:rPr>
              <w:t>Value</w:t>
            </w:r>
          </w:p>
        </w:tc>
        <w:tc>
          <w:tcPr>
            <w:tcW w:w="2977" w:type="dxa"/>
          </w:tcPr>
          <w:p w14:paraId="0117E8EE" w14:textId="1010A1EC" w:rsidR="00A6719A" w:rsidRPr="000F3C94" w:rsidRDefault="00A6719A" w:rsidP="00A6719A">
            <w:pPr>
              <w:snapToGrid w:val="0"/>
              <w:spacing w:before="60" w:after="60"/>
              <w:jc w:val="left"/>
              <w:rPr>
                <w:rFonts w:eastAsia="Malgun Gothic"/>
                <w:sz w:val="16"/>
                <w:szCs w:val="16"/>
                <w:lang w:val="en-GB"/>
              </w:rPr>
            </w:pPr>
            <w:r w:rsidRPr="000F3C94">
              <w:rPr>
                <w:rFonts w:eastAsia="Malgun Gothic"/>
                <w:sz w:val="16"/>
                <w:szCs w:val="16"/>
                <w:lang w:val="en-GB"/>
              </w:rPr>
              <w:t>port</w:t>
            </w:r>
          </w:p>
        </w:tc>
        <w:tc>
          <w:tcPr>
            <w:tcW w:w="3402" w:type="dxa"/>
          </w:tcPr>
          <w:p w14:paraId="0D4FB23A" w14:textId="27E5239A" w:rsidR="00A6719A" w:rsidRPr="000F3C94" w:rsidRDefault="00A6719A" w:rsidP="00A6719A">
            <w:pPr>
              <w:snapToGrid w:val="0"/>
              <w:spacing w:before="60" w:after="60"/>
              <w:jc w:val="left"/>
              <w:rPr>
                <w:sz w:val="16"/>
                <w:szCs w:val="16"/>
                <w:lang w:val="en-GB"/>
              </w:rPr>
            </w:pPr>
            <w:r w:rsidRPr="000F3C94">
              <w:rPr>
                <w:sz w:val="16"/>
                <w:szCs w:val="16"/>
                <w:lang w:val="en-GB"/>
              </w:rPr>
              <w:t>For port and near shore operations</w:t>
            </w:r>
          </w:p>
        </w:tc>
        <w:tc>
          <w:tcPr>
            <w:tcW w:w="850" w:type="dxa"/>
          </w:tcPr>
          <w:p w14:paraId="457524A7" w14:textId="77777777" w:rsidR="00A6719A" w:rsidRPr="000F3C94" w:rsidRDefault="00A6719A" w:rsidP="00A6719A">
            <w:pPr>
              <w:snapToGrid w:val="0"/>
              <w:spacing w:before="60" w:after="60"/>
              <w:jc w:val="center"/>
              <w:rPr>
                <w:sz w:val="16"/>
                <w:szCs w:val="16"/>
                <w:lang w:val="en-GB"/>
              </w:rPr>
            </w:pPr>
            <w:r w:rsidRPr="000F3C94">
              <w:rPr>
                <w:sz w:val="16"/>
                <w:szCs w:val="16"/>
                <w:lang w:val="en-GB"/>
              </w:rPr>
              <w:t>1</w:t>
            </w:r>
          </w:p>
        </w:tc>
        <w:tc>
          <w:tcPr>
            <w:tcW w:w="5670" w:type="dxa"/>
          </w:tcPr>
          <w:p w14:paraId="75CB96B9" w14:textId="77777777" w:rsidR="00A6719A" w:rsidRPr="000F3C94" w:rsidRDefault="00A6719A" w:rsidP="00A6719A">
            <w:pPr>
              <w:snapToGrid w:val="0"/>
              <w:spacing w:before="60" w:after="60"/>
              <w:jc w:val="left"/>
              <w:rPr>
                <w:sz w:val="16"/>
                <w:szCs w:val="16"/>
                <w:lang w:val="en-GB"/>
              </w:rPr>
            </w:pPr>
            <w:r w:rsidRPr="000F3C94">
              <w:rPr>
                <w:sz w:val="16"/>
                <w:szCs w:val="16"/>
                <w:lang w:val="en-GB"/>
              </w:rPr>
              <w:t>-</w:t>
            </w:r>
          </w:p>
        </w:tc>
      </w:tr>
      <w:tr w:rsidR="00A6719A" w:rsidRPr="000F3C94" w14:paraId="69D8129D" w14:textId="77777777" w:rsidTr="00DC1871">
        <w:trPr>
          <w:trHeight w:val="305"/>
        </w:trPr>
        <w:tc>
          <w:tcPr>
            <w:tcW w:w="1418" w:type="dxa"/>
          </w:tcPr>
          <w:p w14:paraId="5B6BC562" w14:textId="52FD025B" w:rsidR="00A6719A" w:rsidRPr="000F3C94" w:rsidRDefault="00A6719A" w:rsidP="00A6719A">
            <w:pPr>
              <w:snapToGrid w:val="0"/>
              <w:spacing w:before="60" w:after="60"/>
              <w:jc w:val="left"/>
              <w:rPr>
                <w:sz w:val="16"/>
                <w:szCs w:val="16"/>
                <w:lang w:val="en-GB"/>
              </w:rPr>
            </w:pPr>
            <w:r w:rsidRPr="000F3C94">
              <w:rPr>
                <w:sz w:val="16"/>
                <w:szCs w:val="16"/>
                <w:lang w:val="en-GB"/>
              </w:rPr>
              <w:t>Value</w:t>
            </w:r>
          </w:p>
        </w:tc>
        <w:tc>
          <w:tcPr>
            <w:tcW w:w="2977" w:type="dxa"/>
          </w:tcPr>
          <w:p w14:paraId="39FCFCFE" w14:textId="0787420D" w:rsidR="00A6719A" w:rsidRPr="000F3C94" w:rsidRDefault="00A6719A" w:rsidP="00A6719A">
            <w:pPr>
              <w:snapToGrid w:val="0"/>
              <w:spacing w:before="60" w:after="60"/>
              <w:jc w:val="left"/>
              <w:rPr>
                <w:sz w:val="16"/>
                <w:szCs w:val="16"/>
                <w:lang w:val="en-GB"/>
              </w:rPr>
            </w:pPr>
            <w:r w:rsidRPr="000F3C94">
              <w:rPr>
                <w:sz w:val="16"/>
                <w:szCs w:val="16"/>
                <w:lang w:val="en-GB"/>
              </w:rPr>
              <w:t>transit</w:t>
            </w:r>
          </w:p>
        </w:tc>
        <w:tc>
          <w:tcPr>
            <w:tcW w:w="3402" w:type="dxa"/>
          </w:tcPr>
          <w:p w14:paraId="39828121" w14:textId="0568CFCC" w:rsidR="00A6719A" w:rsidRPr="000F3C94" w:rsidRDefault="00A6719A" w:rsidP="00A6719A">
            <w:pPr>
              <w:snapToGrid w:val="0"/>
              <w:spacing w:before="60" w:after="60"/>
              <w:jc w:val="left"/>
              <w:rPr>
                <w:sz w:val="16"/>
                <w:szCs w:val="16"/>
                <w:lang w:val="en-GB"/>
              </w:rPr>
            </w:pPr>
            <w:r w:rsidRPr="000F3C94">
              <w:rPr>
                <w:sz w:val="16"/>
                <w:szCs w:val="16"/>
                <w:lang w:val="en-GB"/>
              </w:rPr>
              <w:t>For coast and planning purposes</w:t>
            </w:r>
          </w:p>
        </w:tc>
        <w:tc>
          <w:tcPr>
            <w:tcW w:w="850" w:type="dxa"/>
          </w:tcPr>
          <w:p w14:paraId="5EA09532" w14:textId="100EFA96" w:rsidR="00A6719A" w:rsidRPr="000F3C94" w:rsidRDefault="00A6719A" w:rsidP="00A6719A">
            <w:pPr>
              <w:snapToGrid w:val="0"/>
              <w:spacing w:before="60" w:after="60"/>
              <w:jc w:val="center"/>
              <w:rPr>
                <w:sz w:val="16"/>
                <w:szCs w:val="16"/>
                <w:lang w:val="en-GB"/>
              </w:rPr>
            </w:pPr>
            <w:r w:rsidRPr="000F3C94">
              <w:rPr>
                <w:sz w:val="16"/>
                <w:szCs w:val="16"/>
                <w:lang w:val="en-GB"/>
              </w:rPr>
              <w:t>2</w:t>
            </w:r>
          </w:p>
        </w:tc>
        <w:tc>
          <w:tcPr>
            <w:tcW w:w="5670" w:type="dxa"/>
          </w:tcPr>
          <w:p w14:paraId="7CB93FF8" w14:textId="77777777" w:rsidR="00A6719A" w:rsidRPr="000F3C94" w:rsidRDefault="00A6719A" w:rsidP="00A6719A">
            <w:pPr>
              <w:snapToGrid w:val="0"/>
              <w:spacing w:before="60" w:after="60"/>
              <w:jc w:val="left"/>
              <w:rPr>
                <w:sz w:val="16"/>
                <w:szCs w:val="16"/>
                <w:lang w:val="en-GB"/>
              </w:rPr>
            </w:pPr>
            <w:r w:rsidRPr="000F3C94">
              <w:rPr>
                <w:sz w:val="16"/>
                <w:szCs w:val="16"/>
                <w:lang w:val="en-GB"/>
              </w:rPr>
              <w:t>-</w:t>
            </w:r>
          </w:p>
        </w:tc>
      </w:tr>
      <w:tr w:rsidR="00A6719A" w:rsidRPr="000F3C94" w14:paraId="270D2F36" w14:textId="77777777" w:rsidTr="00DC1871">
        <w:trPr>
          <w:cantSplit/>
          <w:trHeight w:val="277"/>
        </w:trPr>
        <w:tc>
          <w:tcPr>
            <w:tcW w:w="1418" w:type="dxa"/>
          </w:tcPr>
          <w:p w14:paraId="7AB6BE17" w14:textId="4F50339A" w:rsidR="00A6719A" w:rsidRPr="000F3C94" w:rsidRDefault="00A6719A" w:rsidP="00A6719A">
            <w:pPr>
              <w:snapToGrid w:val="0"/>
              <w:spacing w:before="60" w:after="60"/>
              <w:jc w:val="left"/>
              <w:rPr>
                <w:sz w:val="16"/>
                <w:szCs w:val="16"/>
                <w:lang w:val="en-GB"/>
              </w:rPr>
            </w:pPr>
            <w:r w:rsidRPr="000F3C94">
              <w:rPr>
                <w:sz w:val="16"/>
                <w:szCs w:val="16"/>
                <w:lang w:val="en-GB"/>
              </w:rPr>
              <w:t>Value</w:t>
            </w:r>
          </w:p>
        </w:tc>
        <w:tc>
          <w:tcPr>
            <w:tcW w:w="2977" w:type="dxa"/>
          </w:tcPr>
          <w:p w14:paraId="214F0540" w14:textId="65525AEF" w:rsidR="00A6719A" w:rsidRPr="000F3C94" w:rsidRDefault="00A6719A" w:rsidP="00A6719A">
            <w:pPr>
              <w:snapToGrid w:val="0"/>
              <w:spacing w:before="60" w:after="60"/>
              <w:jc w:val="left"/>
              <w:rPr>
                <w:sz w:val="16"/>
                <w:szCs w:val="16"/>
                <w:lang w:val="en-GB"/>
              </w:rPr>
            </w:pPr>
            <w:r w:rsidRPr="000F3C94">
              <w:rPr>
                <w:sz w:val="16"/>
                <w:szCs w:val="16"/>
                <w:lang w:val="en-GB"/>
              </w:rPr>
              <w:t>overview</w:t>
            </w:r>
          </w:p>
        </w:tc>
        <w:tc>
          <w:tcPr>
            <w:tcW w:w="3402" w:type="dxa"/>
          </w:tcPr>
          <w:p w14:paraId="6F893786" w14:textId="2B4BEE89" w:rsidR="00A6719A" w:rsidRPr="000F3C94" w:rsidRDefault="00A6719A" w:rsidP="00A6719A">
            <w:pPr>
              <w:snapToGrid w:val="0"/>
              <w:spacing w:before="60" w:after="60"/>
              <w:jc w:val="left"/>
              <w:rPr>
                <w:sz w:val="16"/>
                <w:szCs w:val="16"/>
                <w:lang w:val="en-GB"/>
              </w:rPr>
            </w:pPr>
            <w:r w:rsidRPr="000F3C94">
              <w:rPr>
                <w:sz w:val="16"/>
                <w:szCs w:val="16"/>
                <w:lang w:val="en-GB"/>
              </w:rPr>
              <w:t>For ocean crossing and planning purposes</w:t>
            </w:r>
          </w:p>
        </w:tc>
        <w:tc>
          <w:tcPr>
            <w:tcW w:w="850" w:type="dxa"/>
          </w:tcPr>
          <w:p w14:paraId="7E23F042" w14:textId="6DD5DEC9" w:rsidR="00A6719A" w:rsidRPr="000F3C94" w:rsidRDefault="00A6719A" w:rsidP="00A6719A">
            <w:pPr>
              <w:snapToGrid w:val="0"/>
              <w:spacing w:before="60" w:after="60"/>
              <w:jc w:val="center"/>
              <w:rPr>
                <w:rFonts w:eastAsia="Malgun Gothic"/>
                <w:sz w:val="16"/>
                <w:szCs w:val="16"/>
                <w:lang w:val="en-GB"/>
              </w:rPr>
            </w:pPr>
            <w:r w:rsidRPr="000F3C94">
              <w:rPr>
                <w:rFonts w:eastAsia="Malgun Gothic"/>
                <w:sz w:val="16"/>
                <w:szCs w:val="16"/>
                <w:lang w:val="en-GB"/>
              </w:rPr>
              <w:t>3</w:t>
            </w:r>
          </w:p>
        </w:tc>
        <w:tc>
          <w:tcPr>
            <w:tcW w:w="5670" w:type="dxa"/>
          </w:tcPr>
          <w:p w14:paraId="7B6D3167" w14:textId="77777777" w:rsidR="00A6719A" w:rsidRPr="000F3C94" w:rsidRDefault="00A6719A" w:rsidP="00A6719A">
            <w:pPr>
              <w:snapToGrid w:val="0"/>
              <w:spacing w:before="60" w:after="60"/>
              <w:jc w:val="left"/>
              <w:rPr>
                <w:sz w:val="16"/>
                <w:szCs w:val="16"/>
                <w:lang w:val="en-GB"/>
              </w:rPr>
            </w:pPr>
            <w:r w:rsidRPr="000F3C94">
              <w:rPr>
                <w:sz w:val="16"/>
                <w:szCs w:val="16"/>
                <w:lang w:val="en-GB"/>
              </w:rPr>
              <w:t>-</w:t>
            </w:r>
          </w:p>
        </w:tc>
      </w:tr>
    </w:tbl>
    <w:p w14:paraId="73A544DB" w14:textId="77777777" w:rsidR="00F450B7" w:rsidRPr="000F3C94" w:rsidRDefault="00F450B7" w:rsidP="00760110">
      <w:pPr>
        <w:spacing w:after="0"/>
        <w:rPr>
          <w:rFonts w:eastAsia="Malgun Gothic"/>
          <w:szCs w:val="20"/>
          <w:lang w:val="en-GB"/>
        </w:rPr>
      </w:pPr>
    </w:p>
    <w:p w14:paraId="48A294E6" w14:textId="737E475A" w:rsidR="00B413FE" w:rsidRPr="000F3C94" w:rsidRDefault="00B413FE" w:rsidP="00276FB3">
      <w:pPr>
        <w:pStyle w:val="Heading4"/>
        <w:keepLines/>
        <w:tabs>
          <w:tab w:val="clear" w:pos="940"/>
          <w:tab w:val="clear" w:pos="1140"/>
          <w:tab w:val="clear" w:pos="1360"/>
        </w:tabs>
        <w:rPr>
          <w:lang w:val="en-GB"/>
        </w:rPr>
      </w:pPr>
      <w:r w:rsidRPr="000F3C94">
        <w:rPr>
          <w:lang w:val="en-GB"/>
        </w:rPr>
        <w:t>S100_DataCoverage</w:t>
      </w:r>
      <w:bookmarkEnd w:id="578"/>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6"/>
        <w:gridCol w:w="3899"/>
        <w:gridCol w:w="804"/>
        <w:gridCol w:w="2436"/>
        <w:gridCol w:w="4342"/>
      </w:tblGrid>
      <w:tr w:rsidR="00B413FE" w:rsidRPr="000F3C94" w14:paraId="5930ED96" w14:textId="77777777" w:rsidTr="00C03009">
        <w:trPr>
          <w:trHeight w:val="277"/>
        </w:trPr>
        <w:tc>
          <w:tcPr>
            <w:tcW w:w="2836" w:type="dxa"/>
            <w:shd w:val="clear" w:color="auto" w:fill="E7E6E6"/>
          </w:tcPr>
          <w:p w14:paraId="203716BF" w14:textId="6A290AAF" w:rsidR="00B413FE" w:rsidRPr="000F3C94" w:rsidRDefault="00B413FE" w:rsidP="00A4795A">
            <w:pPr>
              <w:keepNext/>
              <w:keepLines/>
              <w:snapToGrid w:val="0"/>
              <w:spacing w:before="60" w:after="60"/>
              <w:jc w:val="left"/>
              <w:rPr>
                <w:b/>
                <w:sz w:val="16"/>
                <w:szCs w:val="16"/>
                <w:lang w:val="en-GB"/>
              </w:rPr>
            </w:pPr>
            <w:bookmarkStart w:id="579" w:name="_Toc403560569"/>
            <w:r w:rsidRPr="000F3C94">
              <w:rPr>
                <w:b/>
                <w:sz w:val="16"/>
                <w:szCs w:val="16"/>
                <w:lang w:val="en-GB"/>
              </w:rPr>
              <w:t>Name</w:t>
            </w:r>
          </w:p>
        </w:tc>
        <w:tc>
          <w:tcPr>
            <w:tcW w:w="3899" w:type="dxa"/>
            <w:shd w:val="clear" w:color="auto" w:fill="E7E6E6"/>
          </w:tcPr>
          <w:p w14:paraId="7C705308" w14:textId="77777777" w:rsidR="00B413FE" w:rsidRPr="000F3C94" w:rsidRDefault="00B413FE" w:rsidP="00A4795A">
            <w:pPr>
              <w:keepNext/>
              <w:keepLines/>
              <w:snapToGrid w:val="0"/>
              <w:spacing w:before="60" w:after="60"/>
              <w:jc w:val="left"/>
              <w:rPr>
                <w:b/>
                <w:sz w:val="16"/>
                <w:szCs w:val="16"/>
                <w:lang w:val="en-GB"/>
              </w:rPr>
            </w:pPr>
            <w:r w:rsidRPr="000F3C94">
              <w:rPr>
                <w:b/>
                <w:sz w:val="16"/>
                <w:szCs w:val="16"/>
                <w:lang w:val="en-GB"/>
              </w:rPr>
              <w:t>Description</w:t>
            </w:r>
          </w:p>
        </w:tc>
        <w:tc>
          <w:tcPr>
            <w:tcW w:w="804" w:type="dxa"/>
            <w:shd w:val="clear" w:color="auto" w:fill="E7E6E6"/>
          </w:tcPr>
          <w:p w14:paraId="7C2E5C34" w14:textId="77777777" w:rsidR="00B413FE" w:rsidRPr="000F3C94" w:rsidRDefault="00B413FE" w:rsidP="00A4795A">
            <w:pPr>
              <w:keepNext/>
              <w:keepLines/>
              <w:snapToGrid w:val="0"/>
              <w:spacing w:before="60" w:after="60"/>
              <w:jc w:val="center"/>
              <w:rPr>
                <w:b/>
                <w:sz w:val="16"/>
                <w:szCs w:val="16"/>
                <w:lang w:val="en-GB"/>
              </w:rPr>
            </w:pPr>
            <w:r w:rsidRPr="000F3C94">
              <w:rPr>
                <w:b/>
                <w:sz w:val="16"/>
                <w:szCs w:val="16"/>
                <w:lang w:val="en-GB"/>
              </w:rPr>
              <w:t>Mult</w:t>
            </w:r>
          </w:p>
        </w:tc>
        <w:tc>
          <w:tcPr>
            <w:tcW w:w="2436" w:type="dxa"/>
            <w:shd w:val="clear" w:color="auto" w:fill="E7E6E6"/>
          </w:tcPr>
          <w:p w14:paraId="1994324D" w14:textId="77777777" w:rsidR="00B413FE" w:rsidRPr="000F3C94" w:rsidRDefault="00B413FE" w:rsidP="00A4795A">
            <w:pPr>
              <w:keepNext/>
              <w:keepLines/>
              <w:snapToGrid w:val="0"/>
              <w:spacing w:before="60" w:after="60"/>
              <w:jc w:val="left"/>
              <w:rPr>
                <w:b/>
                <w:sz w:val="16"/>
                <w:szCs w:val="16"/>
                <w:lang w:val="en-GB"/>
              </w:rPr>
            </w:pPr>
            <w:r w:rsidRPr="000F3C94">
              <w:rPr>
                <w:b/>
                <w:sz w:val="16"/>
                <w:szCs w:val="16"/>
                <w:lang w:val="en-GB"/>
              </w:rPr>
              <w:t>Type</w:t>
            </w:r>
          </w:p>
        </w:tc>
        <w:tc>
          <w:tcPr>
            <w:tcW w:w="4342" w:type="dxa"/>
            <w:shd w:val="clear" w:color="auto" w:fill="E7E6E6"/>
          </w:tcPr>
          <w:p w14:paraId="655A6DBE" w14:textId="77777777" w:rsidR="00B413FE" w:rsidRPr="000F3C94" w:rsidRDefault="00B413FE" w:rsidP="00A4795A">
            <w:pPr>
              <w:keepNext/>
              <w:keepLines/>
              <w:snapToGrid w:val="0"/>
              <w:spacing w:before="60" w:after="60"/>
              <w:jc w:val="left"/>
              <w:rPr>
                <w:b/>
                <w:sz w:val="16"/>
                <w:szCs w:val="16"/>
                <w:lang w:val="en-GB"/>
              </w:rPr>
            </w:pPr>
            <w:r w:rsidRPr="000F3C94">
              <w:rPr>
                <w:b/>
                <w:sz w:val="16"/>
                <w:szCs w:val="16"/>
                <w:lang w:val="en-GB"/>
              </w:rPr>
              <w:t>Remarks</w:t>
            </w:r>
          </w:p>
        </w:tc>
      </w:tr>
      <w:tr w:rsidR="00B413FE" w:rsidRPr="000F3C94" w14:paraId="55EBE461" w14:textId="77777777" w:rsidTr="00C03009">
        <w:trPr>
          <w:trHeight w:val="20"/>
        </w:trPr>
        <w:tc>
          <w:tcPr>
            <w:tcW w:w="2836" w:type="dxa"/>
          </w:tcPr>
          <w:p w14:paraId="45176BFC" w14:textId="77777777" w:rsidR="00B413FE" w:rsidRPr="000F3C94" w:rsidRDefault="00B413FE" w:rsidP="00A4795A">
            <w:pPr>
              <w:snapToGrid w:val="0"/>
              <w:spacing w:before="60" w:after="60"/>
              <w:jc w:val="left"/>
              <w:rPr>
                <w:sz w:val="16"/>
                <w:szCs w:val="16"/>
                <w:lang w:val="en-GB"/>
              </w:rPr>
            </w:pPr>
            <w:r w:rsidRPr="000F3C94">
              <w:rPr>
                <w:sz w:val="16"/>
                <w:szCs w:val="16"/>
                <w:lang w:val="en-GB"/>
              </w:rPr>
              <w:t>S100_DataCoverage</w:t>
            </w:r>
          </w:p>
        </w:tc>
        <w:tc>
          <w:tcPr>
            <w:tcW w:w="3899" w:type="dxa"/>
          </w:tcPr>
          <w:p w14:paraId="2E9669E1" w14:textId="701A43C7" w:rsidR="00B413FE" w:rsidRPr="000F3C94" w:rsidRDefault="00B8413D" w:rsidP="00A4795A">
            <w:pPr>
              <w:snapToGrid w:val="0"/>
              <w:spacing w:before="60" w:after="60"/>
              <w:jc w:val="left"/>
              <w:rPr>
                <w:sz w:val="16"/>
                <w:szCs w:val="16"/>
                <w:lang w:val="en-GB"/>
              </w:rPr>
            </w:pPr>
            <w:r w:rsidRPr="000F3C94">
              <w:rPr>
                <w:sz w:val="16"/>
                <w:szCs w:val="16"/>
                <w:lang w:val="en-GB"/>
              </w:rPr>
              <w:t>A spatial extent where data is provided; and the display scale information for the provided data</w:t>
            </w:r>
          </w:p>
        </w:tc>
        <w:tc>
          <w:tcPr>
            <w:tcW w:w="804" w:type="dxa"/>
          </w:tcPr>
          <w:p w14:paraId="5B68B394" w14:textId="77777777" w:rsidR="00B413FE" w:rsidRPr="000F3C94" w:rsidRDefault="00B413FE" w:rsidP="00A4795A">
            <w:pPr>
              <w:snapToGrid w:val="0"/>
              <w:spacing w:before="60" w:after="60"/>
              <w:jc w:val="center"/>
              <w:rPr>
                <w:sz w:val="16"/>
                <w:szCs w:val="16"/>
                <w:lang w:val="en-GB"/>
              </w:rPr>
            </w:pPr>
            <w:r w:rsidRPr="000F3C94">
              <w:rPr>
                <w:sz w:val="16"/>
                <w:szCs w:val="16"/>
                <w:lang w:val="en-GB"/>
              </w:rPr>
              <w:t>-</w:t>
            </w:r>
          </w:p>
        </w:tc>
        <w:tc>
          <w:tcPr>
            <w:tcW w:w="2436" w:type="dxa"/>
          </w:tcPr>
          <w:p w14:paraId="5ABE229C" w14:textId="77777777" w:rsidR="00B413FE" w:rsidRPr="000F3C94" w:rsidRDefault="00B413FE" w:rsidP="00A4795A">
            <w:pPr>
              <w:snapToGrid w:val="0"/>
              <w:spacing w:before="60" w:after="60"/>
              <w:jc w:val="left"/>
              <w:rPr>
                <w:sz w:val="16"/>
                <w:szCs w:val="16"/>
                <w:lang w:val="en-GB"/>
              </w:rPr>
            </w:pPr>
            <w:r w:rsidRPr="000F3C94">
              <w:rPr>
                <w:sz w:val="16"/>
                <w:szCs w:val="16"/>
                <w:lang w:val="en-GB"/>
              </w:rPr>
              <w:t>-</w:t>
            </w:r>
          </w:p>
        </w:tc>
        <w:tc>
          <w:tcPr>
            <w:tcW w:w="4342" w:type="dxa"/>
          </w:tcPr>
          <w:p w14:paraId="4B429F73" w14:textId="32B00ABC" w:rsidR="00B413FE" w:rsidRPr="000F3C94" w:rsidRDefault="00114F4F" w:rsidP="00A4795A">
            <w:pPr>
              <w:snapToGrid w:val="0"/>
              <w:spacing w:before="60" w:after="60"/>
              <w:jc w:val="left"/>
              <w:rPr>
                <w:sz w:val="16"/>
                <w:szCs w:val="16"/>
                <w:lang w:val="en-GB"/>
              </w:rPr>
            </w:pPr>
            <w:r w:rsidRPr="000F3C94">
              <w:rPr>
                <w:sz w:val="16"/>
                <w:szCs w:val="16"/>
                <w:lang w:val="en-GB"/>
              </w:rPr>
              <w:t xml:space="preserve">This field is used by user systems as part of the data loading and unloading algorithms and it is strongly encouraged that Product Specifications mandate the use </w:t>
            </w:r>
            <w:r w:rsidRPr="000F3C94">
              <w:rPr>
                <w:sz w:val="16"/>
                <w:szCs w:val="16"/>
                <w:lang w:val="en-GB"/>
              </w:rPr>
              <w:lastRenderedPageBreak/>
              <w:t xml:space="preserve">of one or more of the </w:t>
            </w:r>
            <w:proofErr w:type="spellStart"/>
            <w:r w:rsidRPr="000F3C94">
              <w:rPr>
                <w:sz w:val="16"/>
                <w:szCs w:val="16"/>
                <w:lang w:val="en-GB"/>
              </w:rPr>
              <w:t>displayScale</w:t>
            </w:r>
            <w:proofErr w:type="spellEnd"/>
            <w:r w:rsidRPr="000F3C94">
              <w:rPr>
                <w:sz w:val="16"/>
                <w:szCs w:val="16"/>
                <w:lang w:val="en-GB"/>
              </w:rPr>
              <w:t xml:space="preserve"> provided as part of S100_DataCoverage</w:t>
            </w:r>
          </w:p>
        </w:tc>
      </w:tr>
      <w:tr w:rsidR="00B413FE" w:rsidRPr="000F3C94" w14:paraId="1576E37B" w14:textId="77777777" w:rsidTr="00C03009">
        <w:trPr>
          <w:cantSplit/>
          <w:trHeight w:val="20"/>
        </w:trPr>
        <w:tc>
          <w:tcPr>
            <w:tcW w:w="2836" w:type="dxa"/>
          </w:tcPr>
          <w:p w14:paraId="4232C4ED" w14:textId="77777777" w:rsidR="00B413FE" w:rsidRPr="000F3C94" w:rsidRDefault="00B413FE" w:rsidP="00A4795A">
            <w:pPr>
              <w:snapToGrid w:val="0"/>
              <w:spacing w:before="60" w:after="60"/>
              <w:jc w:val="left"/>
              <w:rPr>
                <w:sz w:val="16"/>
                <w:szCs w:val="16"/>
                <w:lang w:val="en-GB"/>
              </w:rPr>
            </w:pPr>
            <w:proofErr w:type="spellStart"/>
            <w:r w:rsidRPr="000F3C94">
              <w:rPr>
                <w:sz w:val="16"/>
                <w:szCs w:val="16"/>
                <w:lang w:val="en-GB"/>
              </w:rPr>
              <w:lastRenderedPageBreak/>
              <w:t>boundingPolygon</w:t>
            </w:r>
            <w:proofErr w:type="spellEnd"/>
          </w:p>
        </w:tc>
        <w:tc>
          <w:tcPr>
            <w:tcW w:w="3899" w:type="dxa"/>
          </w:tcPr>
          <w:p w14:paraId="30B9989B" w14:textId="77777777" w:rsidR="00B413FE" w:rsidRPr="000F3C94" w:rsidRDefault="00B413FE" w:rsidP="00A4795A">
            <w:pPr>
              <w:snapToGrid w:val="0"/>
              <w:spacing w:before="60" w:after="60"/>
              <w:jc w:val="left"/>
              <w:rPr>
                <w:sz w:val="16"/>
                <w:szCs w:val="16"/>
                <w:lang w:val="en-GB"/>
              </w:rPr>
            </w:pPr>
            <w:r w:rsidRPr="000F3C94">
              <w:rPr>
                <w:sz w:val="16"/>
                <w:szCs w:val="16"/>
                <w:lang w:val="en-GB"/>
              </w:rPr>
              <w:t>A polygon which defines the actual data limit</w:t>
            </w:r>
          </w:p>
        </w:tc>
        <w:tc>
          <w:tcPr>
            <w:tcW w:w="804" w:type="dxa"/>
          </w:tcPr>
          <w:p w14:paraId="5B204A59" w14:textId="58629853" w:rsidR="00B413FE" w:rsidRPr="000F3C94" w:rsidRDefault="00811ADB" w:rsidP="00A4795A">
            <w:pPr>
              <w:snapToGrid w:val="0"/>
              <w:spacing w:before="60" w:after="60"/>
              <w:jc w:val="center"/>
              <w:rPr>
                <w:sz w:val="16"/>
                <w:szCs w:val="16"/>
                <w:lang w:val="en-GB"/>
              </w:rPr>
            </w:pPr>
            <w:r w:rsidRPr="000F3C94">
              <w:rPr>
                <w:sz w:val="16"/>
                <w:szCs w:val="16"/>
                <w:lang w:val="en-GB"/>
              </w:rPr>
              <w:t>1</w:t>
            </w:r>
          </w:p>
        </w:tc>
        <w:tc>
          <w:tcPr>
            <w:tcW w:w="2436" w:type="dxa"/>
          </w:tcPr>
          <w:p w14:paraId="00D12296" w14:textId="77777777" w:rsidR="00B413FE" w:rsidRPr="000F3C94" w:rsidRDefault="00B413FE" w:rsidP="00A4795A">
            <w:pPr>
              <w:snapToGrid w:val="0"/>
              <w:spacing w:before="60" w:after="60"/>
              <w:jc w:val="left"/>
              <w:rPr>
                <w:sz w:val="16"/>
                <w:szCs w:val="16"/>
                <w:lang w:val="en-GB"/>
              </w:rPr>
            </w:pPr>
            <w:proofErr w:type="spellStart"/>
            <w:r w:rsidRPr="000F3C94">
              <w:rPr>
                <w:sz w:val="16"/>
                <w:szCs w:val="16"/>
                <w:lang w:val="en-GB"/>
              </w:rPr>
              <w:t>EX_BoundingPolygon</w:t>
            </w:r>
            <w:proofErr w:type="spellEnd"/>
          </w:p>
        </w:tc>
        <w:tc>
          <w:tcPr>
            <w:tcW w:w="4342" w:type="dxa"/>
          </w:tcPr>
          <w:p w14:paraId="72287755" w14:textId="597A9EC3" w:rsidR="00B413FE" w:rsidRPr="000F3C94" w:rsidRDefault="00A16A44" w:rsidP="00A4795A">
            <w:pPr>
              <w:snapToGrid w:val="0"/>
              <w:spacing w:before="60" w:after="60"/>
              <w:jc w:val="left"/>
              <w:rPr>
                <w:sz w:val="16"/>
                <w:szCs w:val="16"/>
                <w:lang w:val="en-GB"/>
              </w:rPr>
            </w:pPr>
            <w:r w:rsidRPr="000F3C94">
              <w:rPr>
                <w:sz w:val="16"/>
                <w:szCs w:val="16"/>
                <w:lang w:val="en-GB"/>
              </w:rPr>
              <w:t>(See Note 1)</w:t>
            </w:r>
          </w:p>
        </w:tc>
      </w:tr>
      <w:tr w:rsidR="00114F4F" w:rsidRPr="000F3C94" w14:paraId="2302F57C" w14:textId="77777777" w:rsidTr="00C03009">
        <w:trPr>
          <w:trHeight w:val="20"/>
        </w:trPr>
        <w:tc>
          <w:tcPr>
            <w:tcW w:w="2836" w:type="dxa"/>
            <w:tcBorders>
              <w:top w:val="single" w:sz="4" w:space="0" w:color="000000"/>
              <w:left w:val="single" w:sz="4" w:space="0" w:color="000000"/>
              <w:bottom w:val="single" w:sz="4" w:space="0" w:color="000000"/>
              <w:right w:val="single" w:sz="4" w:space="0" w:color="000000"/>
            </w:tcBorders>
            <w:shd w:val="clear" w:color="auto" w:fill="auto"/>
          </w:tcPr>
          <w:p w14:paraId="163BD4E4" w14:textId="14820324" w:rsidR="00114F4F" w:rsidRPr="000F3C94" w:rsidRDefault="00114F4F" w:rsidP="00A4795A">
            <w:pPr>
              <w:snapToGrid w:val="0"/>
              <w:spacing w:before="60" w:after="60"/>
              <w:jc w:val="left"/>
              <w:rPr>
                <w:sz w:val="16"/>
                <w:szCs w:val="16"/>
                <w:lang w:val="en-GB"/>
              </w:rPr>
            </w:pPr>
            <w:proofErr w:type="spellStart"/>
            <w:r w:rsidRPr="000F3C94">
              <w:rPr>
                <w:sz w:val="16"/>
                <w:szCs w:val="16"/>
                <w:lang w:val="en-GB"/>
              </w:rPr>
              <w:t>temporalExtent</w:t>
            </w:r>
            <w:proofErr w:type="spellEnd"/>
          </w:p>
        </w:tc>
        <w:tc>
          <w:tcPr>
            <w:tcW w:w="3899" w:type="dxa"/>
            <w:tcBorders>
              <w:top w:val="single" w:sz="4" w:space="0" w:color="000000"/>
              <w:left w:val="single" w:sz="4" w:space="0" w:color="000000"/>
              <w:bottom w:val="single" w:sz="4" w:space="0" w:color="000000"/>
              <w:right w:val="single" w:sz="4" w:space="0" w:color="000000"/>
            </w:tcBorders>
            <w:shd w:val="clear" w:color="auto" w:fill="auto"/>
          </w:tcPr>
          <w:p w14:paraId="1062F6D6" w14:textId="64449796" w:rsidR="00114F4F" w:rsidRPr="000F3C94" w:rsidRDefault="00114F4F" w:rsidP="00A4795A">
            <w:pPr>
              <w:snapToGrid w:val="0"/>
              <w:spacing w:before="60" w:after="60"/>
              <w:jc w:val="left"/>
              <w:rPr>
                <w:sz w:val="16"/>
                <w:szCs w:val="16"/>
                <w:lang w:val="en-GB"/>
              </w:rPr>
            </w:pPr>
            <w:r w:rsidRPr="000F3C94">
              <w:rPr>
                <w:sz w:val="16"/>
                <w:szCs w:val="16"/>
                <w:lang w:val="en-GB"/>
              </w:rPr>
              <w:t>Specification of the temporal extent of the coverage</w:t>
            </w:r>
          </w:p>
        </w:tc>
        <w:tc>
          <w:tcPr>
            <w:tcW w:w="804" w:type="dxa"/>
            <w:tcBorders>
              <w:top w:val="single" w:sz="4" w:space="0" w:color="000000"/>
              <w:left w:val="single" w:sz="4" w:space="0" w:color="000000"/>
              <w:bottom w:val="single" w:sz="4" w:space="0" w:color="000000"/>
              <w:right w:val="single" w:sz="4" w:space="0" w:color="000000"/>
            </w:tcBorders>
            <w:shd w:val="clear" w:color="auto" w:fill="auto"/>
          </w:tcPr>
          <w:p w14:paraId="3FA43893" w14:textId="54AEAF59" w:rsidR="00114F4F" w:rsidRPr="000F3C94" w:rsidRDefault="00114F4F" w:rsidP="00A4795A">
            <w:pPr>
              <w:snapToGrid w:val="0"/>
              <w:spacing w:before="60" w:after="60"/>
              <w:jc w:val="center"/>
              <w:rPr>
                <w:sz w:val="16"/>
                <w:szCs w:val="16"/>
                <w:lang w:val="en-GB"/>
              </w:rPr>
            </w:pPr>
            <w:r w:rsidRPr="000F3C94">
              <w:rPr>
                <w:sz w:val="16"/>
                <w:szCs w:val="16"/>
                <w:lang w:val="en-GB"/>
              </w:rPr>
              <w:t>0..1</w:t>
            </w:r>
          </w:p>
        </w:tc>
        <w:tc>
          <w:tcPr>
            <w:tcW w:w="2436" w:type="dxa"/>
            <w:tcBorders>
              <w:top w:val="single" w:sz="4" w:space="0" w:color="000000"/>
              <w:left w:val="single" w:sz="4" w:space="0" w:color="000000"/>
              <w:bottom w:val="single" w:sz="4" w:space="0" w:color="000000"/>
              <w:right w:val="single" w:sz="4" w:space="0" w:color="000000"/>
            </w:tcBorders>
            <w:shd w:val="clear" w:color="auto" w:fill="auto"/>
          </w:tcPr>
          <w:p w14:paraId="1A1B2829" w14:textId="76704493" w:rsidR="00114F4F" w:rsidRPr="000F3C94" w:rsidRDefault="00114F4F" w:rsidP="00A4795A">
            <w:pPr>
              <w:snapToGrid w:val="0"/>
              <w:spacing w:before="60" w:after="60"/>
              <w:jc w:val="left"/>
              <w:rPr>
                <w:sz w:val="16"/>
                <w:szCs w:val="16"/>
                <w:lang w:val="en-GB"/>
              </w:rPr>
            </w:pPr>
            <w:r w:rsidRPr="000F3C94">
              <w:rPr>
                <w:sz w:val="16"/>
                <w:szCs w:val="16"/>
                <w:lang w:val="en-GB"/>
              </w:rPr>
              <w:t>S100_TemporalExtent</w:t>
            </w:r>
          </w:p>
        </w:tc>
        <w:tc>
          <w:tcPr>
            <w:tcW w:w="4342" w:type="dxa"/>
            <w:tcBorders>
              <w:top w:val="single" w:sz="4" w:space="0" w:color="000000"/>
              <w:left w:val="single" w:sz="4" w:space="0" w:color="000000"/>
              <w:bottom w:val="single" w:sz="4" w:space="0" w:color="000000"/>
              <w:right w:val="single" w:sz="4" w:space="0" w:color="000000"/>
            </w:tcBorders>
            <w:shd w:val="clear" w:color="auto" w:fill="auto"/>
          </w:tcPr>
          <w:p w14:paraId="1EE06EAF" w14:textId="39A22F7F" w:rsidR="00114F4F" w:rsidRPr="000F3C94" w:rsidRDefault="00114F4F" w:rsidP="00A4795A">
            <w:pPr>
              <w:snapToGrid w:val="0"/>
              <w:spacing w:before="60" w:after="60"/>
              <w:jc w:val="left"/>
              <w:rPr>
                <w:sz w:val="16"/>
                <w:szCs w:val="16"/>
                <w:lang w:val="en-GB"/>
              </w:rPr>
            </w:pPr>
            <w:r w:rsidRPr="000F3C94">
              <w:rPr>
                <w:sz w:val="16"/>
                <w:szCs w:val="16"/>
                <w:lang w:val="en-GB"/>
              </w:rPr>
              <w:t xml:space="preserve">The remarks for </w:t>
            </w:r>
            <w:proofErr w:type="spellStart"/>
            <w:r w:rsidRPr="000F3C94">
              <w:rPr>
                <w:sz w:val="16"/>
                <w:szCs w:val="16"/>
                <w:lang w:val="en-GB"/>
              </w:rPr>
              <w:t>temporalExtent</w:t>
            </w:r>
            <w:proofErr w:type="spellEnd"/>
            <w:r w:rsidRPr="000F3C94">
              <w:rPr>
                <w:sz w:val="16"/>
                <w:szCs w:val="16"/>
                <w:lang w:val="en-GB"/>
              </w:rPr>
              <w:t xml:space="preserve"> in the dataset discovery block (S100_DatasetDiscoveryMetadata) apply, except that their scope is the individual coverage and not the dataset as a whole</w:t>
            </w:r>
          </w:p>
        </w:tc>
      </w:tr>
      <w:tr w:rsidR="00B413FE" w:rsidRPr="000F3C94" w14:paraId="632AE727" w14:textId="77777777" w:rsidTr="00C03009">
        <w:trPr>
          <w:trHeight w:val="20"/>
        </w:trPr>
        <w:tc>
          <w:tcPr>
            <w:tcW w:w="2836" w:type="dxa"/>
            <w:tcBorders>
              <w:top w:val="single" w:sz="4" w:space="0" w:color="000000"/>
              <w:left w:val="single" w:sz="4" w:space="0" w:color="000000"/>
              <w:bottom w:val="single" w:sz="4" w:space="0" w:color="000000"/>
              <w:right w:val="single" w:sz="4" w:space="0" w:color="000000"/>
            </w:tcBorders>
            <w:shd w:val="clear" w:color="auto" w:fill="auto"/>
          </w:tcPr>
          <w:p w14:paraId="0D019E68" w14:textId="77777777" w:rsidR="00B413FE" w:rsidRPr="000F3C94" w:rsidRDefault="00B413FE" w:rsidP="00A4795A">
            <w:pPr>
              <w:snapToGrid w:val="0"/>
              <w:spacing w:before="60" w:after="60"/>
              <w:jc w:val="left"/>
              <w:rPr>
                <w:sz w:val="16"/>
                <w:szCs w:val="16"/>
                <w:lang w:val="en-GB"/>
              </w:rPr>
            </w:pPr>
            <w:proofErr w:type="spellStart"/>
            <w:r w:rsidRPr="000F3C94">
              <w:rPr>
                <w:sz w:val="16"/>
                <w:szCs w:val="16"/>
                <w:lang w:val="en-GB"/>
              </w:rPr>
              <w:t>optimumDisplayScale</w:t>
            </w:r>
            <w:proofErr w:type="spellEnd"/>
          </w:p>
        </w:tc>
        <w:tc>
          <w:tcPr>
            <w:tcW w:w="3899" w:type="dxa"/>
            <w:tcBorders>
              <w:top w:val="single" w:sz="4" w:space="0" w:color="000000"/>
              <w:left w:val="single" w:sz="4" w:space="0" w:color="000000"/>
              <w:bottom w:val="single" w:sz="4" w:space="0" w:color="000000"/>
              <w:right w:val="single" w:sz="4" w:space="0" w:color="000000"/>
            </w:tcBorders>
            <w:shd w:val="clear" w:color="auto" w:fill="auto"/>
          </w:tcPr>
          <w:p w14:paraId="1226C284" w14:textId="77777777" w:rsidR="00B413FE" w:rsidRPr="000F3C94" w:rsidRDefault="00B413FE" w:rsidP="00A4795A">
            <w:pPr>
              <w:snapToGrid w:val="0"/>
              <w:spacing w:before="60" w:after="60"/>
              <w:jc w:val="left"/>
              <w:rPr>
                <w:sz w:val="16"/>
                <w:szCs w:val="16"/>
                <w:lang w:val="en-GB"/>
              </w:rPr>
            </w:pPr>
            <w:r w:rsidRPr="000F3C94">
              <w:rPr>
                <w:sz w:val="16"/>
                <w:szCs w:val="16"/>
                <w:lang w:val="en-GB"/>
              </w:rPr>
              <w:t xml:space="preserve">The scale with which the data is optimally displayed </w:t>
            </w:r>
          </w:p>
        </w:tc>
        <w:tc>
          <w:tcPr>
            <w:tcW w:w="804" w:type="dxa"/>
            <w:tcBorders>
              <w:top w:val="single" w:sz="4" w:space="0" w:color="000000"/>
              <w:left w:val="single" w:sz="4" w:space="0" w:color="000000"/>
              <w:bottom w:val="single" w:sz="4" w:space="0" w:color="000000"/>
              <w:right w:val="single" w:sz="4" w:space="0" w:color="000000"/>
            </w:tcBorders>
            <w:shd w:val="clear" w:color="auto" w:fill="auto"/>
          </w:tcPr>
          <w:p w14:paraId="74010769" w14:textId="77777777" w:rsidR="00B413FE" w:rsidRPr="000F3C94" w:rsidRDefault="00B413FE" w:rsidP="00A4795A">
            <w:pPr>
              <w:snapToGrid w:val="0"/>
              <w:spacing w:before="60" w:after="60"/>
              <w:jc w:val="center"/>
              <w:rPr>
                <w:sz w:val="16"/>
                <w:szCs w:val="16"/>
                <w:lang w:val="en-GB"/>
              </w:rPr>
            </w:pPr>
            <w:r w:rsidRPr="000F3C94">
              <w:rPr>
                <w:sz w:val="16"/>
                <w:szCs w:val="16"/>
                <w:lang w:val="en-GB"/>
              </w:rPr>
              <w:t>0..1</w:t>
            </w:r>
          </w:p>
        </w:tc>
        <w:tc>
          <w:tcPr>
            <w:tcW w:w="2436" w:type="dxa"/>
            <w:tcBorders>
              <w:top w:val="single" w:sz="4" w:space="0" w:color="000000"/>
              <w:left w:val="single" w:sz="4" w:space="0" w:color="000000"/>
              <w:bottom w:val="single" w:sz="4" w:space="0" w:color="000000"/>
              <w:right w:val="single" w:sz="4" w:space="0" w:color="000000"/>
            </w:tcBorders>
            <w:shd w:val="clear" w:color="auto" w:fill="auto"/>
          </w:tcPr>
          <w:p w14:paraId="66862F98" w14:textId="77777777" w:rsidR="00B413FE" w:rsidRPr="000F3C94" w:rsidRDefault="00B413FE" w:rsidP="00A4795A">
            <w:pPr>
              <w:snapToGrid w:val="0"/>
              <w:spacing w:before="60" w:after="60"/>
              <w:jc w:val="left"/>
              <w:rPr>
                <w:sz w:val="16"/>
                <w:szCs w:val="16"/>
                <w:lang w:val="en-GB"/>
              </w:rPr>
            </w:pPr>
            <w:r w:rsidRPr="000F3C94">
              <w:rPr>
                <w:sz w:val="16"/>
                <w:szCs w:val="16"/>
                <w:lang w:val="en-GB"/>
              </w:rPr>
              <w:t>Integer</w:t>
            </w:r>
          </w:p>
        </w:tc>
        <w:tc>
          <w:tcPr>
            <w:tcW w:w="4342" w:type="dxa"/>
            <w:tcBorders>
              <w:top w:val="single" w:sz="4" w:space="0" w:color="000000"/>
              <w:left w:val="single" w:sz="4" w:space="0" w:color="000000"/>
              <w:bottom w:val="single" w:sz="4" w:space="0" w:color="000000"/>
              <w:right w:val="single" w:sz="4" w:space="0" w:color="000000"/>
            </w:tcBorders>
            <w:shd w:val="clear" w:color="auto" w:fill="auto"/>
          </w:tcPr>
          <w:p w14:paraId="44DCBC26" w14:textId="77777777" w:rsidR="00B413FE" w:rsidRPr="000F3C94" w:rsidRDefault="00B413FE" w:rsidP="00A4795A">
            <w:pPr>
              <w:snapToGrid w:val="0"/>
              <w:spacing w:before="60" w:after="60"/>
              <w:jc w:val="left"/>
              <w:rPr>
                <w:sz w:val="16"/>
                <w:szCs w:val="16"/>
                <w:lang w:val="en-GB"/>
              </w:rPr>
            </w:pPr>
            <w:r w:rsidRPr="000F3C94">
              <w:rPr>
                <w:sz w:val="16"/>
                <w:szCs w:val="16"/>
                <w:lang w:val="en-GB"/>
              </w:rPr>
              <w:t>Example: A scale of 1:25000 is encoded as 25000</w:t>
            </w:r>
          </w:p>
        </w:tc>
      </w:tr>
      <w:tr w:rsidR="00B413FE" w:rsidRPr="000F3C94" w14:paraId="34B88768" w14:textId="77777777" w:rsidTr="00C03009">
        <w:trPr>
          <w:trHeight w:val="20"/>
        </w:trPr>
        <w:tc>
          <w:tcPr>
            <w:tcW w:w="2836" w:type="dxa"/>
            <w:tcBorders>
              <w:top w:val="single" w:sz="4" w:space="0" w:color="000000"/>
              <w:left w:val="single" w:sz="4" w:space="0" w:color="000000"/>
              <w:bottom w:val="single" w:sz="4" w:space="0" w:color="000000"/>
              <w:right w:val="single" w:sz="4" w:space="0" w:color="000000"/>
            </w:tcBorders>
            <w:shd w:val="clear" w:color="auto" w:fill="auto"/>
          </w:tcPr>
          <w:p w14:paraId="7FF2ABD7" w14:textId="77777777" w:rsidR="00B413FE" w:rsidRPr="000F3C94" w:rsidRDefault="00B413FE" w:rsidP="00A4795A">
            <w:pPr>
              <w:snapToGrid w:val="0"/>
              <w:spacing w:before="60" w:after="60"/>
              <w:jc w:val="left"/>
              <w:rPr>
                <w:sz w:val="16"/>
                <w:szCs w:val="16"/>
                <w:lang w:val="en-GB"/>
              </w:rPr>
            </w:pPr>
            <w:proofErr w:type="spellStart"/>
            <w:r w:rsidRPr="000F3C94">
              <w:rPr>
                <w:sz w:val="16"/>
                <w:szCs w:val="16"/>
                <w:lang w:val="en-GB"/>
              </w:rPr>
              <w:t>maximumDisplayScale</w:t>
            </w:r>
            <w:proofErr w:type="spellEnd"/>
          </w:p>
        </w:tc>
        <w:tc>
          <w:tcPr>
            <w:tcW w:w="3899" w:type="dxa"/>
            <w:tcBorders>
              <w:top w:val="single" w:sz="4" w:space="0" w:color="000000"/>
              <w:left w:val="single" w:sz="4" w:space="0" w:color="000000"/>
              <w:bottom w:val="single" w:sz="4" w:space="0" w:color="000000"/>
              <w:right w:val="single" w:sz="4" w:space="0" w:color="000000"/>
            </w:tcBorders>
            <w:shd w:val="clear" w:color="auto" w:fill="auto"/>
          </w:tcPr>
          <w:p w14:paraId="1BB74DCB" w14:textId="77777777" w:rsidR="00B413FE" w:rsidRPr="000F3C94" w:rsidRDefault="00B413FE" w:rsidP="00A4795A">
            <w:pPr>
              <w:snapToGrid w:val="0"/>
              <w:spacing w:before="60" w:after="60"/>
              <w:jc w:val="left"/>
              <w:rPr>
                <w:sz w:val="16"/>
                <w:szCs w:val="16"/>
                <w:lang w:val="en-GB"/>
              </w:rPr>
            </w:pPr>
            <w:r w:rsidRPr="000F3C94">
              <w:rPr>
                <w:sz w:val="16"/>
                <w:szCs w:val="16"/>
                <w:lang w:val="en-GB"/>
              </w:rPr>
              <w:t>The maximum scale with which the data is displayed</w:t>
            </w:r>
          </w:p>
        </w:tc>
        <w:tc>
          <w:tcPr>
            <w:tcW w:w="804" w:type="dxa"/>
            <w:tcBorders>
              <w:top w:val="single" w:sz="4" w:space="0" w:color="000000"/>
              <w:left w:val="single" w:sz="4" w:space="0" w:color="000000"/>
              <w:bottom w:val="single" w:sz="4" w:space="0" w:color="000000"/>
              <w:right w:val="single" w:sz="4" w:space="0" w:color="000000"/>
            </w:tcBorders>
            <w:shd w:val="clear" w:color="auto" w:fill="auto"/>
          </w:tcPr>
          <w:p w14:paraId="623033CB" w14:textId="77777777" w:rsidR="00B413FE" w:rsidRPr="000F3C94" w:rsidRDefault="00B413FE" w:rsidP="00A4795A">
            <w:pPr>
              <w:snapToGrid w:val="0"/>
              <w:spacing w:before="60" w:after="60"/>
              <w:jc w:val="center"/>
              <w:rPr>
                <w:sz w:val="16"/>
                <w:szCs w:val="16"/>
                <w:lang w:val="en-GB"/>
              </w:rPr>
            </w:pPr>
            <w:r w:rsidRPr="000F3C94">
              <w:rPr>
                <w:sz w:val="16"/>
                <w:szCs w:val="16"/>
                <w:lang w:val="en-GB"/>
              </w:rPr>
              <w:t>0..1</w:t>
            </w:r>
          </w:p>
        </w:tc>
        <w:tc>
          <w:tcPr>
            <w:tcW w:w="2436" w:type="dxa"/>
            <w:tcBorders>
              <w:top w:val="single" w:sz="4" w:space="0" w:color="000000"/>
              <w:left w:val="single" w:sz="4" w:space="0" w:color="000000"/>
              <w:bottom w:val="single" w:sz="4" w:space="0" w:color="000000"/>
              <w:right w:val="single" w:sz="4" w:space="0" w:color="000000"/>
            </w:tcBorders>
            <w:shd w:val="clear" w:color="auto" w:fill="auto"/>
          </w:tcPr>
          <w:p w14:paraId="6E3FE4C9" w14:textId="77777777" w:rsidR="00B413FE" w:rsidRPr="000F3C94" w:rsidRDefault="00B413FE" w:rsidP="00A4795A">
            <w:pPr>
              <w:snapToGrid w:val="0"/>
              <w:spacing w:before="60" w:after="60"/>
              <w:jc w:val="left"/>
              <w:rPr>
                <w:sz w:val="16"/>
                <w:szCs w:val="16"/>
                <w:lang w:val="en-GB"/>
              </w:rPr>
            </w:pPr>
            <w:r w:rsidRPr="000F3C94">
              <w:rPr>
                <w:sz w:val="16"/>
                <w:szCs w:val="16"/>
                <w:lang w:val="en-GB"/>
              </w:rPr>
              <w:t>Integer</w:t>
            </w:r>
          </w:p>
        </w:tc>
        <w:tc>
          <w:tcPr>
            <w:tcW w:w="4342" w:type="dxa"/>
            <w:tcBorders>
              <w:top w:val="single" w:sz="4" w:space="0" w:color="000000"/>
              <w:left w:val="single" w:sz="4" w:space="0" w:color="000000"/>
              <w:bottom w:val="single" w:sz="4" w:space="0" w:color="000000"/>
              <w:right w:val="single" w:sz="4" w:space="0" w:color="000000"/>
            </w:tcBorders>
            <w:shd w:val="clear" w:color="auto" w:fill="auto"/>
          </w:tcPr>
          <w:p w14:paraId="2438DE65" w14:textId="61E311FD" w:rsidR="00B413FE" w:rsidRPr="000F3C94" w:rsidRDefault="00416C61" w:rsidP="00A4795A">
            <w:pPr>
              <w:snapToGrid w:val="0"/>
              <w:spacing w:before="60" w:after="60"/>
              <w:jc w:val="left"/>
              <w:rPr>
                <w:sz w:val="16"/>
                <w:szCs w:val="16"/>
                <w:lang w:val="en-GB"/>
              </w:rPr>
            </w:pPr>
            <w:r w:rsidRPr="000F3C94">
              <w:rPr>
                <w:sz w:val="16"/>
                <w:szCs w:val="16"/>
                <w:lang w:val="en-GB"/>
              </w:rPr>
              <w:t>Example:  22000 for a maximum display scale of 1:22000</w:t>
            </w:r>
          </w:p>
        </w:tc>
      </w:tr>
      <w:tr w:rsidR="00B413FE" w:rsidRPr="000F3C94" w14:paraId="1B39AF9E" w14:textId="77777777" w:rsidTr="00C03009">
        <w:trPr>
          <w:trHeight w:val="20"/>
        </w:trPr>
        <w:tc>
          <w:tcPr>
            <w:tcW w:w="2836" w:type="dxa"/>
            <w:tcBorders>
              <w:top w:val="single" w:sz="4" w:space="0" w:color="000000"/>
              <w:left w:val="single" w:sz="4" w:space="0" w:color="000000"/>
              <w:bottom w:val="single" w:sz="4" w:space="0" w:color="000000"/>
              <w:right w:val="single" w:sz="4" w:space="0" w:color="000000"/>
            </w:tcBorders>
            <w:shd w:val="clear" w:color="auto" w:fill="auto"/>
          </w:tcPr>
          <w:p w14:paraId="262F7BE5" w14:textId="77777777" w:rsidR="00B413FE" w:rsidRPr="000F3C94" w:rsidRDefault="00B413FE" w:rsidP="00A4795A">
            <w:pPr>
              <w:snapToGrid w:val="0"/>
              <w:spacing w:before="60" w:after="60"/>
              <w:jc w:val="left"/>
              <w:rPr>
                <w:sz w:val="16"/>
                <w:szCs w:val="16"/>
                <w:lang w:val="en-GB"/>
              </w:rPr>
            </w:pPr>
            <w:proofErr w:type="spellStart"/>
            <w:r w:rsidRPr="000F3C94">
              <w:rPr>
                <w:sz w:val="16"/>
                <w:szCs w:val="16"/>
                <w:lang w:val="en-GB"/>
              </w:rPr>
              <w:t>minimumDisplayScale</w:t>
            </w:r>
            <w:proofErr w:type="spellEnd"/>
          </w:p>
        </w:tc>
        <w:tc>
          <w:tcPr>
            <w:tcW w:w="3899" w:type="dxa"/>
            <w:tcBorders>
              <w:top w:val="single" w:sz="4" w:space="0" w:color="000000"/>
              <w:left w:val="single" w:sz="4" w:space="0" w:color="000000"/>
              <w:bottom w:val="single" w:sz="4" w:space="0" w:color="000000"/>
              <w:right w:val="single" w:sz="4" w:space="0" w:color="000000"/>
            </w:tcBorders>
            <w:shd w:val="clear" w:color="auto" w:fill="auto"/>
          </w:tcPr>
          <w:p w14:paraId="06B0D53D" w14:textId="77777777" w:rsidR="00B413FE" w:rsidRPr="000F3C94" w:rsidRDefault="00B413FE" w:rsidP="00A4795A">
            <w:pPr>
              <w:snapToGrid w:val="0"/>
              <w:spacing w:before="60" w:after="60"/>
              <w:jc w:val="left"/>
              <w:rPr>
                <w:sz w:val="16"/>
                <w:szCs w:val="16"/>
                <w:lang w:val="en-GB"/>
              </w:rPr>
            </w:pPr>
            <w:r w:rsidRPr="000F3C94">
              <w:rPr>
                <w:sz w:val="16"/>
                <w:szCs w:val="16"/>
                <w:lang w:val="en-GB"/>
              </w:rPr>
              <w:t>The minimum scale with which the data is displayed</w:t>
            </w:r>
          </w:p>
        </w:tc>
        <w:tc>
          <w:tcPr>
            <w:tcW w:w="804" w:type="dxa"/>
            <w:tcBorders>
              <w:top w:val="single" w:sz="4" w:space="0" w:color="000000"/>
              <w:left w:val="single" w:sz="4" w:space="0" w:color="000000"/>
              <w:bottom w:val="single" w:sz="4" w:space="0" w:color="000000"/>
              <w:right w:val="single" w:sz="4" w:space="0" w:color="000000"/>
            </w:tcBorders>
            <w:shd w:val="clear" w:color="auto" w:fill="auto"/>
          </w:tcPr>
          <w:p w14:paraId="48F13EDB" w14:textId="77777777" w:rsidR="00B413FE" w:rsidRPr="000F3C94" w:rsidRDefault="00B413FE" w:rsidP="00A4795A">
            <w:pPr>
              <w:snapToGrid w:val="0"/>
              <w:spacing w:before="60" w:after="60"/>
              <w:jc w:val="center"/>
              <w:rPr>
                <w:sz w:val="16"/>
                <w:szCs w:val="16"/>
                <w:lang w:val="en-GB"/>
              </w:rPr>
            </w:pPr>
            <w:r w:rsidRPr="000F3C94">
              <w:rPr>
                <w:sz w:val="16"/>
                <w:szCs w:val="16"/>
                <w:lang w:val="en-GB"/>
              </w:rPr>
              <w:t>0..1</w:t>
            </w:r>
          </w:p>
        </w:tc>
        <w:tc>
          <w:tcPr>
            <w:tcW w:w="2436" w:type="dxa"/>
            <w:tcBorders>
              <w:top w:val="single" w:sz="4" w:space="0" w:color="000000"/>
              <w:left w:val="single" w:sz="4" w:space="0" w:color="000000"/>
              <w:bottom w:val="single" w:sz="4" w:space="0" w:color="000000"/>
              <w:right w:val="single" w:sz="4" w:space="0" w:color="000000"/>
            </w:tcBorders>
            <w:shd w:val="clear" w:color="auto" w:fill="auto"/>
          </w:tcPr>
          <w:p w14:paraId="6A052C27" w14:textId="77777777" w:rsidR="00B413FE" w:rsidRPr="000F3C94" w:rsidRDefault="00B413FE" w:rsidP="00A4795A">
            <w:pPr>
              <w:snapToGrid w:val="0"/>
              <w:spacing w:before="60" w:after="60"/>
              <w:jc w:val="left"/>
              <w:rPr>
                <w:sz w:val="16"/>
                <w:szCs w:val="16"/>
                <w:lang w:val="en-GB"/>
              </w:rPr>
            </w:pPr>
            <w:r w:rsidRPr="000F3C94">
              <w:rPr>
                <w:sz w:val="16"/>
                <w:szCs w:val="16"/>
                <w:lang w:val="en-GB"/>
              </w:rPr>
              <w:t>Integer</w:t>
            </w:r>
          </w:p>
        </w:tc>
        <w:tc>
          <w:tcPr>
            <w:tcW w:w="4342" w:type="dxa"/>
            <w:tcBorders>
              <w:top w:val="single" w:sz="4" w:space="0" w:color="000000"/>
              <w:left w:val="single" w:sz="4" w:space="0" w:color="000000"/>
              <w:bottom w:val="single" w:sz="4" w:space="0" w:color="000000"/>
              <w:right w:val="single" w:sz="4" w:space="0" w:color="000000"/>
            </w:tcBorders>
            <w:shd w:val="clear" w:color="auto" w:fill="auto"/>
          </w:tcPr>
          <w:p w14:paraId="637BB0C7" w14:textId="77777777" w:rsidR="00B413FE" w:rsidRPr="000F3C94" w:rsidRDefault="00B413FE" w:rsidP="00A4795A">
            <w:pPr>
              <w:snapToGrid w:val="0"/>
              <w:spacing w:before="60" w:after="60"/>
              <w:jc w:val="left"/>
              <w:rPr>
                <w:sz w:val="16"/>
                <w:szCs w:val="16"/>
                <w:lang w:val="en-GB"/>
              </w:rPr>
            </w:pPr>
          </w:p>
        </w:tc>
      </w:tr>
      <w:tr w:rsidR="00584E45" w:rsidRPr="000F3C94" w14:paraId="5E13A50D" w14:textId="77777777" w:rsidTr="00C03009">
        <w:trPr>
          <w:trHeight w:val="20"/>
        </w:trPr>
        <w:tc>
          <w:tcPr>
            <w:tcW w:w="2836" w:type="dxa"/>
            <w:tcBorders>
              <w:top w:val="single" w:sz="4" w:space="0" w:color="000000"/>
              <w:left w:val="single" w:sz="4" w:space="0" w:color="000000"/>
              <w:bottom w:val="single" w:sz="4" w:space="0" w:color="000000"/>
              <w:right w:val="single" w:sz="4" w:space="0" w:color="000000"/>
            </w:tcBorders>
            <w:shd w:val="clear" w:color="auto" w:fill="auto"/>
          </w:tcPr>
          <w:p w14:paraId="4425318F" w14:textId="4AC395DC" w:rsidR="00584E45" w:rsidRPr="000F3C94" w:rsidRDefault="00584E45" w:rsidP="00A4795A">
            <w:pPr>
              <w:snapToGrid w:val="0"/>
              <w:spacing w:before="60" w:after="60"/>
              <w:jc w:val="left"/>
              <w:rPr>
                <w:sz w:val="16"/>
                <w:szCs w:val="16"/>
                <w:lang w:val="en-GB"/>
              </w:rPr>
            </w:pPr>
            <w:proofErr w:type="spellStart"/>
            <w:r w:rsidRPr="000F3C94">
              <w:rPr>
                <w:sz w:val="16"/>
                <w:szCs w:val="16"/>
                <w:lang w:val="en-GB"/>
              </w:rPr>
              <w:t>approximateGridResolution</w:t>
            </w:r>
            <w:proofErr w:type="spellEnd"/>
          </w:p>
        </w:tc>
        <w:tc>
          <w:tcPr>
            <w:tcW w:w="3899" w:type="dxa"/>
            <w:tcBorders>
              <w:top w:val="single" w:sz="4" w:space="0" w:color="000000"/>
              <w:left w:val="single" w:sz="4" w:space="0" w:color="000000"/>
              <w:bottom w:val="single" w:sz="4" w:space="0" w:color="000000"/>
              <w:right w:val="single" w:sz="4" w:space="0" w:color="000000"/>
            </w:tcBorders>
            <w:shd w:val="clear" w:color="auto" w:fill="auto"/>
          </w:tcPr>
          <w:p w14:paraId="61EB02CE" w14:textId="57CCCC0C" w:rsidR="00584E45" w:rsidRPr="000F3C94" w:rsidRDefault="00584E45" w:rsidP="00A4795A">
            <w:pPr>
              <w:snapToGrid w:val="0"/>
              <w:spacing w:before="60" w:after="60"/>
              <w:jc w:val="left"/>
              <w:rPr>
                <w:sz w:val="16"/>
                <w:szCs w:val="16"/>
                <w:lang w:val="en-GB"/>
              </w:rPr>
            </w:pPr>
            <w:r w:rsidRPr="000F3C94">
              <w:rPr>
                <w:sz w:val="16"/>
                <w:szCs w:val="16"/>
                <w:lang w:val="en-GB"/>
              </w:rPr>
              <w:t>The resolution of gridded or georeferenced data (in metres)</w:t>
            </w:r>
          </w:p>
        </w:tc>
        <w:tc>
          <w:tcPr>
            <w:tcW w:w="804" w:type="dxa"/>
            <w:tcBorders>
              <w:top w:val="single" w:sz="4" w:space="0" w:color="000000"/>
              <w:left w:val="single" w:sz="4" w:space="0" w:color="000000"/>
              <w:bottom w:val="single" w:sz="4" w:space="0" w:color="000000"/>
              <w:right w:val="single" w:sz="4" w:space="0" w:color="000000"/>
            </w:tcBorders>
            <w:shd w:val="clear" w:color="auto" w:fill="auto"/>
          </w:tcPr>
          <w:p w14:paraId="0FD77A19" w14:textId="640FA2E8" w:rsidR="00584E45" w:rsidRPr="000F3C94" w:rsidRDefault="00584E45" w:rsidP="00A4795A">
            <w:pPr>
              <w:snapToGrid w:val="0"/>
              <w:spacing w:before="60" w:after="60"/>
              <w:jc w:val="center"/>
              <w:rPr>
                <w:sz w:val="16"/>
                <w:szCs w:val="16"/>
                <w:lang w:val="en-GB"/>
              </w:rPr>
            </w:pPr>
            <w:r w:rsidRPr="000F3C94">
              <w:rPr>
                <w:sz w:val="16"/>
                <w:szCs w:val="16"/>
                <w:lang w:val="en-GB"/>
              </w:rPr>
              <w:t>0..1</w:t>
            </w:r>
          </w:p>
        </w:tc>
        <w:tc>
          <w:tcPr>
            <w:tcW w:w="2436" w:type="dxa"/>
            <w:tcBorders>
              <w:top w:val="single" w:sz="4" w:space="0" w:color="000000"/>
              <w:left w:val="single" w:sz="4" w:space="0" w:color="000000"/>
              <w:bottom w:val="single" w:sz="4" w:space="0" w:color="000000"/>
              <w:right w:val="single" w:sz="4" w:space="0" w:color="000000"/>
            </w:tcBorders>
            <w:shd w:val="clear" w:color="auto" w:fill="auto"/>
          </w:tcPr>
          <w:p w14:paraId="5873BBB7" w14:textId="3C29AFD9" w:rsidR="00584E45" w:rsidRPr="000F3C94" w:rsidRDefault="00584E45" w:rsidP="00A4795A">
            <w:pPr>
              <w:snapToGrid w:val="0"/>
              <w:spacing w:before="60" w:after="60"/>
              <w:jc w:val="left"/>
              <w:rPr>
                <w:sz w:val="16"/>
                <w:szCs w:val="16"/>
                <w:lang w:val="en-GB"/>
              </w:rPr>
            </w:pPr>
            <w:r w:rsidRPr="000F3C94">
              <w:rPr>
                <w:sz w:val="16"/>
                <w:szCs w:val="16"/>
                <w:lang w:val="en-GB"/>
              </w:rPr>
              <w:t>Real</w:t>
            </w:r>
          </w:p>
        </w:tc>
        <w:tc>
          <w:tcPr>
            <w:tcW w:w="4342" w:type="dxa"/>
            <w:tcBorders>
              <w:top w:val="single" w:sz="4" w:space="0" w:color="000000"/>
              <w:left w:val="single" w:sz="4" w:space="0" w:color="000000"/>
              <w:bottom w:val="single" w:sz="4" w:space="0" w:color="000000"/>
              <w:right w:val="single" w:sz="4" w:space="0" w:color="000000"/>
            </w:tcBorders>
            <w:shd w:val="clear" w:color="auto" w:fill="auto"/>
          </w:tcPr>
          <w:p w14:paraId="43FB473D" w14:textId="6EC1BBBA" w:rsidR="00584E45" w:rsidRPr="000F3C94" w:rsidRDefault="00584E45" w:rsidP="00A4795A">
            <w:pPr>
              <w:snapToGrid w:val="0"/>
              <w:spacing w:before="60" w:after="60"/>
              <w:jc w:val="left"/>
              <w:rPr>
                <w:sz w:val="16"/>
                <w:szCs w:val="16"/>
                <w:lang w:val="en-GB"/>
              </w:rPr>
            </w:pPr>
            <w:r w:rsidRPr="000F3C94">
              <w:rPr>
                <w:sz w:val="16"/>
                <w:szCs w:val="16"/>
                <w:lang w:val="en-GB"/>
              </w:rPr>
              <w:t xml:space="preserve">A single value may be provided when all axes have a common resolution For multiple value provision, use axis order as specified in dataset May be approximate for </w:t>
            </w:r>
            <w:proofErr w:type="spellStart"/>
            <w:r w:rsidRPr="000F3C94">
              <w:rPr>
                <w:sz w:val="16"/>
                <w:szCs w:val="16"/>
                <w:lang w:val="en-GB"/>
              </w:rPr>
              <w:t>ungeorectified</w:t>
            </w:r>
            <w:proofErr w:type="spellEnd"/>
            <w:r w:rsidRPr="000F3C94">
              <w:rPr>
                <w:sz w:val="16"/>
                <w:szCs w:val="16"/>
                <w:lang w:val="en-GB"/>
              </w:rPr>
              <w:t xml:space="preserve"> data</w:t>
            </w:r>
          </w:p>
          <w:p w14:paraId="19E8BA17" w14:textId="77777777" w:rsidR="00584E45" w:rsidRPr="000F3C94" w:rsidRDefault="00584E45" w:rsidP="00A4795A">
            <w:pPr>
              <w:snapToGrid w:val="0"/>
              <w:spacing w:before="60" w:after="60"/>
              <w:jc w:val="left"/>
              <w:rPr>
                <w:sz w:val="16"/>
                <w:szCs w:val="16"/>
                <w:lang w:val="en-GB"/>
              </w:rPr>
            </w:pPr>
            <w:r w:rsidRPr="000F3C94">
              <w:rPr>
                <w:sz w:val="16"/>
                <w:szCs w:val="16"/>
                <w:lang w:val="en-GB"/>
              </w:rPr>
              <w:t>For example, for 5 metre resolution. The value 5 must be encoded</w:t>
            </w:r>
          </w:p>
          <w:p w14:paraId="6AF542E1" w14:textId="50298D49" w:rsidR="00584E45" w:rsidRPr="000F3C94" w:rsidRDefault="00A16A44" w:rsidP="00A4795A">
            <w:pPr>
              <w:snapToGrid w:val="0"/>
              <w:spacing w:before="60" w:after="60"/>
              <w:jc w:val="left"/>
              <w:rPr>
                <w:sz w:val="16"/>
                <w:szCs w:val="16"/>
                <w:lang w:val="en-GB"/>
              </w:rPr>
            </w:pPr>
            <w:r w:rsidRPr="000F3C94">
              <w:rPr>
                <w:sz w:val="16"/>
                <w:szCs w:val="16"/>
                <w:lang w:val="en-GB"/>
              </w:rPr>
              <w:t>(See Note 2)</w:t>
            </w:r>
          </w:p>
        </w:tc>
      </w:tr>
    </w:tbl>
    <w:p w14:paraId="0D92B344" w14:textId="77777777" w:rsidR="00002426" w:rsidRPr="000F3C94" w:rsidRDefault="00002426" w:rsidP="00002426">
      <w:pPr>
        <w:spacing w:after="0"/>
        <w:rPr>
          <w:lang w:val="en-GB"/>
        </w:rPr>
      </w:pPr>
    </w:p>
    <w:p w14:paraId="7250D8A9" w14:textId="79961438" w:rsidR="00A16A44" w:rsidRPr="000F3C94" w:rsidRDefault="00A16A44" w:rsidP="00A16A44">
      <w:pPr>
        <w:rPr>
          <w:lang w:val="en-GB"/>
        </w:rPr>
      </w:pPr>
      <w:r w:rsidRPr="000F3C94">
        <w:rPr>
          <w:lang w:val="en-GB"/>
        </w:rPr>
        <w:t xml:space="preserve">NOTE 1:  </w:t>
      </w:r>
      <w:proofErr w:type="spellStart"/>
      <w:r w:rsidRPr="000F3C94">
        <w:rPr>
          <w:lang w:val="en-GB"/>
        </w:rPr>
        <w:t>boundingPolygon</w:t>
      </w:r>
      <w:proofErr w:type="spellEnd"/>
      <w:r w:rsidRPr="000F3C94">
        <w:rPr>
          <w:lang w:val="en-GB"/>
        </w:rPr>
        <w:t xml:space="preserve"> is restricted to a single GML Polygon with one exterior and 0 or more interiors expressed as Linear Rings using SRS EPSG:4326. The exterior and optional interiors shall be composed of a closed sequence of &gt;=4 coordinate positions expressed individually or as a list (</w:t>
      </w:r>
      <w:proofErr w:type="spellStart"/>
      <w:r w:rsidRPr="000F3C94">
        <w:rPr>
          <w:lang w:val="en-GB"/>
        </w:rPr>
        <w:t>posList</w:t>
      </w:r>
      <w:proofErr w:type="spellEnd"/>
      <w:r w:rsidRPr="000F3C94">
        <w:rPr>
          <w:lang w:val="en-GB"/>
        </w:rPr>
        <w:t>). The GML polygon shall have a valid GML identifier.</w:t>
      </w:r>
    </w:p>
    <w:p w14:paraId="51C06ECA" w14:textId="2294B618" w:rsidR="00416C61" w:rsidRPr="000F3C94" w:rsidRDefault="00A16A44" w:rsidP="00A16A44">
      <w:pPr>
        <w:rPr>
          <w:lang w:val="en-GB"/>
        </w:rPr>
      </w:pPr>
      <w:r w:rsidRPr="000F3C94">
        <w:rPr>
          <w:lang w:val="en-GB"/>
        </w:rPr>
        <w:t xml:space="preserve">NOTE 2:  </w:t>
      </w:r>
      <w:proofErr w:type="spellStart"/>
      <w:r w:rsidRPr="000F3C94">
        <w:rPr>
          <w:lang w:val="en-GB"/>
        </w:rPr>
        <w:t>approximateGridResolution</w:t>
      </w:r>
      <w:proofErr w:type="spellEnd"/>
      <w:r w:rsidRPr="000F3C94">
        <w:rPr>
          <w:lang w:val="en-GB"/>
        </w:rPr>
        <w:t>: If the grid cell size varies over the extent of the grid, an approximated value based on model parameters or production metadata should be used.</w:t>
      </w:r>
    </w:p>
    <w:p w14:paraId="7DEC4ED8" w14:textId="4EE93B8F" w:rsidR="00584E45" w:rsidRPr="000F3C94" w:rsidRDefault="00584E45" w:rsidP="007E3E63">
      <w:pPr>
        <w:pStyle w:val="Heading4"/>
        <w:tabs>
          <w:tab w:val="clear" w:pos="940"/>
          <w:tab w:val="clear" w:pos="1140"/>
          <w:tab w:val="clear" w:pos="1360"/>
        </w:tabs>
        <w:rPr>
          <w:rFonts w:ascii="Malgun Gothic" w:eastAsia="Malgun Gothic" w:hAnsi="Malgun Gothic"/>
          <w:lang w:val="en-GB"/>
        </w:rPr>
      </w:pPr>
      <w:bookmarkStart w:id="580" w:name="_Toc152232615"/>
      <w:r w:rsidRPr="000F3C94">
        <w:rPr>
          <w:lang w:val="en-GB"/>
        </w:rPr>
        <w:t>S100_</w:t>
      </w:r>
      <w:r w:rsidRPr="000F3C94">
        <w:rPr>
          <w:rFonts w:ascii="Malgun Gothic" w:eastAsia="Malgun Gothic" w:hAnsi="Malgun Gothic"/>
          <w:lang w:val="en-GB"/>
        </w:rPr>
        <w:t>Purpose</w:t>
      </w:r>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2977"/>
        <w:gridCol w:w="3402"/>
        <w:gridCol w:w="850"/>
        <w:gridCol w:w="5670"/>
      </w:tblGrid>
      <w:tr w:rsidR="007731E9" w:rsidRPr="000F3C94" w14:paraId="6213763F" w14:textId="77777777" w:rsidTr="009D1BE3">
        <w:trPr>
          <w:trHeight w:val="277"/>
        </w:trPr>
        <w:tc>
          <w:tcPr>
            <w:tcW w:w="1418" w:type="dxa"/>
            <w:shd w:val="clear" w:color="auto" w:fill="E7E6E6"/>
          </w:tcPr>
          <w:p w14:paraId="420EEF66" w14:textId="0211B915" w:rsidR="007731E9" w:rsidRPr="000F3C94" w:rsidRDefault="007731E9" w:rsidP="007731E9">
            <w:pPr>
              <w:snapToGrid w:val="0"/>
              <w:spacing w:before="60" w:after="60"/>
              <w:jc w:val="left"/>
              <w:rPr>
                <w:b/>
                <w:sz w:val="16"/>
                <w:szCs w:val="16"/>
                <w:lang w:val="en-GB"/>
              </w:rPr>
            </w:pPr>
            <w:r w:rsidRPr="000F3C94">
              <w:rPr>
                <w:b/>
                <w:sz w:val="16"/>
                <w:szCs w:val="16"/>
                <w:lang w:val="en-GB"/>
              </w:rPr>
              <w:t>Item</w:t>
            </w:r>
          </w:p>
        </w:tc>
        <w:tc>
          <w:tcPr>
            <w:tcW w:w="2977" w:type="dxa"/>
            <w:shd w:val="clear" w:color="auto" w:fill="E7E6E6"/>
          </w:tcPr>
          <w:p w14:paraId="08D4B826" w14:textId="689BF4E5" w:rsidR="007731E9" w:rsidRPr="000F3C94" w:rsidRDefault="007731E9" w:rsidP="007731E9">
            <w:pPr>
              <w:snapToGrid w:val="0"/>
              <w:spacing w:before="60" w:after="60"/>
              <w:jc w:val="left"/>
              <w:rPr>
                <w:b/>
                <w:sz w:val="16"/>
                <w:szCs w:val="16"/>
                <w:lang w:val="en-GB"/>
              </w:rPr>
            </w:pPr>
            <w:r w:rsidRPr="000F3C94">
              <w:rPr>
                <w:b/>
                <w:sz w:val="16"/>
                <w:szCs w:val="16"/>
                <w:lang w:val="en-GB"/>
              </w:rPr>
              <w:t>Name</w:t>
            </w:r>
          </w:p>
        </w:tc>
        <w:tc>
          <w:tcPr>
            <w:tcW w:w="3402" w:type="dxa"/>
            <w:shd w:val="clear" w:color="auto" w:fill="E7E6E6"/>
          </w:tcPr>
          <w:p w14:paraId="63A93A5B" w14:textId="77777777" w:rsidR="007731E9" w:rsidRPr="000F3C94" w:rsidRDefault="007731E9" w:rsidP="007731E9">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cPr>
          <w:p w14:paraId="6E30A9DF" w14:textId="0A033831" w:rsidR="007731E9" w:rsidRPr="000F3C94" w:rsidRDefault="009D1BE3" w:rsidP="007731E9">
            <w:pPr>
              <w:snapToGrid w:val="0"/>
              <w:spacing w:before="60" w:after="60"/>
              <w:jc w:val="center"/>
              <w:rPr>
                <w:b/>
                <w:sz w:val="16"/>
                <w:szCs w:val="16"/>
                <w:lang w:val="en-GB"/>
              </w:rPr>
            </w:pPr>
            <w:r w:rsidRPr="000F3C94">
              <w:rPr>
                <w:b/>
                <w:sz w:val="16"/>
                <w:szCs w:val="16"/>
                <w:lang w:val="en-GB"/>
              </w:rPr>
              <w:t>C</w:t>
            </w:r>
            <w:r w:rsidR="007731E9" w:rsidRPr="000F3C94">
              <w:rPr>
                <w:b/>
                <w:sz w:val="16"/>
                <w:szCs w:val="16"/>
                <w:lang w:val="en-GB"/>
              </w:rPr>
              <w:t>ode</w:t>
            </w:r>
          </w:p>
        </w:tc>
        <w:tc>
          <w:tcPr>
            <w:tcW w:w="5670" w:type="dxa"/>
            <w:shd w:val="clear" w:color="auto" w:fill="E7E6E6"/>
          </w:tcPr>
          <w:p w14:paraId="5BF1B0AB" w14:textId="77777777" w:rsidR="007731E9" w:rsidRPr="000F3C94" w:rsidRDefault="007731E9" w:rsidP="007731E9">
            <w:pPr>
              <w:snapToGrid w:val="0"/>
              <w:spacing w:before="60" w:after="60"/>
              <w:jc w:val="left"/>
              <w:rPr>
                <w:b/>
                <w:sz w:val="16"/>
                <w:szCs w:val="16"/>
                <w:lang w:val="en-GB"/>
              </w:rPr>
            </w:pPr>
            <w:r w:rsidRPr="000F3C94">
              <w:rPr>
                <w:b/>
                <w:sz w:val="16"/>
                <w:szCs w:val="16"/>
                <w:lang w:val="en-GB"/>
              </w:rPr>
              <w:t>Remarks</w:t>
            </w:r>
          </w:p>
        </w:tc>
      </w:tr>
      <w:tr w:rsidR="007731E9" w:rsidRPr="000F3C94" w14:paraId="47DC9267" w14:textId="77777777" w:rsidTr="009D1BE3">
        <w:trPr>
          <w:trHeight w:val="20"/>
        </w:trPr>
        <w:tc>
          <w:tcPr>
            <w:tcW w:w="1418" w:type="dxa"/>
          </w:tcPr>
          <w:p w14:paraId="5822FBA2" w14:textId="7CF60410" w:rsidR="007731E9" w:rsidRPr="000F3C94" w:rsidRDefault="007731E9" w:rsidP="007731E9">
            <w:pPr>
              <w:snapToGrid w:val="0"/>
              <w:spacing w:before="60" w:after="60"/>
              <w:jc w:val="left"/>
              <w:rPr>
                <w:sz w:val="16"/>
                <w:szCs w:val="16"/>
                <w:lang w:val="en-GB"/>
              </w:rPr>
            </w:pPr>
            <w:r w:rsidRPr="000F3C94">
              <w:rPr>
                <w:sz w:val="16"/>
                <w:szCs w:val="16"/>
                <w:lang w:val="en-GB"/>
              </w:rPr>
              <w:t>Enumeration</w:t>
            </w:r>
          </w:p>
        </w:tc>
        <w:tc>
          <w:tcPr>
            <w:tcW w:w="2977" w:type="dxa"/>
          </w:tcPr>
          <w:p w14:paraId="1FAC3ED5" w14:textId="4694DE5A" w:rsidR="007731E9" w:rsidRPr="000F3C94" w:rsidRDefault="007731E9" w:rsidP="007731E9">
            <w:pPr>
              <w:snapToGrid w:val="0"/>
              <w:spacing w:before="60" w:after="60"/>
              <w:jc w:val="left"/>
              <w:rPr>
                <w:sz w:val="16"/>
                <w:szCs w:val="16"/>
                <w:lang w:val="en-GB"/>
              </w:rPr>
            </w:pPr>
            <w:r w:rsidRPr="000F3C94">
              <w:rPr>
                <w:sz w:val="16"/>
                <w:szCs w:val="16"/>
                <w:lang w:val="en-GB"/>
              </w:rPr>
              <w:t>S100_</w:t>
            </w:r>
            <w:r w:rsidRPr="000F3C94">
              <w:rPr>
                <w:rFonts w:eastAsia="Malgun Gothic"/>
                <w:sz w:val="16"/>
                <w:szCs w:val="16"/>
                <w:lang w:val="en-GB"/>
              </w:rPr>
              <w:t>Purpose</w:t>
            </w:r>
          </w:p>
        </w:tc>
        <w:tc>
          <w:tcPr>
            <w:tcW w:w="3402" w:type="dxa"/>
          </w:tcPr>
          <w:p w14:paraId="2DF33318" w14:textId="02A0E158" w:rsidR="007731E9" w:rsidRPr="000F3C94" w:rsidRDefault="007731E9" w:rsidP="007731E9">
            <w:pPr>
              <w:snapToGrid w:val="0"/>
              <w:spacing w:before="60" w:after="60"/>
              <w:jc w:val="left"/>
              <w:rPr>
                <w:sz w:val="16"/>
                <w:szCs w:val="16"/>
                <w:lang w:val="en-GB"/>
              </w:rPr>
            </w:pPr>
            <w:r w:rsidRPr="000F3C94">
              <w:rPr>
                <w:sz w:val="16"/>
                <w:szCs w:val="16"/>
                <w:lang w:val="en-GB"/>
              </w:rPr>
              <w:t>The purpose of the dataset</w:t>
            </w:r>
          </w:p>
        </w:tc>
        <w:tc>
          <w:tcPr>
            <w:tcW w:w="850" w:type="dxa"/>
          </w:tcPr>
          <w:p w14:paraId="65FBDEA8" w14:textId="70F18DEF" w:rsidR="007731E9" w:rsidRPr="000F3C94" w:rsidRDefault="007731E9" w:rsidP="007731E9">
            <w:pPr>
              <w:snapToGrid w:val="0"/>
              <w:spacing w:before="60" w:after="60"/>
              <w:jc w:val="center"/>
              <w:rPr>
                <w:sz w:val="16"/>
                <w:szCs w:val="16"/>
                <w:lang w:val="en-GB"/>
              </w:rPr>
            </w:pPr>
            <w:r w:rsidRPr="000F3C94">
              <w:rPr>
                <w:sz w:val="16"/>
                <w:szCs w:val="16"/>
                <w:lang w:val="en-GB"/>
              </w:rPr>
              <w:t>-</w:t>
            </w:r>
          </w:p>
        </w:tc>
        <w:tc>
          <w:tcPr>
            <w:tcW w:w="5670" w:type="dxa"/>
          </w:tcPr>
          <w:p w14:paraId="0A99C30D" w14:textId="3325627A" w:rsidR="007731E9" w:rsidRPr="000F3C94" w:rsidRDefault="007731E9" w:rsidP="007731E9">
            <w:pPr>
              <w:snapToGrid w:val="0"/>
              <w:spacing w:before="60" w:after="60"/>
              <w:jc w:val="left"/>
              <w:rPr>
                <w:sz w:val="16"/>
                <w:szCs w:val="16"/>
                <w:lang w:val="en-GB"/>
              </w:rPr>
            </w:pPr>
          </w:p>
        </w:tc>
      </w:tr>
      <w:tr w:rsidR="007731E9" w:rsidRPr="000F3C94" w14:paraId="652347BE" w14:textId="77777777" w:rsidTr="009D1BE3">
        <w:trPr>
          <w:trHeight w:val="20"/>
        </w:trPr>
        <w:tc>
          <w:tcPr>
            <w:tcW w:w="1418" w:type="dxa"/>
          </w:tcPr>
          <w:p w14:paraId="0695811F" w14:textId="0506C4D1" w:rsidR="007731E9" w:rsidRPr="000F3C94" w:rsidRDefault="007731E9" w:rsidP="007731E9">
            <w:pPr>
              <w:snapToGrid w:val="0"/>
              <w:spacing w:before="60" w:after="60"/>
              <w:jc w:val="left"/>
              <w:rPr>
                <w:rFonts w:eastAsia="Malgun Gothic"/>
                <w:sz w:val="16"/>
                <w:szCs w:val="16"/>
                <w:lang w:val="en-GB"/>
              </w:rPr>
            </w:pPr>
            <w:r w:rsidRPr="000F3C94">
              <w:rPr>
                <w:sz w:val="16"/>
                <w:szCs w:val="16"/>
                <w:lang w:val="en-GB"/>
              </w:rPr>
              <w:t>Value</w:t>
            </w:r>
          </w:p>
        </w:tc>
        <w:tc>
          <w:tcPr>
            <w:tcW w:w="2977" w:type="dxa"/>
          </w:tcPr>
          <w:p w14:paraId="73E95A99" w14:textId="4D7E6FD8" w:rsidR="007731E9" w:rsidRPr="000F3C94" w:rsidRDefault="007731E9" w:rsidP="007731E9">
            <w:pPr>
              <w:snapToGrid w:val="0"/>
              <w:spacing w:before="60" w:after="60"/>
              <w:jc w:val="left"/>
              <w:rPr>
                <w:rFonts w:eastAsia="Malgun Gothic"/>
                <w:sz w:val="16"/>
                <w:szCs w:val="16"/>
                <w:lang w:val="en-GB"/>
              </w:rPr>
            </w:pPr>
            <w:proofErr w:type="spellStart"/>
            <w:r w:rsidRPr="000F3C94">
              <w:rPr>
                <w:rFonts w:eastAsia="Malgun Gothic"/>
                <w:sz w:val="16"/>
                <w:szCs w:val="16"/>
                <w:lang w:val="en-GB"/>
              </w:rPr>
              <w:t>newDataset</w:t>
            </w:r>
            <w:proofErr w:type="spellEnd"/>
          </w:p>
        </w:tc>
        <w:tc>
          <w:tcPr>
            <w:tcW w:w="3402" w:type="dxa"/>
          </w:tcPr>
          <w:p w14:paraId="5A458FF9" w14:textId="701D9C63" w:rsidR="007731E9" w:rsidRPr="000F3C94" w:rsidRDefault="007731E9" w:rsidP="007731E9">
            <w:pPr>
              <w:snapToGrid w:val="0"/>
              <w:spacing w:before="60" w:after="60"/>
              <w:jc w:val="left"/>
              <w:rPr>
                <w:sz w:val="16"/>
                <w:szCs w:val="16"/>
                <w:lang w:val="en-GB"/>
              </w:rPr>
            </w:pPr>
            <w:r w:rsidRPr="000F3C94">
              <w:rPr>
                <w:rFonts w:eastAsia="Malgun Gothic"/>
                <w:sz w:val="16"/>
                <w:szCs w:val="16"/>
                <w:lang w:val="en-GB"/>
              </w:rPr>
              <w:t>Brand new dataset</w:t>
            </w:r>
          </w:p>
        </w:tc>
        <w:tc>
          <w:tcPr>
            <w:tcW w:w="850" w:type="dxa"/>
          </w:tcPr>
          <w:p w14:paraId="39B12EFB" w14:textId="3B05841E" w:rsidR="007731E9" w:rsidRPr="000F3C94" w:rsidRDefault="007731E9" w:rsidP="007731E9">
            <w:pPr>
              <w:snapToGrid w:val="0"/>
              <w:spacing w:before="60" w:after="60"/>
              <w:jc w:val="center"/>
              <w:rPr>
                <w:sz w:val="16"/>
                <w:szCs w:val="16"/>
                <w:lang w:val="en-GB"/>
              </w:rPr>
            </w:pPr>
            <w:r w:rsidRPr="000F3C94">
              <w:rPr>
                <w:rFonts w:eastAsia="Malgun Gothic"/>
                <w:sz w:val="16"/>
                <w:szCs w:val="16"/>
                <w:lang w:val="en-GB"/>
              </w:rPr>
              <w:t>1</w:t>
            </w:r>
          </w:p>
        </w:tc>
        <w:tc>
          <w:tcPr>
            <w:tcW w:w="5670" w:type="dxa"/>
          </w:tcPr>
          <w:p w14:paraId="5D641FC2" w14:textId="5DAA3A01" w:rsidR="007731E9" w:rsidRPr="000F3C94" w:rsidRDefault="007731E9" w:rsidP="007731E9">
            <w:pPr>
              <w:snapToGrid w:val="0"/>
              <w:spacing w:before="60" w:after="60"/>
              <w:jc w:val="left"/>
              <w:rPr>
                <w:sz w:val="16"/>
                <w:szCs w:val="16"/>
                <w:lang w:val="en-GB"/>
              </w:rPr>
            </w:pPr>
            <w:r w:rsidRPr="000F3C94">
              <w:rPr>
                <w:rFonts w:eastAsia="Malgun Gothic"/>
                <w:sz w:val="16"/>
                <w:szCs w:val="16"/>
                <w:lang w:val="en-GB"/>
              </w:rPr>
              <w:t>No data has previously been produced for this area</w:t>
            </w:r>
          </w:p>
        </w:tc>
      </w:tr>
      <w:tr w:rsidR="007731E9" w:rsidRPr="000F3C94" w14:paraId="41F5727E" w14:textId="77777777" w:rsidTr="009D1BE3">
        <w:trPr>
          <w:trHeight w:val="20"/>
        </w:trPr>
        <w:tc>
          <w:tcPr>
            <w:tcW w:w="1418" w:type="dxa"/>
          </w:tcPr>
          <w:p w14:paraId="1F656903" w14:textId="6FB938CD" w:rsidR="007731E9" w:rsidRPr="000F3C94" w:rsidRDefault="007731E9" w:rsidP="007731E9">
            <w:pPr>
              <w:snapToGrid w:val="0"/>
              <w:spacing w:before="60" w:after="60"/>
              <w:jc w:val="left"/>
              <w:rPr>
                <w:rFonts w:eastAsia="Malgun Gothic"/>
                <w:sz w:val="16"/>
                <w:szCs w:val="16"/>
                <w:lang w:val="en-GB"/>
              </w:rPr>
            </w:pPr>
            <w:r w:rsidRPr="000F3C94">
              <w:rPr>
                <w:sz w:val="16"/>
                <w:szCs w:val="16"/>
                <w:lang w:val="en-GB"/>
              </w:rPr>
              <w:t>Value</w:t>
            </w:r>
          </w:p>
        </w:tc>
        <w:tc>
          <w:tcPr>
            <w:tcW w:w="2977" w:type="dxa"/>
          </w:tcPr>
          <w:p w14:paraId="15841DF1" w14:textId="11811092" w:rsidR="007731E9" w:rsidRPr="000F3C94" w:rsidRDefault="007731E9" w:rsidP="007731E9">
            <w:pPr>
              <w:snapToGrid w:val="0"/>
              <w:spacing w:before="60" w:after="60"/>
              <w:jc w:val="left"/>
              <w:rPr>
                <w:sz w:val="16"/>
                <w:szCs w:val="16"/>
                <w:lang w:val="en-GB"/>
              </w:rPr>
            </w:pPr>
            <w:proofErr w:type="spellStart"/>
            <w:r w:rsidRPr="000F3C94">
              <w:rPr>
                <w:rFonts w:eastAsia="Malgun Gothic"/>
                <w:sz w:val="16"/>
                <w:szCs w:val="16"/>
                <w:lang w:val="en-GB"/>
              </w:rPr>
              <w:t>newEdition</w:t>
            </w:r>
            <w:proofErr w:type="spellEnd"/>
          </w:p>
        </w:tc>
        <w:tc>
          <w:tcPr>
            <w:tcW w:w="3402" w:type="dxa"/>
          </w:tcPr>
          <w:p w14:paraId="087D58D5" w14:textId="37BFE7E4" w:rsidR="007731E9" w:rsidRPr="000F3C94" w:rsidRDefault="007731E9" w:rsidP="007731E9">
            <w:pPr>
              <w:snapToGrid w:val="0"/>
              <w:spacing w:before="60" w:after="60"/>
              <w:jc w:val="left"/>
              <w:rPr>
                <w:sz w:val="16"/>
                <w:szCs w:val="16"/>
                <w:lang w:val="en-GB"/>
              </w:rPr>
            </w:pPr>
            <w:r w:rsidRPr="000F3C94">
              <w:rPr>
                <w:rFonts w:eastAsia="Malgun Gothic"/>
                <w:sz w:val="16"/>
                <w:szCs w:val="16"/>
                <w:lang w:val="en-GB"/>
              </w:rPr>
              <w:t xml:space="preserve">New edition of the dataset or </w:t>
            </w:r>
            <w:r w:rsidR="002D179D" w:rsidRPr="000F3C94">
              <w:rPr>
                <w:rFonts w:eastAsia="Malgun Gothic"/>
                <w:sz w:val="16"/>
                <w:szCs w:val="16"/>
                <w:lang w:val="en-GB"/>
              </w:rPr>
              <w:t>C</w:t>
            </w:r>
            <w:r w:rsidRPr="000F3C94">
              <w:rPr>
                <w:rFonts w:eastAsia="Malgun Gothic"/>
                <w:sz w:val="16"/>
                <w:szCs w:val="16"/>
                <w:lang w:val="en-GB"/>
              </w:rPr>
              <w:t>atalogue</w:t>
            </w:r>
          </w:p>
        </w:tc>
        <w:tc>
          <w:tcPr>
            <w:tcW w:w="850" w:type="dxa"/>
          </w:tcPr>
          <w:p w14:paraId="4BC59249" w14:textId="19B5109A" w:rsidR="007731E9" w:rsidRPr="000F3C94" w:rsidRDefault="007731E9" w:rsidP="007731E9">
            <w:pPr>
              <w:snapToGrid w:val="0"/>
              <w:spacing w:before="60" w:after="60"/>
              <w:jc w:val="center"/>
              <w:rPr>
                <w:sz w:val="16"/>
                <w:szCs w:val="16"/>
                <w:lang w:val="en-GB"/>
              </w:rPr>
            </w:pPr>
            <w:r w:rsidRPr="000F3C94">
              <w:rPr>
                <w:rFonts w:eastAsia="Malgun Gothic"/>
                <w:sz w:val="16"/>
                <w:szCs w:val="16"/>
                <w:lang w:val="en-GB"/>
              </w:rPr>
              <w:t>2</w:t>
            </w:r>
          </w:p>
        </w:tc>
        <w:tc>
          <w:tcPr>
            <w:tcW w:w="5670" w:type="dxa"/>
          </w:tcPr>
          <w:p w14:paraId="7589C91E" w14:textId="524AADC0" w:rsidR="007731E9" w:rsidRPr="000F3C94" w:rsidRDefault="007731E9" w:rsidP="007731E9">
            <w:pPr>
              <w:snapToGrid w:val="0"/>
              <w:spacing w:before="60" w:after="60"/>
              <w:jc w:val="left"/>
              <w:rPr>
                <w:sz w:val="16"/>
                <w:szCs w:val="16"/>
                <w:lang w:val="en-GB"/>
              </w:rPr>
            </w:pPr>
            <w:r w:rsidRPr="000F3C94">
              <w:rPr>
                <w:sz w:val="16"/>
                <w:szCs w:val="16"/>
                <w:lang w:val="en-GB"/>
              </w:rPr>
              <w:t>Includes new information which has not been previously distributed by updates</w:t>
            </w:r>
          </w:p>
        </w:tc>
      </w:tr>
      <w:tr w:rsidR="007731E9" w:rsidRPr="000F3C94" w14:paraId="2A9ED53C" w14:textId="77777777" w:rsidTr="009D1BE3">
        <w:trPr>
          <w:cantSplit/>
          <w:trHeight w:val="20"/>
        </w:trPr>
        <w:tc>
          <w:tcPr>
            <w:tcW w:w="1418" w:type="dxa"/>
          </w:tcPr>
          <w:p w14:paraId="4DBEF49A" w14:textId="2FC4F720" w:rsidR="007731E9" w:rsidRPr="000F3C94" w:rsidRDefault="007731E9" w:rsidP="007731E9">
            <w:pPr>
              <w:snapToGrid w:val="0"/>
              <w:spacing w:before="60" w:after="60"/>
              <w:jc w:val="left"/>
              <w:rPr>
                <w:rFonts w:eastAsia="Malgun Gothic"/>
                <w:sz w:val="16"/>
                <w:szCs w:val="16"/>
                <w:lang w:val="en-GB"/>
              </w:rPr>
            </w:pPr>
            <w:r w:rsidRPr="000F3C94">
              <w:rPr>
                <w:sz w:val="16"/>
                <w:szCs w:val="16"/>
                <w:lang w:val="en-GB"/>
              </w:rPr>
              <w:t>Value</w:t>
            </w:r>
          </w:p>
        </w:tc>
        <w:tc>
          <w:tcPr>
            <w:tcW w:w="2977" w:type="dxa"/>
          </w:tcPr>
          <w:p w14:paraId="00362983" w14:textId="1167803A" w:rsidR="007731E9" w:rsidRPr="000F3C94" w:rsidRDefault="00AF7683" w:rsidP="007731E9">
            <w:pPr>
              <w:snapToGrid w:val="0"/>
              <w:spacing w:before="60" w:after="60"/>
              <w:jc w:val="left"/>
              <w:rPr>
                <w:rFonts w:eastAsia="Malgun Gothic"/>
                <w:sz w:val="16"/>
                <w:szCs w:val="16"/>
                <w:lang w:val="en-GB"/>
              </w:rPr>
            </w:pPr>
            <w:r w:rsidRPr="000F3C94">
              <w:rPr>
                <w:rFonts w:eastAsia="Malgun Gothic"/>
                <w:sz w:val="16"/>
                <w:szCs w:val="16"/>
                <w:lang w:val="en-GB"/>
              </w:rPr>
              <w:t>u</w:t>
            </w:r>
            <w:r w:rsidR="007731E9" w:rsidRPr="000F3C94">
              <w:rPr>
                <w:rFonts w:eastAsia="Malgun Gothic"/>
                <w:sz w:val="16"/>
                <w:szCs w:val="16"/>
                <w:lang w:val="en-GB"/>
              </w:rPr>
              <w:t>pdate</w:t>
            </w:r>
          </w:p>
        </w:tc>
        <w:tc>
          <w:tcPr>
            <w:tcW w:w="3402" w:type="dxa"/>
          </w:tcPr>
          <w:p w14:paraId="38E342FC" w14:textId="77BB7016" w:rsidR="007731E9" w:rsidRPr="000F3C94" w:rsidRDefault="007731E9" w:rsidP="007731E9">
            <w:pPr>
              <w:snapToGrid w:val="0"/>
              <w:spacing w:before="60" w:after="60"/>
              <w:jc w:val="left"/>
              <w:rPr>
                <w:sz w:val="16"/>
                <w:szCs w:val="16"/>
                <w:lang w:val="en-GB"/>
              </w:rPr>
            </w:pPr>
            <w:r w:rsidRPr="000F3C94">
              <w:rPr>
                <w:rFonts w:eastAsia="Malgun Gothic"/>
                <w:sz w:val="16"/>
                <w:szCs w:val="16"/>
                <w:lang w:val="en-GB"/>
              </w:rPr>
              <w:t>Dataset update</w:t>
            </w:r>
          </w:p>
        </w:tc>
        <w:tc>
          <w:tcPr>
            <w:tcW w:w="850" w:type="dxa"/>
          </w:tcPr>
          <w:p w14:paraId="018D8077" w14:textId="6CC7ED22" w:rsidR="007731E9" w:rsidRPr="000F3C94" w:rsidRDefault="007731E9" w:rsidP="007731E9">
            <w:pPr>
              <w:snapToGrid w:val="0"/>
              <w:spacing w:before="60" w:after="60"/>
              <w:jc w:val="center"/>
              <w:rPr>
                <w:rFonts w:eastAsia="Malgun Gothic"/>
                <w:sz w:val="16"/>
                <w:szCs w:val="16"/>
                <w:lang w:val="en-GB"/>
              </w:rPr>
            </w:pPr>
            <w:r w:rsidRPr="000F3C94">
              <w:rPr>
                <w:rFonts w:eastAsia="Malgun Gothic"/>
                <w:sz w:val="16"/>
                <w:szCs w:val="16"/>
                <w:lang w:val="en-GB"/>
              </w:rPr>
              <w:t>3</w:t>
            </w:r>
          </w:p>
        </w:tc>
        <w:tc>
          <w:tcPr>
            <w:tcW w:w="5670" w:type="dxa"/>
          </w:tcPr>
          <w:p w14:paraId="2C85F899" w14:textId="4CE115FB" w:rsidR="007731E9" w:rsidRPr="000F3C94" w:rsidRDefault="007731E9" w:rsidP="007731E9">
            <w:pPr>
              <w:snapToGrid w:val="0"/>
              <w:spacing w:before="60" w:after="60"/>
              <w:jc w:val="left"/>
              <w:rPr>
                <w:sz w:val="16"/>
                <w:szCs w:val="16"/>
                <w:lang w:val="en-GB"/>
              </w:rPr>
            </w:pPr>
            <w:r w:rsidRPr="000F3C94">
              <w:rPr>
                <w:sz w:val="16"/>
                <w:szCs w:val="16"/>
                <w:lang w:val="en-GB"/>
              </w:rPr>
              <w:t>Changing some information in an existing dataset</w:t>
            </w:r>
          </w:p>
        </w:tc>
      </w:tr>
      <w:tr w:rsidR="007731E9" w:rsidRPr="000F3C94" w14:paraId="06DDC4D6" w14:textId="77777777" w:rsidTr="009D1BE3">
        <w:trPr>
          <w:cantSplit/>
          <w:trHeight w:val="20"/>
        </w:trPr>
        <w:tc>
          <w:tcPr>
            <w:tcW w:w="1418" w:type="dxa"/>
          </w:tcPr>
          <w:p w14:paraId="60948783" w14:textId="32495AC5" w:rsidR="007731E9" w:rsidRPr="000F3C94" w:rsidRDefault="007731E9" w:rsidP="007731E9">
            <w:pPr>
              <w:snapToGrid w:val="0"/>
              <w:spacing w:before="60" w:after="60"/>
              <w:jc w:val="left"/>
              <w:rPr>
                <w:rFonts w:eastAsia="Malgun Gothic"/>
                <w:sz w:val="16"/>
                <w:szCs w:val="16"/>
                <w:lang w:val="en-GB"/>
              </w:rPr>
            </w:pPr>
            <w:r w:rsidRPr="000F3C94">
              <w:rPr>
                <w:sz w:val="16"/>
                <w:szCs w:val="16"/>
                <w:lang w:val="en-GB"/>
              </w:rPr>
              <w:lastRenderedPageBreak/>
              <w:t>Value</w:t>
            </w:r>
          </w:p>
        </w:tc>
        <w:tc>
          <w:tcPr>
            <w:tcW w:w="2977" w:type="dxa"/>
          </w:tcPr>
          <w:p w14:paraId="1FF53848" w14:textId="30EA8144" w:rsidR="007731E9" w:rsidRPr="000F3C94" w:rsidRDefault="00AF7683" w:rsidP="007731E9">
            <w:pPr>
              <w:snapToGrid w:val="0"/>
              <w:spacing w:before="60" w:after="60"/>
              <w:jc w:val="left"/>
              <w:rPr>
                <w:rFonts w:eastAsia="Malgun Gothic"/>
                <w:sz w:val="16"/>
                <w:szCs w:val="16"/>
                <w:lang w:val="en-GB"/>
              </w:rPr>
            </w:pPr>
            <w:r w:rsidRPr="000F3C94">
              <w:rPr>
                <w:rFonts w:eastAsia="Malgun Gothic"/>
                <w:sz w:val="16"/>
                <w:szCs w:val="16"/>
                <w:lang w:val="en-GB"/>
              </w:rPr>
              <w:t>r</w:t>
            </w:r>
            <w:r w:rsidR="007731E9" w:rsidRPr="000F3C94">
              <w:rPr>
                <w:rFonts w:eastAsia="Malgun Gothic"/>
                <w:sz w:val="16"/>
                <w:szCs w:val="16"/>
                <w:lang w:val="en-GB"/>
              </w:rPr>
              <w:t>eissue</w:t>
            </w:r>
          </w:p>
        </w:tc>
        <w:tc>
          <w:tcPr>
            <w:tcW w:w="3402" w:type="dxa"/>
          </w:tcPr>
          <w:p w14:paraId="1D7CF807" w14:textId="2DF6F379" w:rsidR="007731E9" w:rsidRPr="000F3C94" w:rsidRDefault="007731E9" w:rsidP="007731E9">
            <w:pPr>
              <w:snapToGrid w:val="0"/>
              <w:spacing w:before="60" w:after="60"/>
              <w:jc w:val="left"/>
              <w:rPr>
                <w:sz w:val="16"/>
                <w:szCs w:val="16"/>
                <w:lang w:val="en-GB"/>
              </w:rPr>
            </w:pPr>
            <w:r w:rsidRPr="000F3C94">
              <w:rPr>
                <w:rFonts w:eastAsia="Malgun Gothic"/>
                <w:sz w:val="16"/>
                <w:szCs w:val="16"/>
                <w:lang w:val="en-GB"/>
              </w:rPr>
              <w:t>Dataset that has been re-issued</w:t>
            </w:r>
          </w:p>
        </w:tc>
        <w:tc>
          <w:tcPr>
            <w:tcW w:w="850" w:type="dxa"/>
          </w:tcPr>
          <w:p w14:paraId="5E43DE29" w14:textId="75E742CB" w:rsidR="007731E9" w:rsidRPr="000F3C94" w:rsidRDefault="007731E9" w:rsidP="007731E9">
            <w:pPr>
              <w:snapToGrid w:val="0"/>
              <w:spacing w:before="60" w:after="60"/>
              <w:jc w:val="center"/>
              <w:rPr>
                <w:rFonts w:eastAsia="Malgun Gothic"/>
                <w:sz w:val="16"/>
                <w:szCs w:val="16"/>
                <w:lang w:val="en-GB"/>
              </w:rPr>
            </w:pPr>
            <w:r w:rsidRPr="000F3C94">
              <w:rPr>
                <w:rFonts w:eastAsia="Malgun Gothic"/>
                <w:sz w:val="16"/>
                <w:szCs w:val="16"/>
                <w:lang w:val="en-GB"/>
              </w:rPr>
              <w:t>4</w:t>
            </w:r>
          </w:p>
        </w:tc>
        <w:tc>
          <w:tcPr>
            <w:tcW w:w="5670" w:type="dxa"/>
          </w:tcPr>
          <w:p w14:paraId="6CAEBEE2" w14:textId="0E46A0D0" w:rsidR="007731E9" w:rsidRPr="000F3C94" w:rsidRDefault="007731E9" w:rsidP="007731E9">
            <w:pPr>
              <w:snapToGrid w:val="0"/>
              <w:spacing w:before="60" w:after="60"/>
              <w:jc w:val="left"/>
              <w:rPr>
                <w:sz w:val="16"/>
                <w:szCs w:val="16"/>
                <w:lang w:val="en-GB"/>
              </w:rPr>
            </w:pPr>
            <w:r w:rsidRPr="000F3C94">
              <w:rPr>
                <w:sz w:val="16"/>
                <w:szCs w:val="16"/>
                <w:lang w:val="en-GB"/>
              </w:rPr>
              <w:t>Includes all the updates applied to the original dataset up to the date of the re-issue. A re-issue does not contain any new information additional to that previously issued by updates</w:t>
            </w:r>
          </w:p>
        </w:tc>
      </w:tr>
      <w:tr w:rsidR="007731E9" w:rsidRPr="000F3C94" w14:paraId="180C2A00" w14:textId="77777777" w:rsidTr="009D1BE3">
        <w:trPr>
          <w:cantSplit/>
          <w:trHeight w:val="20"/>
        </w:trPr>
        <w:tc>
          <w:tcPr>
            <w:tcW w:w="1418" w:type="dxa"/>
          </w:tcPr>
          <w:p w14:paraId="3FB65DAB" w14:textId="432C10BB" w:rsidR="007731E9" w:rsidRPr="000F3C94" w:rsidRDefault="007731E9" w:rsidP="007731E9">
            <w:pPr>
              <w:snapToGrid w:val="0"/>
              <w:spacing w:before="60" w:after="60"/>
              <w:jc w:val="left"/>
              <w:rPr>
                <w:rFonts w:eastAsia="Malgun Gothic"/>
                <w:sz w:val="16"/>
                <w:szCs w:val="16"/>
                <w:lang w:val="en-GB"/>
              </w:rPr>
            </w:pPr>
            <w:r w:rsidRPr="000F3C94">
              <w:rPr>
                <w:sz w:val="16"/>
                <w:szCs w:val="16"/>
                <w:lang w:val="en-GB"/>
              </w:rPr>
              <w:t>Value</w:t>
            </w:r>
          </w:p>
        </w:tc>
        <w:tc>
          <w:tcPr>
            <w:tcW w:w="2977" w:type="dxa"/>
          </w:tcPr>
          <w:p w14:paraId="6F4DABAE" w14:textId="22731E0C" w:rsidR="007731E9" w:rsidRPr="000F3C94" w:rsidRDefault="00AF7683" w:rsidP="007731E9">
            <w:pPr>
              <w:snapToGrid w:val="0"/>
              <w:spacing w:before="60" w:after="60"/>
              <w:jc w:val="left"/>
              <w:rPr>
                <w:rFonts w:eastAsia="Malgun Gothic"/>
                <w:sz w:val="16"/>
                <w:szCs w:val="16"/>
                <w:lang w:val="en-GB"/>
              </w:rPr>
            </w:pPr>
            <w:r w:rsidRPr="000F3C94">
              <w:rPr>
                <w:rFonts w:eastAsia="Malgun Gothic"/>
                <w:sz w:val="16"/>
                <w:szCs w:val="16"/>
                <w:lang w:val="en-GB"/>
              </w:rPr>
              <w:t>c</w:t>
            </w:r>
            <w:r w:rsidR="007731E9" w:rsidRPr="000F3C94">
              <w:rPr>
                <w:rFonts w:eastAsia="Malgun Gothic"/>
                <w:sz w:val="16"/>
                <w:szCs w:val="16"/>
                <w:lang w:val="en-GB"/>
              </w:rPr>
              <w:t>ancellation</w:t>
            </w:r>
          </w:p>
        </w:tc>
        <w:tc>
          <w:tcPr>
            <w:tcW w:w="3402" w:type="dxa"/>
          </w:tcPr>
          <w:p w14:paraId="11C0260E" w14:textId="6E0AA953" w:rsidR="007731E9" w:rsidRPr="000F3C94" w:rsidRDefault="007731E9" w:rsidP="007731E9">
            <w:pPr>
              <w:snapToGrid w:val="0"/>
              <w:spacing w:before="60" w:after="60"/>
              <w:jc w:val="left"/>
              <w:rPr>
                <w:sz w:val="16"/>
                <w:szCs w:val="16"/>
                <w:lang w:val="en-GB"/>
              </w:rPr>
            </w:pPr>
            <w:r w:rsidRPr="000F3C94">
              <w:rPr>
                <w:rFonts w:eastAsia="Malgun Gothic"/>
                <w:sz w:val="16"/>
                <w:szCs w:val="16"/>
                <w:lang w:val="en-GB"/>
              </w:rPr>
              <w:t>Dataset or catalogue that has been cancelled</w:t>
            </w:r>
          </w:p>
        </w:tc>
        <w:tc>
          <w:tcPr>
            <w:tcW w:w="850" w:type="dxa"/>
          </w:tcPr>
          <w:p w14:paraId="138093AC" w14:textId="2A0EBF2D" w:rsidR="007731E9" w:rsidRPr="000F3C94" w:rsidRDefault="007731E9" w:rsidP="007731E9">
            <w:pPr>
              <w:snapToGrid w:val="0"/>
              <w:spacing w:before="60" w:after="60"/>
              <w:jc w:val="center"/>
              <w:rPr>
                <w:rFonts w:eastAsia="Malgun Gothic"/>
                <w:sz w:val="16"/>
                <w:szCs w:val="16"/>
                <w:lang w:val="en-GB"/>
              </w:rPr>
            </w:pPr>
            <w:r w:rsidRPr="000F3C94">
              <w:rPr>
                <w:rFonts w:eastAsia="Malgun Gothic"/>
                <w:sz w:val="16"/>
                <w:szCs w:val="16"/>
                <w:lang w:val="en-GB"/>
              </w:rPr>
              <w:t>5</w:t>
            </w:r>
          </w:p>
        </w:tc>
        <w:tc>
          <w:tcPr>
            <w:tcW w:w="5670" w:type="dxa"/>
          </w:tcPr>
          <w:p w14:paraId="46ADE3E2" w14:textId="12C8FC17" w:rsidR="007731E9" w:rsidRPr="000F3C94" w:rsidRDefault="007731E9" w:rsidP="007731E9">
            <w:pPr>
              <w:snapToGrid w:val="0"/>
              <w:spacing w:before="60" w:after="60"/>
              <w:jc w:val="left"/>
              <w:rPr>
                <w:sz w:val="16"/>
                <w:szCs w:val="16"/>
                <w:lang w:val="en-GB"/>
              </w:rPr>
            </w:pPr>
            <w:r w:rsidRPr="000F3C94">
              <w:rPr>
                <w:rFonts w:eastAsia="Malgun Gothic"/>
                <w:sz w:val="16"/>
                <w:szCs w:val="16"/>
                <w:lang w:val="en-GB"/>
              </w:rPr>
              <w:t>Indicates the dataset or catalogue should no longer be used and can be deleted</w:t>
            </w:r>
          </w:p>
        </w:tc>
      </w:tr>
      <w:tr w:rsidR="00AF7683" w:rsidRPr="000F3C94" w14:paraId="7B8F0E33" w14:textId="77777777" w:rsidTr="009D1BE3">
        <w:trPr>
          <w:cantSplit/>
          <w:trHeight w:val="20"/>
        </w:trPr>
        <w:tc>
          <w:tcPr>
            <w:tcW w:w="1418" w:type="dxa"/>
          </w:tcPr>
          <w:p w14:paraId="4452BF3C" w14:textId="1B07F996" w:rsidR="00AF7683" w:rsidRPr="000F3C94" w:rsidRDefault="00AF7683" w:rsidP="00AF7683">
            <w:pPr>
              <w:snapToGrid w:val="0"/>
              <w:spacing w:before="60" w:after="60"/>
              <w:jc w:val="left"/>
              <w:rPr>
                <w:rFonts w:eastAsia="Malgun Gothic"/>
                <w:sz w:val="16"/>
                <w:szCs w:val="16"/>
                <w:lang w:val="en-GB"/>
              </w:rPr>
            </w:pPr>
            <w:r w:rsidRPr="000F3C94">
              <w:rPr>
                <w:sz w:val="16"/>
                <w:szCs w:val="16"/>
                <w:lang w:val="en-GB"/>
              </w:rPr>
              <w:t>Value</w:t>
            </w:r>
          </w:p>
        </w:tc>
        <w:tc>
          <w:tcPr>
            <w:tcW w:w="2977" w:type="dxa"/>
          </w:tcPr>
          <w:p w14:paraId="7B51F889" w14:textId="00FB50AD" w:rsidR="00AF7683" w:rsidRPr="000F3C94" w:rsidRDefault="00AF7683" w:rsidP="00AF7683">
            <w:pPr>
              <w:snapToGrid w:val="0"/>
              <w:spacing w:before="60" w:after="60"/>
              <w:jc w:val="left"/>
              <w:rPr>
                <w:rFonts w:eastAsia="Malgun Gothic"/>
                <w:sz w:val="16"/>
                <w:szCs w:val="16"/>
                <w:lang w:val="en-GB"/>
              </w:rPr>
            </w:pPr>
            <w:r w:rsidRPr="000F3C94">
              <w:rPr>
                <w:rFonts w:eastAsia="Malgun Gothic"/>
                <w:sz w:val="16"/>
                <w:szCs w:val="16"/>
                <w:lang w:val="en-GB"/>
              </w:rPr>
              <w:t>delta</w:t>
            </w:r>
          </w:p>
        </w:tc>
        <w:tc>
          <w:tcPr>
            <w:tcW w:w="3402" w:type="dxa"/>
          </w:tcPr>
          <w:p w14:paraId="12B8AC1D" w14:textId="7B312C3F" w:rsidR="00AF7683" w:rsidRPr="000F3C94" w:rsidRDefault="00AF7683" w:rsidP="00AF7683">
            <w:pPr>
              <w:snapToGrid w:val="0"/>
              <w:spacing w:before="60" w:after="60"/>
              <w:jc w:val="left"/>
              <w:rPr>
                <w:sz w:val="16"/>
                <w:szCs w:val="16"/>
                <w:lang w:val="en-GB"/>
              </w:rPr>
            </w:pPr>
            <w:r w:rsidRPr="000F3C94">
              <w:rPr>
                <w:rFonts w:eastAsia="Malgun Gothic"/>
                <w:sz w:val="16"/>
                <w:szCs w:val="16"/>
                <w:lang w:val="en-GB"/>
              </w:rPr>
              <w:t>Dataset difference</w:t>
            </w:r>
          </w:p>
        </w:tc>
        <w:tc>
          <w:tcPr>
            <w:tcW w:w="850" w:type="dxa"/>
          </w:tcPr>
          <w:p w14:paraId="51AF9041" w14:textId="287B65F9" w:rsidR="00AF7683" w:rsidRPr="000F3C94" w:rsidRDefault="00AF7683" w:rsidP="00AF7683">
            <w:pPr>
              <w:snapToGrid w:val="0"/>
              <w:spacing w:before="60" w:after="60"/>
              <w:jc w:val="center"/>
              <w:rPr>
                <w:rFonts w:eastAsia="Malgun Gothic"/>
                <w:sz w:val="16"/>
                <w:szCs w:val="16"/>
                <w:lang w:val="en-GB"/>
              </w:rPr>
            </w:pPr>
            <w:r w:rsidRPr="000F3C94">
              <w:rPr>
                <w:rFonts w:eastAsia="Malgun Gothic"/>
                <w:sz w:val="16"/>
                <w:szCs w:val="16"/>
                <w:lang w:val="en-GB"/>
              </w:rPr>
              <w:t>6</w:t>
            </w:r>
          </w:p>
        </w:tc>
        <w:tc>
          <w:tcPr>
            <w:tcW w:w="5670" w:type="dxa"/>
          </w:tcPr>
          <w:p w14:paraId="573DDE89" w14:textId="2103C951" w:rsidR="00AF7683" w:rsidRPr="000F3C94" w:rsidRDefault="00AF7683" w:rsidP="00AF7683">
            <w:pPr>
              <w:snapToGrid w:val="0"/>
              <w:spacing w:before="60" w:after="60"/>
              <w:jc w:val="left"/>
              <w:rPr>
                <w:sz w:val="16"/>
                <w:szCs w:val="16"/>
                <w:lang w:val="en-GB"/>
              </w:rPr>
            </w:pPr>
            <w:r w:rsidRPr="000F3C94">
              <w:rPr>
                <w:rFonts w:eastAsia="Malgun Gothic"/>
                <w:sz w:val="16"/>
                <w:szCs w:val="16"/>
                <w:lang w:val="en-GB"/>
              </w:rPr>
              <w:t>Reserved for future use</w:t>
            </w:r>
          </w:p>
        </w:tc>
      </w:tr>
    </w:tbl>
    <w:p w14:paraId="233AA116" w14:textId="77777777" w:rsidR="00355F16" w:rsidRPr="000F3C94" w:rsidRDefault="00355F16" w:rsidP="00355F16">
      <w:pPr>
        <w:spacing w:after="0"/>
        <w:rPr>
          <w:lang w:val="en-GB"/>
        </w:rPr>
      </w:pPr>
    </w:p>
    <w:p w14:paraId="35566B17" w14:textId="1CDE9D06" w:rsidR="00B92617" w:rsidRPr="000F3C94" w:rsidRDefault="00B92617" w:rsidP="00355F16">
      <w:pPr>
        <w:pStyle w:val="Heading4"/>
        <w:tabs>
          <w:tab w:val="clear" w:pos="940"/>
          <w:tab w:val="clear" w:pos="1140"/>
          <w:tab w:val="clear" w:pos="1360"/>
        </w:tabs>
        <w:rPr>
          <w:lang w:val="en-GB"/>
        </w:rPr>
      </w:pPr>
      <w:r w:rsidRPr="000F3C94">
        <w:rPr>
          <w:lang w:val="en-GB"/>
        </w:rPr>
        <w:t>S100_TemporalExtent</w:t>
      </w:r>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2977"/>
        <w:gridCol w:w="3544"/>
        <w:gridCol w:w="850"/>
        <w:gridCol w:w="2126"/>
        <w:gridCol w:w="3402"/>
      </w:tblGrid>
      <w:tr w:rsidR="00672546" w:rsidRPr="000F3C94" w14:paraId="3310FABB" w14:textId="77777777" w:rsidTr="00264BFF">
        <w:trPr>
          <w:trHeight w:val="277"/>
        </w:trPr>
        <w:tc>
          <w:tcPr>
            <w:tcW w:w="1418" w:type="dxa"/>
            <w:shd w:val="clear" w:color="auto" w:fill="E7E6E6"/>
          </w:tcPr>
          <w:p w14:paraId="1CC3C72D" w14:textId="22B7D31A" w:rsidR="00672546" w:rsidRPr="000F3C94" w:rsidRDefault="00672546" w:rsidP="00672546">
            <w:pPr>
              <w:snapToGrid w:val="0"/>
              <w:spacing w:before="60" w:after="60"/>
              <w:jc w:val="left"/>
              <w:rPr>
                <w:b/>
                <w:sz w:val="16"/>
                <w:szCs w:val="16"/>
                <w:lang w:val="en-GB"/>
              </w:rPr>
            </w:pPr>
            <w:r w:rsidRPr="000F3C94">
              <w:rPr>
                <w:b/>
                <w:sz w:val="16"/>
                <w:szCs w:val="16"/>
                <w:lang w:val="en-GB"/>
              </w:rPr>
              <w:t>Role Name</w:t>
            </w:r>
          </w:p>
        </w:tc>
        <w:tc>
          <w:tcPr>
            <w:tcW w:w="2977" w:type="dxa"/>
            <w:shd w:val="clear" w:color="auto" w:fill="E7E6E6"/>
          </w:tcPr>
          <w:p w14:paraId="5AEE7630" w14:textId="65E4F2D1" w:rsidR="00672546" w:rsidRPr="000F3C94" w:rsidRDefault="00672546" w:rsidP="00672546">
            <w:pPr>
              <w:snapToGrid w:val="0"/>
              <w:spacing w:before="60" w:after="60"/>
              <w:jc w:val="left"/>
              <w:rPr>
                <w:b/>
                <w:sz w:val="16"/>
                <w:szCs w:val="16"/>
                <w:lang w:val="en-GB"/>
              </w:rPr>
            </w:pPr>
            <w:r w:rsidRPr="000F3C94">
              <w:rPr>
                <w:b/>
                <w:sz w:val="16"/>
                <w:szCs w:val="16"/>
                <w:lang w:val="en-GB"/>
              </w:rPr>
              <w:t>Name</w:t>
            </w:r>
          </w:p>
        </w:tc>
        <w:tc>
          <w:tcPr>
            <w:tcW w:w="3544" w:type="dxa"/>
            <w:shd w:val="clear" w:color="auto" w:fill="E7E6E6"/>
          </w:tcPr>
          <w:p w14:paraId="093903E1" w14:textId="77777777" w:rsidR="00672546" w:rsidRPr="000F3C94" w:rsidRDefault="00672546" w:rsidP="00672546">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cPr>
          <w:p w14:paraId="6B568C8D" w14:textId="77777777" w:rsidR="00672546" w:rsidRPr="000F3C94" w:rsidRDefault="00672546" w:rsidP="00672546">
            <w:pPr>
              <w:snapToGrid w:val="0"/>
              <w:spacing w:before="60" w:after="60"/>
              <w:jc w:val="center"/>
              <w:rPr>
                <w:b/>
                <w:sz w:val="16"/>
                <w:szCs w:val="16"/>
                <w:lang w:val="en-GB"/>
              </w:rPr>
            </w:pPr>
            <w:r w:rsidRPr="000F3C94">
              <w:rPr>
                <w:b/>
                <w:sz w:val="16"/>
                <w:szCs w:val="16"/>
                <w:lang w:val="en-GB"/>
              </w:rPr>
              <w:t>Mult</w:t>
            </w:r>
          </w:p>
        </w:tc>
        <w:tc>
          <w:tcPr>
            <w:tcW w:w="2126" w:type="dxa"/>
            <w:shd w:val="clear" w:color="auto" w:fill="E7E6E6"/>
          </w:tcPr>
          <w:p w14:paraId="725AF7CD" w14:textId="77777777" w:rsidR="00672546" w:rsidRPr="000F3C94" w:rsidRDefault="00672546" w:rsidP="00672546">
            <w:pPr>
              <w:snapToGrid w:val="0"/>
              <w:spacing w:before="60" w:after="60"/>
              <w:jc w:val="left"/>
              <w:rPr>
                <w:b/>
                <w:sz w:val="16"/>
                <w:szCs w:val="16"/>
                <w:lang w:val="en-GB"/>
              </w:rPr>
            </w:pPr>
            <w:r w:rsidRPr="000F3C94">
              <w:rPr>
                <w:b/>
                <w:sz w:val="16"/>
                <w:szCs w:val="16"/>
                <w:lang w:val="en-GB"/>
              </w:rPr>
              <w:t>Type</w:t>
            </w:r>
          </w:p>
        </w:tc>
        <w:tc>
          <w:tcPr>
            <w:tcW w:w="3402" w:type="dxa"/>
            <w:shd w:val="clear" w:color="auto" w:fill="E7E6E6"/>
          </w:tcPr>
          <w:p w14:paraId="26E179F9" w14:textId="77777777" w:rsidR="00672546" w:rsidRPr="000F3C94" w:rsidRDefault="00672546" w:rsidP="00672546">
            <w:pPr>
              <w:snapToGrid w:val="0"/>
              <w:spacing w:before="60" w:after="60"/>
              <w:jc w:val="left"/>
              <w:rPr>
                <w:b/>
                <w:sz w:val="16"/>
                <w:szCs w:val="16"/>
                <w:lang w:val="en-GB"/>
              </w:rPr>
            </w:pPr>
            <w:r w:rsidRPr="000F3C94">
              <w:rPr>
                <w:b/>
                <w:sz w:val="16"/>
                <w:szCs w:val="16"/>
                <w:lang w:val="en-GB"/>
              </w:rPr>
              <w:t>Remarks</w:t>
            </w:r>
          </w:p>
        </w:tc>
      </w:tr>
      <w:tr w:rsidR="00EC0514" w:rsidRPr="000F3C94" w14:paraId="44DA8B4B" w14:textId="77777777" w:rsidTr="00264BFF">
        <w:trPr>
          <w:trHeight w:val="227"/>
        </w:trPr>
        <w:tc>
          <w:tcPr>
            <w:tcW w:w="1418" w:type="dxa"/>
          </w:tcPr>
          <w:p w14:paraId="00B925BC" w14:textId="012A55BB" w:rsidR="00EC0514" w:rsidRPr="000F3C94" w:rsidRDefault="00EC0514" w:rsidP="00EC0514">
            <w:pPr>
              <w:snapToGrid w:val="0"/>
              <w:spacing w:before="60" w:after="60"/>
              <w:jc w:val="left"/>
              <w:rPr>
                <w:sz w:val="16"/>
                <w:szCs w:val="16"/>
                <w:lang w:val="en-GB"/>
              </w:rPr>
            </w:pPr>
            <w:r w:rsidRPr="000F3C94">
              <w:rPr>
                <w:sz w:val="16"/>
                <w:szCs w:val="16"/>
                <w:lang w:val="en-GB"/>
              </w:rPr>
              <w:t>Class</w:t>
            </w:r>
          </w:p>
        </w:tc>
        <w:tc>
          <w:tcPr>
            <w:tcW w:w="2977" w:type="dxa"/>
          </w:tcPr>
          <w:p w14:paraId="2D6FB765" w14:textId="57A28ADC" w:rsidR="00EC0514" w:rsidRPr="000F3C94" w:rsidRDefault="00EC0514" w:rsidP="00EC0514">
            <w:pPr>
              <w:snapToGrid w:val="0"/>
              <w:spacing w:before="60" w:after="60"/>
              <w:jc w:val="left"/>
              <w:rPr>
                <w:sz w:val="16"/>
                <w:szCs w:val="16"/>
                <w:lang w:val="en-GB"/>
              </w:rPr>
            </w:pPr>
            <w:r w:rsidRPr="000F3C94">
              <w:rPr>
                <w:sz w:val="16"/>
                <w:szCs w:val="16"/>
                <w:lang w:val="en-GB"/>
              </w:rPr>
              <w:t>S100_</w:t>
            </w:r>
            <w:r w:rsidRPr="000F3C94">
              <w:rPr>
                <w:rFonts w:eastAsia="Malgun Gothic"/>
                <w:sz w:val="16"/>
                <w:szCs w:val="16"/>
                <w:lang w:val="en-GB"/>
              </w:rPr>
              <w:t>TemporalExtent</w:t>
            </w:r>
          </w:p>
        </w:tc>
        <w:tc>
          <w:tcPr>
            <w:tcW w:w="3544" w:type="dxa"/>
          </w:tcPr>
          <w:p w14:paraId="31DB60E7" w14:textId="38200830" w:rsidR="00EC0514" w:rsidRPr="000F3C94" w:rsidRDefault="00EC0514" w:rsidP="00EC0514">
            <w:pPr>
              <w:snapToGrid w:val="0"/>
              <w:spacing w:before="60" w:after="60"/>
              <w:jc w:val="left"/>
              <w:rPr>
                <w:sz w:val="16"/>
                <w:szCs w:val="16"/>
                <w:lang w:val="en-GB"/>
              </w:rPr>
            </w:pPr>
            <w:r w:rsidRPr="000F3C94">
              <w:rPr>
                <w:sz w:val="16"/>
                <w:szCs w:val="16"/>
                <w:lang w:val="en-GB"/>
              </w:rPr>
              <w:t>Temporal extent</w:t>
            </w:r>
          </w:p>
        </w:tc>
        <w:tc>
          <w:tcPr>
            <w:tcW w:w="850" w:type="dxa"/>
          </w:tcPr>
          <w:p w14:paraId="48215522" w14:textId="3FE6F59A" w:rsidR="00EC0514" w:rsidRPr="000F3C94" w:rsidRDefault="00EC0514" w:rsidP="00EC0514">
            <w:pPr>
              <w:snapToGrid w:val="0"/>
              <w:spacing w:before="60" w:after="60"/>
              <w:jc w:val="center"/>
              <w:rPr>
                <w:sz w:val="16"/>
                <w:szCs w:val="16"/>
                <w:lang w:val="en-GB"/>
              </w:rPr>
            </w:pPr>
            <w:r w:rsidRPr="000F3C94">
              <w:rPr>
                <w:sz w:val="16"/>
                <w:szCs w:val="16"/>
                <w:lang w:val="en-GB"/>
              </w:rPr>
              <w:t>-</w:t>
            </w:r>
          </w:p>
        </w:tc>
        <w:tc>
          <w:tcPr>
            <w:tcW w:w="2126" w:type="dxa"/>
          </w:tcPr>
          <w:p w14:paraId="41CBE3AD" w14:textId="77777777" w:rsidR="00EC0514" w:rsidRPr="000F3C94" w:rsidRDefault="00EC0514" w:rsidP="00EC0514">
            <w:pPr>
              <w:snapToGrid w:val="0"/>
              <w:spacing w:before="60" w:after="60"/>
              <w:jc w:val="left"/>
              <w:rPr>
                <w:sz w:val="16"/>
                <w:szCs w:val="16"/>
                <w:lang w:val="en-GB"/>
              </w:rPr>
            </w:pPr>
          </w:p>
        </w:tc>
        <w:tc>
          <w:tcPr>
            <w:tcW w:w="3402" w:type="dxa"/>
          </w:tcPr>
          <w:p w14:paraId="45EA3405" w14:textId="71C959C6" w:rsidR="00EC0514" w:rsidRPr="000F3C94" w:rsidRDefault="00EC0514" w:rsidP="00EC0514">
            <w:pPr>
              <w:snapToGrid w:val="0"/>
              <w:spacing w:before="60" w:after="60"/>
              <w:jc w:val="left"/>
              <w:rPr>
                <w:spacing w:val="-12"/>
                <w:sz w:val="16"/>
                <w:szCs w:val="16"/>
                <w:lang w:val="en-GB"/>
              </w:rPr>
            </w:pPr>
            <w:r w:rsidRPr="000F3C94">
              <w:rPr>
                <w:sz w:val="16"/>
                <w:szCs w:val="16"/>
                <w:lang w:val="en-GB"/>
              </w:rPr>
              <w:t xml:space="preserve">At least one of the </w:t>
            </w:r>
            <w:proofErr w:type="spellStart"/>
            <w:r w:rsidRPr="000F3C94">
              <w:rPr>
                <w:sz w:val="16"/>
                <w:szCs w:val="16"/>
                <w:lang w:val="en-GB"/>
              </w:rPr>
              <w:t>timeInstantBegin</w:t>
            </w:r>
            <w:proofErr w:type="spellEnd"/>
            <w:r w:rsidRPr="000F3C94">
              <w:rPr>
                <w:sz w:val="16"/>
                <w:szCs w:val="16"/>
                <w:lang w:val="en-GB"/>
              </w:rPr>
              <w:t xml:space="preserve"> and </w:t>
            </w:r>
            <w:proofErr w:type="spellStart"/>
            <w:r w:rsidRPr="000F3C94">
              <w:rPr>
                <w:sz w:val="16"/>
                <w:szCs w:val="16"/>
                <w:lang w:val="en-GB"/>
              </w:rPr>
              <w:t>timeInstantEnd</w:t>
            </w:r>
            <w:proofErr w:type="spellEnd"/>
            <w:r w:rsidRPr="000F3C94">
              <w:rPr>
                <w:sz w:val="16"/>
                <w:szCs w:val="16"/>
                <w:lang w:val="en-GB"/>
              </w:rPr>
              <w:t xml:space="preserve"> attributes must be populated; if both are known, both must be populated. The absence of either begin or end indicates indefinite validity in the corresponding direction, limited by the issue date/time or the cancellation or supersession of the dataset</w:t>
            </w:r>
          </w:p>
        </w:tc>
      </w:tr>
      <w:tr w:rsidR="00EC0514" w:rsidRPr="000F3C94" w14:paraId="28BB9B60" w14:textId="77777777" w:rsidTr="00264BFF">
        <w:trPr>
          <w:trHeight w:val="227"/>
        </w:trPr>
        <w:tc>
          <w:tcPr>
            <w:tcW w:w="1418" w:type="dxa"/>
          </w:tcPr>
          <w:p w14:paraId="03AEF83D" w14:textId="50278CC6" w:rsidR="00EC0514" w:rsidRPr="000F3C94" w:rsidRDefault="00EC0514" w:rsidP="00EC0514">
            <w:pPr>
              <w:snapToGrid w:val="0"/>
              <w:spacing w:before="60" w:after="60"/>
              <w:jc w:val="left"/>
              <w:rPr>
                <w:rFonts w:eastAsia="Malgun Gothic"/>
                <w:sz w:val="16"/>
                <w:szCs w:val="16"/>
                <w:lang w:val="en-GB"/>
              </w:rPr>
            </w:pPr>
            <w:r w:rsidRPr="000F3C94">
              <w:rPr>
                <w:sz w:val="16"/>
                <w:szCs w:val="16"/>
                <w:lang w:val="en-GB"/>
              </w:rPr>
              <w:t>Attribute</w:t>
            </w:r>
          </w:p>
        </w:tc>
        <w:tc>
          <w:tcPr>
            <w:tcW w:w="2977" w:type="dxa"/>
          </w:tcPr>
          <w:p w14:paraId="597E2FF2" w14:textId="63F98D8F" w:rsidR="00EC0514" w:rsidRPr="000F3C94" w:rsidRDefault="00EC0514" w:rsidP="00EC0514">
            <w:pPr>
              <w:snapToGrid w:val="0"/>
              <w:spacing w:before="60" w:after="60"/>
              <w:jc w:val="left"/>
              <w:rPr>
                <w:sz w:val="16"/>
                <w:szCs w:val="16"/>
                <w:lang w:val="en-GB"/>
              </w:rPr>
            </w:pPr>
            <w:proofErr w:type="spellStart"/>
            <w:r w:rsidRPr="000F3C94">
              <w:rPr>
                <w:rFonts w:eastAsia="Malgun Gothic"/>
                <w:sz w:val="16"/>
                <w:szCs w:val="16"/>
                <w:lang w:val="en-GB"/>
              </w:rPr>
              <w:t>timeInstantBegin</w:t>
            </w:r>
            <w:proofErr w:type="spellEnd"/>
          </w:p>
        </w:tc>
        <w:tc>
          <w:tcPr>
            <w:tcW w:w="3544" w:type="dxa"/>
          </w:tcPr>
          <w:p w14:paraId="59023EFD" w14:textId="41822A46" w:rsidR="00EC0514" w:rsidRPr="000F3C94" w:rsidRDefault="00EC0514" w:rsidP="00EC0514">
            <w:pPr>
              <w:snapToGrid w:val="0"/>
              <w:spacing w:before="60" w:after="60"/>
              <w:jc w:val="left"/>
              <w:rPr>
                <w:sz w:val="16"/>
                <w:szCs w:val="16"/>
                <w:lang w:val="en-GB"/>
              </w:rPr>
            </w:pPr>
            <w:r w:rsidRPr="000F3C94">
              <w:rPr>
                <w:rFonts w:eastAsia="Malgun Gothic"/>
                <w:sz w:val="16"/>
                <w:szCs w:val="16"/>
                <w:lang w:val="en-GB"/>
              </w:rPr>
              <w:t>The instant at which the temporal extent begins</w:t>
            </w:r>
          </w:p>
        </w:tc>
        <w:tc>
          <w:tcPr>
            <w:tcW w:w="850" w:type="dxa"/>
          </w:tcPr>
          <w:p w14:paraId="46375537" w14:textId="399C911A" w:rsidR="00EC0514" w:rsidRPr="000F3C94" w:rsidRDefault="00EC0514" w:rsidP="00EC0514">
            <w:pPr>
              <w:snapToGrid w:val="0"/>
              <w:spacing w:before="60" w:after="60"/>
              <w:jc w:val="center"/>
              <w:rPr>
                <w:sz w:val="16"/>
                <w:szCs w:val="16"/>
                <w:lang w:val="en-GB"/>
              </w:rPr>
            </w:pPr>
            <w:r w:rsidRPr="000F3C94">
              <w:rPr>
                <w:rFonts w:eastAsia="Malgun Gothic"/>
                <w:sz w:val="16"/>
                <w:szCs w:val="16"/>
                <w:lang w:val="en-GB"/>
              </w:rPr>
              <w:t>0..1</w:t>
            </w:r>
          </w:p>
        </w:tc>
        <w:tc>
          <w:tcPr>
            <w:tcW w:w="2126" w:type="dxa"/>
          </w:tcPr>
          <w:p w14:paraId="53CCE8A2" w14:textId="46776BD6" w:rsidR="00EC0514" w:rsidRPr="000F3C94" w:rsidRDefault="00EC0514" w:rsidP="00EC0514">
            <w:pPr>
              <w:snapToGrid w:val="0"/>
              <w:spacing w:before="60" w:after="60"/>
              <w:jc w:val="left"/>
              <w:rPr>
                <w:sz w:val="16"/>
                <w:szCs w:val="16"/>
                <w:lang w:val="en-GB"/>
              </w:rPr>
            </w:pPr>
            <w:r w:rsidRPr="000F3C94">
              <w:rPr>
                <w:rFonts w:eastAsia="Malgun Gothic"/>
                <w:sz w:val="16"/>
                <w:szCs w:val="16"/>
                <w:lang w:val="en-GB"/>
              </w:rPr>
              <w:t>Date Time</w:t>
            </w:r>
          </w:p>
        </w:tc>
        <w:tc>
          <w:tcPr>
            <w:tcW w:w="3402" w:type="dxa"/>
          </w:tcPr>
          <w:p w14:paraId="77057DE4" w14:textId="77777777" w:rsidR="00EC0514" w:rsidRPr="000F3C94" w:rsidRDefault="00EC0514" w:rsidP="00EC0514">
            <w:pPr>
              <w:snapToGrid w:val="0"/>
              <w:spacing w:before="60" w:after="60"/>
              <w:jc w:val="left"/>
              <w:rPr>
                <w:sz w:val="16"/>
                <w:szCs w:val="16"/>
                <w:lang w:val="en-GB"/>
              </w:rPr>
            </w:pPr>
          </w:p>
        </w:tc>
      </w:tr>
      <w:tr w:rsidR="00EC0514" w:rsidRPr="000F3C94" w14:paraId="02A37F5A" w14:textId="77777777" w:rsidTr="00264BFF">
        <w:trPr>
          <w:trHeight w:val="227"/>
        </w:trPr>
        <w:tc>
          <w:tcPr>
            <w:tcW w:w="1418" w:type="dxa"/>
          </w:tcPr>
          <w:p w14:paraId="1C1468A5" w14:textId="1850575C" w:rsidR="00EC0514" w:rsidRPr="000F3C94" w:rsidRDefault="00EC0514" w:rsidP="00EC0514">
            <w:pPr>
              <w:snapToGrid w:val="0"/>
              <w:spacing w:before="60" w:after="60"/>
              <w:jc w:val="left"/>
              <w:rPr>
                <w:rFonts w:eastAsia="Malgun Gothic"/>
                <w:sz w:val="16"/>
                <w:szCs w:val="16"/>
                <w:lang w:val="en-GB"/>
              </w:rPr>
            </w:pPr>
            <w:r w:rsidRPr="000F3C94">
              <w:rPr>
                <w:sz w:val="16"/>
                <w:szCs w:val="16"/>
                <w:lang w:val="en-GB"/>
              </w:rPr>
              <w:t>Attribute</w:t>
            </w:r>
          </w:p>
        </w:tc>
        <w:tc>
          <w:tcPr>
            <w:tcW w:w="2977" w:type="dxa"/>
          </w:tcPr>
          <w:p w14:paraId="2D64B454" w14:textId="5143D43A" w:rsidR="00EC0514" w:rsidRPr="000F3C94" w:rsidRDefault="00EC0514" w:rsidP="00EC0514">
            <w:pPr>
              <w:snapToGrid w:val="0"/>
              <w:spacing w:before="60" w:after="60"/>
              <w:jc w:val="left"/>
              <w:rPr>
                <w:sz w:val="16"/>
                <w:szCs w:val="16"/>
                <w:lang w:val="en-GB"/>
              </w:rPr>
            </w:pPr>
            <w:proofErr w:type="spellStart"/>
            <w:r w:rsidRPr="000F3C94">
              <w:rPr>
                <w:rFonts w:eastAsia="Malgun Gothic"/>
                <w:sz w:val="16"/>
                <w:szCs w:val="16"/>
                <w:lang w:val="en-GB"/>
              </w:rPr>
              <w:t>timeInstantEnd</w:t>
            </w:r>
            <w:proofErr w:type="spellEnd"/>
          </w:p>
        </w:tc>
        <w:tc>
          <w:tcPr>
            <w:tcW w:w="3544" w:type="dxa"/>
          </w:tcPr>
          <w:p w14:paraId="0B66C167" w14:textId="765AFBD8" w:rsidR="00EC0514" w:rsidRPr="000F3C94" w:rsidRDefault="00EC0514" w:rsidP="00EC0514">
            <w:pPr>
              <w:snapToGrid w:val="0"/>
              <w:spacing w:before="60" w:after="60"/>
              <w:jc w:val="left"/>
              <w:rPr>
                <w:sz w:val="16"/>
                <w:szCs w:val="16"/>
                <w:lang w:val="en-GB"/>
              </w:rPr>
            </w:pPr>
            <w:r w:rsidRPr="000F3C94">
              <w:rPr>
                <w:rFonts w:eastAsia="Malgun Gothic"/>
                <w:sz w:val="16"/>
                <w:szCs w:val="16"/>
                <w:lang w:val="en-GB"/>
              </w:rPr>
              <w:t>The instant at which the temporal extent ends</w:t>
            </w:r>
          </w:p>
        </w:tc>
        <w:tc>
          <w:tcPr>
            <w:tcW w:w="850" w:type="dxa"/>
          </w:tcPr>
          <w:p w14:paraId="00163974" w14:textId="1B7C7FE3" w:rsidR="00EC0514" w:rsidRPr="000F3C94" w:rsidRDefault="00EC0514" w:rsidP="00EC0514">
            <w:pPr>
              <w:snapToGrid w:val="0"/>
              <w:spacing w:before="60" w:after="60"/>
              <w:jc w:val="center"/>
              <w:rPr>
                <w:sz w:val="16"/>
                <w:szCs w:val="16"/>
                <w:lang w:val="en-GB"/>
              </w:rPr>
            </w:pPr>
            <w:r w:rsidRPr="000F3C94">
              <w:rPr>
                <w:rFonts w:eastAsia="Malgun Gothic"/>
                <w:sz w:val="16"/>
                <w:szCs w:val="16"/>
                <w:lang w:val="en-GB"/>
              </w:rPr>
              <w:t>0..1</w:t>
            </w:r>
          </w:p>
        </w:tc>
        <w:tc>
          <w:tcPr>
            <w:tcW w:w="2126" w:type="dxa"/>
          </w:tcPr>
          <w:p w14:paraId="6FA6D0FC" w14:textId="1242E908" w:rsidR="00EC0514" w:rsidRPr="000F3C94" w:rsidRDefault="00EC0514" w:rsidP="00EC0514">
            <w:pPr>
              <w:snapToGrid w:val="0"/>
              <w:spacing w:before="60" w:after="60"/>
              <w:jc w:val="left"/>
              <w:rPr>
                <w:sz w:val="16"/>
                <w:szCs w:val="16"/>
                <w:lang w:val="en-GB"/>
              </w:rPr>
            </w:pPr>
            <w:r w:rsidRPr="000F3C94">
              <w:rPr>
                <w:rFonts w:eastAsia="Malgun Gothic"/>
                <w:sz w:val="16"/>
                <w:szCs w:val="16"/>
                <w:lang w:val="en-GB"/>
              </w:rPr>
              <w:t>Date Time</w:t>
            </w:r>
          </w:p>
        </w:tc>
        <w:tc>
          <w:tcPr>
            <w:tcW w:w="3402" w:type="dxa"/>
          </w:tcPr>
          <w:p w14:paraId="6DAC3614" w14:textId="77777777" w:rsidR="00EC0514" w:rsidRPr="000F3C94" w:rsidRDefault="00EC0514" w:rsidP="00EC0514">
            <w:pPr>
              <w:snapToGrid w:val="0"/>
              <w:spacing w:before="60" w:after="60"/>
              <w:jc w:val="left"/>
              <w:rPr>
                <w:sz w:val="16"/>
                <w:szCs w:val="16"/>
                <w:lang w:val="en-GB"/>
              </w:rPr>
            </w:pPr>
          </w:p>
        </w:tc>
      </w:tr>
    </w:tbl>
    <w:p w14:paraId="23376F34" w14:textId="77777777" w:rsidR="00DE48FB" w:rsidRPr="000F3C94" w:rsidRDefault="00DE48FB" w:rsidP="00790CFF">
      <w:pPr>
        <w:spacing w:after="0"/>
        <w:rPr>
          <w:lang w:val="en-GB"/>
        </w:rPr>
      </w:pPr>
    </w:p>
    <w:p w14:paraId="30553E66" w14:textId="573AD765" w:rsidR="00B92617" w:rsidRPr="000F3C94" w:rsidRDefault="00B92617" w:rsidP="00790CFF">
      <w:pPr>
        <w:pStyle w:val="Heading4"/>
        <w:tabs>
          <w:tab w:val="clear" w:pos="940"/>
          <w:tab w:val="clear" w:pos="1140"/>
          <w:tab w:val="clear" w:pos="1360"/>
        </w:tabs>
        <w:rPr>
          <w:lang w:val="en-GB"/>
        </w:rPr>
      </w:pPr>
      <w:bookmarkStart w:id="581" w:name="_Toc403560570"/>
      <w:bookmarkStart w:id="582" w:name="_Toc152232618"/>
      <w:bookmarkEnd w:id="579"/>
      <w:bookmarkEnd w:id="580"/>
      <w:r w:rsidRPr="000F3C94">
        <w:rPr>
          <w:lang w:val="en-GB"/>
        </w:rPr>
        <w:t>S100_EncodingFormat</w:t>
      </w:r>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2977"/>
        <w:gridCol w:w="3544"/>
        <w:gridCol w:w="850"/>
        <w:gridCol w:w="5528"/>
      </w:tblGrid>
      <w:tr w:rsidR="00802B39" w:rsidRPr="000F3C94" w14:paraId="5792F1BF" w14:textId="77777777" w:rsidTr="00E975E4">
        <w:trPr>
          <w:cantSplit/>
        </w:trPr>
        <w:tc>
          <w:tcPr>
            <w:tcW w:w="1418" w:type="dxa"/>
            <w:shd w:val="clear" w:color="auto" w:fill="E7E6E6"/>
          </w:tcPr>
          <w:p w14:paraId="571FC41D" w14:textId="585886D7" w:rsidR="00802B39" w:rsidRPr="000F3C94" w:rsidRDefault="00802B39" w:rsidP="00802B39">
            <w:pPr>
              <w:snapToGrid w:val="0"/>
              <w:spacing w:before="60" w:after="60"/>
              <w:jc w:val="left"/>
              <w:rPr>
                <w:b/>
                <w:sz w:val="16"/>
                <w:szCs w:val="16"/>
                <w:lang w:val="en-GB"/>
              </w:rPr>
            </w:pPr>
            <w:r w:rsidRPr="000F3C94">
              <w:rPr>
                <w:b/>
                <w:sz w:val="16"/>
                <w:szCs w:val="16"/>
                <w:lang w:val="en-GB" w:eastAsia="ar-SA"/>
              </w:rPr>
              <w:t>Item</w:t>
            </w:r>
          </w:p>
        </w:tc>
        <w:tc>
          <w:tcPr>
            <w:tcW w:w="2977" w:type="dxa"/>
            <w:shd w:val="clear" w:color="auto" w:fill="E7E6E6"/>
          </w:tcPr>
          <w:p w14:paraId="48D9B600" w14:textId="064318EC" w:rsidR="00802B39" w:rsidRPr="000F3C94" w:rsidRDefault="00802B39" w:rsidP="00802B39">
            <w:pPr>
              <w:snapToGrid w:val="0"/>
              <w:spacing w:before="60" w:after="60"/>
              <w:jc w:val="left"/>
              <w:rPr>
                <w:b/>
                <w:sz w:val="16"/>
                <w:szCs w:val="16"/>
                <w:lang w:val="en-GB"/>
              </w:rPr>
            </w:pPr>
            <w:r w:rsidRPr="000F3C94">
              <w:rPr>
                <w:b/>
                <w:sz w:val="16"/>
                <w:szCs w:val="16"/>
                <w:lang w:val="en-GB"/>
              </w:rPr>
              <w:t>Name</w:t>
            </w:r>
          </w:p>
        </w:tc>
        <w:tc>
          <w:tcPr>
            <w:tcW w:w="3544" w:type="dxa"/>
            <w:shd w:val="clear" w:color="auto" w:fill="E7E6E6"/>
          </w:tcPr>
          <w:p w14:paraId="63280C25" w14:textId="77777777" w:rsidR="00802B39" w:rsidRPr="000F3C94" w:rsidRDefault="00802B39" w:rsidP="00802B39">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cPr>
          <w:p w14:paraId="1266C1BC" w14:textId="77777777" w:rsidR="00802B39" w:rsidRPr="000F3C94" w:rsidRDefault="00802B39" w:rsidP="00802B39">
            <w:pPr>
              <w:snapToGrid w:val="0"/>
              <w:spacing w:before="60" w:after="60"/>
              <w:jc w:val="center"/>
              <w:rPr>
                <w:b/>
                <w:sz w:val="16"/>
                <w:szCs w:val="16"/>
                <w:lang w:val="en-GB"/>
              </w:rPr>
            </w:pPr>
            <w:r w:rsidRPr="000F3C94">
              <w:rPr>
                <w:b/>
                <w:sz w:val="16"/>
                <w:szCs w:val="16"/>
                <w:lang w:val="en-GB"/>
              </w:rPr>
              <w:t>Code</w:t>
            </w:r>
          </w:p>
        </w:tc>
        <w:tc>
          <w:tcPr>
            <w:tcW w:w="5528" w:type="dxa"/>
            <w:shd w:val="clear" w:color="auto" w:fill="E7E6E6"/>
          </w:tcPr>
          <w:p w14:paraId="0B22F80E" w14:textId="77777777" w:rsidR="00802B39" w:rsidRPr="000F3C94" w:rsidRDefault="00802B39" w:rsidP="00802B39">
            <w:pPr>
              <w:snapToGrid w:val="0"/>
              <w:spacing w:before="60" w:after="60"/>
              <w:jc w:val="left"/>
              <w:rPr>
                <w:b/>
                <w:sz w:val="16"/>
                <w:szCs w:val="16"/>
                <w:lang w:val="en-GB"/>
              </w:rPr>
            </w:pPr>
            <w:r w:rsidRPr="000F3C94">
              <w:rPr>
                <w:b/>
                <w:sz w:val="16"/>
                <w:szCs w:val="16"/>
                <w:lang w:val="en-GB"/>
              </w:rPr>
              <w:t>Remarks</w:t>
            </w:r>
          </w:p>
        </w:tc>
      </w:tr>
      <w:tr w:rsidR="00802B39" w:rsidRPr="000F3C94" w14:paraId="00614DDB" w14:textId="77777777" w:rsidTr="00E975E4">
        <w:trPr>
          <w:cantSplit/>
        </w:trPr>
        <w:tc>
          <w:tcPr>
            <w:tcW w:w="1418" w:type="dxa"/>
          </w:tcPr>
          <w:p w14:paraId="1A45F891" w14:textId="5739BCDF" w:rsidR="00802B39" w:rsidRPr="000F3C94" w:rsidRDefault="00802B39" w:rsidP="00802B39">
            <w:pPr>
              <w:snapToGrid w:val="0"/>
              <w:spacing w:before="60" w:after="60"/>
              <w:jc w:val="left"/>
              <w:rPr>
                <w:sz w:val="16"/>
                <w:szCs w:val="16"/>
                <w:lang w:val="en-GB"/>
              </w:rPr>
            </w:pPr>
            <w:r w:rsidRPr="000F3C94">
              <w:rPr>
                <w:sz w:val="16"/>
                <w:szCs w:val="16"/>
                <w:lang w:val="en-GB" w:eastAsia="ar-SA"/>
              </w:rPr>
              <w:t>Enumeration</w:t>
            </w:r>
          </w:p>
        </w:tc>
        <w:tc>
          <w:tcPr>
            <w:tcW w:w="2977" w:type="dxa"/>
          </w:tcPr>
          <w:p w14:paraId="3B512339" w14:textId="5E3B0BF1" w:rsidR="00802B39" w:rsidRPr="000F3C94" w:rsidRDefault="00802B39" w:rsidP="00802B39">
            <w:pPr>
              <w:snapToGrid w:val="0"/>
              <w:spacing w:before="60" w:after="60"/>
              <w:jc w:val="left"/>
              <w:rPr>
                <w:sz w:val="16"/>
                <w:szCs w:val="16"/>
                <w:lang w:val="en-GB"/>
              </w:rPr>
            </w:pPr>
            <w:r w:rsidRPr="000F3C94">
              <w:rPr>
                <w:sz w:val="16"/>
                <w:szCs w:val="16"/>
                <w:lang w:val="en-GB"/>
              </w:rPr>
              <w:t>S100_DataFormat</w:t>
            </w:r>
          </w:p>
        </w:tc>
        <w:tc>
          <w:tcPr>
            <w:tcW w:w="3544" w:type="dxa"/>
          </w:tcPr>
          <w:p w14:paraId="32C11EB2" w14:textId="19F33790" w:rsidR="00802B39" w:rsidRPr="000F3C94" w:rsidRDefault="00802B39" w:rsidP="00802B39">
            <w:pPr>
              <w:snapToGrid w:val="0"/>
              <w:spacing w:before="60" w:after="60"/>
              <w:jc w:val="left"/>
              <w:rPr>
                <w:sz w:val="16"/>
                <w:szCs w:val="16"/>
                <w:lang w:val="en-GB"/>
              </w:rPr>
            </w:pPr>
            <w:r w:rsidRPr="000F3C94">
              <w:rPr>
                <w:sz w:val="16"/>
                <w:szCs w:val="16"/>
                <w:lang w:val="en-GB"/>
              </w:rPr>
              <w:t>The encoding format</w:t>
            </w:r>
          </w:p>
        </w:tc>
        <w:tc>
          <w:tcPr>
            <w:tcW w:w="850" w:type="dxa"/>
          </w:tcPr>
          <w:p w14:paraId="35C3561A" w14:textId="22A7530D" w:rsidR="00802B39" w:rsidRPr="000F3C94" w:rsidRDefault="00802B39" w:rsidP="00802B39">
            <w:pPr>
              <w:snapToGrid w:val="0"/>
              <w:spacing w:before="60" w:after="60"/>
              <w:jc w:val="center"/>
              <w:rPr>
                <w:sz w:val="16"/>
                <w:szCs w:val="16"/>
                <w:lang w:val="en-GB"/>
              </w:rPr>
            </w:pPr>
            <w:r w:rsidRPr="000F3C94">
              <w:rPr>
                <w:sz w:val="16"/>
                <w:szCs w:val="16"/>
                <w:lang w:val="en-GB"/>
              </w:rPr>
              <w:t>-</w:t>
            </w:r>
          </w:p>
        </w:tc>
        <w:tc>
          <w:tcPr>
            <w:tcW w:w="5528" w:type="dxa"/>
          </w:tcPr>
          <w:p w14:paraId="21CAE935" w14:textId="0829D4FF" w:rsidR="00802B39" w:rsidRPr="000F3C94" w:rsidRDefault="00802B39" w:rsidP="00802B39">
            <w:pPr>
              <w:snapToGrid w:val="0"/>
              <w:spacing w:before="60" w:after="60"/>
              <w:jc w:val="left"/>
              <w:rPr>
                <w:sz w:val="16"/>
                <w:szCs w:val="16"/>
                <w:lang w:val="en-GB"/>
              </w:rPr>
            </w:pPr>
            <w:r w:rsidRPr="000F3C94">
              <w:rPr>
                <w:sz w:val="16"/>
                <w:szCs w:val="16"/>
                <w:lang w:val="en-GB"/>
              </w:rPr>
              <w:t>-</w:t>
            </w:r>
          </w:p>
        </w:tc>
      </w:tr>
      <w:tr w:rsidR="00802B39" w:rsidRPr="000F3C94" w14:paraId="2E462F9C" w14:textId="77777777" w:rsidTr="00E975E4">
        <w:trPr>
          <w:cantSplit/>
        </w:trPr>
        <w:tc>
          <w:tcPr>
            <w:tcW w:w="1418" w:type="dxa"/>
          </w:tcPr>
          <w:p w14:paraId="584D180A" w14:textId="5D0F9DE3" w:rsidR="00802B39" w:rsidRPr="000F3C94" w:rsidRDefault="00802B39" w:rsidP="00802B39">
            <w:pPr>
              <w:snapToGrid w:val="0"/>
              <w:spacing w:before="60" w:after="60"/>
              <w:jc w:val="left"/>
              <w:rPr>
                <w:sz w:val="16"/>
                <w:szCs w:val="16"/>
                <w:lang w:val="en-GB"/>
              </w:rPr>
            </w:pPr>
            <w:r w:rsidRPr="000F3C94">
              <w:rPr>
                <w:sz w:val="16"/>
                <w:szCs w:val="16"/>
                <w:lang w:val="en-GB" w:eastAsia="ar-SA"/>
              </w:rPr>
              <w:t>Value</w:t>
            </w:r>
          </w:p>
        </w:tc>
        <w:tc>
          <w:tcPr>
            <w:tcW w:w="2977" w:type="dxa"/>
          </w:tcPr>
          <w:p w14:paraId="6C5724D9" w14:textId="261A416F" w:rsidR="00802B39" w:rsidRPr="000F3C94" w:rsidRDefault="00802B39" w:rsidP="00802B39">
            <w:pPr>
              <w:snapToGrid w:val="0"/>
              <w:spacing w:before="60" w:after="60"/>
              <w:jc w:val="left"/>
              <w:rPr>
                <w:sz w:val="16"/>
                <w:szCs w:val="16"/>
                <w:lang w:val="en-GB"/>
              </w:rPr>
            </w:pPr>
            <w:r w:rsidRPr="000F3C94">
              <w:rPr>
                <w:sz w:val="16"/>
                <w:szCs w:val="16"/>
                <w:lang w:val="en-GB"/>
              </w:rPr>
              <w:t>ISO/IEC 8211</w:t>
            </w:r>
          </w:p>
        </w:tc>
        <w:tc>
          <w:tcPr>
            <w:tcW w:w="3544" w:type="dxa"/>
          </w:tcPr>
          <w:p w14:paraId="662D8327" w14:textId="7FCD558B" w:rsidR="00802B39" w:rsidRPr="000F3C94" w:rsidRDefault="00802B39" w:rsidP="00802B39">
            <w:pPr>
              <w:snapToGrid w:val="0"/>
              <w:spacing w:before="60" w:after="60"/>
              <w:jc w:val="left"/>
              <w:rPr>
                <w:sz w:val="16"/>
                <w:szCs w:val="16"/>
                <w:lang w:val="en-GB"/>
              </w:rPr>
            </w:pPr>
            <w:r w:rsidRPr="000F3C94">
              <w:rPr>
                <w:sz w:val="16"/>
                <w:szCs w:val="16"/>
                <w:lang w:val="en-GB"/>
              </w:rPr>
              <w:t>The ISO/IEC 8211 data format as defined in Part 10a</w:t>
            </w:r>
          </w:p>
        </w:tc>
        <w:tc>
          <w:tcPr>
            <w:tcW w:w="850" w:type="dxa"/>
          </w:tcPr>
          <w:p w14:paraId="7B0D65C7" w14:textId="1B8A4F59" w:rsidR="00802B39" w:rsidRPr="000F3C94" w:rsidRDefault="00802B39" w:rsidP="00802B39">
            <w:pPr>
              <w:snapToGrid w:val="0"/>
              <w:spacing w:before="60" w:after="60"/>
              <w:jc w:val="center"/>
              <w:rPr>
                <w:sz w:val="16"/>
                <w:szCs w:val="16"/>
                <w:lang w:val="en-GB"/>
              </w:rPr>
            </w:pPr>
            <w:r w:rsidRPr="000F3C94">
              <w:rPr>
                <w:sz w:val="16"/>
                <w:szCs w:val="16"/>
                <w:lang w:val="en-GB"/>
              </w:rPr>
              <w:t>1</w:t>
            </w:r>
          </w:p>
        </w:tc>
        <w:tc>
          <w:tcPr>
            <w:tcW w:w="5528" w:type="dxa"/>
          </w:tcPr>
          <w:p w14:paraId="4C0671BD" w14:textId="553BD8B6" w:rsidR="00802B39" w:rsidRPr="000F3C94" w:rsidRDefault="00802B39" w:rsidP="00802B39">
            <w:pPr>
              <w:snapToGrid w:val="0"/>
              <w:spacing w:before="60" w:after="60"/>
              <w:jc w:val="left"/>
              <w:rPr>
                <w:sz w:val="16"/>
                <w:szCs w:val="16"/>
                <w:lang w:val="en-GB"/>
              </w:rPr>
            </w:pPr>
            <w:r w:rsidRPr="000F3C94">
              <w:rPr>
                <w:sz w:val="16"/>
                <w:szCs w:val="16"/>
                <w:lang w:val="en-GB"/>
              </w:rPr>
              <w:t>-</w:t>
            </w:r>
          </w:p>
        </w:tc>
      </w:tr>
      <w:tr w:rsidR="007C620E" w:rsidRPr="000F3C94" w14:paraId="75CBD7E3" w14:textId="77777777" w:rsidTr="00E975E4">
        <w:trPr>
          <w:cantSplit/>
        </w:trPr>
        <w:tc>
          <w:tcPr>
            <w:tcW w:w="1418" w:type="dxa"/>
          </w:tcPr>
          <w:p w14:paraId="03392175" w14:textId="5A99B654" w:rsidR="007C620E" w:rsidRPr="000F3C94" w:rsidRDefault="007C620E" w:rsidP="007C620E">
            <w:pPr>
              <w:snapToGrid w:val="0"/>
              <w:spacing w:before="60" w:after="60"/>
              <w:jc w:val="left"/>
              <w:rPr>
                <w:sz w:val="16"/>
                <w:szCs w:val="16"/>
                <w:lang w:val="en-GB"/>
              </w:rPr>
            </w:pPr>
            <w:r w:rsidRPr="000F3C94">
              <w:rPr>
                <w:sz w:val="16"/>
                <w:szCs w:val="16"/>
                <w:lang w:val="en-GB" w:eastAsia="ar-SA"/>
              </w:rPr>
              <w:t>Value</w:t>
            </w:r>
          </w:p>
        </w:tc>
        <w:tc>
          <w:tcPr>
            <w:tcW w:w="2977" w:type="dxa"/>
          </w:tcPr>
          <w:p w14:paraId="4146FC0F" w14:textId="4F7CD661" w:rsidR="007C620E" w:rsidRPr="000F3C94" w:rsidRDefault="007C620E" w:rsidP="007C620E">
            <w:pPr>
              <w:snapToGrid w:val="0"/>
              <w:spacing w:before="60" w:after="60"/>
              <w:jc w:val="left"/>
              <w:rPr>
                <w:sz w:val="16"/>
                <w:szCs w:val="16"/>
                <w:lang w:val="en-GB"/>
              </w:rPr>
            </w:pPr>
            <w:r w:rsidRPr="000F3C94">
              <w:rPr>
                <w:sz w:val="16"/>
                <w:szCs w:val="16"/>
                <w:lang w:val="en-GB"/>
              </w:rPr>
              <w:t>GML</w:t>
            </w:r>
          </w:p>
        </w:tc>
        <w:tc>
          <w:tcPr>
            <w:tcW w:w="3544" w:type="dxa"/>
          </w:tcPr>
          <w:p w14:paraId="5B40ABE1" w14:textId="2E8E924A" w:rsidR="007C620E" w:rsidRPr="000F3C94" w:rsidRDefault="007C620E" w:rsidP="007C620E">
            <w:pPr>
              <w:snapToGrid w:val="0"/>
              <w:spacing w:before="60" w:after="60"/>
              <w:jc w:val="left"/>
              <w:rPr>
                <w:sz w:val="16"/>
                <w:szCs w:val="16"/>
                <w:lang w:val="en-GB"/>
              </w:rPr>
            </w:pPr>
            <w:r w:rsidRPr="000F3C94">
              <w:rPr>
                <w:sz w:val="16"/>
                <w:szCs w:val="16"/>
                <w:lang w:val="en-GB"/>
              </w:rPr>
              <w:t>The GML data format as defined in Part 10b</w:t>
            </w:r>
          </w:p>
        </w:tc>
        <w:tc>
          <w:tcPr>
            <w:tcW w:w="850" w:type="dxa"/>
          </w:tcPr>
          <w:p w14:paraId="5B0ECE2C" w14:textId="2412C68D" w:rsidR="007C620E" w:rsidRPr="000F3C94" w:rsidRDefault="007C620E" w:rsidP="007C620E">
            <w:pPr>
              <w:snapToGrid w:val="0"/>
              <w:spacing w:before="60" w:after="60"/>
              <w:jc w:val="center"/>
              <w:rPr>
                <w:sz w:val="16"/>
                <w:szCs w:val="16"/>
                <w:lang w:val="en-GB"/>
              </w:rPr>
            </w:pPr>
            <w:r w:rsidRPr="000F3C94">
              <w:rPr>
                <w:sz w:val="16"/>
                <w:szCs w:val="16"/>
                <w:lang w:val="en-GB"/>
              </w:rPr>
              <w:t>2</w:t>
            </w:r>
          </w:p>
        </w:tc>
        <w:tc>
          <w:tcPr>
            <w:tcW w:w="5528" w:type="dxa"/>
          </w:tcPr>
          <w:p w14:paraId="62085C5A" w14:textId="3EF31458" w:rsidR="007C620E" w:rsidRPr="000F3C94" w:rsidRDefault="007C620E" w:rsidP="007C620E">
            <w:pPr>
              <w:snapToGrid w:val="0"/>
              <w:spacing w:before="60" w:after="60"/>
              <w:jc w:val="left"/>
              <w:rPr>
                <w:sz w:val="16"/>
                <w:szCs w:val="16"/>
                <w:lang w:val="en-GB"/>
              </w:rPr>
            </w:pPr>
            <w:r w:rsidRPr="000F3C94">
              <w:rPr>
                <w:sz w:val="16"/>
                <w:szCs w:val="16"/>
                <w:lang w:val="en-GB"/>
              </w:rPr>
              <w:t>-</w:t>
            </w:r>
          </w:p>
        </w:tc>
      </w:tr>
      <w:tr w:rsidR="007C620E" w:rsidRPr="000F3C94" w14:paraId="434B4FA6" w14:textId="77777777" w:rsidTr="00E975E4">
        <w:trPr>
          <w:cantSplit/>
        </w:trPr>
        <w:tc>
          <w:tcPr>
            <w:tcW w:w="1418" w:type="dxa"/>
          </w:tcPr>
          <w:p w14:paraId="6F5E092A" w14:textId="271EF429" w:rsidR="007C620E" w:rsidRPr="000F3C94" w:rsidRDefault="007C620E" w:rsidP="007C620E">
            <w:pPr>
              <w:snapToGrid w:val="0"/>
              <w:spacing w:before="60" w:after="60"/>
              <w:jc w:val="left"/>
              <w:rPr>
                <w:sz w:val="16"/>
                <w:szCs w:val="16"/>
                <w:lang w:val="en-GB"/>
              </w:rPr>
            </w:pPr>
            <w:r w:rsidRPr="000F3C94">
              <w:rPr>
                <w:sz w:val="16"/>
                <w:szCs w:val="16"/>
                <w:lang w:val="en-GB" w:eastAsia="ar-SA"/>
              </w:rPr>
              <w:t>Value</w:t>
            </w:r>
          </w:p>
        </w:tc>
        <w:tc>
          <w:tcPr>
            <w:tcW w:w="2977" w:type="dxa"/>
          </w:tcPr>
          <w:p w14:paraId="5B0DFD51" w14:textId="4C1C2902" w:rsidR="007C620E" w:rsidRPr="000F3C94" w:rsidRDefault="007C620E" w:rsidP="007C620E">
            <w:pPr>
              <w:snapToGrid w:val="0"/>
              <w:spacing w:before="60" w:after="60"/>
              <w:jc w:val="left"/>
              <w:rPr>
                <w:sz w:val="16"/>
                <w:szCs w:val="16"/>
                <w:lang w:val="en-GB"/>
              </w:rPr>
            </w:pPr>
            <w:r w:rsidRPr="000F3C94">
              <w:rPr>
                <w:sz w:val="16"/>
                <w:szCs w:val="16"/>
                <w:lang w:val="en-GB"/>
              </w:rPr>
              <w:t>HDF5</w:t>
            </w:r>
          </w:p>
        </w:tc>
        <w:tc>
          <w:tcPr>
            <w:tcW w:w="3544" w:type="dxa"/>
          </w:tcPr>
          <w:p w14:paraId="42BBF9BF" w14:textId="1F005699" w:rsidR="007C620E" w:rsidRPr="000F3C94" w:rsidRDefault="007C620E" w:rsidP="007C620E">
            <w:pPr>
              <w:snapToGrid w:val="0"/>
              <w:spacing w:before="60" w:after="60"/>
              <w:jc w:val="left"/>
              <w:rPr>
                <w:sz w:val="16"/>
                <w:szCs w:val="16"/>
                <w:lang w:val="en-GB"/>
              </w:rPr>
            </w:pPr>
            <w:r w:rsidRPr="000F3C94">
              <w:rPr>
                <w:sz w:val="16"/>
                <w:szCs w:val="16"/>
                <w:lang w:val="en-GB"/>
              </w:rPr>
              <w:t>The HDF5 data format as defined in Part 10c</w:t>
            </w:r>
          </w:p>
        </w:tc>
        <w:tc>
          <w:tcPr>
            <w:tcW w:w="850" w:type="dxa"/>
          </w:tcPr>
          <w:p w14:paraId="4068EEC0" w14:textId="3F5BE403" w:rsidR="007C620E" w:rsidRPr="000F3C94" w:rsidRDefault="00027CA6" w:rsidP="007C620E">
            <w:pPr>
              <w:snapToGrid w:val="0"/>
              <w:spacing w:before="60" w:after="60"/>
              <w:jc w:val="center"/>
              <w:rPr>
                <w:sz w:val="16"/>
                <w:szCs w:val="16"/>
                <w:lang w:val="en-GB"/>
              </w:rPr>
            </w:pPr>
            <w:r w:rsidRPr="000F3C94">
              <w:rPr>
                <w:sz w:val="16"/>
                <w:szCs w:val="16"/>
                <w:lang w:val="en-GB"/>
              </w:rPr>
              <w:t>3</w:t>
            </w:r>
          </w:p>
        </w:tc>
        <w:tc>
          <w:tcPr>
            <w:tcW w:w="5528" w:type="dxa"/>
          </w:tcPr>
          <w:p w14:paraId="149C17D7" w14:textId="04F52E1A" w:rsidR="007C620E" w:rsidRPr="000F3C94" w:rsidRDefault="007C620E" w:rsidP="007C620E">
            <w:pPr>
              <w:snapToGrid w:val="0"/>
              <w:spacing w:before="60" w:after="60"/>
              <w:jc w:val="left"/>
              <w:rPr>
                <w:sz w:val="16"/>
                <w:szCs w:val="16"/>
                <w:lang w:val="en-GB"/>
              </w:rPr>
            </w:pPr>
            <w:r w:rsidRPr="000F3C94">
              <w:rPr>
                <w:sz w:val="16"/>
                <w:szCs w:val="16"/>
                <w:lang w:val="en-GB"/>
              </w:rPr>
              <w:t>-</w:t>
            </w:r>
          </w:p>
        </w:tc>
      </w:tr>
      <w:tr w:rsidR="007C620E" w:rsidRPr="000F3C94" w14:paraId="047455FE" w14:textId="77777777" w:rsidTr="00E975E4">
        <w:trPr>
          <w:cantSplit/>
        </w:trPr>
        <w:tc>
          <w:tcPr>
            <w:tcW w:w="1418" w:type="dxa"/>
          </w:tcPr>
          <w:p w14:paraId="3DD4FF0D" w14:textId="7673F5AB" w:rsidR="007C620E" w:rsidRPr="000F3C94" w:rsidRDefault="007C620E" w:rsidP="007C620E">
            <w:pPr>
              <w:snapToGrid w:val="0"/>
              <w:spacing w:before="60" w:after="60"/>
              <w:jc w:val="left"/>
              <w:rPr>
                <w:sz w:val="16"/>
                <w:szCs w:val="16"/>
                <w:lang w:val="en-GB"/>
              </w:rPr>
            </w:pPr>
            <w:r w:rsidRPr="000F3C94">
              <w:rPr>
                <w:sz w:val="16"/>
                <w:szCs w:val="16"/>
                <w:lang w:val="en-GB" w:eastAsia="ar-SA"/>
              </w:rPr>
              <w:t>Value</w:t>
            </w:r>
          </w:p>
        </w:tc>
        <w:tc>
          <w:tcPr>
            <w:tcW w:w="2977" w:type="dxa"/>
          </w:tcPr>
          <w:p w14:paraId="2FF4757E" w14:textId="670B76AF" w:rsidR="007C620E" w:rsidRPr="000F3C94" w:rsidRDefault="007C620E" w:rsidP="007C620E">
            <w:pPr>
              <w:snapToGrid w:val="0"/>
              <w:spacing w:before="60" w:after="60"/>
              <w:jc w:val="left"/>
              <w:rPr>
                <w:sz w:val="16"/>
                <w:szCs w:val="16"/>
                <w:lang w:val="en-GB"/>
              </w:rPr>
            </w:pPr>
            <w:r w:rsidRPr="000F3C94">
              <w:rPr>
                <w:sz w:val="16"/>
                <w:szCs w:val="16"/>
                <w:lang w:val="en-GB"/>
              </w:rPr>
              <w:t>undefined</w:t>
            </w:r>
          </w:p>
        </w:tc>
        <w:tc>
          <w:tcPr>
            <w:tcW w:w="3544" w:type="dxa"/>
          </w:tcPr>
          <w:p w14:paraId="504C3FAF" w14:textId="22946A82" w:rsidR="007C620E" w:rsidRPr="000F3C94" w:rsidRDefault="007C620E" w:rsidP="007C620E">
            <w:pPr>
              <w:snapToGrid w:val="0"/>
              <w:spacing w:before="60" w:after="60"/>
              <w:jc w:val="left"/>
              <w:rPr>
                <w:sz w:val="16"/>
                <w:szCs w:val="16"/>
                <w:lang w:val="en-GB"/>
              </w:rPr>
            </w:pPr>
            <w:r w:rsidRPr="000F3C94">
              <w:rPr>
                <w:sz w:val="16"/>
                <w:szCs w:val="16"/>
                <w:lang w:val="en-GB"/>
              </w:rPr>
              <w:t>The encoding is defined in the Product Specification</w:t>
            </w:r>
          </w:p>
        </w:tc>
        <w:tc>
          <w:tcPr>
            <w:tcW w:w="850" w:type="dxa"/>
          </w:tcPr>
          <w:p w14:paraId="18340DCB" w14:textId="6722642F" w:rsidR="007C620E" w:rsidRPr="000F3C94" w:rsidRDefault="007C620E" w:rsidP="007C620E">
            <w:pPr>
              <w:snapToGrid w:val="0"/>
              <w:spacing w:before="60" w:after="60"/>
              <w:jc w:val="center"/>
              <w:rPr>
                <w:sz w:val="16"/>
                <w:szCs w:val="16"/>
                <w:lang w:val="en-GB"/>
              </w:rPr>
            </w:pPr>
            <w:r w:rsidRPr="000F3C94">
              <w:rPr>
                <w:sz w:val="16"/>
                <w:szCs w:val="16"/>
                <w:lang w:val="en-GB"/>
              </w:rPr>
              <w:t>100</w:t>
            </w:r>
          </w:p>
        </w:tc>
        <w:tc>
          <w:tcPr>
            <w:tcW w:w="5528" w:type="dxa"/>
          </w:tcPr>
          <w:p w14:paraId="2001E9D5" w14:textId="5FF56540" w:rsidR="007C620E" w:rsidRPr="000F3C94" w:rsidRDefault="007C620E" w:rsidP="007C620E">
            <w:pPr>
              <w:snapToGrid w:val="0"/>
              <w:spacing w:before="60" w:after="60"/>
              <w:jc w:val="left"/>
              <w:rPr>
                <w:sz w:val="16"/>
                <w:szCs w:val="16"/>
                <w:lang w:val="en-GB"/>
              </w:rPr>
            </w:pPr>
            <w:r w:rsidRPr="000F3C94">
              <w:rPr>
                <w:sz w:val="16"/>
                <w:szCs w:val="16"/>
                <w:lang w:val="en-GB"/>
              </w:rPr>
              <w:t xml:space="preserve">Use </w:t>
            </w:r>
            <w:r w:rsidR="00341BA8" w:rsidRPr="000F3C94">
              <w:rPr>
                <w:sz w:val="16"/>
                <w:szCs w:val="16"/>
                <w:lang w:val="en-GB"/>
              </w:rPr>
              <w:t>P</w:t>
            </w:r>
            <w:r w:rsidRPr="000F3C94">
              <w:rPr>
                <w:sz w:val="16"/>
                <w:szCs w:val="16"/>
                <w:lang w:val="en-GB"/>
              </w:rPr>
              <w:t xml:space="preserve">roduct </w:t>
            </w:r>
            <w:r w:rsidR="00341BA8" w:rsidRPr="000F3C94">
              <w:rPr>
                <w:sz w:val="16"/>
                <w:szCs w:val="16"/>
                <w:lang w:val="en-GB"/>
              </w:rPr>
              <w:t>S</w:t>
            </w:r>
            <w:r w:rsidRPr="000F3C94">
              <w:rPr>
                <w:sz w:val="16"/>
                <w:szCs w:val="16"/>
                <w:lang w:val="en-GB"/>
              </w:rPr>
              <w:t xml:space="preserve">pecification specific encoding means the data product and </w:t>
            </w:r>
            <w:r w:rsidR="004F0FA2" w:rsidRPr="000F3C94">
              <w:rPr>
                <w:sz w:val="16"/>
                <w:szCs w:val="16"/>
                <w:lang w:val="en-GB"/>
              </w:rPr>
              <w:t>P</w:t>
            </w:r>
            <w:r w:rsidRPr="000F3C94">
              <w:rPr>
                <w:sz w:val="16"/>
                <w:szCs w:val="16"/>
                <w:lang w:val="en-GB"/>
              </w:rPr>
              <w:t xml:space="preserve">roduct </w:t>
            </w:r>
            <w:r w:rsidR="004F0FA2" w:rsidRPr="000F3C94">
              <w:rPr>
                <w:sz w:val="16"/>
                <w:szCs w:val="16"/>
                <w:lang w:val="en-GB"/>
              </w:rPr>
              <w:t>S</w:t>
            </w:r>
            <w:r w:rsidRPr="000F3C94">
              <w:rPr>
                <w:sz w:val="16"/>
                <w:szCs w:val="16"/>
                <w:lang w:val="en-GB"/>
              </w:rPr>
              <w:t>pecification is not intended for an IHO S-100 compliant system</w:t>
            </w:r>
          </w:p>
        </w:tc>
      </w:tr>
    </w:tbl>
    <w:p w14:paraId="4E0A5187" w14:textId="1608E772" w:rsidR="0045468E" w:rsidRPr="000F3C94" w:rsidRDefault="0045468E">
      <w:pPr>
        <w:spacing w:after="0"/>
        <w:jc w:val="left"/>
        <w:rPr>
          <w:rFonts w:eastAsia="Malgun Gothic"/>
          <w:lang w:val="en-GB"/>
        </w:rPr>
      </w:pPr>
    </w:p>
    <w:p w14:paraId="01FC308B" w14:textId="77777777" w:rsidR="004C1EB7" w:rsidRPr="000F3C94" w:rsidRDefault="004C1EB7" w:rsidP="00E77762">
      <w:pPr>
        <w:pStyle w:val="Heading4"/>
        <w:tabs>
          <w:tab w:val="clear" w:pos="940"/>
          <w:tab w:val="clear" w:pos="1140"/>
          <w:tab w:val="clear" w:pos="1360"/>
        </w:tabs>
        <w:rPr>
          <w:lang w:val="en-GB"/>
        </w:rPr>
      </w:pPr>
      <w:bookmarkStart w:id="583" w:name="_Toc152232620"/>
      <w:bookmarkEnd w:id="581"/>
      <w:bookmarkEnd w:id="582"/>
      <w:r w:rsidRPr="000F3C94">
        <w:rPr>
          <w:lang w:val="en-GB"/>
        </w:rPr>
        <w:lastRenderedPageBreak/>
        <w:t>S100_ProductSpecification</w:t>
      </w:r>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2977"/>
        <w:gridCol w:w="3544"/>
        <w:gridCol w:w="850"/>
        <w:gridCol w:w="2552"/>
        <w:gridCol w:w="2976"/>
      </w:tblGrid>
      <w:tr w:rsidR="001373D4" w:rsidRPr="000F3C94" w14:paraId="217BD088" w14:textId="77777777" w:rsidTr="00135D06">
        <w:trPr>
          <w:cantSplit/>
        </w:trPr>
        <w:tc>
          <w:tcPr>
            <w:tcW w:w="1418" w:type="dxa"/>
            <w:shd w:val="clear" w:color="auto" w:fill="E7E6E6" w:themeFill="background2"/>
          </w:tcPr>
          <w:p w14:paraId="59883CD5" w14:textId="08CD7721" w:rsidR="001373D4" w:rsidRPr="000F3C94" w:rsidRDefault="001373D4" w:rsidP="001373D4">
            <w:pPr>
              <w:snapToGrid w:val="0"/>
              <w:spacing w:before="60" w:after="60"/>
              <w:jc w:val="left"/>
              <w:rPr>
                <w:b/>
                <w:sz w:val="16"/>
                <w:szCs w:val="16"/>
                <w:lang w:val="en-GB"/>
              </w:rPr>
            </w:pPr>
            <w:r w:rsidRPr="000F3C94">
              <w:rPr>
                <w:b/>
                <w:sz w:val="16"/>
                <w:szCs w:val="16"/>
                <w:lang w:val="en-GB"/>
              </w:rPr>
              <w:t>Role Name</w:t>
            </w:r>
          </w:p>
        </w:tc>
        <w:tc>
          <w:tcPr>
            <w:tcW w:w="2977" w:type="dxa"/>
            <w:shd w:val="clear" w:color="auto" w:fill="E7E6E6" w:themeFill="background2"/>
          </w:tcPr>
          <w:p w14:paraId="42DEF3B4" w14:textId="194079AA" w:rsidR="001373D4" w:rsidRPr="000F3C94" w:rsidRDefault="001373D4" w:rsidP="001373D4">
            <w:pPr>
              <w:snapToGrid w:val="0"/>
              <w:spacing w:before="60" w:after="60"/>
              <w:jc w:val="left"/>
              <w:rPr>
                <w:b/>
                <w:sz w:val="16"/>
                <w:szCs w:val="16"/>
                <w:lang w:val="en-GB"/>
              </w:rPr>
            </w:pPr>
            <w:r w:rsidRPr="000F3C94">
              <w:rPr>
                <w:b/>
                <w:sz w:val="16"/>
                <w:szCs w:val="16"/>
                <w:lang w:val="en-GB"/>
              </w:rPr>
              <w:t>Name</w:t>
            </w:r>
          </w:p>
        </w:tc>
        <w:tc>
          <w:tcPr>
            <w:tcW w:w="3544" w:type="dxa"/>
            <w:shd w:val="clear" w:color="auto" w:fill="E7E6E6" w:themeFill="background2"/>
          </w:tcPr>
          <w:p w14:paraId="7E381B7F" w14:textId="77777777" w:rsidR="001373D4" w:rsidRPr="000F3C94" w:rsidRDefault="001373D4" w:rsidP="001373D4">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hemeFill="background2"/>
          </w:tcPr>
          <w:p w14:paraId="4983CAE7" w14:textId="77777777" w:rsidR="001373D4" w:rsidRPr="000F3C94" w:rsidRDefault="001373D4" w:rsidP="001373D4">
            <w:pPr>
              <w:snapToGrid w:val="0"/>
              <w:spacing w:before="60" w:after="60"/>
              <w:jc w:val="center"/>
              <w:rPr>
                <w:b/>
                <w:sz w:val="16"/>
                <w:szCs w:val="16"/>
                <w:lang w:val="en-GB"/>
              </w:rPr>
            </w:pPr>
            <w:r w:rsidRPr="000F3C94">
              <w:rPr>
                <w:b/>
                <w:sz w:val="16"/>
                <w:szCs w:val="16"/>
                <w:lang w:val="en-GB"/>
              </w:rPr>
              <w:t>Mult</w:t>
            </w:r>
          </w:p>
        </w:tc>
        <w:tc>
          <w:tcPr>
            <w:tcW w:w="2552" w:type="dxa"/>
            <w:shd w:val="clear" w:color="auto" w:fill="E7E6E6" w:themeFill="background2"/>
          </w:tcPr>
          <w:p w14:paraId="600BCBD2" w14:textId="77777777" w:rsidR="001373D4" w:rsidRPr="000F3C94" w:rsidRDefault="001373D4" w:rsidP="001373D4">
            <w:pPr>
              <w:snapToGrid w:val="0"/>
              <w:spacing w:before="60" w:after="60"/>
              <w:jc w:val="left"/>
              <w:rPr>
                <w:b/>
                <w:sz w:val="16"/>
                <w:szCs w:val="16"/>
                <w:lang w:val="en-GB"/>
              </w:rPr>
            </w:pPr>
            <w:r w:rsidRPr="000F3C94">
              <w:rPr>
                <w:b/>
                <w:sz w:val="16"/>
                <w:szCs w:val="16"/>
                <w:lang w:val="en-GB"/>
              </w:rPr>
              <w:t>Type</w:t>
            </w:r>
          </w:p>
        </w:tc>
        <w:tc>
          <w:tcPr>
            <w:tcW w:w="2976" w:type="dxa"/>
            <w:shd w:val="clear" w:color="auto" w:fill="E7E6E6" w:themeFill="background2"/>
          </w:tcPr>
          <w:p w14:paraId="3F971134" w14:textId="77777777" w:rsidR="001373D4" w:rsidRPr="000F3C94" w:rsidRDefault="001373D4" w:rsidP="001373D4">
            <w:pPr>
              <w:snapToGrid w:val="0"/>
              <w:spacing w:before="60" w:after="60"/>
              <w:jc w:val="left"/>
              <w:rPr>
                <w:b/>
                <w:sz w:val="16"/>
                <w:szCs w:val="16"/>
                <w:lang w:val="en-GB"/>
              </w:rPr>
            </w:pPr>
            <w:r w:rsidRPr="000F3C94">
              <w:rPr>
                <w:b/>
                <w:sz w:val="16"/>
                <w:szCs w:val="16"/>
                <w:lang w:val="en-GB"/>
              </w:rPr>
              <w:t>Remarks</w:t>
            </w:r>
          </w:p>
        </w:tc>
      </w:tr>
      <w:tr w:rsidR="001373D4" w:rsidRPr="000F3C94" w14:paraId="542D712F" w14:textId="77777777" w:rsidTr="00135D06">
        <w:trPr>
          <w:cantSplit/>
        </w:trPr>
        <w:tc>
          <w:tcPr>
            <w:tcW w:w="1418" w:type="dxa"/>
          </w:tcPr>
          <w:p w14:paraId="34C90DAD" w14:textId="4D5FD034" w:rsidR="001373D4" w:rsidRPr="000F3C94" w:rsidRDefault="001373D4" w:rsidP="001373D4">
            <w:pPr>
              <w:snapToGrid w:val="0"/>
              <w:spacing w:before="60" w:after="60"/>
              <w:jc w:val="left"/>
              <w:rPr>
                <w:sz w:val="16"/>
                <w:szCs w:val="16"/>
                <w:lang w:val="en-GB"/>
              </w:rPr>
            </w:pPr>
            <w:r w:rsidRPr="000F3C94">
              <w:rPr>
                <w:sz w:val="16"/>
                <w:szCs w:val="16"/>
                <w:lang w:val="en-GB"/>
              </w:rPr>
              <w:t>Class</w:t>
            </w:r>
          </w:p>
        </w:tc>
        <w:tc>
          <w:tcPr>
            <w:tcW w:w="2977" w:type="dxa"/>
          </w:tcPr>
          <w:p w14:paraId="25FBC6AD" w14:textId="0ADBFEC2" w:rsidR="001373D4" w:rsidRPr="000F3C94" w:rsidRDefault="001373D4" w:rsidP="001373D4">
            <w:pPr>
              <w:snapToGrid w:val="0"/>
              <w:spacing w:before="60" w:after="60"/>
              <w:jc w:val="left"/>
              <w:rPr>
                <w:sz w:val="16"/>
                <w:szCs w:val="16"/>
                <w:lang w:val="en-GB"/>
              </w:rPr>
            </w:pPr>
            <w:r w:rsidRPr="000F3C94">
              <w:rPr>
                <w:sz w:val="16"/>
                <w:szCs w:val="16"/>
                <w:lang w:val="en-GB"/>
              </w:rPr>
              <w:t>S100_ProductSpecification</w:t>
            </w:r>
          </w:p>
        </w:tc>
        <w:tc>
          <w:tcPr>
            <w:tcW w:w="3544" w:type="dxa"/>
          </w:tcPr>
          <w:p w14:paraId="4701A973" w14:textId="77777777" w:rsidR="001373D4" w:rsidRPr="000F3C94" w:rsidRDefault="001373D4" w:rsidP="001373D4">
            <w:pPr>
              <w:snapToGrid w:val="0"/>
              <w:spacing w:before="60" w:after="60"/>
              <w:jc w:val="left"/>
              <w:rPr>
                <w:sz w:val="16"/>
                <w:szCs w:val="16"/>
                <w:lang w:val="en-GB"/>
              </w:rPr>
            </w:pPr>
            <w:r w:rsidRPr="000F3C94">
              <w:rPr>
                <w:sz w:val="16"/>
                <w:szCs w:val="16"/>
                <w:lang w:val="en-GB"/>
              </w:rPr>
              <w:t>The Product Specification contains the information needed to build the specified product</w:t>
            </w:r>
          </w:p>
        </w:tc>
        <w:tc>
          <w:tcPr>
            <w:tcW w:w="850" w:type="dxa"/>
          </w:tcPr>
          <w:p w14:paraId="25CE6903" w14:textId="77777777" w:rsidR="001373D4" w:rsidRPr="000F3C94" w:rsidRDefault="001373D4" w:rsidP="001373D4">
            <w:pPr>
              <w:snapToGrid w:val="0"/>
              <w:spacing w:before="60" w:after="60"/>
              <w:jc w:val="center"/>
              <w:rPr>
                <w:sz w:val="16"/>
                <w:szCs w:val="16"/>
                <w:lang w:val="en-GB"/>
              </w:rPr>
            </w:pPr>
            <w:r w:rsidRPr="000F3C94">
              <w:rPr>
                <w:sz w:val="16"/>
                <w:szCs w:val="16"/>
                <w:lang w:val="en-GB"/>
              </w:rPr>
              <w:t>-</w:t>
            </w:r>
          </w:p>
        </w:tc>
        <w:tc>
          <w:tcPr>
            <w:tcW w:w="2552" w:type="dxa"/>
          </w:tcPr>
          <w:p w14:paraId="7A9F4F75" w14:textId="77777777" w:rsidR="001373D4" w:rsidRPr="000F3C94" w:rsidRDefault="001373D4" w:rsidP="001373D4">
            <w:pPr>
              <w:snapToGrid w:val="0"/>
              <w:spacing w:before="60" w:after="60"/>
              <w:jc w:val="left"/>
              <w:rPr>
                <w:sz w:val="16"/>
                <w:szCs w:val="16"/>
                <w:lang w:val="en-GB"/>
              </w:rPr>
            </w:pPr>
            <w:r w:rsidRPr="000F3C94">
              <w:rPr>
                <w:sz w:val="16"/>
                <w:szCs w:val="16"/>
                <w:lang w:val="en-GB"/>
              </w:rPr>
              <w:t>-</w:t>
            </w:r>
          </w:p>
        </w:tc>
        <w:tc>
          <w:tcPr>
            <w:tcW w:w="2976" w:type="dxa"/>
          </w:tcPr>
          <w:p w14:paraId="4CB8449F" w14:textId="77777777" w:rsidR="001373D4" w:rsidRPr="000F3C94" w:rsidRDefault="001373D4" w:rsidP="001373D4">
            <w:pPr>
              <w:snapToGrid w:val="0"/>
              <w:spacing w:before="60" w:after="60"/>
              <w:jc w:val="left"/>
              <w:rPr>
                <w:sz w:val="16"/>
                <w:szCs w:val="16"/>
                <w:lang w:val="en-GB"/>
              </w:rPr>
            </w:pPr>
            <w:r w:rsidRPr="000F3C94">
              <w:rPr>
                <w:sz w:val="16"/>
                <w:szCs w:val="16"/>
                <w:lang w:val="en-GB"/>
              </w:rPr>
              <w:t>-</w:t>
            </w:r>
          </w:p>
        </w:tc>
      </w:tr>
      <w:tr w:rsidR="001373D4" w:rsidRPr="000F3C94" w14:paraId="34B920B1" w14:textId="77777777" w:rsidTr="00135D06">
        <w:trPr>
          <w:cantSplit/>
        </w:trPr>
        <w:tc>
          <w:tcPr>
            <w:tcW w:w="1418" w:type="dxa"/>
          </w:tcPr>
          <w:p w14:paraId="0D399664" w14:textId="6FC342F7" w:rsidR="001373D4" w:rsidRPr="000F3C94" w:rsidRDefault="001373D4" w:rsidP="001373D4">
            <w:pPr>
              <w:snapToGrid w:val="0"/>
              <w:spacing w:before="60" w:after="60"/>
              <w:jc w:val="left"/>
              <w:rPr>
                <w:sz w:val="16"/>
                <w:szCs w:val="16"/>
                <w:lang w:val="en-GB"/>
              </w:rPr>
            </w:pPr>
            <w:r w:rsidRPr="000F3C94">
              <w:rPr>
                <w:sz w:val="16"/>
                <w:szCs w:val="16"/>
                <w:lang w:val="en-GB"/>
              </w:rPr>
              <w:t>Attribute</w:t>
            </w:r>
          </w:p>
        </w:tc>
        <w:tc>
          <w:tcPr>
            <w:tcW w:w="2977" w:type="dxa"/>
          </w:tcPr>
          <w:p w14:paraId="6E5C07B7" w14:textId="05684C09" w:rsidR="001373D4" w:rsidRPr="000F3C94" w:rsidRDefault="001373D4" w:rsidP="001373D4">
            <w:pPr>
              <w:snapToGrid w:val="0"/>
              <w:spacing w:before="60" w:after="60"/>
              <w:jc w:val="left"/>
              <w:rPr>
                <w:sz w:val="16"/>
                <w:szCs w:val="16"/>
                <w:lang w:val="en-GB"/>
              </w:rPr>
            </w:pPr>
            <w:r w:rsidRPr="000F3C94">
              <w:rPr>
                <w:sz w:val="16"/>
                <w:szCs w:val="16"/>
                <w:lang w:val="en-GB"/>
              </w:rPr>
              <w:t>name</w:t>
            </w:r>
          </w:p>
        </w:tc>
        <w:tc>
          <w:tcPr>
            <w:tcW w:w="3544" w:type="dxa"/>
          </w:tcPr>
          <w:p w14:paraId="5BA0EA0B" w14:textId="2BE1FB6B" w:rsidR="001373D4" w:rsidRPr="000F3C94" w:rsidRDefault="001373D4" w:rsidP="001373D4">
            <w:pPr>
              <w:snapToGrid w:val="0"/>
              <w:spacing w:before="60" w:after="60"/>
              <w:jc w:val="left"/>
              <w:rPr>
                <w:sz w:val="16"/>
                <w:szCs w:val="16"/>
                <w:lang w:val="en-GB"/>
              </w:rPr>
            </w:pPr>
            <w:r w:rsidRPr="000F3C94">
              <w:rPr>
                <w:sz w:val="16"/>
                <w:szCs w:val="16"/>
                <w:lang w:val="en-GB"/>
              </w:rPr>
              <w:t xml:space="preserve">The name of the </w:t>
            </w:r>
            <w:r w:rsidR="00DE528B" w:rsidRPr="000F3C94">
              <w:rPr>
                <w:sz w:val="16"/>
                <w:szCs w:val="16"/>
                <w:lang w:val="en-GB"/>
              </w:rPr>
              <w:t>P</w:t>
            </w:r>
            <w:r w:rsidRPr="000F3C94">
              <w:rPr>
                <w:sz w:val="16"/>
                <w:szCs w:val="16"/>
                <w:lang w:val="en-GB"/>
              </w:rPr>
              <w:t xml:space="preserve">roduct </w:t>
            </w:r>
            <w:r w:rsidR="00DE528B" w:rsidRPr="000F3C94">
              <w:rPr>
                <w:sz w:val="16"/>
                <w:szCs w:val="16"/>
                <w:lang w:val="en-GB"/>
              </w:rPr>
              <w:t>S</w:t>
            </w:r>
            <w:r w:rsidRPr="000F3C94">
              <w:rPr>
                <w:sz w:val="16"/>
                <w:szCs w:val="16"/>
                <w:lang w:val="en-GB"/>
              </w:rPr>
              <w:t>pecification used to create the datasets</w:t>
            </w:r>
          </w:p>
        </w:tc>
        <w:tc>
          <w:tcPr>
            <w:tcW w:w="850" w:type="dxa"/>
          </w:tcPr>
          <w:p w14:paraId="473F9DDC" w14:textId="77777777" w:rsidR="001373D4" w:rsidRPr="000F3C94" w:rsidRDefault="001373D4" w:rsidP="001373D4">
            <w:pPr>
              <w:snapToGrid w:val="0"/>
              <w:spacing w:before="60" w:after="60"/>
              <w:jc w:val="center"/>
              <w:rPr>
                <w:sz w:val="16"/>
                <w:szCs w:val="16"/>
                <w:lang w:val="en-GB"/>
              </w:rPr>
            </w:pPr>
            <w:r w:rsidRPr="000F3C94">
              <w:rPr>
                <w:sz w:val="16"/>
                <w:szCs w:val="16"/>
                <w:lang w:val="en-GB"/>
              </w:rPr>
              <w:t>0..1</w:t>
            </w:r>
          </w:p>
        </w:tc>
        <w:tc>
          <w:tcPr>
            <w:tcW w:w="2552" w:type="dxa"/>
          </w:tcPr>
          <w:p w14:paraId="6E97D00B" w14:textId="77777777" w:rsidR="001373D4" w:rsidRPr="000F3C94" w:rsidRDefault="001373D4" w:rsidP="001373D4">
            <w:pPr>
              <w:snapToGrid w:val="0"/>
              <w:spacing w:before="60" w:after="60"/>
              <w:jc w:val="left"/>
              <w:rPr>
                <w:sz w:val="16"/>
                <w:szCs w:val="16"/>
                <w:lang w:val="en-GB"/>
              </w:rPr>
            </w:pPr>
            <w:proofErr w:type="spellStart"/>
            <w:r w:rsidRPr="000F3C94">
              <w:rPr>
                <w:sz w:val="16"/>
                <w:szCs w:val="16"/>
                <w:lang w:val="en-GB"/>
              </w:rPr>
              <w:t>CharacterString</w:t>
            </w:r>
            <w:proofErr w:type="spellEnd"/>
          </w:p>
        </w:tc>
        <w:tc>
          <w:tcPr>
            <w:tcW w:w="2976" w:type="dxa"/>
          </w:tcPr>
          <w:p w14:paraId="51152F01" w14:textId="77777777" w:rsidR="001373D4" w:rsidRPr="000F3C94" w:rsidRDefault="001373D4" w:rsidP="001373D4">
            <w:pPr>
              <w:snapToGrid w:val="0"/>
              <w:spacing w:before="60" w:after="60"/>
              <w:jc w:val="left"/>
              <w:rPr>
                <w:rFonts w:eastAsiaTheme="minorEastAsia"/>
                <w:sz w:val="16"/>
                <w:szCs w:val="16"/>
                <w:lang w:val="en-GB"/>
              </w:rPr>
            </w:pPr>
            <w:r w:rsidRPr="000F3C94">
              <w:rPr>
                <w:rFonts w:eastAsiaTheme="minorEastAsia"/>
                <w:sz w:val="16"/>
                <w:szCs w:val="16"/>
                <w:lang w:val="en-GB"/>
              </w:rPr>
              <w:t>The name in the GI Registry should be used for this field.</w:t>
            </w:r>
          </w:p>
        </w:tc>
      </w:tr>
      <w:tr w:rsidR="001373D4" w:rsidRPr="000F3C94" w14:paraId="261B4421" w14:textId="77777777" w:rsidTr="00135D06">
        <w:trPr>
          <w:cantSplit/>
        </w:trPr>
        <w:tc>
          <w:tcPr>
            <w:tcW w:w="1418" w:type="dxa"/>
          </w:tcPr>
          <w:p w14:paraId="26BDCE3B" w14:textId="30ECE309" w:rsidR="001373D4" w:rsidRPr="000F3C94" w:rsidRDefault="001373D4" w:rsidP="001373D4">
            <w:pPr>
              <w:snapToGrid w:val="0"/>
              <w:spacing w:before="60" w:after="60"/>
              <w:jc w:val="left"/>
              <w:rPr>
                <w:sz w:val="16"/>
                <w:szCs w:val="16"/>
                <w:lang w:val="en-GB"/>
              </w:rPr>
            </w:pPr>
            <w:r w:rsidRPr="000F3C94">
              <w:rPr>
                <w:sz w:val="16"/>
                <w:szCs w:val="16"/>
                <w:lang w:val="en-GB"/>
              </w:rPr>
              <w:t>Attribute</w:t>
            </w:r>
          </w:p>
        </w:tc>
        <w:tc>
          <w:tcPr>
            <w:tcW w:w="2977" w:type="dxa"/>
          </w:tcPr>
          <w:p w14:paraId="3D27EC49" w14:textId="0586FDA8" w:rsidR="001373D4" w:rsidRPr="000F3C94" w:rsidRDefault="001373D4" w:rsidP="001373D4">
            <w:pPr>
              <w:snapToGrid w:val="0"/>
              <w:spacing w:before="60" w:after="60"/>
              <w:jc w:val="left"/>
              <w:rPr>
                <w:sz w:val="16"/>
                <w:szCs w:val="16"/>
                <w:lang w:val="en-GB"/>
              </w:rPr>
            </w:pPr>
            <w:r w:rsidRPr="000F3C94">
              <w:rPr>
                <w:sz w:val="16"/>
                <w:szCs w:val="16"/>
                <w:lang w:val="en-GB"/>
              </w:rPr>
              <w:t>version</w:t>
            </w:r>
          </w:p>
        </w:tc>
        <w:tc>
          <w:tcPr>
            <w:tcW w:w="3544" w:type="dxa"/>
          </w:tcPr>
          <w:p w14:paraId="3FA07906" w14:textId="57DDBD89" w:rsidR="001373D4" w:rsidRPr="000F3C94" w:rsidRDefault="001373D4" w:rsidP="001373D4">
            <w:pPr>
              <w:snapToGrid w:val="0"/>
              <w:spacing w:before="60" w:after="60"/>
              <w:jc w:val="left"/>
              <w:rPr>
                <w:sz w:val="16"/>
                <w:szCs w:val="16"/>
                <w:lang w:val="en-GB"/>
              </w:rPr>
            </w:pPr>
            <w:r w:rsidRPr="000F3C94">
              <w:rPr>
                <w:sz w:val="16"/>
                <w:szCs w:val="16"/>
                <w:lang w:val="en-GB"/>
              </w:rPr>
              <w:t xml:space="preserve">The version number of the </w:t>
            </w:r>
            <w:r w:rsidR="00DE528B" w:rsidRPr="000F3C94">
              <w:rPr>
                <w:sz w:val="16"/>
                <w:szCs w:val="16"/>
                <w:lang w:val="en-GB"/>
              </w:rPr>
              <w:t>P</w:t>
            </w:r>
            <w:r w:rsidRPr="000F3C94">
              <w:rPr>
                <w:sz w:val="16"/>
                <w:szCs w:val="16"/>
                <w:lang w:val="en-GB"/>
              </w:rPr>
              <w:t xml:space="preserve">roduct </w:t>
            </w:r>
            <w:r w:rsidR="001534F8" w:rsidRPr="000F3C94">
              <w:rPr>
                <w:sz w:val="16"/>
                <w:szCs w:val="16"/>
                <w:lang w:val="en-GB"/>
              </w:rPr>
              <w:t>S</w:t>
            </w:r>
            <w:r w:rsidRPr="000F3C94">
              <w:rPr>
                <w:sz w:val="16"/>
                <w:szCs w:val="16"/>
                <w:lang w:val="en-GB"/>
              </w:rPr>
              <w:t>pecification</w:t>
            </w:r>
          </w:p>
        </w:tc>
        <w:tc>
          <w:tcPr>
            <w:tcW w:w="850" w:type="dxa"/>
          </w:tcPr>
          <w:p w14:paraId="0A4FA01E" w14:textId="77777777" w:rsidR="001373D4" w:rsidRPr="000F3C94" w:rsidRDefault="001373D4" w:rsidP="001373D4">
            <w:pPr>
              <w:snapToGrid w:val="0"/>
              <w:spacing w:before="60" w:after="60"/>
              <w:jc w:val="center"/>
              <w:rPr>
                <w:sz w:val="16"/>
                <w:szCs w:val="16"/>
                <w:lang w:val="en-GB"/>
              </w:rPr>
            </w:pPr>
            <w:r w:rsidRPr="000F3C94">
              <w:rPr>
                <w:sz w:val="16"/>
                <w:szCs w:val="16"/>
                <w:lang w:val="en-GB"/>
              </w:rPr>
              <w:t>0..1</w:t>
            </w:r>
          </w:p>
        </w:tc>
        <w:tc>
          <w:tcPr>
            <w:tcW w:w="2552" w:type="dxa"/>
          </w:tcPr>
          <w:p w14:paraId="2BBE5692" w14:textId="77777777" w:rsidR="001373D4" w:rsidRPr="000F3C94" w:rsidRDefault="001373D4" w:rsidP="001373D4">
            <w:pPr>
              <w:snapToGrid w:val="0"/>
              <w:spacing w:before="60" w:after="60"/>
              <w:jc w:val="left"/>
              <w:rPr>
                <w:sz w:val="16"/>
                <w:szCs w:val="16"/>
                <w:lang w:val="en-GB"/>
              </w:rPr>
            </w:pPr>
            <w:proofErr w:type="spellStart"/>
            <w:r w:rsidRPr="000F3C94">
              <w:rPr>
                <w:sz w:val="16"/>
                <w:szCs w:val="16"/>
                <w:lang w:val="en-GB"/>
              </w:rPr>
              <w:t>CharacterString</w:t>
            </w:r>
            <w:proofErr w:type="spellEnd"/>
          </w:p>
        </w:tc>
        <w:tc>
          <w:tcPr>
            <w:tcW w:w="2976" w:type="dxa"/>
          </w:tcPr>
          <w:p w14:paraId="400BF74E" w14:textId="77777777" w:rsidR="001373D4" w:rsidRPr="000F3C94" w:rsidRDefault="001373D4" w:rsidP="001373D4">
            <w:pPr>
              <w:snapToGrid w:val="0"/>
              <w:spacing w:before="60" w:after="60"/>
              <w:jc w:val="left"/>
              <w:rPr>
                <w:rFonts w:eastAsiaTheme="minorEastAsia"/>
                <w:sz w:val="16"/>
                <w:szCs w:val="16"/>
                <w:lang w:val="en-GB"/>
              </w:rPr>
            </w:pPr>
            <w:r w:rsidRPr="000F3C94">
              <w:rPr>
                <w:rFonts w:eastAsiaTheme="minorEastAsia"/>
                <w:sz w:val="16"/>
                <w:szCs w:val="16"/>
                <w:lang w:val="en-GB"/>
              </w:rPr>
              <w:t>TR 2/2007 specifies versioning of Product Specifications</w:t>
            </w:r>
          </w:p>
        </w:tc>
      </w:tr>
      <w:tr w:rsidR="001373D4" w:rsidRPr="000F3C94" w14:paraId="213C27AF" w14:textId="77777777" w:rsidTr="00135D06">
        <w:trPr>
          <w:cantSplit/>
        </w:trPr>
        <w:tc>
          <w:tcPr>
            <w:tcW w:w="1418" w:type="dxa"/>
          </w:tcPr>
          <w:p w14:paraId="602E2013" w14:textId="0ACE99ED" w:rsidR="001373D4" w:rsidRPr="000F3C94" w:rsidRDefault="001373D4" w:rsidP="001373D4">
            <w:pPr>
              <w:snapToGrid w:val="0"/>
              <w:spacing w:before="60" w:after="60"/>
              <w:jc w:val="left"/>
              <w:rPr>
                <w:sz w:val="16"/>
                <w:szCs w:val="16"/>
                <w:lang w:val="en-GB"/>
              </w:rPr>
            </w:pPr>
            <w:r w:rsidRPr="000F3C94">
              <w:rPr>
                <w:sz w:val="16"/>
                <w:szCs w:val="16"/>
                <w:lang w:val="en-GB"/>
              </w:rPr>
              <w:t>Attribute</w:t>
            </w:r>
          </w:p>
        </w:tc>
        <w:tc>
          <w:tcPr>
            <w:tcW w:w="2977" w:type="dxa"/>
          </w:tcPr>
          <w:p w14:paraId="7F1162D4" w14:textId="5B3D77EA" w:rsidR="001373D4" w:rsidRPr="000F3C94" w:rsidRDefault="001373D4" w:rsidP="001373D4">
            <w:pPr>
              <w:snapToGrid w:val="0"/>
              <w:spacing w:before="60" w:after="60"/>
              <w:jc w:val="left"/>
              <w:rPr>
                <w:sz w:val="16"/>
                <w:szCs w:val="16"/>
                <w:lang w:val="en-GB"/>
              </w:rPr>
            </w:pPr>
            <w:r w:rsidRPr="000F3C94">
              <w:rPr>
                <w:sz w:val="16"/>
                <w:szCs w:val="16"/>
                <w:lang w:val="en-GB"/>
              </w:rPr>
              <w:t>date</w:t>
            </w:r>
          </w:p>
        </w:tc>
        <w:tc>
          <w:tcPr>
            <w:tcW w:w="3544" w:type="dxa"/>
          </w:tcPr>
          <w:p w14:paraId="59094BBC" w14:textId="6DA3FAC8" w:rsidR="001373D4" w:rsidRPr="000F3C94" w:rsidRDefault="001373D4" w:rsidP="001373D4">
            <w:pPr>
              <w:snapToGrid w:val="0"/>
              <w:spacing w:before="60" w:after="60"/>
              <w:jc w:val="left"/>
              <w:rPr>
                <w:sz w:val="16"/>
                <w:szCs w:val="16"/>
                <w:lang w:val="en-GB"/>
              </w:rPr>
            </w:pPr>
            <w:r w:rsidRPr="000F3C94">
              <w:rPr>
                <w:sz w:val="16"/>
                <w:szCs w:val="16"/>
                <w:lang w:val="en-GB"/>
              </w:rPr>
              <w:t xml:space="preserve">The version date of the </w:t>
            </w:r>
            <w:r w:rsidR="001534F8" w:rsidRPr="000F3C94">
              <w:rPr>
                <w:sz w:val="16"/>
                <w:szCs w:val="16"/>
                <w:lang w:val="en-GB"/>
              </w:rPr>
              <w:t>P</w:t>
            </w:r>
            <w:r w:rsidRPr="000F3C94">
              <w:rPr>
                <w:sz w:val="16"/>
                <w:szCs w:val="16"/>
                <w:lang w:val="en-GB"/>
              </w:rPr>
              <w:t xml:space="preserve">roduct </w:t>
            </w:r>
            <w:r w:rsidR="001534F8" w:rsidRPr="000F3C94">
              <w:rPr>
                <w:sz w:val="16"/>
                <w:szCs w:val="16"/>
                <w:lang w:val="en-GB"/>
              </w:rPr>
              <w:t>S</w:t>
            </w:r>
            <w:r w:rsidRPr="000F3C94">
              <w:rPr>
                <w:sz w:val="16"/>
                <w:szCs w:val="16"/>
                <w:lang w:val="en-GB"/>
              </w:rPr>
              <w:t>pecification</w:t>
            </w:r>
          </w:p>
        </w:tc>
        <w:tc>
          <w:tcPr>
            <w:tcW w:w="850" w:type="dxa"/>
          </w:tcPr>
          <w:p w14:paraId="54AB5AB7" w14:textId="77777777" w:rsidR="001373D4" w:rsidRPr="000F3C94" w:rsidRDefault="001373D4" w:rsidP="001373D4">
            <w:pPr>
              <w:snapToGrid w:val="0"/>
              <w:spacing w:before="60" w:after="60"/>
              <w:jc w:val="center"/>
              <w:rPr>
                <w:sz w:val="16"/>
                <w:szCs w:val="16"/>
                <w:lang w:val="en-GB"/>
              </w:rPr>
            </w:pPr>
            <w:r w:rsidRPr="000F3C94">
              <w:rPr>
                <w:sz w:val="16"/>
                <w:szCs w:val="16"/>
                <w:lang w:val="en-GB"/>
              </w:rPr>
              <w:t>0..1</w:t>
            </w:r>
          </w:p>
        </w:tc>
        <w:tc>
          <w:tcPr>
            <w:tcW w:w="2552" w:type="dxa"/>
          </w:tcPr>
          <w:p w14:paraId="4CC3FC24" w14:textId="77777777" w:rsidR="001373D4" w:rsidRPr="000F3C94" w:rsidRDefault="001373D4" w:rsidP="001373D4">
            <w:pPr>
              <w:snapToGrid w:val="0"/>
              <w:spacing w:before="60" w:after="60"/>
              <w:jc w:val="left"/>
              <w:rPr>
                <w:sz w:val="16"/>
                <w:szCs w:val="16"/>
                <w:lang w:val="en-GB"/>
              </w:rPr>
            </w:pPr>
            <w:r w:rsidRPr="000F3C94">
              <w:rPr>
                <w:sz w:val="16"/>
                <w:szCs w:val="16"/>
                <w:lang w:val="en-GB"/>
              </w:rPr>
              <w:t>Date</w:t>
            </w:r>
          </w:p>
        </w:tc>
        <w:tc>
          <w:tcPr>
            <w:tcW w:w="2976" w:type="dxa"/>
          </w:tcPr>
          <w:p w14:paraId="15ACCCDE" w14:textId="77777777" w:rsidR="001373D4" w:rsidRPr="000F3C94" w:rsidRDefault="001373D4" w:rsidP="001373D4">
            <w:pPr>
              <w:snapToGrid w:val="0"/>
              <w:spacing w:before="60" w:after="60"/>
              <w:jc w:val="left"/>
              <w:rPr>
                <w:sz w:val="16"/>
                <w:szCs w:val="16"/>
                <w:lang w:val="en-GB"/>
              </w:rPr>
            </w:pPr>
          </w:p>
        </w:tc>
      </w:tr>
      <w:tr w:rsidR="001373D4" w:rsidRPr="000F3C94" w14:paraId="2BD2E7AF" w14:textId="77777777" w:rsidTr="00135D06">
        <w:trPr>
          <w:cantSplit/>
        </w:trPr>
        <w:tc>
          <w:tcPr>
            <w:tcW w:w="1418" w:type="dxa"/>
          </w:tcPr>
          <w:p w14:paraId="387ABC72" w14:textId="32F3E1C7" w:rsidR="001373D4" w:rsidRPr="000F3C94" w:rsidRDefault="001373D4" w:rsidP="001373D4">
            <w:pPr>
              <w:snapToGrid w:val="0"/>
              <w:spacing w:before="60" w:after="60"/>
              <w:jc w:val="left"/>
              <w:rPr>
                <w:rFonts w:eastAsiaTheme="minorEastAsia"/>
                <w:sz w:val="16"/>
                <w:szCs w:val="16"/>
                <w:lang w:val="en-GB"/>
              </w:rPr>
            </w:pPr>
            <w:r w:rsidRPr="000F3C94">
              <w:rPr>
                <w:sz w:val="16"/>
                <w:szCs w:val="16"/>
                <w:lang w:val="en-GB"/>
              </w:rPr>
              <w:t>Attribute</w:t>
            </w:r>
          </w:p>
        </w:tc>
        <w:tc>
          <w:tcPr>
            <w:tcW w:w="2977" w:type="dxa"/>
          </w:tcPr>
          <w:p w14:paraId="1BCB1F8C" w14:textId="248C613A" w:rsidR="001373D4" w:rsidRPr="000F3C94" w:rsidRDefault="001373D4" w:rsidP="001373D4">
            <w:pPr>
              <w:snapToGrid w:val="0"/>
              <w:spacing w:before="60" w:after="60"/>
              <w:jc w:val="left"/>
              <w:rPr>
                <w:rFonts w:eastAsiaTheme="minorEastAsia"/>
                <w:sz w:val="16"/>
                <w:szCs w:val="16"/>
                <w:lang w:val="en-GB"/>
              </w:rPr>
            </w:pPr>
            <w:proofErr w:type="spellStart"/>
            <w:r w:rsidRPr="000F3C94">
              <w:rPr>
                <w:rFonts w:eastAsiaTheme="minorEastAsia"/>
                <w:sz w:val="16"/>
                <w:szCs w:val="16"/>
                <w:lang w:val="en-GB"/>
              </w:rPr>
              <w:t>productIdentifier</w:t>
            </w:r>
            <w:proofErr w:type="spellEnd"/>
          </w:p>
        </w:tc>
        <w:tc>
          <w:tcPr>
            <w:tcW w:w="3544" w:type="dxa"/>
          </w:tcPr>
          <w:p w14:paraId="5A85EF76" w14:textId="77777777" w:rsidR="001373D4" w:rsidRPr="000F3C94" w:rsidRDefault="001373D4" w:rsidP="001373D4">
            <w:pPr>
              <w:snapToGrid w:val="0"/>
              <w:spacing w:before="60" w:after="60"/>
              <w:jc w:val="left"/>
              <w:rPr>
                <w:rFonts w:eastAsiaTheme="minorEastAsia"/>
                <w:sz w:val="16"/>
                <w:szCs w:val="16"/>
                <w:lang w:val="en-GB"/>
              </w:rPr>
            </w:pPr>
            <w:r w:rsidRPr="000F3C94">
              <w:rPr>
                <w:rFonts w:eastAsiaTheme="minorEastAsia"/>
                <w:sz w:val="16"/>
                <w:szCs w:val="16"/>
                <w:lang w:val="en-GB"/>
              </w:rPr>
              <w:t>Machine readable unique identifier of a product type</w:t>
            </w:r>
          </w:p>
        </w:tc>
        <w:tc>
          <w:tcPr>
            <w:tcW w:w="850" w:type="dxa"/>
          </w:tcPr>
          <w:p w14:paraId="5F406525" w14:textId="77777777" w:rsidR="001373D4" w:rsidRPr="000F3C94" w:rsidRDefault="001373D4" w:rsidP="001373D4">
            <w:pPr>
              <w:snapToGrid w:val="0"/>
              <w:spacing w:before="60" w:after="60"/>
              <w:jc w:val="center"/>
              <w:rPr>
                <w:rFonts w:eastAsiaTheme="minorEastAsia"/>
                <w:sz w:val="16"/>
                <w:szCs w:val="16"/>
                <w:lang w:val="en-GB"/>
              </w:rPr>
            </w:pPr>
            <w:r w:rsidRPr="000F3C94">
              <w:rPr>
                <w:rFonts w:eastAsiaTheme="minorEastAsia"/>
                <w:sz w:val="16"/>
                <w:szCs w:val="16"/>
                <w:lang w:val="en-GB"/>
              </w:rPr>
              <w:t>1</w:t>
            </w:r>
          </w:p>
        </w:tc>
        <w:tc>
          <w:tcPr>
            <w:tcW w:w="2552" w:type="dxa"/>
          </w:tcPr>
          <w:p w14:paraId="44CA32BC" w14:textId="77777777" w:rsidR="00522452" w:rsidRPr="000F3C94" w:rsidRDefault="001373D4" w:rsidP="00522452">
            <w:pPr>
              <w:snapToGrid w:val="0"/>
              <w:spacing w:before="60" w:after="60"/>
              <w:jc w:val="left"/>
              <w:rPr>
                <w:rFonts w:eastAsiaTheme="minorEastAsia"/>
                <w:sz w:val="16"/>
                <w:szCs w:val="16"/>
                <w:lang w:val="en-GB"/>
              </w:rPr>
            </w:pPr>
            <w:proofErr w:type="spellStart"/>
            <w:r w:rsidRPr="000F3C94">
              <w:rPr>
                <w:rFonts w:eastAsiaTheme="minorEastAsia"/>
                <w:sz w:val="16"/>
                <w:szCs w:val="16"/>
                <w:lang w:val="en-GB"/>
              </w:rPr>
              <w:t>CharacterString</w:t>
            </w:r>
            <w:proofErr w:type="spellEnd"/>
          </w:p>
          <w:p w14:paraId="44753021" w14:textId="38EF5367" w:rsidR="001373D4" w:rsidRPr="000F3C94" w:rsidRDefault="001373D4" w:rsidP="00522452">
            <w:pPr>
              <w:snapToGrid w:val="0"/>
              <w:spacing w:before="60" w:after="60"/>
              <w:jc w:val="left"/>
              <w:rPr>
                <w:rFonts w:eastAsiaTheme="minorEastAsia"/>
                <w:sz w:val="16"/>
                <w:szCs w:val="16"/>
                <w:lang w:val="en-GB"/>
              </w:rPr>
            </w:pPr>
            <w:r w:rsidRPr="000F3C94">
              <w:rPr>
                <w:rFonts w:eastAsiaTheme="minorEastAsia"/>
                <w:sz w:val="16"/>
                <w:szCs w:val="16"/>
                <w:lang w:val="en-GB"/>
              </w:rPr>
              <w:t>(Restricted to Product ID values from the IHO Product Specification Register, in the IHO Geospatial Information</w:t>
            </w:r>
            <w:r w:rsidR="006A32A8" w:rsidRPr="000F3C94">
              <w:rPr>
                <w:rFonts w:eastAsiaTheme="minorEastAsia"/>
                <w:sz w:val="16"/>
                <w:szCs w:val="16"/>
                <w:lang w:val="en-GB"/>
              </w:rPr>
              <w:t xml:space="preserve"> (GI)</w:t>
            </w:r>
            <w:r w:rsidRPr="000F3C94">
              <w:rPr>
                <w:rFonts w:eastAsiaTheme="minorEastAsia"/>
                <w:sz w:val="16"/>
                <w:szCs w:val="16"/>
                <w:lang w:val="en-GB"/>
              </w:rPr>
              <w:t xml:space="preserve"> Registry)</w:t>
            </w:r>
          </w:p>
        </w:tc>
        <w:tc>
          <w:tcPr>
            <w:tcW w:w="2976" w:type="dxa"/>
          </w:tcPr>
          <w:p w14:paraId="5EC44D36" w14:textId="77777777" w:rsidR="001373D4" w:rsidRPr="000F3C94" w:rsidRDefault="001373D4" w:rsidP="001373D4">
            <w:pPr>
              <w:snapToGrid w:val="0"/>
              <w:spacing w:before="60" w:after="60"/>
              <w:jc w:val="left"/>
              <w:rPr>
                <w:rFonts w:eastAsiaTheme="minorEastAsia"/>
                <w:sz w:val="16"/>
                <w:szCs w:val="16"/>
                <w:lang w:val="en-GB"/>
              </w:rPr>
            </w:pPr>
            <w:r w:rsidRPr="000F3C94">
              <w:rPr>
                <w:rFonts w:eastAsiaTheme="minorEastAsia"/>
                <w:sz w:val="16"/>
                <w:szCs w:val="16"/>
                <w:lang w:val="en-GB"/>
              </w:rPr>
              <w:t>For example, “S-101”</w:t>
            </w:r>
          </w:p>
        </w:tc>
      </w:tr>
      <w:tr w:rsidR="001373D4" w:rsidRPr="000F3C94" w14:paraId="12B437F6" w14:textId="77777777" w:rsidTr="00135D06">
        <w:trPr>
          <w:cantSplit/>
        </w:trPr>
        <w:tc>
          <w:tcPr>
            <w:tcW w:w="1418" w:type="dxa"/>
          </w:tcPr>
          <w:p w14:paraId="767F8B76" w14:textId="51297079" w:rsidR="001373D4" w:rsidRPr="000F3C94" w:rsidRDefault="001373D4" w:rsidP="001373D4">
            <w:pPr>
              <w:snapToGrid w:val="0"/>
              <w:spacing w:before="60" w:after="60"/>
              <w:jc w:val="left"/>
              <w:rPr>
                <w:sz w:val="16"/>
                <w:szCs w:val="16"/>
                <w:lang w:val="en-GB"/>
              </w:rPr>
            </w:pPr>
            <w:r w:rsidRPr="000F3C94">
              <w:rPr>
                <w:sz w:val="16"/>
                <w:szCs w:val="16"/>
                <w:lang w:val="en-GB"/>
              </w:rPr>
              <w:t>Attribute</w:t>
            </w:r>
          </w:p>
        </w:tc>
        <w:tc>
          <w:tcPr>
            <w:tcW w:w="2977" w:type="dxa"/>
          </w:tcPr>
          <w:p w14:paraId="550F00F6" w14:textId="15303C21" w:rsidR="001373D4" w:rsidRPr="000F3C94" w:rsidRDefault="001373D4" w:rsidP="001373D4">
            <w:pPr>
              <w:snapToGrid w:val="0"/>
              <w:spacing w:before="60" w:after="60"/>
              <w:jc w:val="left"/>
              <w:rPr>
                <w:sz w:val="16"/>
                <w:szCs w:val="16"/>
                <w:lang w:val="en-GB"/>
              </w:rPr>
            </w:pPr>
            <w:r w:rsidRPr="000F3C94">
              <w:rPr>
                <w:sz w:val="16"/>
                <w:szCs w:val="16"/>
                <w:lang w:val="en-GB"/>
              </w:rPr>
              <w:t>number</w:t>
            </w:r>
          </w:p>
        </w:tc>
        <w:tc>
          <w:tcPr>
            <w:tcW w:w="3544" w:type="dxa"/>
          </w:tcPr>
          <w:p w14:paraId="3BA4B5C8" w14:textId="5A75B163" w:rsidR="001373D4" w:rsidRPr="000F3C94" w:rsidRDefault="001373D4" w:rsidP="001373D4">
            <w:pPr>
              <w:snapToGrid w:val="0"/>
              <w:spacing w:before="60" w:after="60"/>
              <w:jc w:val="left"/>
              <w:rPr>
                <w:sz w:val="16"/>
                <w:szCs w:val="16"/>
                <w:lang w:val="en-GB"/>
              </w:rPr>
            </w:pPr>
            <w:r w:rsidRPr="000F3C94">
              <w:rPr>
                <w:sz w:val="16"/>
                <w:szCs w:val="16"/>
                <w:lang w:val="en-GB"/>
              </w:rPr>
              <w:t xml:space="preserve">The number used to lookup the product in the </w:t>
            </w:r>
            <w:r w:rsidR="002E3248" w:rsidRPr="000F3C94">
              <w:rPr>
                <w:sz w:val="16"/>
                <w:szCs w:val="16"/>
                <w:lang w:val="en-GB"/>
              </w:rPr>
              <w:t>P</w:t>
            </w:r>
            <w:r w:rsidRPr="000F3C94">
              <w:rPr>
                <w:sz w:val="16"/>
                <w:szCs w:val="16"/>
                <w:lang w:val="en-GB"/>
              </w:rPr>
              <w:t xml:space="preserve">roduct </w:t>
            </w:r>
            <w:r w:rsidR="002E3248" w:rsidRPr="000F3C94">
              <w:rPr>
                <w:sz w:val="16"/>
                <w:szCs w:val="16"/>
                <w:lang w:val="en-GB"/>
              </w:rPr>
              <w:t>S</w:t>
            </w:r>
            <w:r w:rsidRPr="000F3C94">
              <w:rPr>
                <w:sz w:val="16"/>
                <w:szCs w:val="16"/>
                <w:lang w:val="en-GB"/>
              </w:rPr>
              <w:t xml:space="preserve">pecification </w:t>
            </w:r>
            <w:r w:rsidR="002E3248" w:rsidRPr="000F3C94">
              <w:rPr>
                <w:sz w:val="16"/>
                <w:szCs w:val="16"/>
                <w:lang w:val="en-GB"/>
              </w:rPr>
              <w:t xml:space="preserve">Register of the IHO </w:t>
            </w:r>
            <w:r w:rsidRPr="000F3C94">
              <w:rPr>
                <w:sz w:val="16"/>
                <w:szCs w:val="16"/>
                <w:lang w:val="en-GB"/>
              </w:rPr>
              <w:t xml:space="preserve">GI </w:t>
            </w:r>
            <w:r w:rsidR="002E3248" w:rsidRPr="000F3C94">
              <w:rPr>
                <w:sz w:val="16"/>
                <w:szCs w:val="16"/>
                <w:lang w:val="en-GB"/>
              </w:rPr>
              <w:t>R</w:t>
            </w:r>
            <w:r w:rsidRPr="000F3C94">
              <w:rPr>
                <w:sz w:val="16"/>
                <w:szCs w:val="16"/>
                <w:lang w:val="en-GB"/>
              </w:rPr>
              <w:t>egistry</w:t>
            </w:r>
          </w:p>
        </w:tc>
        <w:tc>
          <w:tcPr>
            <w:tcW w:w="850" w:type="dxa"/>
          </w:tcPr>
          <w:p w14:paraId="38DEA062" w14:textId="77777777" w:rsidR="001373D4" w:rsidRPr="000F3C94" w:rsidRDefault="001373D4" w:rsidP="001373D4">
            <w:pPr>
              <w:snapToGrid w:val="0"/>
              <w:spacing w:before="60" w:after="60"/>
              <w:jc w:val="center"/>
              <w:rPr>
                <w:sz w:val="16"/>
                <w:szCs w:val="16"/>
                <w:lang w:val="en-GB"/>
              </w:rPr>
            </w:pPr>
            <w:r w:rsidRPr="000F3C94">
              <w:rPr>
                <w:sz w:val="16"/>
                <w:szCs w:val="16"/>
                <w:lang w:val="en-GB"/>
              </w:rPr>
              <w:t>1</w:t>
            </w:r>
          </w:p>
        </w:tc>
        <w:tc>
          <w:tcPr>
            <w:tcW w:w="2552" w:type="dxa"/>
          </w:tcPr>
          <w:p w14:paraId="4FBBAA90" w14:textId="77777777" w:rsidR="001373D4" w:rsidRPr="000F3C94" w:rsidRDefault="001373D4" w:rsidP="001373D4">
            <w:pPr>
              <w:snapToGrid w:val="0"/>
              <w:spacing w:before="60" w:after="60"/>
              <w:jc w:val="left"/>
              <w:rPr>
                <w:sz w:val="16"/>
                <w:szCs w:val="16"/>
                <w:lang w:val="en-GB"/>
              </w:rPr>
            </w:pPr>
            <w:r w:rsidRPr="000F3C94">
              <w:rPr>
                <w:sz w:val="16"/>
                <w:szCs w:val="16"/>
                <w:lang w:val="en-GB"/>
              </w:rPr>
              <w:t>Integer</w:t>
            </w:r>
          </w:p>
        </w:tc>
        <w:tc>
          <w:tcPr>
            <w:tcW w:w="2976" w:type="dxa"/>
          </w:tcPr>
          <w:p w14:paraId="6D8B43C8" w14:textId="202B6E90" w:rsidR="001373D4" w:rsidRPr="000F3C94" w:rsidRDefault="00135D06" w:rsidP="001D602F">
            <w:pPr>
              <w:pStyle w:val="Default"/>
              <w:spacing w:before="60" w:after="60"/>
              <w:rPr>
                <w:sz w:val="16"/>
                <w:szCs w:val="16"/>
                <w:lang w:val="en-GB"/>
              </w:rPr>
            </w:pPr>
            <w:r w:rsidRPr="000F3C94">
              <w:rPr>
                <w:sz w:val="16"/>
                <w:szCs w:val="16"/>
                <w:lang w:val="en-GB"/>
              </w:rPr>
              <w:t xml:space="preserve">For IHO Product Specifications these should be taken from the IHO Product Specification Register in the IHO Geospatial Information (GI) Registry </w:t>
            </w:r>
          </w:p>
        </w:tc>
      </w:tr>
      <w:tr w:rsidR="001373D4" w:rsidRPr="000F3C94" w14:paraId="6EC22375" w14:textId="77777777" w:rsidTr="00135D06">
        <w:trPr>
          <w:cantSplit/>
        </w:trPr>
        <w:tc>
          <w:tcPr>
            <w:tcW w:w="1418" w:type="dxa"/>
          </w:tcPr>
          <w:p w14:paraId="21B128C9" w14:textId="5EBC7A9B" w:rsidR="001373D4" w:rsidRPr="000F3C94" w:rsidRDefault="001373D4" w:rsidP="001373D4">
            <w:pPr>
              <w:snapToGrid w:val="0"/>
              <w:spacing w:before="60" w:after="60"/>
              <w:jc w:val="left"/>
              <w:rPr>
                <w:rFonts w:eastAsiaTheme="minorEastAsia"/>
                <w:sz w:val="16"/>
                <w:szCs w:val="16"/>
                <w:lang w:val="en-GB"/>
              </w:rPr>
            </w:pPr>
            <w:r w:rsidRPr="000F3C94">
              <w:rPr>
                <w:sz w:val="16"/>
                <w:szCs w:val="16"/>
                <w:lang w:val="en-GB"/>
              </w:rPr>
              <w:t>Attribute</w:t>
            </w:r>
          </w:p>
        </w:tc>
        <w:tc>
          <w:tcPr>
            <w:tcW w:w="2977" w:type="dxa"/>
          </w:tcPr>
          <w:p w14:paraId="26D385DA" w14:textId="48D80128" w:rsidR="001373D4" w:rsidRPr="000F3C94" w:rsidRDefault="001373D4" w:rsidP="001373D4">
            <w:pPr>
              <w:snapToGrid w:val="0"/>
              <w:spacing w:before="60" w:after="60"/>
              <w:jc w:val="left"/>
              <w:rPr>
                <w:rFonts w:eastAsiaTheme="minorEastAsia"/>
                <w:sz w:val="16"/>
                <w:szCs w:val="16"/>
                <w:lang w:val="en-GB"/>
              </w:rPr>
            </w:pPr>
            <w:proofErr w:type="spellStart"/>
            <w:r w:rsidRPr="000F3C94">
              <w:rPr>
                <w:rFonts w:eastAsiaTheme="minorEastAsia"/>
                <w:sz w:val="16"/>
                <w:szCs w:val="16"/>
                <w:lang w:val="en-GB"/>
              </w:rPr>
              <w:t>compliancyCategory</w:t>
            </w:r>
            <w:proofErr w:type="spellEnd"/>
          </w:p>
        </w:tc>
        <w:tc>
          <w:tcPr>
            <w:tcW w:w="3544" w:type="dxa"/>
          </w:tcPr>
          <w:p w14:paraId="1BC2B97D" w14:textId="2C9F3AB3" w:rsidR="001373D4" w:rsidRPr="000F3C94" w:rsidRDefault="001373D4" w:rsidP="001373D4">
            <w:pPr>
              <w:snapToGrid w:val="0"/>
              <w:spacing w:before="60" w:after="60"/>
              <w:jc w:val="left"/>
              <w:rPr>
                <w:rFonts w:eastAsiaTheme="minorEastAsia"/>
                <w:sz w:val="16"/>
                <w:szCs w:val="16"/>
                <w:lang w:val="en-GB"/>
              </w:rPr>
            </w:pPr>
            <w:r w:rsidRPr="000F3C94">
              <w:rPr>
                <w:rFonts w:eastAsiaTheme="minorEastAsia"/>
                <w:sz w:val="16"/>
                <w:szCs w:val="16"/>
                <w:lang w:val="en-GB"/>
              </w:rPr>
              <w:t>The level of compliance of the Product Specification to S-100</w:t>
            </w:r>
          </w:p>
        </w:tc>
        <w:tc>
          <w:tcPr>
            <w:tcW w:w="850" w:type="dxa"/>
          </w:tcPr>
          <w:p w14:paraId="1852BA38" w14:textId="739BB220" w:rsidR="001373D4" w:rsidRPr="000F3C94" w:rsidRDefault="001373D4" w:rsidP="001373D4">
            <w:pPr>
              <w:snapToGrid w:val="0"/>
              <w:spacing w:before="60" w:after="60"/>
              <w:jc w:val="center"/>
              <w:rPr>
                <w:rFonts w:eastAsiaTheme="minorEastAsia"/>
                <w:sz w:val="16"/>
                <w:szCs w:val="16"/>
                <w:lang w:val="en-GB"/>
              </w:rPr>
            </w:pPr>
            <w:r w:rsidRPr="000F3C94">
              <w:rPr>
                <w:rFonts w:eastAsiaTheme="minorEastAsia"/>
                <w:sz w:val="16"/>
                <w:szCs w:val="16"/>
                <w:lang w:val="en-GB"/>
              </w:rPr>
              <w:t>0..1</w:t>
            </w:r>
          </w:p>
        </w:tc>
        <w:tc>
          <w:tcPr>
            <w:tcW w:w="2552" w:type="dxa"/>
          </w:tcPr>
          <w:p w14:paraId="38BEA699" w14:textId="370D724E" w:rsidR="001373D4" w:rsidRPr="000F3C94" w:rsidRDefault="001373D4" w:rsidP="001373D4">
            <w:pPr>
              <w:snapToGrid w:val="0"/>
              <w:spacing w:before="60" w:after="60"/>
              <w:jc w:val="left"/>
              <w:rPr>
                <w:rFonts w:eastAsiaTheme="minorEastAsia"/>
                <w:sz w:val="16"/>
                <w:szCs w:val="16"/>
                <w:lang w:val="en-GB"/>
              </w:rPr>
            </w:pPr>
            <w:r w:rsidRPr="000F3C94">
              <w:rPr>
                <w:rFonts w:eastAsiaTheme="minorEastAsia"/>
                <w:sz w:val="16"/>
                <w:szCs w:val="16"/>
                <w:lang w:val="en-GB"/>
              </w:rPr>
              <w:t>S100_CompliancyCategory</w:t>
            </w:r>
          </w:p>
        </w:tc>
        <w:tc>
          <w:tcPr>
            <w:tcW w:w="2976" w:type="dxa"/>
          </w:tcPr>
          <w:p w14:paraId="3E1E7FCB" w14:textId="1933A153" w:rsidR="001D602F" w:rsidRPr="000F3C94" w:rsidRDefault="001D602F" w:rsidP="001D602F">
            <w:pPr>
              <w:pStyle w:val="Default"/>
              <w:spacing w:before="60" w:after="60"/>
              <w:rPr>
                <w:sz w:val="16"/>
                <w:szCs w:val="16"/>
                <w:lang w:val="en-GB"/>
              </w:rPr>
            </w:pPr>
            <w:r w:rsidRPr="000F3C94">
              <w:rPr>
                <w:sz w:val="16"/>
                <w:szCs w:val="16"/>
                <w:lang w:val="en-GB"/>
              </w:rPr>
              <w:t xml:space="preserve">See S-100 Part 4a, clause 4a-5.5 </w:t>
            </w:r>
          </w:p>
          <w:p w14:paraId="050A1487" w14:textId="77777777" w:rsidR="001373D4" w:rsidRPr="000F3C94" w:rsidRDefault="001373D4" w:rsidP="001D602F">
            <w:pPr>
              <w:snapToGrid w:val="0"/>
              <w:spacing w:before="60" w:after="60"/>
              <w:jc w:val="left"/>
              <w:rPr>
                <w:rFonts w:eastAsiaTheme="minorEastAsia"/>
                <w:sz w:val="16"/>
                <w:szCs w:val="16"/>
                <w:lang w:val="en-GB"/>
              </w:rPr>
            </w:pPr>
          </w:p>
        </w:tc>
      </w:tr>
    </w:tbl>
    <w:p w14:paraId="4ACC1692" w14:textId="77777777" w:rsidR="004C1EB7" w:rsidRPr="000F3C94" w:rsidRDefault="004C1EB7" w:rsidP="00A663C5">
      <w:pPr>
        <w:spacing w:after="0"/>
        <w:rPr>
          <w:lang w:val="en-GB"/>
        </w:rPr>
      </w:pPr>
    </w:p>
    <w:p w14:paraId="5FA57015" w14:textId="77777777" w:rsidR="004C1EB7" w:rsidRPr="000F3C94" w:rsidRDefault="004C1EB7" w:rsidP="001D24A5">
      <w:pPr>
        <w:pStyle w:val="Heading4"/>
        <w:tabs>
          <w:tab w:val="clear" w:pos="940"/>
          <w:tab w:val="clear" w:pos="1140"/>
          <w:tab w:val="clear" w:pos="1360"/>
        </w:tabs>
        <w:rPr>
          <w:lang w:val="en-GB"/>
        </w:rPr>
      </w:pPr>
      <w:r w:rsidRPr="000F3C94">
        <w:rPr>
          <w:lang w:val="en-GB"/>
        </w:rPr>
        <w:t>S100_CompliancyCategory</w:t>
      </w:r>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2977"/>
        <w:gridCol w:w="3544"/>
        <w:gridCol w:w="850"/>
        <w:gridCol w:w="5528"/>
      </w:tblGrid>
      <w:tr w:rsidR="00153A11" w:rsidRPr="000F3C94" w14:paraId="65CBAF48" w14:textId="77777777" w:rsidTr="00F72661">
        <w:trPr>
          <w:cantSplit/>
        </w:trPr>
        <w:tc>
          <w:tcPr>
            <w:tcW w:w="1418" w:type="dxa"/>
            <w:shd w:val="clear" w:color="auto" w:fill="E7E6E6" w:themeFill="background2"/>
          </w:tcPr>
          <w:p w14:paraId="2A59E128" w14:textId="5B078799" w:rsidR="00153A11" w:rsidRPr="000F3C94" w:rsidRDefault="00153A11" w:rsidP="00153A11">
            <w:pPr>
              <w:snapToGrid w:val="0"/>
              <w:spacing w:before="60" w:after="60"/>
              <w:jc w:val="left"/>
              <w:rPr>
                <w:b/>
                <w:sz w:val="16"/>
                <w:szCs w:val="16"/>
                <w:lang w:val="en-GB"/>
              </w:rPr>
            </w:pPr>
            <w:r w:rsidRPr="000F3C94">
              <w:rPr>
                <w:b/>
                <w:sz w:val="16"/>
                <w:szCs w:val="16"/>
                <w:lang w:val="en-GB"/>
              </w:rPr>
              <w:t>Item</w:t>
            </w:r>
          </w:p>
        </w:tc>
        <w:tc>
          <w:tcPr>
            <w:tcW w:w="2977" w:type="dxa"/>
            <w:shd w:val="clear" w:color="auto" w:fill="E7E6E6" w:themeFill="background2"/>
          </w:tcPr>
          <w:p w14:paraId="68C9B443" w14:textId="50E2DD8A" w:rsidR="00153A11" w:rsidRPr="000F3C94" w:rsidRDefault="00153A11" w:rsidP="00153A11">
            <w:pPr>
              <w:snapToGrid w:val="0"/>
              <w:spacing w:before="60" w:after="60"/>
              <w:jc w:val="left"/>
              <w:rPr>
                <w:b/>
                <w:sz w:val="16"/>
                <w:szCs w:val="16"/>
                <w:lang w:val="en-GB"/>
              </w:rPr>
            </w:pPr>
            <w:r w:rsidRPr="000F3C94">
              <w:rPr>
                <w:b/>
                <w:sz w:val="16"/>
                <w:szCs w:val="16"/>
                <w:lang w:val="en-GB"/>
              </w:rPr>
              <w:t>Name</w:t>
            </w:r>
          </w:p>
        </w:tc>
        <w:tc>
          <w:tcPr>
            <w:tcW w:w="3544" w:type="dxa"/>
            <w:shd w:val="clear" w:color="auto" w:fill="E7E6E6" w:themeFill="background2"/>
          </w:tcPr>
          <w:p w14:paraId="1D1557FE" w14:textId="77777777" w:rsidR="00153A11" w:rsidRPr="000F3C94" w:rsidRDefault="00153A11" w:rsidP="00153A11">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hemeFill="background2"/>
          </w:tcPr>
          <w:p w14:paraId="56DD6318" w14:textId="77777777" w:rsidR="00153A11" w:rsidRPr="000F3C94" w:rsidRDefault="00153A11" w:rsidP="00153A11">
            <w:pPr>
              <w:snapToGrid w:val="0"/>
              <w:spacing w:before="60" w:after="60"/>
              <w:jc w:val="center"/>
              <w:rPr>
                <w:b/>
                <w:sz w:val="16"/>
                <w:szCs w:val="16"/>
                <w:lang w:val="en-GB"/>
              </w:rPr>
            </w:pPr>
            <w:r w:rsidRPr="000F3C94">
              <w:rPr>
                <w:b/>
                <w:sz w:val="16"/>
                <w:szCs w:val="16"/>
                <w:lang w:val="en-GB"/>
              </w:rPr>
              <w:t>Code</w:t>
            </w:r>
          </w:p>
        </w:tc>
        <w:tc>
          <w:tcPr>
            <w:tcW w:w="5528" w:type="dxa"/>
            <w:shd w:val="clear" w:color="auto" w:fill="E7E6E6" w:themeFill="background2"/>
          </w:tcPr>
          <w:p w14:paraId="062F75ED" w14:textId="77777777" w:rsidR="00153A11" w:rsidRPr="000F3C94" w:rsidRDefault="00153A11" w:rsidP="00153A11">
            <w:pPr>
              <w:snapToGrid w:val="0"/>
              <w:spacing w:before="60" w:after="60"/>
              <w:jc w:val="left"/>
              <w:rPr>
                <w:b/>
                <w:sz w:val="16"/>
                <w:szCs w:val="16"/>
                <w:lang w:val="en-GB"/>
              </w:rPr>
            </w:pPr>
            <w:r w:rsidRPr="000F3C94">
              <w:rPr>
                <w:b/>
                <w:sz w:val="16"/>
                <w:szCs w:val="16"/>
                <w:lang w:val="en-GB"/>
              </w:rPr>
              <w:t>Remarks</w:t>
            </w:r>
          </w:p>
        </w:tc>
      </w:tr>
      <w:tr w:rsidR="00153A11" w:rsidRPr="000F3C94" w14:paraId="6BE360B2" w14:textId="77777777" w:rsidTr="00F72661">
        <w:trPr>
          <w:cantSplit/>
        </w:trPr>
        <w:tc>
          <w:tcPr>
            <w:tcW w:w="1418" w:type="dxa"/>
          </w:tcPr>
          <w:p w14:paraId="6211D0AF" w14:textId="4AE9D87D" w:rsidR="00153A11" w:rsidRPr="000F3C94" w:rsidRDefault="00153A11" w:rsidP="00153A11">
            <w:pPr>
              <w:snapToGrid w:val="0"/>
              <w:spacing w:before="60" w:after="60"/>
              <w:jc w:val="left"/>
              <w:rPr>
                <w:sz w:val="16"/>
                <w:szCs w:val="16"/>
                <w:lang w:val="en-GB"/>
              </w:rPr>
            </w:pPr>
            <w:r w:rsidRPr="000F3C94">
              <w:rPr>
                <w:sz w:val="16"/>
                <w:szCs w:val="16"/>
                <w:lang w:val="en-GB"/>
              </w:rPr>
              <w:t>Enumeration</w:t>
            </w:r>
          </w:p>
        </w:tc>
        <w:tc>
          <w:tcPr>
            <w:tcW w:w="2977" w:type="dxa"/>
          </w:tcPr>
          <w:p w14:paraId="5210411C" w14:textId="06CF8444" w:rsidR="00153A11" w:rsidRPr="000F3C94" w:rsidRDefault="00153A11" w:rsidP="00153A11">
            <w:pPr>
              <w:snapToGrid w:val="0"/>
              <w:spacing w:before="60" w:after="60"/>
              <w:jc w:val="left"/>
              <w:rPr>
                <w:sz w:val="16"/>
                <w:szCs w:val="16"/>
                <w:lang w:val="en-GB"/>
              </w:rPr>
            </w:pPr>
            <w:r w:rsidRPr="000F3C94">
              <w:rPr>
                <w:sz w:val="16"/>
                <w:szCs w:val="16"/>
                <w:lang w:val="en-GB"/>
              </w:rPr>
              <w:t>S100_CompliancyCategory</w:t>
            </w:r>
          </w:p>
        </w:tc>
        <w:tc>
          <w:tcPr>
            <w:tcW w:w="3544" w:type="dxa"/>
          </w:tcPr>
          <w:p w14:paraId="549EB4D9" w14:textId="77777777" w:rsidR="00153A11" w:rsidRPr="000F3C94" w:rsidRDefault="00153A11" w:rsidP="00153A11">
            <w:pPr>
              <w:snapToGrid w:val="0"/>
              <w:spacing w:before="60" w:after="60"/>
              <w:jc w:val="left"/>
              <w:rPr>
                <w:sz w:val="16"/>
                <w:szCs w:val="16"/>
                <w:lang w:val="en-GB"/>
              </w:rPr>
            </w:pPr>
          </w:p>
        </w:tc>
        <w:tc>
          <w:tcPr>
            <w:tcW w:w="850" w:type="dxa"/>
          </w:tcPr>
          <w:p w14:paraId="678CD553" w14:textId="77777777" w:rsidR="00153A11" w:rsidRPr="000F3C94" w:rsidRDefault="00153A11" w:rsidP="00153A11">
            <w:pPr>
              <w:snapToGrid w:val="0"/>
              <w:spacing w:before="60" w:after="60"/>
              <w:jc w:val="center"/>
              <w:rPr>
                <w:sz w:val="16"/>
                <w:szCs w:val="16"/>
                <w:lang w:val="en-GB"/>
              </w:rPr>
            </w:pPr>
            <w:r w:rsidRPr="000F3C94">
              <w:rPr>
                <w:sz w:val="16"/>
                <w:szCs w:val="16"/>
                <w:lang w:val="en-GB"/>
              </w:rPr>
              <w:t>-</w:t>
            </w:r>
          </w:p>
        </w:tc>
        <w:tc>
          <w:tcPr>
            <w:tcW w:w="5528" w:type="dxa"/>
          </w:tcPr>
          <w:p w14:paraId="20E0D1F5" w14:textId="77777777" w:rsidR="00153A11" w:rsidRPr="000F3C94" w:rsidRDefault="00153A11" w:rsidP="00153A11">
            <w:pPr>
              <w:snapToGrid w:val="0"/>
              <w:spacing w:before="60" w:after="60"/>
              <w:jc w:val="left"/>
              <w:rPr>
                <w:sz w:val="16"/>
                <w:szCs w:val="16"/>
                <w:lang w:val="en-GB"/>
              </w:rPr>
            </w:pPr>
            <w:r w:rsidRPr="000F3C94">
              <w:rPr>
                <w:sz w:val="16"/>
                <w:szCs w:val="16"/>
                <w:lang w:val="en-GB"/>
              </w:rPr>
              <w:t>-</w:t>
            </w:r>
          </w:p>
        </w:tc>
      </w:tr>
      <w:tr w:rsidR="00153A11" w:rsidRPr="000F3C94" w14:paraId="301ABB93" w14:textId="77777777" w:rsidTr="00F72661">
        <w:trPr>
          <w:cantSplit/>
        </w:trPr>
        <w:tc>
          <w:tcPr>
            <w:tcW w:w="1418" w:type="dxa"/>
          </w:tcPr>
          <w:p w14:paraId="34CC2D5B" w14:textId="0823206F" w:rsidR="00153A11" w:rsidRPr="000F3C94" w:rsidRDefault="00153A11" w:rsidP="00153A11">
            <w:pPr>
              <w:snapToGrid w:val="0"/>
              <w:spacing w:before="60" w:after="60"/>
              <w:jc w:val="left"/>
              <w:rPr>
                <w:sz w:val="16"/>
                <w:szCs w:val="16"/>
                <w:lang w:val="en-GB"/>
              </w:rPr>
            </w:pPr>
            <w:r w:rsidRPr="000F3C94">
              <w:rPr>
                <w:sz w:val="16"/>
                <w:szCs w:val="16"/>
                <w:lang w:val="en-GB"/>
              </w:rPr>
              <w:t>Value</w:t>
            </w:r>
          </w:p>
        </w:tc>
        <w:tc>
          <w:tcPr>
            <w:tcW w:w="2977" w:type="dxa"/>
          </w:tcPr>
          <w:p w14:paraId="0D016B74" w14:textId="374D25A3" w:rsidR="00153A11" w:rsidRPr="000F3C94" w:rsidRDefault="00A101DB" w:rsidP="00153A11">
            <w:pPr>
              <w:snapToGrid w:val="0"/>
              <w:spacing w:before="60" w:after="60"/>
              <w:jc w:val="left"/>
              <w:rPr>
                <w:sz w:val="16"/>
                <w:szCs w:val="16"/>
                <w:lang w:val="en-GB"/>
              </w:rPr>
            </w:pPr>
            <w:r w:rsidRPr="000F3C94">
              <w:rPr>
                <w:sz w:val="16"/>
                <w:szCs w:val="16"/>
                <w:lang w:val="en-GB"/>
              </w:rPr>
              <w:t>c</w:t>
            </w:r>
            <w:r w:rsidR="00153A11" w:rsidRPr="000F3C94">
              <w:rPr>
                <w:sz w:val="16"/>
                <w:szCs w:val="16"/>
                <w:lang w:val="en-GB"/>
              </w:rPr>
              <w:t>ategory1</w:t>
            </w:r>
          </w:p>
        </w:tc>
        <w:tc>
          <w:tcPr>
            <w:tcW w:w="3544" w:type="dxa"/>
          </w:tcPr>
          <w:p w14:paraId="0A83EC14" w14:textId="77777777" w:rsidR="00153A11" w:rsidRPr="000F3C94" w:rsidRDefault="00153A11" w:rsidP="00153A11">
            <w:pPr>
              <w:snapToGrid w:val="0"/>
              <w:spacing w:before="60" w:after="60"/>
              <w:jc w:val="left"/>
              <w:rPr>
                <w:sz w:val="16"/>
                <w:szCs w:val="16"/>
                <w:lang w:val="en-GB"/>
              </w:rPr>
            </w:pPr>
            <w:r w:rsidRPr="000F3C94">
              <w:rPr>
                <w:sz w:val="16"/>
                <w:szCs w:val="16"/>
                <w:lang w:val="en-GB"/>
              </w:rPr>
              <w:t>IHO S-100 object model compliant</w:t>
            </w:r>
          </w:p>
        </w:tc>
        <w:tc>
          <w:tcPr>
            <w:tcW w:w="850" w:type="dxa"/>
          </w:tcPr>
          <w:p w14:paraId="020471D1" w14:textId="573C54D1" w:rsidR="00153A11" w:rsidRPr="000F3C94" w:rsidRDefault="00D33C3B" w:rsidP="00153A11">
            <w:pPr>
              <w:snapToGrid w:val="0"/>
              <w:spacing w:before="60" w:after="60"/>
              <w:jc w:val="center"/>
              <w:rPr>
                <w:sz w:val="16"/>
                <w:szCs w:val="16"/>
                <w:lang w:val="en-GB"/>
              </w:rPr>
            </w:pPr>
            <w:r w:rsidRPr="000F3C94">
              <w:rPr>
                <w:sz w:val="16"/>
                <w:szCs w:val="16"/>
                <w:lang w:val="en-GB"/>
              </w:rPr>
              <w:t>1</w:t>
            </w:r>
          </w:p>
        </w:tc>
        <w:tc>
          <w:tcPr>
            <w:tcW w:w="5528" w:type="dxa"/>
          </w:tcPr>
          <w:p w14:paraId="7F8F1B64" w14:textId="77777777" w:rsidR="00153A11" w:rsidRPr="000F3C94" w:rsidRDefault="00153A11" w:rsidP="00153A11">
            <w:pPr>
              <w:snapToGrid w:val="0"/>
              <w:spacing w:before="60" w:after="60"/>
              <w:jc w:val="left"/>
              <w:rPr>
                <w:sz w:val="16"/>
                <w:szCs w:val="16"/>
                <w:lang w:val="en-GB"/>
              </w:rPr>
            </w:pPr>
          </w:p>
        </w:tc>
      </w:tr>
      <w:tr w:rsidR="00153A11" w:rsidRPr="000F3C94" w14:paraId="2E7FB47E" w14:textId="77777777" w:rsidTr="00F72661">
        <w:trPr>
          <w:cantSplit/>
        </w:trPr>
        <w:tc>
          <w:tcPr>
            <w:tcW w:w="1418" w:type="dxa"/>
          </w:tcPr>
          <w:p w14:paraId="5F5EC592" w14:textId="46A000D0" w:rsidR="00153A11" w:rsidRPr="000F3C94" w:rsidRDefault="00153A11" w:rsidP="00153A11">
            <w:pPr>
              <w:snapToGrid w:val="0"/>
              <w:spacing w:before="60" w:after="60"/>
              <w:jc w:val="left"/>
              <w:rPr>
                <w:sz w:val="16"/>
                <w:szCs w:val="16"/>
                <w:lang w:val="en-GB"/>
              </w:rPr>
            </w:pPr>
            <w:r w:rsidRPr="000F3C94">
              <w:rPr>
                <w:sz w:val="16"/>
                <w:szCs w:val="16"/>
                <w:lang w:val="en-GB"/>
              </w:rPr>
              <w:t>Value</w:t>
            </w:r>
          </w:p>
        </w:tc>
        <w:tc>
          <w:tcPr>
            <w:tcW w:w="2977" w:type="dxa"/>
          </w:tcPr>
          <w:p w14:paraId="0C9AC4B5" w14:textId="7C1AB657" w:rsidR="00153A11" w:rsidRPr="000F3C94" w:rsidRDefault="00A101DB" w:rsidP="00153A11">
            <w:pPr>
              <w:snapToGrid w:val="0"/>
              <w:spacing w:before="60" w:after="60"/>
              <w:jc w:val="left"/>
              <w:rPr>
                <w:sz w:val="16"/>
                <w:szCs w:val="16"/>
                <w:lang w:val="en-GB"/>
              </w:rPr>
            </w:pPr>
            <w:r w:rsidRPr="000F3C94">
              <w:rPr>
                <w:sz w:val="16"/>
                <w:szCs w:val="16"/>
                <w:lang w:val="en-GB"/>
              </w:rPr>
              <w:t>c</w:t>
            </w:r>
            <w:r w:rsidR="00153A11" w:rsidRPr="000F3C94">
              <w:rPr>
                <w:sz w:val="16"/>
                <w:szCs w:val="16"/>
                <w:lang w:val="en-GB"/>
              </w:rPr>
              <w:t>ategory2</w:t>
            </w:r>
          </w:p>
        </w:tc>
        <w:tc>
          <w:tcPr>
            <w:tcW w:w="3544" w:type="dxa"/>
          </w:tcPr>
          <w:p w14:paraId="2879001D" w14:textId="77777777" w:rsidR="00153A11" w:rsidRPr="000F3C94" w:rsidRDefault="00153A11" w:rsidP="00153A11">
            <w:pPr>
              <w:snapToGrid w:val="0"/>
              <w:spacing w:before="60" w:after="60"/>
              <w:jc w:val="left"/>
              <w:rPr>
                <w:rFonts w:eastAsiaTheme="minorEastAsia"/>
                <w:sz w:val="16"/>
                <w:szCs w:val="16"/>
                <w:lang w:val="en-GB"/>
              </w:rPr>
            </w:pPr>
            <w:r w:rsidRPr="000F3C94">
              <w:rPr>
                <w:rFonts w:eastAsiaTheme="minorEastAsia"/>
                <w:sz w:val="16"/>
                <w:szCs w:val="16"/>
                <w:lang w:val="en-GB"/>
              </w:rPr>
              <w:t>IHO S-100 compliant with non-standard encoding</w:t>
            </w:r>
          </w:p>
        </w:tc>
        <w:tc>
          <w:tcPr>
            <w:tcW w:w="850" w:type="dxa"/>
          </w:tcPr>
          <w:p w14:paraId="45062064" w14:textId="408EC498" w:rsidR="00153A11" w:rsidRPr="000F3C94" w:rsidRDefault="00D33C3B" w:rsidP="00153A11">
            <w:pPr>
              <w:snapToGrid w:val="0"/>
              <w:spacing w:before="60" w:after="60"/>
              <w:jc w:val="center"/>
              <w:rPr>
                <w:sz w:val="16"/>
                <w:szCs w:val="16"/>
                <w:lang w:val="en-GB"/>
              </w:rPr>
            </w:pPr>
            <w:r w:rsidRPr="000F3C94">
              <w:rPr>
                <w:sz w:val="16"/>
                <w:szCs w:val="16"/>
                <w:lang w:val="en-GB"/>
              </w:rPr>
              <w:t>2</w:t>
            </w:r>
          </w:p>
        </w:tc>
        <w:tc>
          <w:tcPr>
            <w:tcW w:w="5528" w:type="dxa"/>
          </w:tcPr>
          <w:p w14:paraId="17157D96" w14:textId="77777777" w:rsidR="00153A11" w:rsidRPr="000F3C94" w:rsidRDefault="00153A11" w:rsidP="00153A11">
            <w:pPr>
              <w:snapToGrid w:val="0"/>
              <w:spacing w:before="60" w:after="60"/>
              <w:jc w:val="left"/>
              <w:rPr>
                <w:sz w:val="16"/>
                <w:szCs w:val="16"/>
                <w:lang w:val="en-GB"/>
              </w:rPr>
            </w:pPr>
          </w:p>
        </w:tc>
      </w:tr>
      <w:tr w:rsidR="00153A11" w:rsidRPr="000F3C94" w14:paraId="0C923BA1" w14:textId="77777777" w:rsidTr="00F72661">
        <w:trPr>
          <w:cantSplit/>
        </w:trPr>
        <w:tc>
          <w:tcPr>
            <w:tcW w:w="1418" w:type="dxa"/>
          </w:tcPr>
          <w:p w14:paraId="04A3C3E2" w14:textId="5459B80C" w:rsidR="00153A11" w:rsidRPr="000F3C94" w:rsidRDefault="00153A11" w:rsidP="00153A11">
            <w:pPr>
              <w:snapToGrid w:val="0"/>
              <w:spacing w:before="60" w:after="60"/>
              <w:jc w:val="left"/>
              <w:rPr>
                <w:sz w:val="16"/>
                <w:szCs w:val="16"/>
                <w:lang w:val="en-GB"/>
              </w:rPr>
            </w:pPr>
            <w:r w:rsidRPr="000F3C94">
              <w:rPr>
                <w:sz w:val="16"/>
                <w:szCs w:val="16"/>
                <w:lang w:val="en-GB"/>
              </w:rPr>
              <w:t>Value</w:t>
            </w:r>
          </w:p>
        </w:tc>
        <w:tc>
          <w:tcPr>
            <w:tcW w:w="2977" w:type="dxa"/>
          </w:tcPr>
          <w:p w14:paraId="743C06CF" w14:textId="4270D76A" w:rsidR="00153A11" w:rsidRPr="000F3C94" w:rsidRDefault="00A101DB" w:rsidP="00153A11">
            <w:pPr>
              <w:snapToGrid w:val="0"/>
              <w:spacing w:before="60" w:after="60"/>
              <w:jc w:val="left"/>
              <w:rPr>
                <w:sz w:val="16"/>
                <w:szCs w:val="16"/>
                <w:lang w:val="en-GB"/>
              </w:rPr>
            </w:pPr>
            <w:r w:rsidRPr="000F3C94">
              <w:rPr>
                <w:sz w:val="16"/>
                <w:szCs w:val="16"/>
                <w:lang w:val="en-GB"/>
              </w:rPr>
              <w:t>c</w:t>
            </w:r>
            <w:r w:rsidR="00153A11" w:rsidRPr="000F3C94">
              <w:rPr>
                <w:sz w:val="16"/>
                <w:szCs w:val="16"/>
                <w:lang w:val="en-GB"/>
              </w:rPr>
              <w:t>ategory3</w:t>
            </w:r>
          </w:p>
        </w:tc>
        <w:tc>
          <w:tcPr>
            <w:tcW w:w="3544" w:type="dxa"/>
          </w:tcPr>
          <w:p w14:paraId="3DDE2684" w14:textId="77777777" w:rsidR="00153A11" w:rsidRPr="000F3C94" w:rsidRDefault="00153A11" w:rsidP="00153A11">
            <w:pPr>
              <w:snapToGrid w:val="0"/>
              <w:spacing w:before="60" w:after="60"/>
              <w:jc w:val="left"/>
              <w:rPr>
                <w:rFonts w:eastAsiaTheme="minorEastAsia"/>
                <w:sz w:val="16"/>
                <w:szCs w:val="16"/>
                <w:lang w:val="en-GB"/>
              </w:rPr>
            </w:pPr>
            <w:r w:rsidRPr="000F3C94">
              <w:rPr>
                <w:rFonts w:eastAsiaTheme="minorEastAsia"/>
                <w:sz w:val="16"/>
                <w:szCs w:val="16"/>
                <w:lang w:val="en-GB"/>
              </w:rPr>
              <w:t>IHO S-100 compliant with standard encoding</w:t>
            </w:r>
          </w:p>
        </w:tc>
        <w:tc>
          <w:tcPr>
            <w:tcW w:w="850" w:type="dxa"/>
          </w:tcPr>
          <w:p w14:paraId="0E785E6A" w14:textId="4018DFEC" w:rsidR="00153A11" w:rsidRPr="000F3C94" w:rsidRDefault="00D33C3B" w:rsidP="00153A11">
            <w:pPr>
              <w:snapToGrid w:val="0"/>
              <w:spacing w:before="60" w:after="60"/>
              <w:jc w:val="center"/>
              <w:rPr>
                <w:sz w:val="16"/>
                <w:szCs w:val="16"/>
                <w:lang w:val="en-GB"/>
              </w:rPr>
            </w:pPr>
            <w:r w:rsidRPr="000F3C94">
              <w:rPr>
                <w:sz w:val="16"/>
                <w:szCs w:val="16"/>
                <w:lang w:val="en-GB"/>
              </w:rPr>
              <w:t>3</w:t>
            </w:r>
          </w:p>
        </w:tc>
        <w:tc>
          <w:tcPr>
            <w:tcW w:w="5528" w:type="dxa"/>
          </w:tcPr>
          <w:p w14:paraId="3ACAAE6C" w14:textId="77777777" w:rsidR="00153A11" w:rsidRPr="000F3C94" w:rsidRDefault="00153A11" w:rsidP="00153A11">
            <w:pPr>
              <w:snapToGrid w:val="0"/>
              <w:spacing w:before="60" w:after="60"/>
              <w:jc w:val="left"/>
              <w:rPr>
                <w:sz w:val="16"/>
                <w:szCs w:val="16"/>
                <w:lang w:val="en-GB"/>
              </w:rPr>
            </w:pPr>
          </w:p>
        </w:tc>
      </w:tr>
      <w:tr w:rsidR="00153A11" w:rsidRPr="000F3C94" w14:paraId="169C47E7" w14:textId="77777777" w:rsidTr="00F72661">
        <w:trPr>
          <w:cantSplit/>
        </w:trPr>
        <w:tc>
          <w:tcPr>
            <w:tcW w:w="1418" w:type="dxa"/>
          </w:tcPr>
          <w:p w14:paraId="661568F1" w14:textId="10F69188" w:rsidR="00153A11" w:rsidRPr="000F3C94" w:rsidRDefault="00153A11" w:rsidP="00153A11">
            <w:pPr>
              <w:snapToGrid w:val="0"/>
              <w:spacing w:before="60" w:after="60"/>
              <w:jc w:val="left"/>
              <w:rPr>
                <w:sz w:val="16"/>
                <w:szCs w:val="16"/>
                <w:lang w:val="en-GB"/>
              </w:rPr>
            </w:pPr>
            <w:r w:rsidRPr="000F3C94">
              <w:rPr>
                <w:sz w:val="16"/>
                <w:szCs w:val="16"/>
                <w:lang w:val="en-GB"/>
              </w:rPr>
              <w:t>Value</w:t>
            </w:r>
          </w:p>
        </w:tc>
        <w:tc>
          <w:tcPr>
            <w:tcW w:w="2977" w:type="dxa"/>
          </w:tcPr>
          <w:p w14:paraId="61065385" w14:textId="1AC922E1" w:rsidR="00153A11" w:rsidRPr="000F3C94" w:rsidRDefault="00A101DB" w:rsidP="00153A11">
            <w:pPr>
              <w:snapToGrid w:val="0"/>
              <w:spacing w:before="60" w:after="60"/>
              <w:jc w:val="left"/>
              <w:rPr>
                <w:sz w:val="16"/>
                <w:szCs w:val="16"/>
                <w:lang w:val="en-GB"/>
              </w:rPr>
            </w:pPr>
            <w:r w:rsidRPr="000F3C94">
              <w:rPr>
                <w:sz w:val="16"/>
                <w:szCs w:val="16"/>
                <w:lang w:val="en-GB"/>
              </w:rPr>
              <w:t>c</w:t>
            </w:r>
            <w:r w:rsidR="00153A11" w:rsidRPr="000F3C94">
              <w:rPr>
                <w:sz w:val="16"/>
                <w:szCs w:val="16"/>
                <w:lang w:val="en-GB"/>
              </w:rPr>
              <w:t>ategory4</w:t>
            </w:r>
          </w:p>
        </w:tc>
        <w:tc>
          <w:tcPr>
            <w:tcW w:w="3544" w:type="dxa"/>
          </w:tcPr>
          <w:p w14:paraId="4ABF12D2" w14:textId="77777777" w:rsidR="00153A11" w:rsidRPr="000F3C94" w:rsidRDefault="00153A11" w:rsidP="00153A11">
            <w:pPr>
              <w:snapToGrid w:val="0"/>
              <w:spacing w:before="60" w:after="60"/>
              <w:jc w:val="left"/>
              <w:rPr>
                <w:rFonts w:eastAsiaTheme="minorEastAsia"/>
                <w:sz w:val="16"/>
                <w:szCs w:val="16"/>
                <w:lang w:val="en-GB"/>
              </w:rPr>
            </w:pPr>
            <w:r w:rsidRPr="000F3C94">
              <w:rPr>
                <w:rFonts w:eastAsiaTheme="minorEastAsia"/>
                <w:sz w:val="16"/>
                <w:szCs w:val="16"/>
                <w:lang w:val="en-GB"/>
              </w:rPr>
              <w:t>IHO S-100 and IMO harmonized display compliant</w:t>
            </w:r>
          </w:p>
        </w:tc>
        <w:tc>
          <w:tcPr>
            <w:tcW w:w="850" w:type="dxa"/>
          </w:tcPr>
          <w:p w14:paraId="1F41E5A5" w14:textId="15533F5F" w:rsidR="00153A11" w:rsidRPr="000F3C94" w:rsidRDefault="00D33C3B" w:rsidP="00153A11">
            <w:pPr>
              <w:snapToGrid w:val="0"/>
              <w:spacing w:before="60" w:after="60"/>
              <w:jc w:val="center"/>
              <w:rPr>
                <w:sz w:val="16"/>
                <w:szCs w:val="16"/>
                <w:lang w:val="en-GB"/>
              </w:rPr>
            </w:pPr>
            <w:r w:rsidRPr="000F3C94">
              <w:rPr>
                <w:sz w:val="16"/>
                <w:szCs w:val="16"/>
                <w:lang w:val="en-GB"/>
              </w:rPr>
              <w:t>4</w:t>
            </w:r>
          </w:p>
        </w:tc>
        <w:tc>
          <w:tcPr>
            <w:tcW w:w="5528" w:type="dxa"/>
          </w:tcPr>
          <w:p w14:paraId="3E13BF3C" w14:textId="77777777" w:rsidR="00153A11" w:rsidRPr="000F3C94" w:rsidRDefault="00153A11" w:rsidP="00153A11">
            <w:pPr>
              <w:snapToGrid w:val="0"/>
              <w:spacing w:before="60" w:after="60"/>
              <w:jc w:val="left"/>
              <w:rPr>
                <w:sz w:val="16"/>
                <w:szCs w:val="16"/>
                <w:lang w:val="en-GB"/>
              </w:rPr>
            </w:pPr>
          </w:p>
        </w:tc>
      </w:tr>
    </w:tbl>
    <w:p w14:paraId="567E0135" w14:textId="77777777" w:rsidR="004C1EB7" w:rsidRPr="000F3C94" w:rsidRDefault="004C1EB7" w:rsidP="007A1915">
      <w:pPr>
        <w:spacing w:after="0"/>
        <w:rPr>
          <w:lang w:val="en-GB"/>
        </w:rPr>
      </w:pPr>
    </w:p>
    <w:p w14:paraId="79D97BC8" w14:textId="3C3D7C86" w:rsidR="000D187A" w:rsidRPr="000F3C94" w:rsidRDefault="000D187A" w:rsidP="007A1915">
      <w:pPr>
        <w:pStyle w:val="Heading4"/>
        <w:tabs>
          <w:tab w:val="clear" w:pos="940"/>
          <w:tab w:val="clear" w:pos="1140"/>
          <w:tab w:val="clear" w:pos="1360"/>
        </w:tabs>
        <w:rPr>
          <w:lang w:val="en-GB"/>
        </w:rPr>
      </w:pPr>
      <w:r w:rsidRPr="000F3C94">
        <w:rPr>
          <w:lang w:val="en-GB"/>
        </w:rPr>
        <w:lastRenderedPageBreak/>
        <w:t>S100_ProtectionScheme</w:t>
      </w:r>
      <w:bookmarkEnd w:id="583"/>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2977"/>
        <w:gridCol w:w="3544"/>
        <w:gridCol w:w="850"/>
        <w:gridCol w:w="5528"/>
      </w:tblGrid>
      <w:tr w:rsidR="007A3B50" w:rsidRPr="000F3C94" w14:paraId="553F9DA7" w14:textId="77777777" w:rsidTr="00A12ABC">
        <w:trPr>
          <w:cantSplit/>
        </w:trPr>
        <w:tc>
          <w:tcPr>
            <w:tcW w:w="1418" w:type="dxa"/>
            <w:shd w:val="clear" w:color="auto" w:fill="E7E6E6"/>
          </w:tcPr>
          <w:p w14:paraId="22D28797" w14:textId="38B67604" w:rsidR="007A3B50" w:rsidRPr="000F3C94" w:rsidRDefault="007A3B50" w:rsidP="007A3B50">
            <w:pPr>
              <w:snapToGrid w:val="0"/>
              <w:spacing w:before="60" w:after="60"/>
              <w:jc w:val="left"/>
              <w:rPr>
                <w:b/>
                <w:sz w:val="16"/>
                <w:szCs w:val="16"/>
                <w:lang w:val="en-GB"/>
              </w:rPr>
            </w:pPr>
            <w:r w:rsidRPr="000F3C94">
              <w:rPr>
                <w:b/>
                <w:sz w:val="16"/>
                <w:szCs w:val="16"/>
                <w:lang w:val="en-GB"/>
              </w:rPr>
              <w:t>Item</w:t>
            </w:r>
          </w:p>
        </w:tc>
        <w:tc>
          <w:tcPr>
            <w:tcW w:w="2977" w:type="dxa"/>
            <w:shd w:val="clear" w:color="auto" w:fill="E7E6E6"/>
          </w:tcPr>
          <w:p w14:paraId="08F1BF26" w14:textId="3172F94B" w:rsidR="007A3B50" w:rsidRPr="000F3C94" w:rsidRDefault="007A3B50" w:rsidP="007A3B50">
            <w:pPr>
              <w:snapToGrid w:val="0"/>
              <w:spacing w:before="60" w:after="60"/>
              <w:jc w:val="left"/>
              <w:rPr>
                <w:b/>
                <w:sz w:val="16"/>
                <w:szCs w:val="16"/>
                <w:lang w:val="en-GB"/>
              </w:rPr>
            </w:pPr>
            <w:r w:rsidRPr="000F3C94">
              <w:rPr>
                <w:b/>
                <w:sz w:val="16"/>
                <w:szCs w:val="16"/>
                <w:lang w:val="en-GB"/>
              </w:rPr>
              <w:t>Name</w:t>
            </w:r>
          </w:p>
        </w:tc>
        <w:tc>
          <w:tcPr>
            <w:tcW w:w="3544" w:type="dxa"/>
            <w:shd w:val="clear" w:color="auto" w:fill="E7E6E6"/>
          </w:tcPr>
          <w:p w14:paraId="3D3ECBA7" w14:textId="77777777" w:rsidR="007A3B50" w:rsidRPr="000F3C94" w:rsidRDefault="007A3B50" w:rsidP="007A3B50">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cPr>
          <w:p w14:paraId="2D179E03" w14:textId="503D91C1" w:rsidR="007A3B50" w:rsidRPr="000F3C94" w:rsidRDefault="007A3B50" w:rsidP="007A3B50">
            <w:pPr>
              <w:snapToGrid w:val="0"/>
              <w:spacing w:before="60" w:after="60"/>
              <w:jc w:val="center"/>
              <w:rPr>
                <w:b/>
                <w:sz w:val="16"/>
                <w:szCs w:val="16"/>
                <w:lang w:val="en-GB"/>
              </w:rPr>
            </w:pPr>
            <w:r w:rsidRPr="000F3C94">
              <w:rPr>
                <w:b/>
                <w:sz w:val="16"/>
                <w:szCs w:val="16"/>
                <w:lang w:val="en-GB"/>
              </w:rPr>
              <w:t>Code</w:t>
            </w:r>
          </w:p>
        </w:tc>
        <w:tc>
          <w:tcPr>
            <w:tcW w:w="5528" w:type="dxa"/>
            <w:shd w:val="clear" w:color="auto" w:fill="E7E6E6"/>
          </w:tcPr>
          <w:p w14:paraId="1CA17E22" w14:textId="77777777" w:rsidR="007A3B50" w:rsidRPr="000F3C94" w:rsidRDefault="007A3B50" w:rsidP="007A3B50">
            <w:pPr>
              <w:snapToGrid w:val="0"/>
              <w:spacing w:before="60" w:after="60"/>
              <w:jc w:val="left"/>
              <w:rPr>
                <w:b/>
                <w:sz w:val="16"/>
                <w:szCs w:val="16"/>
                <w:lang w:val="en-GB"/>
              </w:rPr>
            </w:pPr>
            <w:r w:rsidRPr="000F3C94">
              <w:rPr>
                <w:b/>
                <w:sz w:val="16"/>
                <w:szCs w:val="16"/>
                <w:lang w:val="en-GB"/>
              </w:rPr>
              <w:t>Remarks</w:t>
            </w:r>
          </w:p>
        </w:tc>
      </w:tr>
      <w:tr w:rsidR="007A3B50" w:rsidRPr="000F3C94" w14:paraId="555B2DCC" w14:textId="77777777" w:rsidTr="00A12ABC">
        <w:trPr>
          <w:cantSplit/>
        </w:trPr>
        <w:tc>
          <w:tcPr>
            <w:tcW w:w="1418" w:type="dxa"/>
          </w:tcPr>
          <w:p w14:paraId="54A317FB" w14:textId="4ADA3784" w:rsidR="007A3B50" w:rsidRPr="000F3C94" w:rsidRDefault="007A3B50" w:rsidP="007A3B50">
            <w:pPr>
              <w:snapToGrid w:val="0"/>
              <w:spacing w:before="60" w:after="60"/>
              <w:jc w:val="left"/>
              <w:rPr>
                <w:sz w:val="16"/>
                <w:szCs w:val="16"/>
                <w:lang w:val="en-GB"/>
              </w:rPr>
            </w:pPr>
            <w:r w:rsidRPr="000F3C94">
              <w:rPr>
                <w:sz w:val="16"/>
                <w:szCs w:val="16"/>
                <w:lang w:val="en-GB"/>
              </w:rPr>
              <w:t>Enumeration</w:t>
            </w:r>
          </w:p>
        </w:tc>
        <w:tc>
          <w:tcPr>
            <w:tcW w:w="2977" w:type="dxa"/>
          </w:tcPr>
          <w:p w14:paraId="4E7CE252" w14:textId="39FA5BDE" w:rsidR="007A3B50" w:rsidRPr="000F3C94" w:rsidRDefault="007A3B50" w:rsidP="007A3B50">
            <w:pPr>
              <w:snapToGrid w:val="0"/>
              <w:spacing w:before="60" w:after="60"/>
              <w:jc w:val="left"/>
              <w:rPr>
                <w:sz w:val="16"/>
                <w:szCs w:val="16"/>
                <w:lang w:val="en-GB"/>
              </w:rPr>
            </w:pPr>
            <w:r w:rsidRPr="000F3C94">
              <w:rPr>
                <w:sz w:val="16"/>
                <w:szCs w:val="16"/>
                <w:lang w:val="en-GB"/>
              </w:rPr>
              <w:t>S100_ProtectionScheme</w:t>
            </w:r>
          </w:p>
        </w:tc>
        <w:tc>
          <w:tcPr>
            <w:tcW w:w="3544" w:type="dxa"/>
          </w:tcPr>
          <w:p w14:paraId="2803481F" w14:textId="033FD67B" w:rsidR="007A3B50" w:rsidRPr="000F3C94" w:rsidRDefault="007A3B50" w:rsidP="007A3B50">
            <w:pPr>
              <w:snapToGrid w:val="0"/>
              <w:spacing w:before="60" w:after="60"/>
              <w:jc w:val="left"/>
              <w:rPr>
                <w:sz w:val="16"/>
                <w:szCs w:val="16"/>
                <w:lang w:val="en-GB"/>
              </w:rPr>
            </w:pPr>
            <w:r w:rsidRPr="000F3C94">
              <w:rPr>
                <w:sz w:val="16"/>
                <w:szCs w:val="16"/>
                <w:lang w:val="en-GB"/>
              </w:rPr>
              <w:t>Data protection schemes</w:t>
            </w:r>
          </w:p>
        </w:tc>
        <w:tc>
          <w:tcPr>
            <w:tcW w:w="850" w:type="dxa"/>
          </w:tcPr>
          <w:p w14:paraId="20F2890F" w14:textId="69D0D5FE" w:rsidR="007A3B50" w:rsidRPr="000F3C94" w:rsidRDefault="007A3B50" w:rsidP="007A3B50">
            <w:pPr>
              <w:snapToGrid w:val="0"/>
              <w:spacing w:before="60" w:after="60"/>
              <w:jc w:val="center"/>
              <w:rPr>
                <w:sz w:val="16"/>
                <w:szCs w:val="16"/>
                <w:lang w:val="en-GB"/>
              </w:rPr>
            </w:pPr>
            <w:r w:rsidRPr="000F3C94">
              <w:rPr>
                <w:sz w:val="16"/>
                <w:szCs w:val="16"/>
                <w:lang w:val="en-GB"/>
              </w:rPr>
              <w:t>-</w:t>
            </w:r>
          </w:p>
        </w:tc>
        <w:tc>
          <w:tcPr>
            <w:tcW w:w="5528" w:type="dxa"/>
          </w:tcPr>
          <w:p w14:paraId="4BD21422" w14:textId="0FB142F3" w:rsidR="007A3B50" w:rsidRPr="000F3C94" w:rsidRDefault="007A3B50" w:rsidP="007A3B50">
            <w:pPr>
              <w:snapToGrid w:val="0"/>
              <w:spacing w:before="60" w:after="60"/>
              <w:jc w:val="left"/>
              <w:rPr>
                <w:sz w:val="16"/>
                <w:szCs w:val="16"/>
                <w:lang w:val="en-GB"/>
              </w:rPr>
            </w:pPr>
            <w:r w:rsidRPr="000F3C94">
              <w:rPr>
                <w:sz w:val="16"/>
                <w:szCs w:val="16"/>
                <w:lang w:val="en-GB"/>
              </w:rPr>
              <w:t>-</w:t>
            </w:r>
          </w:p>
        </w:tc>
      </w:tr>
      <w:tr w:rsidR="007A3B50" w:rsidRPr="000F3C94" w14:paraId="782411BA" w14:textId="77777777" w:rsidTr="00A12ABC">
        <w:trPr>
          <w:cantSplit/>
        </w:trPr>
        <w:tc>
          <w:tcPr>
            <w:tcW w:w="1418" w:type="dxa"/>
          </w:tcPr>
          <w:p w14:paraId="18A849DA" w14:textId="41798FA8" w:rsidR="007A3B50" w:rsidRPr="000F3C94" w:rsidRDefault="007A3B50" w:rsidP="007A3B50">
            <w:pPr>
              <w:snapToGrid w:val="0"/>
              <w:spacing w:before="60" w:after="60"/>
              <w:jc w:val="left"/>
              <w:rPr>
                <w:sz w:val="16"/>
                <w:szCs w:val="16"/>
                <w:lang w:val="en-GB"/>
              </w:rPr>
            </w:pPr>
            <w:r w:rsidRPr="000F3C94">
              <w:rPr>
                <w:sz w:val="16"/>
                <w:szCs w:val="16"/>
                <w:lang w:val="en-GB"/>
              </w:rPr>
              <w:t>Value</w:t>
            </w:r>
          </w:p>
        </w:tc>
        <w:tc>
          <w:tcPr>
            <w:tcW w:w="2977" w:type="dxa"/>
          </w:tcPr>
          <w:p w14:paraId="25F8D5F6" w14:textId="205FDCDA" w:rsidR="007A3B50" w:rsidRPr="000F3C94" w:rsidRDefault="007A3B50" w:rsidP="007A3B50">
            <w:pPr>
              <w:snapToGrid w:val="0"/>
              <w:spacing w:before="60" w:after="60"/>
              <w:jc w:val="left"/>
              <w:rPr>
                <w:sz w:val="16"/>
                <w:szCs w:val="16"/>
                <w:lang w:val="en-GB"/>
              </w:rPr>
            </w:pPr>
            <w:r w:rsidRPr="000F3C94">
              <w:rPr>
                <w:sz w:val="16"/>
                <w:szCs w:val="16"/>
                <w:lang w:val="en-GB"/>
              </w:rPr>
              <w:t>S100p15</w:t>
            </w:r>
          </w:p>
        </w:tc>
        <w:tc>
          <w:tcPr>
            <w:tcW w:w="3544" w:type="dxa"/>
          </w:tcPr>
          <w:p w14:paraId="5634F297" w14:textId="157A9069" w:rsidR="007A3B50" w:rsidRPr="000F3C94" w:rsidRDefault="007A3B50" w:rsidP="007A3B50">
            <w:pPr>
              <w:snapToGrid w:val="0"/>
              <w:spacing w:before="60" w:after="60"/>
              <w:jc w:val="left"/>
              <w:rPr>
                <w:sz w:val="16"/>
                <w:szCs w:val="16"/>
                <w:lang w:val="en-GB"/>
              </w:rPr>
            </w:pPr>
            <w:r w:rsidRPr="000F3C94">
              <w:rPr>
                <w:sz w:val="16"/>
                <w:szCs w:val="16"/>
                <w:lang w:val="en-GB"/>
              </w:rPr>
              <w:t>IHO S-100 Part 15</w:t>
            </w:r>
          </w:p>
        </w:tc>
        <w:tc>
          <w:tcPr>
            <w:tcW w:w="850" w:type="dxa"/>
          </w:tcPr>
          <w:p w14:paraId="484B7BD9" w14:textId="12B164BF" w:rsidR="007A3B50" w:rsidRPr="000F3C94" w:rsidRDefault="006F72C0" w:rsidP="007A3B50">
            <w:pPr>
              <w:snapToGrid w:val="0"/>
              <w:spacing w:before="60" w:after="60"/>
              <w:jc w:val="center"/>
              <w:rPr>
                <w:sz w:val="16"/>
                <w:szCs w:val="16"/>
                <w:lang w:val="en-GB"/>
              </w:rPr>
            </w:pPr>
            <w:r w:rsidRPr="000F3C94">
              <w:rPr>
                <w:sz w:val="16"/>
                <w:szCs w:val="16"/>
                <w:lang w:val="en-GB"/>
              </w:rPr>
              <w:t>1</w:t>
            </w:r>
          </w:p>
        </w:tc>
        <w:tc>
          <w:tcPr>
            <w:tcW w:w="5528" w:type="dxa"/>
          </w:tcPr>
          <w:p w14:paraId="7829D6D8" w14:textId="00B48C0C" w:rsidR="007A3B50" w:rsidRPr="000F3C94" w:rsidRDefault="007A3B50" w:rsidP="007A3B50">
            <w:pPr>
              <w:snapToGrid w:val="0"/>
              <w:spacing w:before="60" w:after="60"/>
              <w:jc w:val="left"/>
              <w:rPr>
                <w:sz w:val="16"/>
                <w:szCs w:val="16"/>
                <w:lang w:val="en-GB"/>
              </w:rPr>
            </w:pPr>
            <w:r w:rsidRPr="000F3C94">
              <w:rPr>
                <w:sz w:val="16"/>
                <w:szCs w:val="16"/>
                <w:lang w:val="en-GB"/>
              </w:rPr>
              <w:t xml:space="preserve">See </w:t>
            </w:r>
            <w:r w:rsidR="006F72C0" w:rsidRPr="000F3C94">
              <w:rPr>
                <w:sz w:val="16"/>
                <w:szCs w:val="16"/>
                <w:lang w:val="en-GB"/>
              </w:rPr>
              <w:t xml:space="preserve">S-100 </w:t>
            </w:r>
            <w:r w:rsidRPr="000F3C94">
              <w:rPr>
                <w:sz w:val="16"/>
                <w:szCs w:val="16"/>
                <w:lang w:val="en-GB"/>
              </w:rPr>
              <w:t>Part 15</w:t>
            </w:r>
          </w:p>
        </w:tc>
      </w:tr>
    </w:tbl>
    <w:p w14:paraId="5AA44C7A" w14:textId="77777777" w:rsidR="00CC1F95" w:rsidRPr="000F3C94" w:rsidRDefault="00CC1F95" w:rsidP="00CC1F95">
      <w:pPr>
        <w:spacing w:after="0"/>
        <w:rPr>
          <w:lang w:val="en-GB"/>
        </w:rPr>
      </w:pPr>
      <w:bookmarkStart w:id="584" w:name="_Toc158923654"/>
      <w:bookmarkStart w:id="585" w:name="_Toc158923785"/>
      <w:bookmarkStart w:id="586" w:name="_Toc158985725"/>
      <w:bookmarkStart w:id="587" w:name="_Toc158985856"/>
      <w:bookmarkStart w:id="588" w:name="_Toc158988991"/>
      <w:bookmarkStart w:id="589" w:name="_Toc162544342"/>
      <w:bookmarkStart w:id="590" w:name="_Toc170717312"/>
      <w:bookmarkStart w:id="591" w:name="_Toc403560573"/>
      <w:bookmarkStart w:id="592" w:name="_Ref148212900"/>
      <w:bookmarkStart w:id="593" w:name="_Toc152232621"/>
      <w:bookmarkEnd w:id="584"/>
      <w:bookmarkEnd w:id="585"/>
      <w:bookmarkEnd w:id="586"/>
      <w:bookmarkEnd w:id="587"/>
      <w:bookmarkEnd w:id="588"/>
      <w:bookmarkEnd w:id="589"/>
      <w:bookmarkEnd w:id="590"/>
    </w:p>
    <w:p w14:paraId="0C223E9E" w14:textId="4B92D28D" w:rsidR="00B413FE" w:rsidRPr="000F3C94" w:rsidRDefault="00B413FE" w:rsidP="00CC1F95">
      <w:pPr>
        <w:pStyle w:val="Heading3"/>
        <w:tabs>
          <w:tab w:val="clear" w:pos="660"/>
        </w:tabs>
        <w:rPr>
          <w:lang w:val="en-GB"/>
        </w:rPr>
      </w:pPr>
      <w:bookmarkStart w:id="594" w:name="_Toc194500038"/>
      <w:r w:rsidRPr="000F3C94">
        <w:rPr>
          <w:lang w:val="en-GB"/>
        </w:rPr>
        <w:t>S100_SupportFileDiscoveryMetadata</w:t>
      </w:r>
      <w:bookmarkEnd w:id="591"/>
      <w:bookmarkEnd w:id="592"/>
      <w:bookmarkEnd w:id="593"/>
      <w:bookmarkEnd w:id="594"/>
      <w:r w:rsidRPr="000F3C94">
        <w:rPr>
          <w:lang w:val="en-GB"/>
        </w:rPr>
        <w:t xml:space="preserve"> </w:t>
      </w:r>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7"/>
        <w:gridCol w:w="3758"/>
        <w:gridCol w:w="804"/>
        <w:gridCol w:w="2436"/>
        <w:gridCol w:w="4342"/>
      </w:tblGrid>
      <w:tr w:rsidR="007767D1" w:rsidRPr="000F3C94" w14:paraId="097D3526" w14:textId="77777777" w:rsidTr="00B52C23">
        <w:trPr>
          <w:trHeight w:val="176"/>
        </w:trPr>
        <w:tc>
          <w:tcPr>
            <w:tcW w:w="2977" w:type="dxa"/>
            <w:shd w:val="clear" w:color="auto" w:fill="D9D9D9"/>
          </w:tcPr>
          <w:p w14:paraId="18C8EF32" w14:textId="77777777" w:rsidR="00B413FE" w:rsidRPr="000F3C94" w:rsidRDefault="00B413FE" w:rsidP="000E212A">
            <w:pPr>
              <w:snapToGrid w:val="0"/>
              <w:spacing w:before="60" w:after="60"/>
              <w:jc w:val="left"/>
              <w:rPr>
                <w:b/>
                <w:sz w:val="16"/>
                <w:szCs w:val="16"/>
                <w:lang w:val="en-GB"/>
              </w:rPr>
            </w:pPr>
            <w:r w:rsidRPr="000F3C94">
              <w:rPr>
                <w:b/>
                <w:sz w:val="16"/>
                <w:szCs w:val="16"/>
                <w:lang w:val="en-GB"/>
              </w:rPr>
              <w:t>Name</w:t>
            </w:r>
          </w:p>
        </w:tc>
        <w:tc>
          <w:tcPr>
            <w:tcW w:w="3758" w:type="dxa"/>
            <w:shd w:val="clear" w:color="auto" w:fill="D9D9D9"/>
          </w:tcPr>
          <w:p w14:paraId="6F8D02B0" w14:textId="77777777" w:rsidR="00B413FE" w:rsidRPr="000F3C94" w:rsidRDefault="00B413FE" w:rsidP="000E212A">
            <w:pPr>
              <w:snapToGrid w:val="0"/>
              <w:spacing w:before="60" w:after="60"/>
              <w:jc w:val="left"/>
              <w:rPr>
                <w:b/>
                <w:sz w:val="16"/>
                <w:szCs w:val="16"/>
                <w:lang w:val="en-GB"/>
              </w:rPr>
            </w:pPr>
            <w:r w:rsidRPr="000F3C94">
              <w:rPr>
                <w:b/>
                <w:sz w:val="16"/>
                <w:szCs w:val="16"/>
                <w:lang w:val="en-GB"/>
              </w:rPr>
              <w:t>Description</w:t>
            </w:r>
          </w:p>
        </w:tc>
        <w:tc>
          <w:tcPr>
            <w:tcW w:w="804" w:type="dxa"/>
            <w:shd w:val="clear" w:color="auto" w:fill="D9D9D9"/>
          </w:tcPr>
          <w:p w14:paraId="0FAD1C9E" w14:textId="77777777" w:rsidR="00B413FE" w:rsidRPr="000F3C94" w:rsidRDefault="00B413FE" w:rsidP="000E212A">
            <w:pPr>
              <w:snapToGrid w:val="0"/>
              <w:spacing w:before="60" w:after="60"/>
              <w:jc w:val="center"/>
              <w:rPr>
                <w:b/>
                <w:sz w:val="16"/>
                <w:szCs w:val="16"/>
                <w:lang w:val="en-GB"/>
              </w:rPr>
            </w:pPr>
            <w:r w:rsidRPr="000F3C94">
              <w:rPr>
                <w:b/>
                <w:sz w:val="16"/>
                <w:szCs w:val="16"/>
                <w:lang w:val="en-GB"/>
              </w:rPr>
              <w:t>Mult</w:t>
            </w:r>
          </w:p>
        </w:tc>
        <w:tc>
          <w:tcPr>
            <w:tcW w:w="2436" w:type="dxa"/>
            <w:shd w:val="clear" w:color="auto" w:fill="D9D9D9"/>
          </w:tcPr>
          <w:p w14:paraId="7F2F847B" w14:textId="77777777" w:rsidR="00B413FE" w:rsidRPr="000F3C94" w:rsidRDefault="00B413FE" w:rsidP="000E212A">
            <w:pPr>
              <w:snapToGrid w:val="0"/>
              <w:spacing w:before="60" w:after="60"/>
              <w:jc w:val="left"/>
              <w:rPr>
                <w:b/>
                <w:sz w:val="16"/>
                <w:szCs w:val="16"/>
                <w:lang w:val="en-GB"/>
              </w:rPr>
            </w:pPr>
            <w:r w:rsidRPr="000F3C94">
              <w:rPr>
                <w:b/>
                <w:sz w:val="16"/>
                <w:szCs w:val="16"/>
                <w:lang w:val="en-GB"/>
              </w:rPr>
              <w:t>Type</w:t>
            </w:r>
          </w:p>
        </w:tc>
        <w:tc>
          <w:tcPr>
            <w:tcW w:w="4342" w:type="dxa"/>
            <w:shd w:val="clear" w:color="auto" w:fill="D9D9D9"/>
          </w:tcPr>
          <w:p w14:paraId="5CFA4D88" w14:textId="77777777" w:rsidR="00B413FE" w:rsidRPr="000F3C94" w:rsidRDefault="00B413FE" w:rsidP="000E212A">
            <w:pPr>
              <w:snapToGrid w:val="0"/>
              <w:spacing w:before="60" w:after="60"/>
              <w:jc w:val="left"/>
              <w:rPr>
                <w:b/>
                <w:sz w:val="16"/>
                <w:szCs w:val="16"/>
                <w:lang w:val="en-GB"/>
              </w:rPr>
            </w:pPr>
            <w:r w:rsidRPr="000F3C94">
              <w:rPr>
                <w:b/>
                <w:sz w:val="16"/>
                <w:szCs w:val="16"/>
                <w:lang w:val="en-GB"/>
              </w:rPr>
              <w:t>Remarks</w:t>
            </w:r>
          </w:p>
        </w:tc>
      </w:tr>
      <w:tr w:rsidR="00984B3B" w:rsidRPr="000F3C94" w14:paraId="71346B40" w14:textId="77777777" w:rsidTr="00B52C23">
        <w:trPr>
          <w:trHeight w:val="335"/>
        </w:trPr>
        <w:tc>
          <w:tcPr>
            <w:tcW w:w="2977" w:type="dxa"/>
          </w:tcPr>
          <w:p w14:paraId="236CA502" w14:textId="6F41B67D" w:rsidR="00984B3B" w:rsidRPr="000F3C94" w:rsidRDefault="00984B3B" w:rsidP="00984B3B">
            <w:pPr>
              <w:snapToGrid w:val="0"/>
              <w:spacing w:before="60" w:after="60"/>
              <w:jc w:val="left"/>
              <w:rPr>
                <w:spacing w:val="-8"/>
                <w:sz w:val="16"/>
                <w:szCs w:val="16"/>
                <w:lang w:val="en-GB"/>
              </w:rPr>
            </w:pPr>
            <w:r w:rsidRPr="000F3C94">
              <w:rPr>
                <w:sz w:val="16"/>
                <w:szCs w:val="16"/>
                <w:lang w:val="en-GB"/>
              </w:rPr>
              <w:t>S100_SupportFileDiscoveryMetadata</w:t>
            </w:r>
          </w:p>
        </w:tc>
        <w:tc>
          <w:tcPr>
            <w:tcW w:w="3758" w:type="dxa"/>
          </w:tcPr>
          <w:p w14:paraId="1A030C07" w14:textId="77777777" w:rsidR="00984B3B" w:rsidRPr="000F3C94" w:rsidRDefault="00984B3B" w:rsidP="00984B3B">
            <w:pPr>
              <w:snapToGrid w:val="0"/>
              <w:spacing w:before="60" w:after="60"/>
              <w:jc w:val="left"/>
              <w:rPr>
                <w:sz w:val="16"/>
                <w:szCs w:val="16"/>
                <w:lang w:val="en-GB"/>
              </w:rPr>
            </w:pPr>
            <w:r w:rsidRPr="000F3C94">
              <w:rPr>
                <w:sz w:val="16"/>
                <w:szCs w:val="16"/>
                <w:lang w:val="en-GB"/>
              </w:rPr>
              <w:t>Metadata about the individual support files in the exchange catalogue</w:t>
            </w:r>
          </w:p>
        </w:tc>
        <w:tc>
          <w:tcPr>
            <w:tcW w:w="804" w:type="dxa"/>
          </w:tcPr>
          <w:p w14:paraId="01F13B45" w14:textId="77777777" w:rsidR="00984B3B" w:rsidRPr="000F3C94" w:rsidRDefault="00984B3B" w:rsidP="00984B3B">
            <w:pPr>
              <w:snapToGrid w:val="0"/>
              <w:spacing w:before="60" w:after="60"/>
              <w:jc w:val="center"/>
              <w:rPr>
                <w:sz w:val="16"/>
                <w:szCs w:val="16"/>
                <w:lang w:val="en-GB"/>
              </w:rPr>
            </w:pPr>
            <w:r w:rsidRPr="000F3C94">
              <w:rPr>
                <w:sz w:val="16"/>
                <w:szCs w:val="16"/>
                <w:lang w:val="en-GB"/>
              </w:rPr>
              <w:t>-</w:t>
            </w:r>
          </w:p>
        </w:tc>
        <w:tc>
          <w:tcPr>
            <w:tcW w:w="2436" w:type="dxa"/>
          </w:tcPr>
          <w:p w14:paraId="1E7B6790" w14:textId="77777777" w:rsidR="00984B3B" w:rsidRPr="000F3C94" w:rsidRDefault="00984B3B" w:rsidP="00984B3B">
            <w:pPr>
              <w:snapToGrid w:val="0"/>
              <w:spacing w:before="60" w:after="60"/>
              <w:jc w:val="left"/>
              <w:rPr>
                <w:sz w:val="16"/>
                <w:szCs w:val="16"/>
                <w:lang w:val="en-GB"/>
              </w:rPr>
            </w:pPr>
            <w:r w:rsidRPr="000F3C94">
              <w:rPr>
                <w:sz w:val="16"/>
                <w:szCs w:val="16"/>
                <w:lang w:val="en-GB"/>
              </w:rPr>
              <w:t>-</w:t>
            </w:r>
          </w:p>
        </w:tc>
        <w:tc>
          <w:tcPr>
            <w:tcW w:w="4342" w:type="dxa"/>
          </w:tcPr>
          <w:p w14:paraId="7F40BA34" w14:textId="77777777" w:rsidR="00984B3B" w:rsidRPr="000F3C94" w:rsidRDefault="00984B3B" w:rsidP="00984B3B">
            <w:pPr>
              <w:snapToGrid w:val="0"/>
              <w:spacing w:before="60" w:after="60"/>
              <w:jc w:val="left"/>
              <w:rPr>
                <w:sz w:val="16"/>
                <w:szCs w:val="16"/>
                <w:lang w:val="en-GB"/>
              </w:rPr>
            </w:pPr>
            <w:r w:rsidRPr="000F3C94">
              <w:rPr>
                <w:sz w:val="16"/>
                <w:szCs w:val="16"/>
                <w:lang w:val="en-GB"/>
              </w:rPr>
              <w:t>-</w:t>
            </w:r>
          </w:p>
        </w:tc>
      </w:tr>
      <w:tr w:rsidR="00B413FE" w:rsidRPr="000F3C94" w14:paraId="666F5095" w14:textId="77777777" w:rsidTr="00B52C23">
        <w:trPr>
          <w:trHeight w:val="335"/>
        </w:trPr>
        <w:tc>
          <w:tcPr>
            <w:tcW w:w="2977" w:type="dxa"/>
          </w:tcPr>
          <w:p w14:paraId="03037AF4" w14:textId="77777777" w:rsidR="00B413FE" w:rsidRPr="000F3C94" w:rsidRDefault="00B413FE" w:rsidP="000E212A">
            <w:pPr>
              <w:snapToGrid w:val="0"/>
              <w:spacing w:before="60" w:after="60"/>
              <w:jc w:val="left"/>
              <w:rPr>
                <w:sz w:val="16"/>
                <w:szCs w:val="16"/>
                <w:lang w:val="en-GB"/>
              </w:rPr>
            </w:pPr>
            <w:proofErr w:type="spellStart"/>
            <w:r w:rsidRPr="000F3C94">
              <w:rPr>
                <w:sz w:val="16"/>
                <w:szCs w:val="16"/>
                <w:lang w:val="en-GB"/>
              </w:rPr>
              <w:t>fileName</w:t>
            </w:r>
            <w:proofErr w:type="spellEnd"/>
          </w:p>
        </w:tc>
        <w:tc>
          <w:tcPr>
            <w:tcW w:w="3758" w:type="dxa"/>
          </w:tcPr>
          <w:p w14:paraId="37908A21" w14:textId="77777777" w:rsidR="00B413FE" w:rsidRPr="000F3C94" w:rsidRDefault="00B413FE" w:rsidP="000E212A">
            <w:pPr>
              <w:snapToGrid w:val="0"/>
              <w:spacing w:before="60" w:after="60"/>
              <w:jc w:val="left"/>
              <w:rPr>
                <w:sz w:val="16"/>
                <w:szCs w:val="16"/>
                <w:lang w:val="en-GB"/>
              </w:rPr>
            </w:pPr>
            <w:r w:rsidRPr="000F3C94">
              <w:rPr>
                <w:sz w:val="16"/>
                <w:szCs w:val="16"/>
                <w:lang w:val="en-GB"/>
              </w:rPr>
              <w:t>Name of the support file</w:t>
            </w:r>
          </w:p>
        </w:tc>
        <w:tc>
          <w:tcPr>
            <w:tcW w:w="804" w:type="dxa"/>
          </w:tcPr>
          <w:p w14:paraId="3F0FE344" w14:textId="77777777" w:rsidR="00B413FE" w:rsidRPr="000F3C94" w:rsidRDefault="00B413FE" w:rsidP="000E212A">
            <w:pPr>
              <w:snapToGrid w:val="0"/>
              <w:spacing w:before="60" w:after="60"/>
              <w:jc w:val="center"/>
              <w:rPr>
                <w:sz w:val="16"/>
                <w:szCs w:val="16"/>
                <w:lang w:val="en-GB"/>
              </w:rPr>
            </w:pPr>
            <w:r w:rsidRPr="000F3C94">
              <w:rPr>
                <w:sz w:val="16"/>
                <w:szCs w:val="16"/>
                <w:lang w:val="en-GB"/>
              </w:rPr>
              <w:t>1</w:t>
            </w:r>
          </w:p>
        </w:tc>
        <w:tc>
          <w:tcPr>
            <w:tcW w:w="2436" w:type="dxa"/>
          </w:tcPr>
          <w:p w14:paraId="5F8E78EC" w14:textId="568A2DED" w:rsidR="00B413FE" w:rsidRPr="000F3C94" w:rsidRDefault="00B92617" w:rsidP="000E212A">
            <w:pPr>
              <w:snapToGrid w:val="0"/>
              <w:spacing w:before="60" w:after="60"/>
              <w:jc w:val="left"/>
              <w:rPr>
                <w:sz w:val="16"/>
                <w:szCs w:val="16"/>
                <w:lang w:val="en-GB"/>
              </w:rPr>
            </w:pPr>
            <w:r w:rsidRPr="000F3C94">
              <w:rPr>
                <w:rFonts w:eastAsia="Malgun Gothic"/>
                <w:sz w:val="16"/>
                <w:szCs w:val="16"/>
                <w:lang w:val="en-GB"/>
              </w:rPr>
              <w:t xml:space="preserve">URI </w:t>
            </w:r>
          </w:p>
        </w:tc>
        <w:tc>
          <w:tcPr>
            <w:tcW w:w="4342" w:type="dxa"/>
          </w:tcPr>
          <w:p w14:paraId="77C1F20A" w14:textId="001139D4" w:rsidR="00B413FE" w:rsidRPr="000F3C94" w:rsidRDefault="00584E45" w:rsidP="000E212A">
            <w:pPr>
              <w:snapToGrid w:val="0"/>
              <w:spacing w:before="60" w:after="60"/>
              <w:jc w:val="left"/>
              <w:rPr>
                <w:sz w:val="16"/>
                <w:szCs w:val="16"/>
                <w:lang w:val="en-GB"/>
              </w:rPr>
            </w:pPr>
            <w:r w:rsidRPr="000F3C94">
              <w:rPr>
                <w:sz w:val="16"/>
                <w:szCs w:val="16"/>
                <w:lang w:val="en-GB"/>
              </w:rPr>
              <w:t xml:space="preserve">See </w:t>
            </w:r>
            <w:r w:rsidR="005636E1" w:rsidRPr="000F3C94">
              <w:rPr>
                <w:sz w:val="16"/>
                <w:szCs w:val="16"/>
                <w:lang w:val="en-GB"/>
              </w:rPr>
              <w:t xml:space="preserve">S-100 </w:t>
            </w:r>
            <w:r w:rsidRPr="000F3C94">
              <w:rPr>
                <w:sz w:val="16"/>
                <w:szCs w:val="16"/>
                <w:lang w:val="en-GB"/>
              </w:rPr>
              <w:t>Part</w:t>
            </w:r>
            <w:r w:rsidR="005636E1" w:rsidRPr="000F3C94">
              <w:rPr>
                <w:sz w:val="16"/>
                <w:szCs w:val="16"/>
                <w:lang w:val="en-GB"/>
              </w:rPr>
              <w:t xml:space="preserve"> </w:t>
            </w:r>
            <w:r w:rsidRPr="000F3C94">
              <w:rPr>
                <w:sz w:val="16"/>
                <w:szCs w:val="16"/>
                <w:lang w:val="en-GB"/>
              </w:rPr>
              <w:t>1, clause 1-4.6</w:t>
            </w:r>
          </w:p>
        </w:tc>
      </w:tr>
      <w:tr w:rsidR="00584E45" w:rsidRPr="000F3C94" w14:paraId="3725FCCF" w14:textId="77777777" w:rsidTr="00B52C23">
        <w:trPr>
          <w:trHeight w:val="335"/>
        </w:trPr>
        <w:tc>
          <w:tcPr>
            <w:tcW w:w="2977" w:type="dxa"/>
          </w:tcPr>
          <w:p w14:paraId="26D50D16" w14:textId="5F76909C" w:rsidR="00584E45" w:rsidRPr="000F3C94" w:rsidRDefault="00584E45" w:rsidP="000E212A">
            <w:pPr>
              <w:snapToGrid w:val="0"/>
              <w:spacing w:before="60" w:after="60"/>
              <w:jc w:val="left"/>
              <w:rPr>
                <w:sz w:val="16"/>
                <w:szCs w:val="16"/>
                <w:lang w:val="en-GB"/>
              </w:rPr>
            </w:pPr>
            <w:proofErr w:type="spellStart"/>
            <w:r w:rsidRPr="000F3C94">
              <w:rPr>
                <w:sz w:val="16"/>
                <w:szCs w:val="16"/>
                <w:lang w:val="en-GB"/>
              </w:rPr>
              <w:t>revisionStatus</w:t>
            </w:r>
            <w:proofErr w:type="spellEnd"/>
          </w:p>
        </w:tc>
        <w:tc>
          <w:tcPr>
            <w:tcW w:w="3758" w:type="dxa"/>
          </w:tcPr>
          <w:p w14:paraId="5663CAF9" w14:textId="1A02AD48" w:rsidR="00584E45" w:rsidRPr="000F3C94" w:rsidRDefault="00584E45" w:rsidP="000E212A">
            <w:pPr>
              <w:snapToGrid w:val="0"/>
              <w:spacing w:before="60" w:after="60"/>
              <w:jc w:val="left"/>
              <w:rPr>
                <w:sz w:val="16"/>
                <w:szCs w:val="16"/>
                <w:lang w:val="en-GB"/>
              </w:rPr>
            </w:pPr>
            <w:r w:rsidRPr="000F3C94">
              <w:rPr>
                <w:sz w:val="16"/>
                <w:szCs w:val="16"/>
                <w:lang w:val="en-GB"/>
              </w:rPr>
              <w:t xml:space="preserve">The purpose for </w:t>
            </w:r>
            <w:r w:rsidR="00A41992" w:rsidRPr="000F3C94">
              <w:rPr>
                <w:sz w:val="16"/>
                <w:szCs w:val="16"/>
                <w:lang w:val="en-GB"/>
              </w:rPr>
              <w:t>which</w:t>
            </w:r>
            <w:r w:rsidRPr="000F3C94">
              <w:rPr>
                <w:sz w:val="16"/>
                <w:szCs w:val="16"/>
                <w:lang w:val="en-GB"/>
              </w:rPr>
              <w:t xml:space="preserve"> the support file has been issued</w:t>
            </w:r>
          </w:p>
        </w:tc>
        <w:tc>
          <w:tcPr>
            <w:tcW w:w="804" w:type="dxa"/>
          </w:tcPr>
          <w:p w14:paraId="4D6EA552" w14:textId="157732A3" w:rsidR="00584E45" w:rsidRPr="000F3C94" w:rsidRDefault="00584E45" w:rsidP="000E212A">
            <w:pPr>
              <w:snapToGrid w:val="0"/>
              <w:spacing w:before="60" w:after="60"/>
              <w:jc w:val="center"/>
              <w:rPr>
                <w:sz w:val="16"/>
                <w:szCs w:val="16"/>
                <w:lang w:val="en-GB"/>
              </w:rPr>
            </w:pPr>
            <w:r w:rsidRPr="000F3C94">
              <w:rPr>
                <w:rFonts w:eastAsia="Malgun Gothic"/>
                <w:sz w:val="16"/>
                <w:szCs w:val="16"/>
                <w:lang w:val="en-GB"/>
              </w:rPr>
              <w:t>1</w:t>
            </w:r>
          </w:p>
        </w:tc>
        <w:tc>
          <w:tcPr>
            <w:tcW w:w="2436" w:type="dxa"/>
          </w:tcPr>
          <w:p w14:paraId="28C92617" w14:textId="5C740A2E" w:rsidR="00584E45" w:rsidRPr="000F3C94" w:rsidRDefault="00584E45" w:rsidP="000E212A">
            <w:pPr>
              <w:snapToGrid w:val="0"/>
              <w:spacing w:before="60" w:after="60"/>
              <w:jc w:val="left"/>
              <w:rPr>
                <w:sz w:val="16"/>
                <w:szCs w:val="16"/>
                <w:lang w:val="en-GB"/>
              </w:rPr>
            </w:pPr>
            <w:r w:rsidRPr="000F3C94">
              <w:rPr>
                <w:sz w:val="16"/>
                <w:szCs w:val="16"/>
                <w:lang w:val="en-GB"/>
              </w:rPr>
              <w:t>S100_SuppoirtFileRevisionStatus</w:t>
            </w:r>
          </w:p>
        </w:tc>
        <w:tc>
          <w:tcPr>
            <w:tcW w:w="4342" w:type="dxa"/>
          </w:tcPr>
          <w:p w14:paraId="47C6F807" w14:textId="6A80332B" w:rsidR="00584E45" w:rsidRPr="000F3C94" w:rsidRDefault="00584E45" w:rsidP="000E212A">
            <w:pPr>
              <w:snapToGrid w:val="0"/>
              <w:spacing w:before="60" w:after="60"/>
              <w:jc w:val="left"/>
              <w:rPr>
                <w:sz w:val="16"/>
                <w:szCs w:val="16"/>
                <w:lang w:val="en-GB"/>
              </w:rPr>
            </w:pPr>
            <w:r w:rsidRPr="000F3C94">
              <w:rPr>
                <w:sz w:val="16"/>
                <w:szCs w:val="16"/>
                <w:lang w:val="en-GB"/>
              </w:rPr>
              <w:t>For example new, replacement, etc</w:t>
            </w:r>
          </w:p>
        </w:tc>
      </w:tr>
      <w:tr w:rsidR="00B413FE" w:rsidRPr="000F3C94" w14:paraId="24C8458A" w14:textId="77777777" w:rsidTr="00B52C23">
        <w:trPr>
          <w:trHeight w:val="737"/>
        </w:trPr>
        <w:tc>
          <w:tcPr>
            <w:tcW w:w="2977" w:type="dxa"/>
          </w:tcPr>
          <w:p w14:paraId="4CDFAB63" w14:textId="77777777" w:rsidR="00B413FE" w:rsidRPr="000F3C94" w:rsidRDefault="00B413FE" w:rsidP="000E212A">
            <w:pPr>
              <w:snapToGrid w:val="0"/>
              <w:spacing w:before="60" w:after="60"/>
              <w:jc w:val="left"/>
              <w:rPr>
                <w:sz w:val="16"/>
                <w:szCs w:val="16"/>
                <w:lang w:val="en-GB"/>
              </w:rPr>
            </w:pPr>
            <w:proofErr w:type="spellStart"/>
            <w:r w:rsidRPr="000F3C94">
              <w:rPr>
                <w:sz w:val="16"/>
                <w:szCs w:val="16"/>
                <w:lang w:val="en-GB"/>
              </w:rPr>
              <w:t>editionNumber</w:t>
            </w:r>
            <w:proofErr w:type="spellEnd"/>
          </w:p>
        </w:tc>
        <w:tc>
          <w:tcPr>
            <w:tcW w:w="3758" w:type="dxa"/>
          </w:tcPr>
          <w:p w14:paraId="3BBEDE2A" w14:textId="6CBD0098" w:rsidR="00B413FE" w:rsidRPr="000F3C94" w:rsidRDefault="00B413FE" w:rsidP="000E212A">
            <w:pPr>
              <w:snapToGrid w:val="0"/>
              <w:spacing w:before="60" w:after="60"/>
              <w:jc w:val="left"/>
              <w:rPr>
                <w:sz w:val="16"/>
                <w:szCs w:val="16"/>
                <w:lang w:val="en-GB"/>
              </w:rPr>
            </w:pPr>
            <w:r w:rsidRPr="000F3C94">
              <w:rPr>
                <w:sz w:val="16"/>
                <w:szCs w:val="16"/>
                <w:lang w:val="en-GB"/>
              </w:rPr>
              <w:t xml:space="preserve">The </w:t>
            </w:r>
            <w:r w:rsidR="00A41992" w:rsidRPr="000F3C94">
              <w:rPr>
                <w:sz w:val="16"/>
                <w:szCs w:val="16"/>
                <w:lang w:val="en-GB"/>
              </w:rPr>
              <w:t>E</w:t>
            </w:r>
            <w:r w:rsidRPr="000F3C94">
              <w:rPr>
                <w:sz w:val="16"/>
                <w:szCs w:val="16"/>
                <w:lang w:val="en-GB"/>
              </w:rPr>
              <w:t xml:space="preserve">dition number of the </w:t>
            </w:r>
            <w:r w:rsidR="00AD7BB1" w:rsidRPr="000F3C94">
              <w:rPr>
                <w:sz w:val="16"/>
                <w:szCs w:val="16"/>
                <w:lang w:val="en-GB"/>
              </w:rPr>
              <w:t>support file</w:t>
            </w:r>
          </w:p>
        </w:tc>
        <w:tc>
          <w:tcPr>
            <w:tcW w:w="804" w:type="dxa"/>
          </w:tcPr>
          <w:p w14:paraId="245DCBFF" w14:textId="77777777" w:rsidR="00B413FE" w:rsidRPr="000F3C94" w:rsidRDefault="00B413FE" w:rsidP="000E212A">
            <w:pPr>
              <w:snapToGrid w:val="0"/>
              <w:spacing w:before="60" w:after="60"/>
              <w:jc w:val="center"/>
              <w:rPr>
                <w:sz w:val="16"/>
                <w:szCs w:val="16"/>
                <w:lang w:val="en-GB"/>
              </w:rPr>
            </w:pPr>
            <w:r w:rsidRPr="000F3C94">
              <w:rPr>
                <w:sz w:val="16"/>
                <w:szCs w:val="16"/>
                <w:lang w:val="en-GB"/>
              </w:rPr>
              <w:t>1</w:t>
            </w:r>
          </w:p>
        </w:tc>
        <w:tc>
          <w:tcPr>
            <w:tcW w:w="2436" w:type="dxa"/>
          </w:tcPr>
          <w:p w14:paraId="3D67CE34" w14:textId="31462BE2" w:rsidR="00B413FE" w:rsidRPr="000F3C94" w:rsidRDefault="00AD7BB1" w:rsidP="000E212A">
            <w:pPr>
              <w:snapToGrid w:val="0"/>
              <w:spacing w:before="60" w:after="60"/>
              <w:jc w:val="left"/>
              <w:rPr>
                <w:sz w:val="16"/>
                <w:szCs w:val="16"/>
                <w:lang w:val="en-GB"/>
              </w:rPr>
            </w:pPr>
            <w:r w:rsidRPr="000F3C94">
              <w:rPr>
                <w:sz w:val="16"/>
                <w:szCs w:val="16"/>
                <w:lang w:val="en-GB"/>
              </w:rPr>
              <w:t>Integer</w:t>
            </w:r>
          </w:p>
        </w:tc>
        <w:tc>
          <w:tcPr>
            <w:tcW w:w="4342" w:type="dxa"/>
          </w:tcPr>
          <w:p w14:paraId="0BDC7D86" w14:textId="2335721A" w:rsidR="00B413FE" w:rsidRPr="000F3C94" w:rsidRDefault="00D55317" w:rsidP="000E212A">
            <w:pPr>
              <w:snapToGrid w:val="0"/>
              <w:spacing w:before="60" w:after="60"/>
              <w:jc w:val="left"/>
              <w:rPr>
                <w:rFonts w:eastAsia="Times New Roman"/>
                <w:sz w:val="16"/>
                <w:szCs w:val="16"/>
                <w:lang w:val="en-GB"/>
              </w:rPr>
            </w:pPr>
            <w:r w:rsidRPr="000F3C94">
              <w:rPr>
                <w:rFonts w:eastAsia="Times New Roman"/>
                <w:sz w:val="16"/>
                <w:szCs w:val="16"/>
                <w:lang w:val="en-GB"/>
              </w:rPr>
              <w:t>When</w:t>
            </w:r>
            <w:r w:rsidR="00B413FE" w:rsidRPr="000F3C94">
              <w:rPr>
                <w:rFonts w:eastAsia="Times New Roman"/>
                <w:sz w:val="16"/>
                <w:szCs w:val="16"/>
                <w:lang w:val="en-GB"/>
              </w:rPr>
              <w:t xml:space="preserve"> a data set is initially created, the </w:t>
            </w:r>
            <w:r w:rsidR="001B65FC" w:rsidRPr="000F3C94">
              <w:rPr>
                <w:rFonts w:eastAsia="Times New Roman"/>
                <w:sz w:val="16"/>
                <w:szCs w:val="16"/>
                <w:lang w:val="en-GB"/>
              </w:rPr>
              <w:t>E</w:t>
            </w:r>
            <w:r w:rsidR="00B413FE" w:rsidRPr="000F3C94">
              <w:rPr>
                <w:rFonts w:eastAsia="Times New Roman"/>
                <w:sz w:val="16"/>
                <w:szCs w:val="16"/>
                <w:lang w:val="en-GB"/>
              </w:rPr>
              <w:t xml:space="preserve">dition number 1 is assigned to it. The </w:t>
            </w:r>
            <w:r w:rsidR="001B65FC" w:rsidRPr="000F3C94">
              <w:rPr>
                <w:rFonts w:eastAsia="Times New Roman"/>
                <w:sz w:val="16"/>
                <w:szCs w:val="16"/>
                <w:lang w:val="en-GB"/>
              </w:rPr>
              <w:t>E</w:t>
            </w:r>
            <w:r w:rsidR="00B413FE" w:rsidRPr="000F3C94">
              <w:rPr>
                <w:rFonts w:eastAsia="Times New Roman"/>
                <w:sz w:val="16"/>
                <w:szCs w:val="16"/>
                <w:lang w:val="en-GB"/>
              </w:rPr>
              <w:t xml:space="preserve">dition number is increased by 1 at each new </w:t>
            </w:r>
            <w:r w:rsidR="00DE06C8" w:rsidRPr="000F3C94">
              <w:rPr>
                <w:rFonts w:eastAsia="Times New Roman"/>
                <w:sz w:val="16"/>
                <w:szCs w:val="16"/>
                <w:lang w:val="en-GB"/>
              </w:rPr>
              <w:t>E</w:t>
            </w:r>
            <w:r w:rsidR="00B413FE" w:rsidRPr="000F3C94">
              <w:rPr>
                <w:rFonts w:eastAsia="Times New Roman"/>
                <w:sz w:val="16"/>
                <w:szCs w:val="16"/>
                <w:lang w:val="en-GB"/>
              </w:rPr>
              <w:t>dition. Edition number remains</w:t>
            </w:r>
            <w:r w:rsidRPr="000F3C94">
              <w:rPr>
                <w:rFonts w:eastAsia="Times New Roman"/>
                <w:sz w:val="16"/>
                <w:szCs w:val="16"/>
                <w:lang w:val="en-GB"/>
              </w:rPr>
              <w:t xml:space="preserve"> the same for a re-issue</w:t>
            </w:r>
          </w:p>
        </w:tc>
      </w:tr>
      <w:tr w:rsidR="00AD7BB1" w:rsidRPr="000F3C94" w14:paraId="1B247F2B" w14:textId="77777777" w:rsidTr="00B52C23">
        <w:trPr>
          <w:trHeight w:val="335"/>
        </w:trPr>
        <w:tc>
          <w:tcPr>
            <w:tcW w:w="2977" w:type="dxa"/>
          </w:tcPr>
          <w:p w14:paraId="32207A07" w14:textId="77777777" w:rsidR="00AD7BB1" w:rsidRPr="000F3C94" w:rsidRDefault="00AD7BB1" w:rsidP="000E212A">
            <w:pPr>
              <w:snapToGrid w:val="0"/>
              <w:spacing w:before="60" w:after="60"/>
              <w:jc w:val="left"/>
              <w:rPr>
                <w:sz w:val="16"/>
                <w:szCs w:val="16"/>
                <w:lang w:val="en-GB"/>
              </w:rPr>
            </w:pPr>
            <w:proofErr w:type="spellStart"/>
            <w:r w:rsidRPr="000F3C94">
              <w:rPr>
                <w:sz w:val="16"/>
                <w:szCs w:val="16"/>
                <w:lang w:val="en-GB"/>
              </w:rPr>
              <w:t>issueDate</w:t>
            </w:r>
            <w:proofErr w:type="spellEnd"/>
          </w:p>
        </w:tc>
        <w:tc>
          <w:tcPr>
            <w:tcW w:w="3758" w:type="dxa"/>
          </w:tcPr>
          <w:p w14:paraId="22F62F8B" w14:textId="1845DBB5" w:rsidR="00AD7BB1" w:rsidRPr="000F3C94" w:rsidRDefault="00AD7BB1" w:rsidP="000E212A">
            <w:pPr>
              <w:snapToGrid w:val="0"/>
              <w:spacing w:before="60" w:after="60"/>
              <w:jc w:val="left"/>
              <w:rPr>
                <w:sz w:val="16"/>
                <w:szCs w:val="16"/>
                <w:lang w:val="en-GB"/>
              </w:rPr>
            </w:pPr>
            <w:r w:rsidRPr="000F3C94">
              <w:rPr>
                <w:sz w:val="16"/>
                <w:szCs w:val="16"/>
                <w:lang w:val="en-GB"/>
              </w:rPr>
              <w:t xml:space="preserve">Date on which the data was made available by the </w:t>
            </w:r>
            <w:r w:rsidR="00DE06C8" w:rsidRPr="000F3C94">
              <w:rPr>
                <w:sz w:val="16"/>
                <w:szCs w:val="16"/>
                <w:lang w:val="en-GB"/>
              </w:rPr>
              <w:t>D</w:t>
            </w:r>
            <w:r w:rsidRPr="000F3C94">
              <w:rPr>
                <w:sz w:val="16"/>
                <w:szCs w:val="16"/>
                <w:lang w:val="en-GB"/>
              </w:rPr>
              <w:t xml:space="preserve">ata </w:t>
            </w:r>
            <w:r w:rsidR="00DE06C8" w:rsidRPr="000F3C94">
              <w:rPr>
                <w:sz w:val="16"/>
                <w:szCs w:val="16"/>
                <w:lang w:val="en-GB"/>
              </w:rPr>
              <w:t>P</w:t>
            </w:r>
            <w:r w:rsidRPr="000F3C94">
              <w:rPr>
                <w:sz w:val="16"/>
                <w:szCs w:val="16"/>
                <w:lang w:val="en-GB"/>
              </w:rPr>
              <w:t>roducer</w:t>
            </w:r>
          </w:p>
        </w:tc>
        <w:tc>
          <w:tcPr>
            <w:tcW w:w="804" w:type="dxa"/>
          </w:tcPr>
          <w:p w14:paraId="598AA888" w14:textId="6C0E579D" w:rsidR="00AD7BB1" w:rsidRPr="000F3C94" w:rsidRDefault="00AD7BB1" w:rsidP="000E212A">
            <w:pPr>
              <w:snapToGrid w:val="0"/>
              <w:spacing w:before="60" w:after="60"/>
              <w:jc w:val="center"/>
              <w:rPr>
                <w:sz w:val="16"/>
                <w:szCs w:val="16"/>
                <w:lang w:val="en-GB"/>
              </w:rPr>
            </w:pPr>
            <w:r w:rsidRPr="000F3C94">
              <w:rPr>
                <w:sz w:val="16"/>
                <w:szCs w:val="16"/>
                <w:lang w:val="en-GB"/>
              </w:rPr>
              <w:t>0..1</w:t>
            </w:r>
          </w:p>
        </w:tc>
        <w:tc>
          <w:tcPr>
            <w:tcW w:w="2436" w:type="dxa"/>
          </w:tcPr>
          <w:p w14:paraId="37705CB9" w14:textId="77777777" w:rsidR="00AD7BB1" w:rsidRPr="000F3C94" w:rsidRDefault="00AD7BB1" w:rsidP="000E212A">
            <w:pPr>
              <w:snapToGrid w:val="0"/>
              <w:spacing w:before="60" w:after="60"/>
              <w:jc w:val="left"/>
              <w:rPr>
                <w:sz w:val="16"/>
                <w:szCs w:val="16"/>
                <w:lang w:val="en-GB"/>
              </w:rPr>
            </w:pPr>
            <w:r w:rsidRPr="000F3C94">
              <w:rPr>
                <w:sz w:val="16"/>
                <w:szCs w:val="16"/>
                <w:lang w:val="en-GB"/>
              </w:rPr>
              <w:t>Date</w:t>
            </w:r>
          </w:p>
        </w:tc>
        <w:tc>
          <w:tcPr>
            <w:tcW w:w="4342" w:type="dxa"/>
          </w:tcPr>
          <w:p w14:paraId="6CA1ED96" w14:textId="77777777" w:rsidR="00AD7BB1" w:rsidRPr="000F3C94" w:rsidRDefault="00AD7BB1" w:rsidP="000E212A">
            <w:pPr>
              <w:snapToGrid w:val="0"/>
              <w:spacing w:before="60" w:after="60"/>
              <w:jc w:val="left"/>
              <w:rPr>
                <w:sz w:val="16"/>
                <w:szCs w:val="16"/>
                <w:lang w:val="en-GB"/>
              </w:rPr>
            </w:pPr>
          </w:p>
        </w:tc>
      </w:tr>
      <w:tr w:rsidR="00B97755" w:rsidRPr="000F3C94" w14:paraId="2A166D08" w14:textId="77777777" w:rsidTr="00B52C23">
        <w:trPr>
          <w:trHeight w:val="335"/>
        </w:trPr>
        <w:tc>
          <w:tcPr>
            <w:tcW w:w="2977" w:type="dxa"/>
          </w:tcPr>
          <w:p w14:paraId="622F48D8" w14:textId="658DB57A" w:rsidR="00B97755" w:rsidRPr="000F3C94" w:rsidRDefault="00B97755" w:rsidP="00B97755">
            <w:pPr>
              <w:snapToGrid w:val="0"/>
              <w:spacing w:before="60" w:after="60"/>
              <w:jc w:val="left"/>
              <w:rPr>
                <w:sz w:val="16"/>
                <w:szCs w:val="16"/>
                <w:lang w:val="en-GB"/>
              </w:rPr>
            </w:pPr>
            <w:proofErr w:type="spellStart"/>
            <w:r w:rsidRPr="000F3C94">
              <w:rPr>
                <w:sz w:val="16"/>
                <w:szCs w:val="16"/>
                <w:lang w:val="en-GB"/>
              </w:rPr>
              <w:t>supportFileSpecification</w:t>
            </w:r>
            <w:proofErr w:type="spellEnd"/>
          </w:p>
        </w:tc>
        <w:tc>
          <w:tcPr>
            <w:tcW w:w="3758" w:type="dxa"/>
          </w:tcPr>
          <w:p w14:paraId="4B0A7776" w14:textId="087800C2" w:rsidR="00B97755" w:rsidRPr="000F3C94" w:rsidRDefault="00B97755" w:rsidP="00B97755">
            <w:pPr>
              <w:snapToGrid w:val="0"/>
              <w:spacing w:before="60" w:after="60"/>
              <w:jc w:val="left"/>
              <w:rPr>
                <w:sz w:val="16"/>
                <w:szCs w:val="16"/>
                <w:lang w:val="en-GB"/>
              </w:rPr>
            </w:pPr>
            <w:r w:rsidRPr="000F3C94">
              <w:rPr>
                <w:sz w:val="16"/>
                <w:szCs w:val="16"/>
                <w:lang w:val="en-GB"/>
              </w:rPr>
              <w:t>The specification used to create this file</w:t>
            </w:r>
          </w:p>
        </w:tc>
        <w:tc>
          <w:tcPr>
            <w:tcW w:w="804" w:type="dxa"/>
          </w:tcPr>
          <w:p w14:paraId="6B95C068" w14:textId="7D440C0E" w:rsidR="00B97755" w:rsidRPr="000F3C94" w:rsidRDefault="00B97755" w:rsidP="00B97755">
            <w:pPr>
              <w:snapToGrid w:val="0"/>
              <w:spacing w:before="60" w:after="60"/>
              <w:jc w:val="center"/>
              <w:rPr>
                <w:sz w:val="16"/>
                <w:szCs w:val="16"/>
                <w:lang w:val="en-GB"/>
              </w:rPr>
            </w:pPr>
            <w:r w:rsidRPr="000F3C94">
              <w:rPr>
                <w:sz w:val="16"/>
                <w:szCs w:val="16"/>
                <w:lang w:val="en-GB"/>
              </w:rPr>
              <w:t>0..1</w:t>
            </w:r>
          </w:p>
        </w:tc>
        <w:tc>
          <w:tcPr>
            <w:tcW w:w="2436" w:type="dxa"/>
          </w:tcPr>
          <w:p w14:paraId="6B034E1D" w14:textId="60A4E673" w:rsidR="00B97755" w:rsidRPr="000F3C94" w:rsidRDefault="00B97755" w:rsidP="00B97755">
            <w:pPr>
              <w:snapToGrid w:val="0"/>
              <w:spacing w:before="60" w:after="60"/>
              <w:jc w:val="left"/>
              <w:rPr>
                <w:spacing w:val="-12"/>
                <w:sz w:val="16"/>
                <w:szCs w:val="16"/>
                <w:lang w:val="en-GB"/>
              </w:rPr>
            </w:pPr>
            <w:r w:rsidRPr="000F3C94">
              <w:rPr>
                <w:sz w:val="16"/>
                <w:szCs w:val="16"/>
                <w:lang w:val="en-GB"/>
              </w:rPr>
              <w:t>S100_SupportFileSpecification</w:t>
            </w:r>
          </w:p>
        </w:tc>
        <w:tc>
          <w:tcPr>
            <w:tcW w:w="4342" w:type="dxa"/>
          </w:tcPr>
          <w:p w14:paraId="78D8A3F2" w14:textId="77777777" w:rsidR="00B97755" w:rsidRPr="000F3C94" w:rsidRDefault="00B97755" w:rsidP="00B97755">
            <w:pPr>
              <w:snapToGrid w:val="0"/>
              <w:spacing w:before="60" w:after="60"/>
              <w:jc w:val="left"/>
              <w:rPr>
                <w:sz w:val="16"/>
                <w:szCs w:val="16"/>
                <w:lang w:val="en-GB"/>
              </w:rPr>
            </w:pPr>
          </w:p>
        </w:tc>
      </w:tr>
      <w:tr w:rsidR="00B413FE" w:rsidRPr="000F3C94" w14:paraId="3E12FDEF" w14:textId="77777777" w:rsidTr="00B52C23">
        <w:trPr>
          <w:trHeight w:val="160"/>
        </w:trPr>
        <w:tc>
          <w:tcPr>
            <w:tcW w:w="2977" w:type="dxa"/>
          </w:tcPr>
          <w:p w14:paraId="396197F6" w14:textId="77777777" w:rsidR="00B413FE" w:rsidRPr="000F3C94" w:rsidRDefault="00B413FE" w:rsidP="000E212A">
            <w:pPr>
              <w:snapToGrid w:val="0"/>
              <w:spacing w:before="60" w:after="60"/>
              <w:jc w:val="left"/>
              <w:rPr>
                <w:sz w:val="16"/>
                <w:szCs w:val="16"/>
                <w:lang w:val="en-GB"/>
              </w:rPr>
            </w:pPr>
            <w:proofErr w:type="spellStart"/>
            <w:r w:rsidRPr="000F3C94">
              <w:rPr>
                <w:sz w:val="16"/>
                <w:szCs w:val="16"/>
                <w:lang w:val="en-GB"/>
              </w:rPr>
              <w:t>dataType</w:t>
            </w:r>
            <w:proofErr w:type="spellEnd"/>
          </w:p>
        </w:tc>
        <w:tc>
          <w:tcPr>
            <w:tcW w:w="3758" w:type="dxa"/>
          </w:tcPr>
          <w:p w14:paraId="700F79DA" w14:textId="6DE78FE0" w:rsidR="00B413FE" w:rsidRPr="000F3C94" w:rsidRDefault="00A8118A" w:rsidP="000E212A">
            <w:pPr>
              <w:snapToGrid w:val="0"/>
              <w:spacing w:before="60" w:after="60"/>
              <w:jc w:val="left"/>
              <w:rPr>
                <w:sz w:val="16"/>
                <w:szCs w:val="16"/>
                <w:lang w:val="en-GB"/>
              </w:rPr>
            </w:pPr>
            <w:r w:rsidRPr="000F3C94">
              <w:rPr>
                <w:sz w:val="16"/>
                <w:szCs w:val="16"/>
                <w:lang w:val="en-GB"/>
              </w:rPr>
              <w:t>The format of the support file</w:t>
            </w:r>
          </w:p>
        </w:tc>
        <w:tc>
          <w:tcPr>
            <w:tcW w:w="804" w:type="dxa"/>
          </w:tcPr>
          <w:p w14:paraId="1CC296F6" w14:textId="77777777" w:rsidR="00B413FE" w:rsidRPr="000F3C94" w:rsidRDefault="00B413FE" w:rsidP="000E212A">
            <w:pPr>
              <w:snapToGrid w:val="0"/>
              <w:spacing w:before="60" w:after="60"/>
              <w:jc w:val="center"/>
              <w:rPr>
                <w:sz w:val="16"/>
                <w:szCs w:val="16"/>
                <w:lang w:val="en-GB"/>
              </w:rPr>
            </w:pPr>
            <w:r w:rsidRPr="000F3C94">
              <w:rPr>
                <w:sz w:val="16"/>
                <w:szCs w:val="16"/>
                <w:lang w:val="en-GB"/>
              </w:rPr>
              <w:t>1</w:t>
            </w:r>
          </w:p>
        </w:tc>
        <w:tc>
          <w:tcPr>
            <w:tcW w:w="2436" w:type="dxa"/>
          </w:tcPr>
          <w:p w14:paraId="70260B18" w14:textId="77777777" w:rsidR="00B413FE" w:rsidRPr="000F3C94" w:rsidRDefault="00B413FE" w:rsidP="000E212A">
            <w:pPr>
              <w:snapToGrid w:val="0"/>
              <w:spacing w:before="60" w:after="60"/>
              <w:jc w:val="left"/>
              <w:rPr>
                <w:sz w:val="16"/>
                <w:szCs w:val="16"/>
                <w:lang w:val="en-GB"/>
              </w:rPr>
            </w:pPr>
            <w:r w:rsidRPr="000F3C94">
              <w:rPr>
                <w:sz w:val="16"/>
                <w:szCs w:val="16"/>
                <w:lang w:val="en-GB"/>
              </w:rPr>
              <w:t>S100_SupportFileFormat</w:t>
            </w:r>
          </w:p>
        </w:tc>
        <w:tc>
          <w:tcPr>
            <w:tcW w:w="4342" w:type="dxa"/>
          </w:tcPr>
          <w:p w14:paraId="7E848C9A" w14:textId="77777777" w:rsidR="00B413FE" w:rsidRPr="000F3C94" w:rsidRDefault="00B413FE" w:rsidP="000E212A">
            <w:pPr>
              <w:snapToGrid w:val="0"/>
              <w:spacing w:before="60" w:after="60"/>
              <w:jc w:val="left"/>
              <w:rPr>
                <w:sz w:val="16"/>
                <w:szCs w:val="16"/>
                <w:lang w:val="en-GB"/>
              </w:rPr>
            </w:pPr>
          </w:p>
        </w:tc>
      </w:tr>
      <w:tr w:rsidR="009063C9" w:rsidRPr="000F3C94" w14:paraId="70725BB0" w14:textId="77777777" w:rsidTr="00B52C23">
        <w:trPr>
          <w:cantSplit/>
          <w:trHeight w:val="176"/>
        </w:trPr>
        <w:tc>
          <w:tcPr>
            <w:tcW w:w="2977" w:type="dxa"/>
          </w:tcPr>
          <w:p w14:paraId="79A49BC1" w14:textId="77777777" w:rsidR="00B413FE" w:rsidRPr="000F3C94" w:rsidRDefault="00B413FE" w:rsidP="000E212A">
            <w:pPr>
              <w:snapToGrid w:val="0"/>
              <w:spacing w:before="60" w:after="60"/>
              <w:jc w:val="left"/>
              <w:rPr>
                <w:sz w:val="16"/>
                <w:szCs w:val="16"/>
                <w:lang w:val="en-GB"/>
              </w:rPr>
            </w:pPr>
            <w:proofErr w:type="spellStart"/>
            <w:r w:rsidRPr="000F3C94">
              <w:rPr>
                <w:sz w:val="16"/>
                <w:szCs w:val="16"/>
                <w:lang w:val="en-GB"/>
              </w:rPr>
              <w:t>otherDataTypeDescription</w:t>
            </w:r>
            <w:proofErr w:type="spellEnd"/>
          </w:p>
        </w:tc>
        <w:tc>
          <w:tcPr>
            <w:tcW w:w="3758" w:type="dxa"/>
          </w:tcPr>
          <w:p w14:paraId="3AF82477" w14:textId="6787737E" w:rsidR="00B413FE" w:rsidRPr="000F3C94" w:rsidRDefault="00A8118A" w:rsidP="000E212A">
            <w:pPr>
              <w:snapToGrid w:val="0"/>
              <w:spacing w:before="60" w:after="60"/>
              <w:jc w:val="left"/>
              <w:rPr>
                <w:sz w:val="16"/>
                <w:szCs w:val="16"/>
                <w:lang w:val="en-GB"/>
              </w:rPr>
            </w:pPr>
            <w:r w:rsidRPr="000F3C94">
              <w:rPr>
                <w:sz w:val="16"/>
                <w:szCs w:val="16"/>
                <w:lang w:val="en-GB"/>
              </w:rPr>
              <w:t>Support file format other than those listed</w:t>
            </w:r>
          </w:p>
        </w:tc>
        <w:tc>
          <w:tcPr>
            <w:tcW w:w="804" w:type="dxa"/>
          </w:tcPr>
          <w:p w14:paraId="5C9BABB1" w14:textId="77777777" w:rsidR="00B413FE" w:rsidRPr="000F3C94" w:rsidRDefault="00B413FE" w:rsidP="000E212A">
            <w:pPr>
              <w:snapToGrid w:val="0"/>
              <w:spacing w:before="60" w:after="60"/>
              <w:jc w:val="center"/>
              <w:rPr>
                <w:sz w:val="16"/>
                <w:szCs w:val="16"/>
                <w:lang w:val="en-GB"/>
              </w:rPr>
            </w:pPr>
            <w:r w:rsidRPr="000F3C94">
              <w:rPr>
                <w:sz w:val="16"/>
                <w:szCs w:val="16"/>
                <w:lang w:val="en-GB"/>
              </w:rPr>
              <w:t>0..1</w:t>
            </w:r>
          </w:p>
        </w:tc>
        <w:tc>
          <w:tcPr>
            <w:tcW w:w="2436" w:type="dxa"/>
          </w:tcPr>
          <w:p w14:paraId="5B16838F" w14:textId="77777777" w:rsidR="00B413FE" w:rsidRPr="000F3C94" w:rsidRDefault="00B413FE" w:rsidP="000E212A">
            <w:pPr>
              <w:snapToGrid w:val="0"/>
              <w:spacing w:before="60" w:after="60"/>
              <w:jc w:val="left"/>
              <w:rPr>
                <w:sz w:val="16"/>
                <w:szCs w:val="16"/>
                <w:lang w:val="en-GB"/>
              </w:rPr>
            </w:pPr>
            <w:proofErr w:type="spellStart"/>
            <w:r w:rsidRPr="000F3C94">
              <w:rPr>
                <w:sz w:val="16"/>
                <w:szCs w:val="16"/>
                <w:lang w:val="en-GB"/>
              </w:rPr>
              <w:t>CharacterString</w:t>
            </w:r>
            <w:proofErr w:type="spellEnd"/>
          </w:p>
        </w:tc>
        <w:tc>
          <w:tcPr>
            <w:tcW w:w="4342" w:type="dxa"/>
          </w:tcPr>
          <w:p w14:paraId="09C1F220" w14:textId="77777777" w:rsidR="00B413FE" w:rsidRPr="000F3C94" w:rsidRDefault="00B413FE" w:rsidP="000E212A">
            <w:pPr>
              <w:snapToGrid w:val="0"/>
              <w:spacing w:before="60" w:after="60"/>
              <w:jc w:val="left"/>
              <w:rPr>
                <w:sz w:val="16"/>
                <w:szCs w:val="16"/>
                <w:lang w:val="en-GB"/>
              </w:rPr>
            </w:pPr>
          </w:p>
        </w:tc>
      </w:tr>
      <w:tr w:rsidR="00B413FE" w:rsidRPr="000F3C94" w14:paraId="189BA4DC" w14:textId="77777777" w:rsidTr="00B52C23">
        <w:trPr>
          <w:trHeight w:val="160"/>
        </w:trPr>
        <w:tc>
          <w:tcPr>
            <w:tcW w:w="2977" w:type="dxa"/>
          </w:tcPr>
          <w:p w14:paraId="485FD75C" w14:textId="77777777" w:rsidR="00B413FE" w:rsidRPr="000F3C94" w:rsidRDefault="00B413FE" w:rsidP="000E212A">
            <w:pPr>
              <w:snapToGrid w:val="0"/>
              <w:spacing w:before="60" w:after="60"/>
              <w:jc w:val="left"/>
              <w:rPr>
                <w:sz w:val="16"/>
                <w:szCs w:val="16"/>
                <w:lang w:val="en-GB"/>
              </w:rPr>
            </w:pPr>
            <w:r w:rsidRPr="000F3C94">
              <w:rPr>
                <w:sz w:val="16"/>
                <w:szCs w:val="16"/>
                <w:lang w:val="en-GB"/>
              </w:rPr>
              <w:t>comment</w:t>
            </w:r>
          </w:p>
        </w:tc>
        <w:tc>
          <w:tcPr>
            <w:tcW w:w="3758" w:type="dxa"/>
          </w:tcPr>
          <w:p w14:paraId="1FD5C36F" w14:textId="6663BD9C" w:rsidR="00B413FE" w:rsidRPr="000F3C94" w:rsidRDefault="00AD7BB1" w:rsidP="000E212A">
            <w:pPr>
              <w:autoSpaceDE w:val="0"/>
              <w:snapToGrid w:val="0"/>
              <w:spacing w:before="60" w:after="60"/>
              <w:jc w:val="left"/>
              <w:rPr>
                <w:sz w:val="16"/>
                <w:szCs w:val="16"/>
                <w:lang w:val="en-GB"/>
              </w:rPr>
            </w:pPr>
            <w:r w:rsidRPr="000F3C94">
              <w:rPr>
                <w:sz w:val="16"/>
                <w:szCs w:val="16"/>
                <w:lang w:val="en-GB"/>
              </w:rPr>
              <w:t>Optional comment</w:t>
            </w:r>
          </w:p>
        </w:tc>
        <w:tc>
          <w:tcPr>
            <w:tcW w:w="804" w:type="dxa"/>
          </w:tcPr>
          <w:p w14:paraId="66B73916" w14:textId="77777777" w:rsidR="00B413FE" w:rsidRPr="000F3C94" w:rsidRDefault="00B413FE" w:rsidP="000E212A">
            <w:pPr>
              <w:snapToGrid w:val="0"/>
              <w:spacing w:before="60" w:after="60"/>
              <w:jc w:val="center"/>
              <w:rPr>
                <w:sz w:val="16"/>
                <w:szCs w:val="16"/>
                <w:lang w:val="en-GB"/>
              </w:rPr>
            </w:pPr>
            <w:r w:rsidRPr="000F3C94">
              <w:rPr>
                <w:sz w:val="16"/>
                <w:szCs w:val="16"/>
                <w:lang w:val="en-GB"/>
              </w:rPr>
              <w:t>0..1</w:t>
            </w:r>
          </w:p>
        </w:tc>
        <w:tc>
          <w:tcPr>
            <w:tcW w:w="2436" w:type="dxa"/>
          </w:tcPr>
          <w:p w14:paraId="1E15F0F0" w14:textId="77777777" w:rsidR="00B413FE" w:rsidRPr="000F3C94" w:rsidRDefault="00B413FE" w:rsidP="000E212A">
            <w:pPr>
              <w:snapToGrid w:val="0"/>
              <w:spacing w:before="60" w:after="60"/>
              <w:jc w:val="left"/>
              <w:rPr>
                <w:sz w:val="16"/>
                <w:szCs w:val="16"/>
                <w:lang w:val="en-GB"/>
              </w:rPr>
            </w:pPr>
            <w:proofErr w:type="spellStart"/>
            <w:r w:rsidRPr="000F3C94">
              <w:rPr>
                <w:sz w:val="16"/>
                <w:szCs w:val="16"/>
                <w:lang w:val="en-GB"/>
              </w:rPr>
              <w:t>CharacterString</w:t>
            </w:r>
            <w:proofErr w:type="spellEnd"/>
          </w:p>
        </w:tc>
        <w:tc>
          <w:tcPr>
            <w:tcW w:w="4342" w:type="dxa"/>
          </w:tcPr>
          <w:p w14:paraId="4AC8E8E6" w14:textId="77777777" w:rsidR="00B413FE" w:rsidRPr="000F3C94" w:rsidRDefault="00B413FE" w:rsidP="000E212A">
            <w:pPr>
              <w:snapToGrid w:val="0"/>
              <w:spacing w:before="60" w:after="60"/>
              <w:jc w:val="left"/>
              <w:rPr>
                <w:sz w:val="16"/>
                <w:szCs w:val="16"/>
                <w:lang w:val="en-GB"/>
              </w:rPr>
            </w:pPr>
          </w:p>
        </w:tc>
      </w:tr>
      <w:tr w:rsidR="00061407" w:rsidRPr="000F3C94" w14:paraId="0F8F8681" w14:textId="77777777" w:rsidTr="00B52C23">
        <w:trPr>
          <w:trHeight w:val="160"/>
        </w:trPr>
        <w:tc>
          <w:tcPr>
            <w:tcW w:w="2977" w:type="dxa"/>
          </w:tcPr>
          <w:p w14:paraId="7CC749AF" w14:textId="31A6E223" w:rsidR="00061407" w:rsidRPr="000F3C94" w:rsidRDefault="00061407" w:rsidP="00061407">
            <w:pPr>
              <w:snapToGrid w:val="0"/>
              <w:spacing w:before="60" w:after="60"/>
              <w:jc w:val="left"/>
              <w:rPr>
                <w:sz w:val="16"/>
                <w:szCs w:val="16"/>
                <w:lang w:val="en-GB"/>
              </w:rPr>
            </w:pPr>
            <w:proofErr w:type="spellStart"/>
            <w:r w:rsidRPr="000F3C94">
              <w:rPr>
                <w:rFonts w:eastAsiaTheme="minorEastAsia"/>
                <w:sz w:val="16"/>
                <w:szCs w:val="16"/>
                <w:lang w:val="en-GB"/>
              </w:rPr>
              <w:t>compressionFlag</w:t>
            </w:r>
            <w:proofErr w:type="spellEnd"/>
          </w:p>
        </w:tc>
        <w:tc>
          <w:tcPr>
            <w:tcW w:w="3758" w:type="dxa"/>
          </w:tcPr>
          <w:p w14:paraId="0462A83A" w14:textId="6A3E2703" w:rsidR="00061407" w:rsidRPr="000F3C94" w:rsidRDefault="00061407" w:rsidP="00061407">
            <w:pPr>
              <w:autoSpaceDE w:val="0"/>
              <w:snapToGrid w:val="0"/>
              <w:spacing w:before="60" w:after="60"/>
              <w:jc w:val="left"/>
              <w:rPr>
                <w:sz w:val="16"/>
                <w:szCs w:val="16"/>
                <w:lang w:val="en-GB"/>
              </w:rPr>
            </w:pPr>
            <w:r w:rsidRPr="000F3C94">
              <w:rPr>
                <w:rFonts w:eastAsiaTheme="minorEastAsia"/>
                <w:sz w:val="16"/>
                <w:szCs w:val="16"/>
                <w:lang w:val="en-GB"/>
              </w:rPr>
              <w:t>Indicates if the resource is compressed</w:t>
            </w:r>
          </w:p>
        </w:tc>
        <w:tc>
          <w:tcPr>
            <w:tcW w:w="804" w:type="dxa"/>
          </w:tcPr>
          <w:p w14:paraId="57DC710A" w14:textId="6D6B972C" w:rsidR="00061407" w:rsidRPr="000F3C94" w:rsidRDefault="00061407" w:rsidP="00061407">
            <w:pPr>
              <w:snapToGrid w:val="0"/>
              <w:spacing w:before="60" w:after="60"/>
              <w:jc w:val="center"/>
              <w:rPr>
                <w:sz w:val="16"/>
                <w:szCs w:val="16"/>
                <w:lang w:val="en-GB"/>
              </w:rPr>
            </w:pPr>
            <w:r w:rsidRPr="000F3C94">
              <w:rPr>
                <w:rFonts w:eastAsiaTheme="minorEastAsia"/>
                <w:sz w:val="16"/>
                <w:szCs w:val="16"/>
                <w:lang w:val="en-GB"/>
              </w:rPr>
              <w:t>1</w:t>
            </w:r>
          </w:p>
        </w:tc>
        <w:tc>
          <w:tcPr>
            <w:tcW w:w="2436" w:type="dxa"/>
          </w:tcPr>
          <w:p w14:paraId="3EE980C6" w14:textId="53936134" w:rsidR="00061407" w:rsidRPr="000F3C94" w:rsidRDefault="00061407" w:rsidP="00061407">
            <w:pPr>
              <w:snapToGrid w:val="0"/>
              <w:spacing w:before="60" w:after="60"/>
              <w:jc w:val="left"/>
              <w:rPr>
                <w:sz w:val="16"/>
                <w:szCs w:val="16"/>
                <w:lang w:val="en-GB"/>
              </w:rPr>
            </w:pPr>
            <w:r w:rsidRPr="000F3C94">
              <w:rPr>
                <w:rFonts w:eastAsiaTheme="minorEastAsia"/>
                <w:sz w:val="16"/>
                <w:szCs w:val="16"/>
                <w:lang w:val="en-GB"/>
              </w:rPr>
              <w:t>Boolean</w:t>
            </w:r>
          </w:p>
        </w:tc>
        <w:tc>
          <w:tcPr>
            <w:tcW w:w="4342" w:type="dxa"/>
          </w:tcPr>
          <w:p w14:paraId="2984C392" w14:textId="77777777" w:rsidR="00061407" w:rsidRPr="000F3C94" w:rsidRDefault="00061407" w:rsidP="00061407">
            <w:pPr>
              <w:snapToGrid w:val="0"/>
              <w:spacing w:before="60" w:after="60"/>
              <w:jc w:val="left"/>
              <w:rPr>
                <w:sz w:val="16"/>
                <w:szCs w:val="16"/>
                <w:lang w:val="en-GB"/>
              </w:rPr>
            </w:pPr>
            <w:r w:rsidRPr="000F3C94">
              <w:rPr>
                <w:i/>
                <w:sz w:val="16"/>
                <w:szCs w:val="16"/>
                <w:lang w:val="en-GB"/>
              </w:rPr>
              <w:t>True</w:t>
            </w:r>
            <w:r w:rsidRPr="000F3C94">
              <w:rPr>
                <w:sz w:val="16"/>
                <w:szCs w:val="16"/>
                <w:lang w:val="en-GB"/>
              </w:rPr>
              <w:t xml:space="preserve"> indicates a compressed resource</w:t>
            </w:r>
          </w:p>
          <w:p w14:paraId="1EFDF43D" w14:textId="654F8B48" w:rsidR="00061407" w:rsidRPr="000F3C94" w:rsidRDefault="00061407" w:rsidP="00061407">
            <w:pPr>
              <w:snapToGrid w:val="0"/>
              <w:spacing w:before="60" w:after="60"/>
              <w:jc w:val="left"/>
              <w:rPr>
                <w:sz w:val="16"/>
                <w:szCs w:val="16"/>
                <w:lang w:val="en-GB"/>
              </w:rPr>
            </w:pPr>
            <w:r w:rsidRPr="000F3C94">
              <w:rPr>
                <w:i/>
                <w:sz w:val="16"/>
                <w:szCs w:val="16"/>
                <w:lang w:val="en-GB"/>
              </w:rPr>
              <w:t>False</w:t>
            </w:r>
            <w:r w:rsidRPr="000F3C94">
              <w:rPr>
                <w:sz w:val="16"/>
                <w:szCs w:val="16"/>
                <w:lang w:val="en-GB"/>
              </w:rPr>
              <w:t xml:space="preserve"> indicates an uncompressed resource</w:t>
            </w:r>
          </w:p>
        </w:tc>
      </w:tr>
      <w:tr w:rsidR="00AC657D" w:rsidRPr="000F3C94" w14:paraId="3C86EABE" w14:textId="77777777" w:rsidTr="00B52C23">
        <w:trPr>
          <w:trHeight w:val="351"/>
        </w:trPr>
        <w:tc>
          <w:tcPr>
            <w:tcW w:w="2977" w:type="dxa"/>
          </w:tcPr>
          <w:p w14:paraId="26105594" w14:textId="77777777" w:rsidR="00AC657D" w:rsidRPr="000F3C94" w:rsidRDefault="00AC657D" w:rsidP="000E212A">
            <w:pPr>
              <w:snapToGrid w:val="0"/>
              <w:spacing w:before="60" w:after="60"/>
              <w:jc w:val="left"/>
              <w:rPr>
                <w:sz w:val="16"/>
                <w:szCs w:val="16"/>
                <w:lang w:val="en-GB"/>
              </w:rPr>
            </w:pPr>
            <w:proofErr w:type="spellStart"/>
            <w:r w:rsidRPr="000F3C94">
              <w:rPr>
                <w:sz w:val="16"/>
                <w:szCs w:val="16"/>
                <w:lang w:val="en-GB"/>
              </w:rPr>
              <w:t>digitalSignatureReference</w:t>
            </w:r>
            <w:proofErr w:type="spellEnd"/>
          </w:p>
        </w:tc>
        <w:tc>
          <w:tcPr>
            <w:tcW w:w="3758" w:type="dxa"/>
          </w:tcPr>
          <w:p w14:paraId="5BAFD772" w14:textId="38B5E814" w:rsidR="00AC657D" w:rsidRPr="000F3C94" w:rsidRDefault="00AC657D" w:rsidP="000E212A">
            <w:pPr>
              <w:snapToGrid w:val="0"/>
              <w:spacing w:before="60" w:after="60"/>
              <w:jc w:val="left"/>
              <w:rPr>
                <w:sz w:val="16"/>
                <w:szCs w:val="16"/>
                <w:lang w:val="en-GB"/>
              </w:rPr>
            </w:pPr>
            <w:r w:rsidRPr="000F3C94">
              <w:rPr>
                <w:sz w:val="16"/>
                <w:szCs w:val="16"/>
                <w:lang w:val="en-GB"/>
              </w:rPr>
              <w:t xml:space="preserve">Specifies the algorithm used to compute </w:t>
            </w:r>
            <w:proofErr w:type="spellStart"/>
            <w:r w:rsidRPr="000F3C94">
              <w:rPr>
                <w:sz w:val="16"/>
                <w:szCs w:val="16"/>
                <w:lang w:val="en-GB"/>
              </w:rPr>
              <w:t>digitalSignatureValue</w:t>
            </w:r>
            <w:proofErr w:type="spellEnd"/>
          </w:p>
        </w:tc>
        <w:tc>
          <w:tcPr>
            <w:tcW w:w="804" w:type="dxa"/>
          </w:tcPr>
          <w:p w14:paraId="03E9119A" w14:textId="35951C89" w:rsidR="00AC657D" w:rsidRPr="000F3C94" w:rsidRDefault="00AC657D" w:rsidP="000E212A">
            <w:pPr>
              <w:snapToGrid w:val="0"/>
              <w:spacing w:before="60" w:after="60"/>
              <w:jc w:val="center"/>
              <w:rPr>
                <w:sz w:val="16"/>
                <w:szCs w:val="16"/>
                <w:lang w:val="en-GB"/>
              </w:rPr>
            </w:pPr>
            <w:r w:rsidRPr="000F3C94">
              <w:rPr>
                <w:sz w:val="16"/>
                <w:szCs w:val="16"/>
                <w:lang w:val="en-GB"/>
              </w:rPr>
              <w:t>1</w:t>
            </w:r>
          </w:p>
        </w:tc>
        <w:tc>
          <w:tcPr>
            <w:tcW w:w="2436" w:type="dxa"/>
          </w:tcPr>
          <w:p w14:paraId="1F54E49D" w14:textId="7E868312" w:rsidR="00AC657D" w:rsidRPr="000F3C94" w:rsidRDefault="00AC657D" w:rsidP="000E212A">
            <w:pPr>
              <w:snapToGrid w:val="0"/>
              <w:spacing w:before="60" w:after="60"/>
              <w:jc w:val="left"/>
              <w:rPr>
                <w:sz w:val="16"/>
                <w:szCs w:val="16"/>
                <w:lang w:val="en-GB"/>
              </w:rPr>
            </w:pPr>
            <w:r w:rsidRPr="000F3C94">
              <w:rPr>
                <w:sz w:val="16"/>
                <w:szCs w:val="16"/>
                <w:lang w:val="en-GB"/>
              </w:rPr>
              <w:t>S100_</w:t>
            </w:r>
            <w:r w:rsidR="00607F8F" w:rsidRPr="000F3C94">
              <w:rPr>
                <w:sz w:val="16"/>
                <w:szCs w:val="16"/>
                <w:lang w:val="en-GB"/>
              </w:rPr>
              <w:t>SE_</w:t>
            </w:r>
            <w:r w:rsidRPr="000F3C94">
              <w:rPr>
                <w:sz w:val="16"/>
                <w:szCs w:val="16"/>
                <w:lang w:val="en-GB"/>
              </w:rPr>
              <w:t>DigitalSignatureReference</w:t>
            </w:r>
            <w:r w:rsidR="00607F8F" w:rsidRPr="000F3C94">
              <w:rPr>
                <w:sz w:val="16"/>
                <w:szCs w:val="16"/>
                <w:lang w:val="en-GB"/>
              </w:rPr>
              <w:t xml:space="preserve"> (</w:t>
            </w:r>
            <w:r w:rsidR="00983CF2" w:rsidRPr="000F3C94">
              <w:rPr>
                <w:sz w:val="16"/>
                <w:szCs w:val="16"/>
                <w:lang w:val="en-GB"/>
              </w:rPr>
              <w:t>see S-100 Part 15)</w:t>
            </w:r>
          </w:p>
        </w:tc>
        <w:tc>
          <w:tcPr>
            <w:tcW w:w="4342" w:type="dxa"/>
          </w:tcPr>
          <w:p w14:paraId="16D32032" w14:textId="77777777" w:rsidR="00AC657D" w:rsidRPr="000F3C94" w:rsidRDefault="00AC657D" w:rsidP="000E212A">
            <w:pPr>
              <w:snapToGrid w:val="0"/>
              <w:spacing w:before="60" w:after="60"/>
              <w:jc w:val="left"/>
              <w:rPr>
                <w:sz w:val="16"/>
                <w:szCs w:val="16"/>
                <w:lang w:val="en-GB"/>
              </w:rPr>
            </w:pPr>
            <w:r w:rsidRPr="000F3C94">
              <w:rPr>
                <w:sz w:val="16"/>
                <w:szCs w:val="16"/>
                <w:lang w:val="en-GB"/>
              </w:rPr>
              <w:t>Reference to the appropriate digital signature algorithm</w:t>
            </w:r>
          </w:p>
        </w:tc>
      </w:tr>
      <w:tr w:rsidR="00AC657D" w:rsidRPr="000F3C94" w14:paraId="49AE3501" w14:textId="77777777" w:rsidTr="00B52C23">
        <w:trPr>
          <w:trHeight w:val="351"/>
        </w:trPr>
        <w:tc>
          <w:tcPr>
            <w:tcW w:w="2977" w:type="dxa"/>
            <w:shd w:val="clear" w:color="auto" w:fill="auto"/>
          </w:tcPr>
          <w:p w14:paraId="1EE846EE" w14:textId="77777777" w:rsidR="00AC657D" w:rsidRPr="000F3C94" w:rsidRDefault="00AC657D" w:rsidP="000E212A">
            <w:pPr>
              <w:snapToGrid w:val="0"/>
              <w:spacing w:before="60" w:after="60"/>
              <w:jc w:val="left"/>
              <w:rPr>
                <w:sz w:val="16"/>
                <w:szCs w:val="16"/>
                <w:lang w:val="en-GB"/>
              </w:rPr>
            </w:pPr>
            <w:proofErr w:type="spellStart"/>
            <w:r w:rsidRPr="000F3C94">
              <w:rPr>
                <w:sz w:val="16"/>
                <w:szCs w:val="16"/>
                <w:lang w:val="en-GB"/>
              </w:rPr>
              <w:t>digitalSignatureValue</w:t>
            </w:r>
            <w:proofErr w:type="spellEnd"/>
          </w:p>
        </w:tc>
        <w:tc>
          <w:tcPr>
            <w:tcW w:w="3758" w:type="dxa"/>
            <w:shd w:val="clear" w:color="auto" w:fill="auto"/>
          </w:tcPr>
          <w:p w14:paraId="4FF5CC03" w14:textId="77777777" w:rsidR="00AC657D" w:rsidRPr="000F3C94" w:rsidRDefault="00AC657D" w:rsidP="000E212A">
            <w:pPr>
              <w:snapToGrid w:val="0"/>
              <w:spacing w:before="60" w:after="60"/>
              <w:jc w:val="left"/>
              <w:rPr>
                <w:sz w:val="16"/>
                <w:szCs w:val="16"/>
                <w:lang w:val="en-GB"/>
              </w:rPr>
            </w:pPr>
            <w:r w:rsidRPr="000F3C94">
              <w:rPr>
                <w:sz w:val="16"/>
                <w:szCs w:val="16"/>
                <w:lang w:val="en-GB"/>
              </w:rPr>
              <w:t>Value derived from the digital signature</w:t>
            </w:r>
          </w:p>
        </w:tc>
        <w:tc>
          <w:tcPr>
            <w:tcW w:w="804" w:type="dxa"/>
            <w:shd w:val="clear" w:color="auto" w:fill="auto"/>
          </w:tcPr>
          <w:p w14:paraId="23A067BB" w14:textId="74BA3EBD" w:rsidR="00AC657D" w:rsidRPr="000F3C94" w:rsidRDefault="00AC657D" w:rsidP="000E212A">
            <w:pPr>
              <w:snapToGrid w:val="0"/>
              <w:spacing w:before="60" w:after="60"/>
              <w:jc w:val="center"/>
              <w:rPr>
                <w:sz w:val="16"/>
                <w:szCs w:val="16"/>
                <w:lang w:val="en-GB"/>
              </w:rPr>
            </w:pPr>
            <w:r w:rsidRPr="000F3C94">
              <w:rPr>
                <w:sz w:val="16"/>
                <w:szCs w:val="16"/>
                <w:lang w:val="en-GB"/>
              </w:rPr>
              <w:t>1..*</w:t>
            </w:r>
          </w:p>
        </w:tc>
        <w:tc>
          <w:tcPr>
            <w:tcW w:w="2436" w:type="dxa"/>
            <w:shd w:val="clear" w:color="auto" w:fill="auto"/>
          </w:tcPr>
          <w:p w14:paraId="5BB84633" w14:textId="2EDCBD6A" w:rsidR="00AC657D" w:rsidRPr="000F3C94" w:rsidRDefault="00AC657D" w:rsidP="000E212A">
            <w:pPr>
              <w:snapToGrid w:val="0"/>
              <w:spacing w:before="60" w:after="60"/>
              <w:jc w:val="left"/>
              <w:rPr>
                <w:sz w:val="16"/>
                <w:szCs w:val="16"/>
                <w:lang w:val="en-GB"/>
              </w:rPr>
            </w:pPr>
            <w:r w:rsidRPr="000F3C94">
              <w:rPr>
                <w:sz w:val="16"/>
                <w:szCs w:val="16"/>
                <w:lang w:val="en-GB"/>
              </w:rPr>
              <w:t>S100_DigitalSignature</w:t>
            </w:r>
            <w:r w:rsidR="00966FFB" w:rsidRPr="000F3C94">
              <w:rPr>
                <w:sz w:val="16"/>
                <w:szCs w:val="16"/>
                <w:lang w:val="en-GB"/>
              </w:rPr>
              <w:t xml:space="preserve"> (see S-100 Part 15)</w:t>
            </w:r>
          </w:p>
        </w:tc>
        <w:tc>
          <w:tcPr>
            <w:tcW w:w="4342" w:type="dxa"/>
            <w:shd w:val="clear" w:color="auto" w:fill="auto"/>
          </w:tcPr>
          <w:p w14:paraId="62C14244" w14:textId="77777777" w:rsidR="00645287" w:rsidRPr="000F3C94" w:rsidRDefault="00AC657D" w:rsidP="000E212A">
            <w:pPr>
              <w:snapToGrid w:val="0"/>
              <w:spacing w:before="60" w:after="60"/>
              <w:jc w:val="left"/>
              <w:rPr>
                <w:sz w:val="16"/>
                <w:szCs w:val="16"/>
                <w:lang w:val="en-GB"/>
              </w:rPr>
            </w:pPr>
            <w:r w:rsidRPr="000F3C94">
              <w:rPr>
                <w:sz w:val="16"/>
                <w:szCs w:val="16"/>
                <w:lang w:val="en-GB"/>
              </w:rPr>
              <w:t xml:space="preserve">The value resulting from application of </w:t>
            </w:r>
            <w:proofErr w:type="spellStart"/>
            <w:r w:rsidRPr="000F3C94">
              <w:rPr>
                <w:sz w:val="16"/>
                <w:szCs w:val="16"/>
                <w:lang w:val="en-GB"/>
              </w:rPr>
              <w:t>digitalSignatureReference</w:t>
            </w:r>
            <w:proofErr w:type="spellEnd"/>
          </w:p>
          <w:p w14:paraId="476A077E" w14:textId="4A5EF7B8" w:rsidR="00AC657D" w:rsidRPr="000F3C94" w:rsidRDefault="00AC657D" w:rsidP="000E212A">
            <w:pPr>
              <w:snapToGrid w:val="0"/>
              <w:spacing w:before="60" w:after="60"/>
              <w:jc w:val="left"/>
              <w:rPr>
                <w:sz w:val="16"/>
                <w:szCs w:val="16"/>
                <w:lang w:val="en-GB"/>
              </w:rPr>
            </w:pPr>
            <w:r w:rsidRPr="000F3C94">
              <w:rPr>
                <w:sz w:val="16"/>
                <w:szCs w:val="16"/>
                <w:lang w:val="en-GB"/>
              </w:rPr>
              <w:t xml:space="preserve">Implemented as the digital signature format specified in </w:t>
            </w:r>
            <w:r w:rsidR="00645287" w:rsidRPr="000F3C94">
              <w:rPr>
                <w:sz w:val="16"/>
                <w:szCs w:val="16"/>
                <w:lang w:val="en-GB"/>
              </w:rPr>
              <w:t xml:space="preserve">S-100 </w:t>
            </w:r>
            <w:r w:rsidRPr="000F3C94">
              <w:rPr>
                <w:sz w:val="16"/>
                <w:szCs w:val="16"/>
                <w:lang w:val="en-GB"/>
              </w:rPr>
              <w:t>Part 15</w:t>
            </w:r>
          </w:p>
        </w:tc>
      </w:tr>
      <w:tr w:rsidR="00AC657D" w:rsidRPr="000F3C94" w14:paraId="46BC1948" w14:textId="77777777" w:rsidTr="00B52C23">
        <w:trPr>
          <w:trHeight w:val="351"/>
        </w:trPr>
        <w:tc>
          <w:tcPr>
            <w:tcW w:w="2977" w:type="dxa"/>
            <w:shd w:val="clear" w:color="auto" w:fill="auto"/>
          </w:tcPr>
          <w:p w14:paraId="3B344519" w14:textId="43D579E0" w:rsidR="00AC657D" w:rsidRPr="000F3C94" w:rsidRDefault="00AC657D" w:rsidP="000E212A">
            <w:pPr>
              <w:snapToGrid w:val="0"/>
              <w:spacing w:before="60" w:after="60"/>
              <w:jc w:val="left"/>
              <w:rPr>
                <w:sz w:val="16"/>
                <w:szCs w:val="16"/>
                <w:lang w:val="en-GB"/>
              </w:rPr>
            </w:pPr>
            <w:proofErr w:type="spellStart"/>
            <w:r w:rsidRPr="000F3C94">
              <w:rPr>
                <w:sz w:val="16"/>
                <w:szCs w:val="16"/>
                <w:lang w:val="en-GB"/>
              </w:rPr>
              <w:lastRenderedPageBreak/>
              <w:t>defaultLocale</w:t>
            </w:r>
            <w:proofErr w:type="spellEnd"/>
          </w:p>
        </w:tc>
        <w:tc>
          <w:tcPr>
            <w:tcW w:w="3758" w:type="dxa"/>
            <w:shd w:val="clear" w:color="auto" w:fill="auto"/>
          </w:tcPr>
          <w:p w14:paraId="5F4BB2D6" w14:textId="29A4440C" w:rsidR="00AC657D" w:rsidRPr="000F3C94" w:rsidRDefault="00AC657D" w:rsidP="000E212A">
            <w:pPr>
              <w:snapToGrid w:val="0"/>
              <w:spacing w:before="60" w:after="60"/>
              <w:jc w:val="left"/>
              <w:rPr>
                <w:sz w:val="16"/>
                <w:szCs w:val="16"/>
                <w:lang w:val="en-GB"/>
              </w:rPr>
            </w:pPr>
            <w:r w:rsidRPr="000F3C94">
              <w:rPr>
                <w:sz w:val="16"/>
                <w:szCs w:val="16"/>
                <w:lang w:val="en-GB"/>
              </w:rPr>
              <w:t xml:space="preserve">Default language and character set used in the </w:t>
            </w:r>
            <w:r w:rsidR="0080166D" w:rsidRPr="000F3C94">
              <w:rPr>
                <w:sz w:val="16"/>
                <w:szCs w:val="16"/>
                <w:lang w:val="en-GB"/>
              </w:rPr>
              <w:t>support file</w:t>
            </w:r>
          </w:p>
        </w:tc>
        <w:tc>
          <w:tcPr>
            <w:tcW w:w="804" w:type="dxa"/>
            <w:shd w:val="clear" w:color="auto" w:fill="auto"/>
          </w:tcPr>
          <w:p w14:paraId="7618A503" w14:textId="04DB979A" w:rsidR="00AC657D" w:rsidRPr="000F3C94" w:rsidRDefault="00AC657D" w:rsidP="000E212A">
            <w:pPr>
              <w:snapToGrid w:val="0"/>
              <w:spacing w:before="60" w:after="60"/>
              <w:jc w:val="center"/>
              <w:rPr>
                <w:sz w:val="16"/>
                <w:szCs w:val="16"/>
                <w:lang w:val="en-GB"/>
              </w:rPr>
            </w:pPr>
            <w:r w:rsidRPr="000F3C94">
              <w:rPr>
                <w:sz w:val="16"/>
                <w:szCs w:val="16"/>
                <w:lang w:val="en-GB"/>
              </w:rPr>
              <w:t>0..1</w:t>
            </w:r>
          </w:p>
        </w:tc>
        <w:tc>
          <w:tcPr>
            <w:tcW w:w="2436" w:type="dxa"/>
            <w:shd w:val="clear" w:color="auto" w:fill="auto"/>
          </w:tcPr>
          <w:p w14:paraId="2A7F6C29" w14:textId="7753A2B8" w:rsidR="00AC657D" w:rsidRPr="000F3C94" w:rsidRDefault="00AC657D" w:rsidP="000E212A">
            <w:pPr>
              <w:snapToGrid w:val="0"/>
              <w:spacing w:before="60" w:after="60"/>
              <w:jc w:val="left"/>
              <w:rPr>
                <w:sz w:val="16"/>
                <w:szCs w:val="16"/>
                <w:lang w:val="en-GB"/>
              </w:rPr>
            </w:pPr>
            <w:proofErr w:type="spellStart"/>
            <w:r w:rsidRPr="000F3C94">
              <w:rPr>
                <w:sz w:val="16"/>
                <w:szCs w:val="16"/>
                <w:lang w:val="en-GB"/>
              </w:rPr>
              <w:t>PT_Locale</w:t>
            </w:r>
            <w:proofErr w:type="spellEnd"/>
          </w:p>
        </w:tc>
        <w:tc>
          <w:tcPr>
            <w:tcW w:w="4342" w:type="dxa"/>
            <w:shd w:val="clear" w:color="auto" w:fill="auto"/>
          </w:tcPr>
          <w:p w14:paraId="75653556" w14:textId="63A4D459" w:rsidR="00AC657D" w:rsidRPr="000F3C94" w:rsidRDefault="00AC657D" w:rsidP="000E212A">
            <w:pPr>
              <w:snapToGrid w:val="0"/>
              <w:spacing w:before="60" w:after="60"/>
              <w:jc w:val="left"/>
              <w:rPr>
                <w:sz w:val="16"/>
                <w:szCs w:val="16"/>
                <w:lang w:val="en-GB"/>
              </w:rPr>
            </w:pPr>
            <w:r w:rsidRPr="000F3C94">
              <w:rPr>
                <w:sz w:val="16"/>
                <w:szCs w:val="16"/>
                <w:lang w:val="en-GB"/>
              </w:rPr>
              <w:t xml:space="preserve">In absence of </w:t>
            </w:r>
            <w:proofErr w:type="spellStart"/>
            <w:r w:rsidRPr="000F3C94">
              <w:rPr>
                <w:sz w:val="16"/>
                <w:szCs w:val="16"/>
                <w:lang w:val="en-GB"/>
              </w:rPr>
              <w:t>defaultLocale</w:t>
            </w:r>
            <w:proofErr w:type="spellEnd"/>
            <w:r w:rsidRPr="000F3C94">
              <w:rPr>
                <w:sz w:val="16"/>
                <w:szCs w:val="16"/>
                <w:lang w:val="en-GB"/>
              </w:rPr>
              <w:t xml:space="preserve"> the language is English in UTF-8</w:t>
            </w:r>
            <w:r w:rsidRPr="000F3C94">
              <w:rPr>
                <w:sz w:val="16"/>
                <w:szCs w:val="16"/>
                <w:lang w:val="en-GB"/>
              </w:rPr>
              <w:br/>
              <w:t>A support file is expected to use only one as locale, Additional support files can be created for other locales</w:t>
            </w:r>
          </w:p>
        </w:tc>
      </w:tr>
      <w:tr w:rsidR="00AC657D" w:rsidRPr="000F3C94" w14:paraId="683C3E09" w14:textId="77777777" w:rsidTr="00B52C23">
        <w:trPr>
          <w:trHeight w:val="351"/>
        </w:trPr>
        <w:tc>
          <w:tcPr>
            <w:tcW w:w="2977" w:type="dxa"/>
            <w:shd w:val="clear" w:color="auto" w:fill="auto"/>
          </w:tcPr>
          <w:p w14:paraId="6B51497E" w14:textId="36A3BF0A" w:rsidR="00AC657D" w:rsidRPr="000F3C94" w:rsidRDefault="00AC657D" w:rsidP="000E212A">
            <w:pPr>
              <w:snapToGrid w:val="0"/>
              <w:spacing w:before="60" w:after="60"/>
              <w:jc w:val="left"/>
              <w:rPr>
                <w:sz w:val="16"/>
                <w:szCs w:val="16"/>
                <w:lang w:val="en-GB"/>
              </w:rPr>
            </w:pPr>
            <w:proofErr w:type="spellStart"/>
            <w:r w:rsidRPr="000F3C94">
              <w:rPr>
                <w:rFonts w:eastAsiaTheme="minorEastAsia"/>
                <w:sz w:val="16"/>
                <w:szCs w:val="16"/>
                <w:lang w:val="en-GB"/>
              </w:rPr>
              <w:t>supportedResource</w:t>
            </w:r>
            <w:proofErr w:type="spellEnd"/>
          </w:p>
        </w:tc>
        <w:tc>
          <w:tcPr>
            <w:tcW w:w="3758" w:type="dxa"/>
            <w:shd w:val="clear" w:color="auto" w:fill="auto"/>
          </w:tcPr>
          <w:p w14:paraId="287D56F1" w14:textId="42E4C3F7" w:rsidR="00AC657D" w:rsidRPr="000F3C94" w:rsidRDefault="00AC657D" w:rsidP="000E212A">
            <w:pPr>
              <w:snapToGrid w:val="0"/>
              <w:spacing w:before="60" w:after="60"/>
              <w:jc w:val="left"/>
              <w:rPr>
                <w:sz w:val="16"/>
                <w:szCs w:val="16"/>
                <w:lang w:val="en-GB"/>
              </w:rPr>
            </w:pPr>
            <w:r w:rsidRPr="000F3C94">
              <w:rPr>
                <w:rFonts w:eastAsiaTheme="minorEastAsia"/>
                <w:sz w:val="16"/>
                <w:szCs w:val="16"/>
                <w:lang w:val="en-GB"/>
              </w:rPr>
              <w:t>Identifier of the resource supported by this support file</w:t>
            </w:r>
          </w:p>
        </w:tc>
        <w:tc>
          <w:tcPr>
            <w:tcW w:w="804" w:type="dxa"/>
            <w:shd w:val="clear" w:color="auto" w:fill="auto"/>
          </w:tcPr>
          <w:p w14:paraId="6B7D323E" w14:textId="5D3EB2B2" w:rsidR="00AC657D" w:rsidRPr="000F3C94" w:rsidRDefault="00AC657D" w:rsidP="000E212A">
            <w:pPr>
              <w:snapToGrid w:val="0"/>
              <w:spacing w:before="60" w:after="60"/>
              <w:jc w:val="center"/>
              <w:rPr>
                <w:sz w:val="16"/>
                <w:szCs w:val="16"/>
                <w:lang w:val="en-GB"/>
              </w:rPr>
            </w:pPr>
            <w:r w:rsidRPr="000F3C94">
              <w:rPr>
                <w:rFonts w:eastAsiaTheme="minorEastAsia"/>
                <w:sz w:val="16"/>
                <w:szCs w:val="16"/>
                <w:lang w:val="en-GB"/>
              </w:rPr>
              <w:t>0..*</w:t>
            </w:r>
          </w:p>
        </w:tc>
        <w:tc>
          <w:tcPr>
            <w:tcW w:w="2436" w:type="dxa"/>
            <w:shd w:val="clear" w:color="auto" w:fill="auto"/>
          </w:tcPr>
          <w:p w14:paraId="3CFD546F" w14:textId="495A39F2" w:rsidR="00AC657D" w:rsidRPr="000F3C94" w:rsidRDefault="00AC657D" w:rsidP="000E212A">
            <w:pPr>
              <w:snapToGrid w:val="0"/>
              <w:spacing w:before="60" w:after="60"/>
              <w:jc w:val="left"/>
              <w:rPr>
                <w:sz w:val="16"/>
                <w:szCs w:val="16"/>
                <w:lang w:val="en-GB"/>
              </w:rPr>
            </w:pPr>
            <w:proofErr w:type="spellStart"/>
            <w:r w:rsidRPr="000F3C94">
              <w:rPr>
                <w:rFonts w:eastAsiaTheme="minorEastAsia"/>
                <w:sz w:val="16"/>
                <w:szCs w:val="16"/>
                <w:lang w:val="en-GB"/>
              </w:rPr>
              <w:t>CharacterString</w:t>
            </w:r>
            <w:proofErr w:type="spellEnd"/>
          </w:p>
        </w:tc>
        <w:tc>
          <w:tcPr>
            <w:tcW w:w="4342" w:type="dxa"/>
            <w:shd w:val="clear" w:color="auto" w:fill="auto"/>
          </w:tcPr>
          <w:p w14:paraId="5D9CECFB" w14:textId="1A181CE3" w:rsidR="00AC657D" w:rsidRPr="000F3C94" w:rsidRDefault="00576A52" w:rsidP="000E212A">
            <w:pPr>
              <w:snapToGrid w:val="0"/>
              <w:spacing w:before="60" w:after="60"/>
              <w:jc w:val="left"/>
              <w:rPr>
                <w:sz w:val="16"/>
                <w:szCs w:val="16"/>
                <w:lang w:val="en-GB"/>
              </w:rPr>
            </w:pPr>
            <w:r w:rsidRPr="000F3C94">
              <w:rPr>
                <w:sz w:val="16"/>
                <w:szCs w:val="16"/>
                <w:lang w:val="en-GB"/>
              </w:rPr>
              <w:t>Conventions for identifiers are detailed in S-100 Part 15. S-100 allows file URI, digital signature or cryptographic hash checksums to be used</w:t>
            </w:r>
          </w:p>
        </w:tc>
      </w:tr>
      <w:tr w:rsidR="0045681D" w:rsidRPr="000F3C94" w14:paraId="3F17C5A7" w14:textId="77777777" w:rsidTr="00B52C23">
        <w:trPr>
          <w:trHeight w:val="351"/>
        </w:trPr>
        <w:tc>
          <w:tcPr>
            <w:tcW w:w="2977" w:type="dxa"/>
            <w:shd w:val="clear" w:color="auto" w:fill="auto"/>
          </w:tcPr>
          <w:p w14:paraId="1D37CEB9" w14:textId="7F5AFD61" w:rsidR="0045681D" w:rsidRPr="000F3C94" w:rsidRDefault="0045681D" w:rsidP="0045681D">
            <w:pPr>
              <w:snapToGrid w:val="0"/>
              <w:spacing w:before="60" w:after="60"/>
              <w:jc w:val="left"/>
              <w:rPr>
                <w:sz w:val="16"/>
                <w:szCs w:val="16"/>
                <w:lang w:val="en-GB"/>
              </w:rPr>
            </w:pPr>
            <w:proofErr w:type="spellStart"/>
            <w:r w:rsidRPr="000F3C94">
              <w:rPr>
                <w:rFonts w:eastAsiaTheme="minorEastAsia"/>
                <w:sz w:val="16"/>
                <w:szCs w:val="16"/>
                <w:lang w:val="en-GB"/>
              </w:rPr>
              <w:t>resourcePurpose</w:t>
            </w:r>
            <w:proofErr w:type="spellEnd"/>
          </w:p>
        </w:tc>
        <w:tc>
          <w:tcPr>
            <w:tcW w:w="3758" w:type="dxa"/>
            <w:shd w:val="clear" w:color="auto" w:fill="auto"/>
          </w:tcPr>
          <w:p w14:paraId="010261EF" w14:textId="60B76FAB" w:rsidR="0045681D" w:rsidRPr="000F3C94" w:rsidRDefault="0045681D" w:rsidP="0045681D">
            <w:pPr>
              <w:snapToGrid w:val="0"/>
              <w:spacing w:before="60" w:after="60"/>
              <w:jc w:val="left"/>
              <w:rPr>
                <w:sz w:val="16"/>
                <w:szCs w:val="16"/>
                <w:lang w:val="en-GB"/>
              </w:rPr>
            </w:pPr>
            <w:r w:rsidRPr="000F3C94">
              <w:rPr>
                <w:rFonts w:eastAsiaTheme="minorEastAsia"/>
                <w:sz w:val="16"/>
                <w:szCs w:val="16"/>
                <w:lang w:val="en-GB"/>
              </w:rPr>
              <w:t>The purpose of the supporting resource</w:t>
            </w:r>
          </w:p>
        </w:tc>
        <w:tc>
          <w:tcPr>
            <w:tcW w:w="804" w:type="dxa"/>
            <w:shd w:val="clear" w:color="auto" w:fill="auto"/>
          </w:tcPr>
          <w:p w14:paraId="5373AF51" w14:textId="7843CFA8" w:rsidR="0045681D" w:rsidRPr="000F3C94" w:rsidRDefault="0045681D" w:rsidP="0045681D">
            <w:pPr>
              <w:snapToGrid w:val="0"/>
              <w:spacing w:before="60" w:after="60"/>
              <w:jc w:val="center"/>
              <w:rPr>
                <w:sz w:val="16"/>
                <w:szCs w:val="16"/>
                <w:lang w:val="en-GB"/>
              </w:rPr>
            </w:pPr>
            <w:r w:rsidRPr="000F3C94">
              <w:rPr>
                <w:rFonts w:eastAsiaTheme="minorEastAsia"/>
                <w:sz w:val="16"/>
                <w:szCs w:val="16"/>
                <w:lang w:val="en-GB"/>
              </w:rPr>
              <w:t>0..1</w:t>
            </w:r>
          </w:p>
        </w:tc>
        <w:tc>
          <w:tcPr>
            <w:tcW w:w="2436" w:type="dxa"/>
            <w:shd w:val="clear" w:color="auto" w:fill="auto"/>
          </w:tcPr>
          <w:p w14:paraId="181997B0" w14:textId="5C824662" w:rsidR="0045681D" w:rsidRPr="000F3C94" w:rsidRDefault="0045681D" w:rsidP="0045681D">
            <w:pPr>
              <w:snapToGrid w:val="0"/>
              <w:spacing w:before="60" w:after="60"/>
              <w:jc w:val="left"/>
              <w:rPr>
                <w:sz w:val="16"/>
                <w:szCs w:val="16"/>
                <w:lang w:val="en-GB"/>
              </w:rPr>
            </w:pPr>
            <w:r w:rsidRPr="000F3C94">
              <w:rPr>
                <w:rFonts w:eastAsiaTheme="minorEastAsia"/>
                <w:sz w:val="16"/>
                <w:szCs w:val="16"/>
                <w:lang w:val="en-GB"/>
              </w:rPr>
              <w:t>S100_ResourcePurpose</w:t>
            </w:r>
          </w:p>
        </w:tc>
        <w:tc>
          <w:tcPr>
            <w:tcW w:w="4342" w:type="dxa"/>
            <w:shd w:val="clear" w:color="auto" w:fill="auto"/>
          </w:tcPr>
          <w:p w14:paraId="28DCF10A" w14:textId="0729EDDC" w:rsidR="0045681D" w:rsidRPr="000F3C94" w:rsidRDefault="0045681D" w:rsidP="0045681D">
            <w:pPr>
              <w:snapToGrid w:val="0"/>
              <w:spacing w:before="60" w:after="60"/>
              <w:jc w:val="left"/>
              <w:rPr>
                <w:spacing w:val="-12"/>
                <w:sz w:val="16"/>
                <w:szCs w:val="16"/>
                <w:lang w:val="en-GB"/>
              </w:rPr>
            </w:pPr>
            <w:r w:rsidRPr="000F3C94">
              <w:rPr>
                <w:sz w:val="16"/>
                <w:szCs w:val="16"/>
                <w:lang w:val="en-GB"/>
              </w:rPr>
              <w:t>Identifies how the supporting resource is used</w:t>
            </w:r>
          </w:p>
        </w:tc>
      </w:tr>
    </w:tbl>
    <w:p w14:paraId="468E89D7" w14:textId="77777777" w:rsidR="004C1EB7" w:rsidRPr="000F3C94" w:rsidRDefault="004C1EB7" w:rsidP="00FF1F3A">
      <w:pPr>
        <w:spacing w:after="0"/>
        <w:rPr>
          <w:lang w:val="en-GB"/>
        </w:rPr>
      </w:pPr>
      <w:bookmarkStart w:id="595" w:name="_Toc403560574"/>
      <w:bookmarkStart w:id="596" w:name="_Toc152232622"/>
    </w:p>
    <w:p w14:paraId="028D726B" w14:textId="77777777" w:rsidR="00B413FE" w:rsidRPr="000F3C94" w:rsidRDefault="00B413FE" w:rsidP="00FF1F3A">
      <w:pPr>
        <w:pStyle w:val="Heading4"/>
        <w:tabs>
          <w:tab w:val="clear" w:pos="940"/>
          <w:tab w:val="clear" w:pos="1140"/>
          <w:tab w:val="clear" w:pos="1360"/>
        </w:tabs>
        <w:rPr>
          <w:lang w:val="en-GB"/>
        </w:rPr>
      </w:pPr>
      <w:r w:rsidRPr="000F3C94">
        <w:rPr>
          <w:lang w:val="en-GB"/>
        </w:rPr>
        <w:t>S100_SupportFileFormat</w:t>
      </w:r>
      <w:bookmarkEnd w:id="595"/>
      <w:bookmarkEnd w:id="596"/>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2835"/>
        <w:gridCol w:w="3828"/>
        <w:gridCol w:w="850"/>
        <w:gridCol w:w="5528"/>
      </w:tblGrid>
      <w:tr w:rsidR="00E7189A" w:rsidRPr="000F3C94" w14:paraId="3CB0EB8D" w14:textId="77777777" w:rsidTr="000408D5">
        <w:trPr>
          <w:cantSplit/>
        </w:trPr>
        <w:tc>
          <w:tcPr>
            <w:tcW w:w="1276" w:type="dxa"/>
            <w:shd w:val="clear" w:color="auto" w:fill="E7E6E6"/>
          </w:tcPr>
          <w:p w14:paraId="1540BF25" w14:textId="02D352E4" w:rsidR="00E7189A" w:rsidRPr="000F3C94" w:rsidRDefault="00E7189A" w:rsidP="00E7189A">
            <w:pPr>
              <w:snapToGrid w:val="0"/>
              <w:spacing w:before="60" w:after="60"/>
              <w:jc w:val="left"/>
              <w:rPr>
                <w:b/>
                <w:sz w:val="16"/>
                <w:szCs w:val="16"/>
                <w:lang w:val="en-GB"/>
              </w:rPr>
            </w:pPr>
            <w:r w:rsidRPr="000F3C94">
              <w:rPr>
                <w:b/>
                <w:sz w:val="16"/>
                <w:szCs w:val="16"/>
                <w:lang w:val="en-GB" w:eastAsia="ar-SA"/>
              </w:rPr>
              <w:t>Item</w:t>
            </w:r>
          </w:p>
        </w:tc>
        <w:tc>
          <w:tcPr>
            <w:tcW w:w="2835" w:type="dxa"/>
            <w:shd w:val="clear" w:color="auto" w:fill="E7E6E6"/>
          </w:tcPr>
          <w:p w14:paraId="076B2766" w14:textId="379CCBBC" w:rsidR="00E7189A" w:rsidRPr="000F3C94" w:rsidRDefault="00E7189A" w:rsidP="00E7189A">
            <w:pPr>
              <w:snapToGrid w:val="0"/>
              <w:spacing w:before="60" w:after="60"/>
              <w:jc w:val="left"/>
              <w:rPr>
                <w:b/>
                <w:sz w:val="16"/>
                <w:szCs w:val="16"/>
                <w:lang w:val="en-GB"/>
              </w:rPr>
            </w:pPr>
            <w:r w:rsidRPr="000F3C94">
              <w:rPr>
                <w:b/>
                <w:sz w:val="16"/>
                <w:szCs w:val="16"/>
                <w:lang w:val="en-GB"/>
              </w:rPr>
              <w:t>Name</w:t>
            </w:r>
          </w:p>
        </w:tc>
        <w:tc>
          <w:tcPr>
            <w:tcW w:w="3828" w:type="dxa"/>
            <w:shd w:val="clear" w:color="auto" w:fill="E7E6E6"/>
          </w:tcPr>
          <w:p w14:paraId="34D33432" w14:textId="77777777" w:rsidR="00E7189A" w:rsidRPr="000F3C94" w:rsidRDefault="00E7189A" w:rsidP="00E7189A">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cPr>
          <w:p w14:paraId="25863F38" w14:textId="5E965A63" w:rsidR="00E7189A" w:rsidRPr="000F3C94" w:rsidRDefault="00E7189A" w:rsidP="00E7189A">
            <w:pPr>
              <w:snapToGrid w:val="0"/>
              <w:spacing w:before="60" w:after="60"/>
              <w:jc w:val="center"/>
              <w:rPr>
                <w:b/>
                <w:sz w:val="16"/>
                <w:szCs w:val="16"/>
                <w:lang w:val="en-GB"/>
              </w:rPr>
            </w:pPr>
            <w:r w:rsidRPr="000F3C94">
              <w:rPr>
                <w:b/>
                <w:sz w:val="16"/>
                <w:szCs w:val="16"/>
                <w:lang w:val="en-GB"/>
              </w:rPr>
              <w:t>Code</w:t>
            </w:r>
          </w:p>
        </w:tc>
        <w:tc>
          <w:tcPr>
            <w:tcW w:w="5528" w:type="dxa"/>
            <w:shd w:val="clear" w:color="auto" w:fill="E7E6E6"/>
          </w:tcPr>
          <w:p w14:paraId="2850BEB5" w14:textId="77777777" w:rsidR="00E7189A" w:rsidRPr="000F3C94" w:rsidRDefault="00E7189A" w:rsidP="00E7189A">
            <w:pPr>
              <w:snapToGrid w:val="0"/>
              <w:spacing w:before="60" w:after="60"/>
              <w:jc w:val="left"/>
              <w:rPr>
                <w:b/>
                <w:sz w:val="16"/>
                <w:szCs w:val="16"/>
                <w:lang w:val="en-GB"/>
              </w:rPr>
            </w:pPr>
            <w:r w:rsidRPr="000F3C94">
              <w:rPr>
                <w:b/>
                <w:sz w:val="16"/>
                <w:szCs w:val="16"/>
                <w:lang w:val="en-GB"/>
              </w:rPr>
              <w:t>Remarks</w:t>
            </w:r>
          </w:p>
        </w:tc>
      </w:tr>
      <w:tr w:rsidR="00E7189A" w:rsidRPr="000F3C94" w14:paraId="39E12075" w14:textId="77777777" w:rsidTr="000408D5">
        <w:trPr>
          <w:cantSplit/>
        </w:trPr>
        <w:tc>
          <w:tcPr>
            <w:tcW w:w="1276" w:type="dxa"/>
          </w:tcPr>
          <w:p w14:paraId="7525E79F" w14:textId="001FAB9B" w:rsidR="00E7189A" w:rsidRPr="000F3C94" w:rsidRDefault="00E7189A" w:rsidP="00E7189A">
            <w:pPr>
              <w:snapToGrid w:val="0"/>
              <w:spacing w:before="60" w:after="60"/>
              <w:jc w:val="left"/>
              <w:rPr>
                <w:sz w:val="16"/>
                <w:szCs w:val="16"/>
                <w:lang w:val="en-GB"/>
              </w:rPr>
            </w:pPr>
            <w:r w:rsidRPr="000F3C94">
              <w:rPr>
                <w:sz w:val="16"/>
                <w:szCs w:val="16"/>
                <w:lang w:val="en-GB" w:eastAsia="ar-SA"/>
              </w:rPr>
              <w:t>Enumeration</w:t>
            </w:r>
          </w:p>
        </w:tc>
        <w:tc>
          <w:tcPr>
            <w:tcW w:w="2835" w:type="dxa"/>
          </w:tcPr>
          <w:p w14:paraId="6A494E7C" w14:textId="72745D22" w:rsidR="00E7189A" w:rsidRPr="000F3C94" w:rsidRDefault="00E7189A" w:rsidP="00E7189A">
            <w:pPr>
              <w:snapToGrid w:val="0"/>
              <w:spacing w:before="60" w:after="60"/>
              <w:jc w:val="left"/>
              <w:rPr>
                <w:sz w:val="16"/>
                <w:szCs w:val="16"/>
                <w:lang w:val="en-GB"/>
              </w:rPr>
            </w:pPr>
            <w:r w:rsidRPr="000F3C94">
              <w:rPr>
                <w:sz w:val="16"/>
                <w:szCs w:val="16"/>
                <w:lang w:val="en-GB"/>
              </w:rPr>
              <w:t>S100_SupportFileFormat</w:t>
            </w:r>
          </w:p>
        </w:tc>
        <w:tc>
          <w:tcPr>
            <w:tcW w:w="3828" w:type="dxa"/>
          </w:tcPr>
          <w:p w14:paraId="1954CD81" w14:textId="7DEEC842" w:rsidR="00E7189A" w:rsidRPr="000F3C94" w:rsidRDefault="00E7189A" w:rsidP="00E7189A">
            <w:pPr>
              <w:snapToGrid w:val="0"/>
              <w:spacing w:before="60" w:after="60"/>
              <w:jc w:val="left"/>
              <w:rPr>
                <w:sz w:val="16"/>
                <w:szCs w:val="16"/>
                <w:lang w:val="en-GB"/>
              </w:rPr>
            </w:pPr>
            <w:r w:rsidRPr="000F3C94">
              <w:rPr>
                <w:sz w:val="16"/>
                <w:szCs w:val="16"/>
                <w:lang w:val="en-GB"/>
              </w:rPr>
              <w:t>The format used for the support file</w:t>
            </w:r>
          </w:p>
        </w:tc>
        <w:tc>
          <w:tcPr>
            <w:tcW w:w="850" w:type="dxa"/>
          </w:tcPr>
          <w:p w14:paraId="655C9B43" w14:textId="77777777" w:rsidR="00E7189A" w:rsidRPr="000F3C94" w:rsidRDefault="00E7189A" w:rsidP="00E7189A">
            <w:pPr>
              <w:snapToGrid w:val="0"/>
              <w:spacing w:before="60" w:after="60"/>
              <w:jc w:val="center"/>
              <w:rPr>
                <w:sz w:val="16"/>
                <w:szCs w:val="16"/>
                <w:lang w:val="en-GB"/>
              </w:rPr>
            </w:pPr>
            <w:r w:rsidRPr="000F3C94">
              <w:rPr>
                <w:sz w:val="16"/>
                <w:szCs w:val="16"/>
                <w:lang w:val="en-GB"/>
              </w:rPr>
              <w:t>-</w:t>
            </w:r>
          </w:p>
        </w:tc>
        <w:tc>
          <w:tcPr>
            <w:tcW w:w="5528" w:type="dxa"/>
          </w:tcPr>
          <w:p w14:paraId="75077359" w14:textId="77777777" w:rsidR="00E7189A" w:rsidRPr="000F3C94" w:rsidRDefault="00E7189A" w:rsidP="00E7189A">
            <w:pPr>
              <w:snapToGrid w:val="0"/>
              <w:spacing w:before="60" w:after="60"/>
              <w:jc w:val="left"/>
              <w:rPr>
                <w:sz w:val="16"/>
                <w:szCs w:val="16"/>
                <w:lang w:val="en-GB"/>
              </w:rPr>
            </w:pPr>
            <w:r w:rsidRPr="000F3C94">
              <w:rPr>
                <w:sz w:val="16"/>
                <w:szCs w:val="16"/>
                <w:lang w:val="en-GB"/>
              </w:rPr>
              <w:t>-</w:t>
            </w:r>
          </w:p>
        </w:tc>
      </w:tr>
      <w:tr w:rsidR="00E7189A" w:rsidRPr="000F3C94" w14:paraId="7E3A5038" w14:textId="77777777" w:rsidTr="000408D5">
        <w:trPr>
          <w:cantSplit/>
        </w:trPr>
        <w:tc>
          <w:tcPr>
            <w:tcW w:w="1276" w:type="dxa"/>
          </w:tcPr>
          <w:p w14:paraId="51EC2468" w14:textId="5A070452" w:rsidR="00E7189A" w:rsidRPr="000F3C94" w:rsidRDefault="00E7189A" w:rsidP="00E7189A">
            <w:pPr>
              <w:snapToGrid w:val="0"/>
              <w:spacing w:before="60" w:after="60"/>
              <w:jc w:val="left"/>
              <w:rPr>
                <w:sz w:val="16"/>
                <w:szCs w:val="16"/>
                <w:lang w:val="en-GB"/>
              </w:rPr>
            </w:pPr>
            <w:r w:rsidRPr="000F3C94">
              <w:rPr>
                <w:sz w:val="16"/>
                <w:szCs w:val="16"/>
                <w:lang w:val="en-GB" w:eastAsia="ar-SA"/>
              </w:rPr>
              <w:t>Value</w:t>
            </w:r>
          </w:p>
        </w:tc>
        <w:tc>
          <w:tcPr>
            <w:tcW w:w="2835" w:type="dxa"/>
          </w:tcPr>
          <w:p w14:paraId="0CA6FD8D" w14:textId="5353D3AB" w:rsidR="00E7189A" w:rsidRPr="000F3C94" w:rsidRDefault="00E7189A" w:rsidP="00E7189A">
            <w:pPr>
              <w:snapToGrid w:val="0"/>
              <w:spacing w:before="60" w:after="60"/>
              <w:jc w:val="left"/>
              <w:rPr>
                <w:sz w:val="16"/>
                <w:szCs w:val="16"/>
                <w:lang w:val="en-GB"/>
              </w:rPr>
            </w:pPr>
            <w:r w:rsidRPr="000F3C94">
              <w:rPr>
                <w:sz w:val="16"/>
                <w:szCs w:val="16"/>
                <w:lang w:val="en-GB"/>
              </w:rPr>
              <w:t>ASCII</w:t>
            </w:r>
          </w:p>
        </w:tc>
        <w:tc>
          <w:tcPr>
            <w:tcW w:w="3828" w:type="dxa"/>
          </w:tcPr>
          <w:p w14:paraId="7D59C3EA" w14:textId="4FD80E34" w:rsidR="00E7189A" w:rsidRPr="000F3C94" w:rsidRDefault="00E7189A" w:rsidP="00E7189A">
            <w:pPr>
              <w:snapToGrid w:val="0"/>
              <w:spacing w:before="60" w:after="60"/>
              <w:jc w:val="left"/>
              <w:rPr>
                <w:sz w:val="16"/>
                <w:szCs w:val="16"/>
                <w:lang w:val="en-GB"/>
              </w:rPr>
            </w:pPr>
            <w:r w:rsidRPr="000F3C94">
              <w:rPr>
                <w:rFonts w:eastAsiaTheme="minorEastAsia"/>
                <w:sz w:val="16"/>
                <w:szCs w:val="16"/>
                <w:lang w:val="en-GB"/>
              </w:rPr>
              <w:t>UTF-8 text excluding control codes</w:t>
            </w:r>
          </w:p>
        </w:tc>
        <w:tc>
          <w:tcPr>
            <w:tcW w:w="850" w:type="dxa"/>
          </w:tcPr>
          <w:p w14:paraId="77BDE2F6" w14:textId="6E7BB990" w:rsidR="00E7189A" w:rsidRPr="000F3C94" w:rsidRDefault="00E7189A" w:rsidP="00E7189A">
            <w:pPr>
              <w:snapToGrid w:val="0"/>
              <w:spacing w:before="60" w:after="60"/>
              <w:jc w:val="center"/>
              <w:rPr>
                <w:sz w:val="16"/>
                <w:szCs w:val="16"/>
                <w:lang w:val="en-GB"/>
              </w:rPr>
            </w:pPr>
            <w:r w:rsidRPr="000F3C94">
              <w:rPr>
                <w:sz w:val="16"/>
                <w:szCs w:val="16"/>
                <w:lang w:val="en-GB"/>
              </w:rPr>
              <w:t>1</w:t>
            </w:r>
          </w:p>
        </w:tc>
        <w:tc>
          <w:tcPr>
            <w:tcW w:w="5528" w:type="dxa"/>
          </w:tcPr>
          <w:p w14:paraId="356BA8DF" w14:textId="77777777" w:rsidR="00E7189A" w:rsidRPr="000F3C94" w:rsidRDefault="00E7189A" w:rsidP="00E7189A">
            <w:pPr>
              <w:snapToGrid w:val="0"/>
              <w:spacing w:before="60" w:after="60"/>
              <w:jc w:val="left"/>
              <w:rPr>
                <w:sz w:val="16"/>
                <w:szCs w:val="16"/>
                <w:lang w:val="en-GB"/>
              </w:rPr>
            </w:pPr>
          </w:p>
        </w:tc>
      </w:tr>
      <w:tr w:rsidR="00E7189A" w:rsidRPr="000F3C94" w14:paraId="090DFB83" w14:textId="77777777" w:rsidTr="000408D5">
        <w:trPr>
          <w:cantSplit/>
        </w:trPr>
        <w:tc>
          <w:tcPr>
            <w:tcW w:w="1276" w:type="dxa"/>
          </w:tcPr>
          <w:p w14:paraId="5E07C460" w14:textId="5A3D924D" w:rsidR="00E7189A" w:rsidRPr="000F3C94" w:rsidRDefault="00E7189A" w:rsidP="00E7189A">
            <w:pPr>
              <w:snapToGrid w:val="0"/>
              <w:spacing w:before="60" w:after="60"/>
              <w:jc w:val="left"/>
              <w:rPr>
                <w:sz w:val="16"/>
                <w:szCs w:val="16"/>
                <w:lang w:val="en-GB"/>
              </w:rPr>
            </w:pPr>
            <w:r w:rsidRPr="000F3C94">
              <w:rPr>
                <w:sz w:val="16"/>
                <w:szCs w:val="16"/>
                <w:lang w:val="en-GB" w:eastAsia="ar-SA"/>
              </w:rPr>
              <w:t>Value</w:t>
            </w:r>
          </w:p>
        </w:tc>
        <w:tc>
          <w:tcPr>
            <w:tcW w:w="2835" w:type="dxa"/>
          </w:tcPr>
          <w:p w14:paraId="1E24730D" w14:textId="340279CF" w:rsidR="00E7189A" w:rsidRPr="000F3C94" w:rsidRDefault="00E7189A" w:rsidP="00E7189A">
            <w:pPr>
              <w:snapToGrid w:val="0"/>
              <w:spacing w:before="60" w:after="60"/>
              <w:jc w:val="left"/>
              <w:rPr>
                <w:sz w:val="16"/>
                <w:szCs w:val="16"/>
                <w:lang w:val="en-GB"/>
              </w:rPr>
            </w:pPr>
            <w:r w:rsidRPr="000F3C94">
              <w:rPr>
                <w:sz w:val="16"/>
                <w:szCs w:val="16"/>
                <w:lang w:val="en-GB"/>
              </w:rPr>
              <w:t>JPEG2000</w:t>
            </w:r>
          </w:p>
        </w:tc>
        <w:tc>
          <w:tcPr>
            <w:tcW w:w="3828" w:type="dxa"/>
          </w:tcPr>
          <w:p w14:paraId="775E7331" w14:textId="64722605" w:rsidR="00E7189A" w:rsidRPr="000F3C94" w:rsidRDefault="00E7189A" w:rsidP="00E7189A">
            <w:pPr>
              <w:snapToGrid w:val="0"/>
              <w:spacing w:before="60" w:after="60"/>
              <w:jc w:val="left"/>
              <w:rPr>
                <w:sz w:val="16"/>
                <w:szCs w:val="16"/>
                <w:lang w:val="en-GB"/>
              </w:rPr>
            </w:pPr>
            <w:r w:rsidRPr="000F3C94">
              <w:rPr>
                <w:rFonts w:eastAsiaTheme="minorEastAsia"/>
                <w:sz w:val="16"/>
                <w:szCs w:val="16"/>
                <w:lang w:val="en-GB"/>
              </w:rPr>
              <w:t>JPEG2000 format</w:t>
            </w:r>
          </w:p>
        </w:tc>
        <w:tc>
          <w:tcPr>
            <w:tcW w:w="850" w:type="dxa"/>
          </w:tcPr>
          <w:p w14:paraId="7D7604DA" w14:textId="1B8AB30A" w:rsidR="00E7189A" w:rsidRPr="000F3C94" w:rsidRDefault="00E7189A" w:rsidP="00E7189A">
            <w:pPr>
              <w:snapToGrid w:val="0"/>
              <w:spacing w:before="60" w:after="60"/>
              <w:jc w:val="center"/>
              <w:rPr>
                <w:sz w:val="16"/>
                <w:szCs w:val="16"/>
                <w:lang w:val="en-GB"/>
              </w:rPr>
            </w:pPr>
            <w:r w:rsidRPr="000F3C94">
              <w:rPr>
                <w:sz w:val="16"/>
                <w:szCs w:val="16"/>
                <w:lang w:val="en-GB"/>
              </w:rPr>
              <w:t>2</w:t>
            </w:r>
          </w:p>
        </w:tc>
        <w:tc>
          <w:tcPr>
            <w:tcW w:w="5528" w:type="dxa"/>
          </w:tcPr>
          <w:p w14:paraId="5D3D05A2" w14:textId="297CED4D" w:rsidR="00E7189A" w:rsidRPr="000F3C94" w:rsidRDefault="00E7189A" w:rsidP="00E7189A">
            <w:pPr>
              <w:snapToGrid w:val="0"/>
              <w:spacing w:before="60" w:after="60"/>
              <w:jc w:val="left"/>
              <w:rPr>
                <w:sz w:val="16"/>
                <w:szCs w:val="16"/>
                <w:lang w:val="en-GB"/>
              </w:rPr>
            </w:pPr>
            <w:r w:rsidRPr="000F3C94">
              <w:rPr>
                <w:rFonts w:eastAsiaTheme="minorEastAsia"/>
                <w:sz w:val="16"/>
                <w:szCs w:val="16"/>
                <w:lang w:val="en-GB"/>
              </w:rPr>
              <w:t>ISO 15444</w:t>
            </w:r>
          </w:p>
        </w:tc>
      </w:tr>
      <w:tr w:rsidR="00E7189A" w:rsidRPr="000F3C94" w14:paraId="696930A7" w14:textId="77777777" w:rsidTr="000408D5">
        <w:trPr>
          <w:cantSplit/>
        </w:trPr>
        <w:tc>
          <w:tcPr>
            <w:tcW w:w="1276" w:type="dxa"/>
          </w:tcPr>
          <w:p w14:paraId="17F89CBF" w14:textId="3B27EBFE" w:rsidR="00E7189A" w:rsidRPr="000F3C94" w:rsidRDefault="00E7189A" w:rsidP="00E7189A">
            <w:pPr>
              <w:snapToGrid w:val="0"/>
              <w:spacing w:before="60" w:after="60"/>
              <w:jc w:val="left"/>
              <w:rPr>
                <w:sz w:val="16"/>
                <w:szCs w:val="16"/>
                <w:lang w:val="en-GB"/>
              </w:rPr>
            </w:pPr>
            <w:r w:rsidRPr="000F3C94">
              <w:rPr>
                <w:sz w:val="16"/>
                <w:szCs w:val="16"/>
                <w:lang w:val="en-GB" w:eastAsia="ar-SA"/>
              </w:rPr>
              <w:t>Value</w:t>
            </w:r>
          </w:p>
        </w:tc>
        <w:tc>
          <w:tcPr>
            <w:tcW w:w="2835" w:type="dxa"/>
          </w:tcPr>
          <w:p w14:paraId="78767407" w14:textId="54ECB56B" w:rsidR="00E7189A" w:rsidRPr="000F3C94" w:rsidRDefault="00E7189A" w:rsidP="00E7189A">
            <w:pPr>
              <w:snapToGrid w:val="0"/>
              <w:spacing w:before="60" w:after="60"/>
              <w:jc w:val="left"/>
              <w:rPr>
                <w:sz w:val="16"/>
                <w:szCs w:val="16"/>
                <w:lang w:val="en-GB"/>
              </w:rPr>
            </w:pPr>
            <w:r w:rsidRPr="000F3C94">
              <w:rPr>
                <w:sz w:val="16"/>
                <w:szCs w:val="16"/>
                <w:lang w:val="en-GB"/>
              </w:rPr>
              <w:t>HTML</w:t>
            </w:r>
          </w:p>
        </w:tc>
        <w:tc>
          <w:tcPr>
            <w:tcW w:w="3828" w:type="dxa"/>
          </w:tcPr>
          <w:p w14:paraId="734E2D85" w14:textId="5F65A938" w:rsidR="00E7189A" w:rsidRPr="000F3C94" w:rsidRDefault="00E7189A" w:rsidP="00E7189A">
            <w:pPr>
              <w:snapToGrid w:val="0"/>
              <w:spacing w:before="60" w:after="60"/>
              <w:jc w:val="left"/>
              <w:rPr>
                <w:sz w:val="16"/>
                <w:szCs w:val="16"/>
                <w:lang w:val="en-GB"/>
              </w:rPr>
            </w:pPr>
            <w:r w:rsidRPr="000F3C94">
              <w:rPr>
                <w:rFonts w:eastAsiaTheme="minorEastAsia"/>
                <w:sz w:val="16"/>
                <w:szCs w:val="16"/>
                <w:lang w:val="en-GB"/>
              </w:rPr>
              <w:t>Hype</w:t>
            </w:r>
            <w:r w:rsidR="0089688E" w:rsidRPr="000F3C94">
              <w:rPr>
                <w:rFonts w:eastAsiaTheme="minorEastAsia"/>
                <w:sz w:val="16"/>
                <w:szCs w:val="16"/>
                <w:lang w:val="en-GB"/>
              </w:rPr>
              <w:t>r</w:t>
            </w:r>
            <w:r w:rsidRPr="000F3C94">
              <w:rPr>
                <w:rFonts w:eastAsiaTheme="minorEastAsia"/>
                <w:sz w:val="16"/>
                <w:szCs w:val="16"/>
                <w:lang w:val="en-GB"/>
              </w:rPr>
              <w:t>text Markup Language</w:t>
            </w:r>
          </w:p>
        </w:tc>
        <w:tc>
          <w:tcPr>
            <w:tcW w:w="850" w:type="dxa"/>
          </w:tcPr>
          <w:p w14:paraId="1935469F" w14:textId="33034580" w:rsidR="00E7189A" w:rsidRPr="000F3C94" w:rsidRDefault="00E7189A" w:rsidP="00E7189A">
            <w:pPr>
              <w:snapToGrid w:val="0"/>
              <w:spacing w:before="60" w:after="60"/>
              <w:jc w:val="center"/>
              <w:rPr>
                <w:sz w:val="16"/>
                <w:szCs w:val="16"/>
                <w:lang w:val="en-GB"/>
              </w:rPr>
            </w:pPr>
            <w:r w:rsidRPr="000F3C94">
              <w:rPr>
                <w:sz w:val="16"/>
                <w:szCs w:val="16"/>
                <w:lang w:val="en-GB"/>
              </w:rPr>
              <w:t>3</w:t>
            </w:r>
          </w:p>
        </w:tc>
        <w:tc>
          <w:tcPr>
            <w:tcW w:w="5528" w:type="dxa"/>
          </w:tcPr>
          <w:p w14:paraId="4067CE7C" w14:textId="77777777" w:rsidR="00E7189A" w:rsidRPr="000F3C94" w:rsidRDefault="00E7189A" w:rsidP="00E7189A">
            <w:pPr>
              <w:snapToGrid w:val="0"/>
              <w:spacing w:before="60" w:after="60"/>
              <w:jc w:val="left"/>
              <w:rPr>
                <w:sz w:val="16"/>
                <w:szCs w:val="16"/>
                <w:lang w:val="en-GB"/>
              </w:rPr>
            </w:pPr>
          </w:p>
        </w:tc>
      </w:tr>
      <w:tr w:rsidR="00E7189A" w:rsidRPr="000F3C94" w14:paraId="5D1F88B5" w14:textId="77777777" w:rsidTr="000408D5">
        <w:trPr>
          <w:cantSplit/>
        </w:trPr>
        <w:tc>
          <w:tcPr>
            <w:tcW w:w="1276" w:type="dxa"/>
          </w:tcPr>
          <w:p w14:paraId="3581F2F8" w14:textId="05953A95" w:rsidR="00E7189A" w:rsidRPr="000F3C94" w:rsidRDefault="00E7189A" w:rsidP="00E7189A">
            <w:pPr>
              <w:snapToGrid w:val="0"/>
              <w:spacing w:before="60" w:after="60"/>
              <w:jc w:val="left"/>
              <w:rPr>
                <w:sz w:val="16"/>
                <w:szCs w:val="16"/>
                <w:lang w:val="en-GB"/>
              </w:rPr>
            </w:pPr>
            <w:r w:rsidRPr="000F3C94">
              <w:rPr>
                <w:sz w:val="16"/>
                <w:szCs w:val="16"/>
                <w:lang w:val="en-GB" w:eastAsia="ar-SA"/>
              </w:rPr>
              <w:t>Value</w:t>
            </w:r>
          </w:p>
        </w:tc>
        <w:tc>
          <w:tcPr>
            <w:tcW w:w="2835" w:type="dxa"/>
          </w:tcPr>
          <w:p w14:paraId="037C6D0F" w14:textId="52377B4C" w:rsidR="00E7189A" w:rsidRPr="000F3C94" w:rsidRDefault="00E7189A" w:rsidP="00E7189A">
            <w:pPr>
              <w:snapToGrid w:val="0"/>
              <w:spacing w:before="60" w:after="60"/>
              <w:jc w:val="left"/>
              <w:rPr>
                <w:sz w:val="16"/>
                <w:szCs w:val="16"/>
                <w:lang w:val="en-GB"/>
              </w:rPr>
            </w:pPr>
            <w:r w:rsidRPr="000F3C94">
              <w:rPr>
                <w:sz w:val="16"/>
                <w:szCs w:val="16"/>
                <w:lang w:val="en-GB"/>
              </w:rPr>
              <w:t>XML</w:t>
            </w:r>
          </w:p>
        </w:tc>
        <w:tc>
          <w:tcPr>
            <w:tcW w:w="3828" w:type="dxa"/>
          </w:tcPr>
          <w:p w14:paraId="57708BA0" w14:textId="454A0E64" w:rsidR="00E7189A" w:rsidRPr="000F3C94" w:rsidRDefault="00E7189A" w:rsidP="00E7189A">
            <w:pPr>
              <w:snapToGrid w:val="0"/>
              <w:spacing w:before="60" w:after="60"/>
              <w:jc w:val="left"/>
              <w:rPr>
                <w:sz w:val="16"/>
                <w:szCs w:val="16"/>
                <w:lang w:val="en-GB"/>
              </w:rPr>
            </w:pPr>
            <w:r w:rsidRPr="000F3C94">
              <w:rPr>
                <w:rFonts w:eastAsiaTheme="minorEastAsia"/>
                <w:sz w:val="16"/>
                <w:szCs w:val="16"/>
                <w:lang w:val="en-GB"/>
              </w:rPr>
              <w:t>Extensible Markup Language</w:t>
            </w:r>
          </w:p>
        </w:tc>
        <w:tc>
          <w:tcPr>
            <w:tcW w:w="850" w:type="dxa"/>
          </w:tcPr>
          <w:p w14:paraId="13A9554A" w14:textId="1F8E0230" w:rsidR="00E7189A" w:rsidRPr="000F3C94" w:rsidRDefault="00E7189A" w:rsidP="00E7189A">
            <w:pPr>
              <w:snapToGrid w:val="0"/>
              <w:spacing w:before="60" w:after="60"/>
              <w:jc w:val="center"/>
              <w:rPr>
                <w:sz w:val="16"/>
                <w:szCs w:val="16"/>
                <w:lang w:val="en-GB"/>
              </w:rPr>
            </w:pPr>
            <w:r w:rsidRPr="000F3C94">
              <w:rPr>
                <w:sz w:val="16"/>
                <w:szCs w:val="16"/>
                <w:lang w:val="en-GB"/>
              </w:rPr>
              <w:t>4</w:t>
            </w:r>
          </w:p>
        </w:tc>
        <w:tc>
          <w:tcPr>
            <w:tcW w:w="5528" w:type="dxa"/>
          </w:tcPr>
          <w:p w14:paraId="5BD6DE6B" w14:textId="77777777" w:rsidR="00E7189A" w:rsidRPr="000F3C94" w:rsidRDefault="00E7189A" w:rsidP="00E7189A">
            <w:pPr>
              <w:snapToGrid w:val="0"/>
              <w:spacing w:before="60" w:after="60"/>
              <w:jc w:val="left"/>
              <w:rPr>
                <w:sz w:val="16"/>
                <w:szCs w:val="16"/>
                <w:lang w:val="en-GB"/>
              </w:rPr>
            </w:pPr>
          </w:p>
        </w:tc>
      </w:tr>
      <w:tr w:rsidR="00E7189A" w:rsidRPr="000F3C94" w14:paraId="71894D7B" w14:textId="77777777" w:rsidTr="000408D5">
        <w:trPr>
          <w:cantSplit/>
        </w:trPr>
        <w:tc>
          <w:tcPr>
            <w:tcW w:w="1276" w:type="dxa"/>
          </w:tcPr>
          <w:p w14:paraId="2F03883C" w14:textId="37DD571A" w:rsidR="00E7189A" w:rsidRPr="000F3C94" w:rsidRDefault="00E7189A" w:rsidP="00E7189A">
            <w:pPr>
              <w:snapToGrid w:val="0"/>
              <w:spacing w:before="60" w:after="60"/>
              <w:jc w:val="left"/>
              <w:rPr>
                <w:sz w:val="16"/>
                <w:szCs w:val="16"/>
                <w:lang w:val="en-GB"/>
              </w:rPr>
            </w:pPr>
            <w:r w:rsidRPr="000F3C94">
              <w:rPr>
                <w:sz w:val="16"/>
                <w:szCs w:val="16"/>
                <w:lang w:val="en-GB" w:eastAsia="ar-SA"/>
              </w:rPr>
              <w:t>Value</w:t>
            </w:r>
          </w:p>
        </w:tc>
        <w:tc>
          <w:tcPr>
            <w:tcW w:w="2835" w:type="dxa"/>
          </w:tcPr>
          <w:p w14:paraId="1DCC7FCB" w14:textId="7ABC9094" w:rsidR="00E7189A" w:rsidRPr="000F3C94" w:rsidRDefault="00E7189A" w:rsidP="00E7189A">
            <w:pPr>
              <w:snapToGrid w:val="0"/>
              <w:spacing w:before="60" w:after="60"/>
              <w:jc w:val="left"/>
              <w:rPr>
                <w:sz w:val="16"/>
                <w:szCs w:val="16"/>
                <w:lang w:val="en-GB"/>
              </w:rPr>
            </w:pPr>
            <w:r w:rsidRPr="000F3C94">
              <w:rPr>
                <w:sz w:val="16"/>
                <w:szCs w:val="16"/>
                <w:lang w:val="en-GB"/>
              </w:rPr>
              <w:t>XSLT</w:t>
            </w:r>
          </w:p>
        </w:tc>
        <w:tc>
          <w:tcPr>
            <w:tcW w:w="3828" w:type="dxa"/>
          </w:tcPr>
          <w:p w14:paraId="494F41C6" w14:textId="0876F183" w:rsidR="00E7189A" w:rsidRPr="000F3C94" w:rsidRDefault="00E7189A" w:rsidP="00E7189A">
            <w:pPr>
              <w:snapToGrid w:val="0"/>
              <w:spacing w:before="60" w:after="60"/>
              <w:jc w:val="left"/>
              <w:rPr>
                <w:sz w:val="16"/>
                <w:szCs w:val="16"/>
                <w:lang w:val="en-GB"/>
              </w:rPr>
            </w:pPr>
            <w:r w:rsidRPr="000F3C94">
              <w:rPr>
                <w:rFonts w:eastAsiaTheme="minorEastAsia"/>
                <w:sz w:val="16"/>
                <w:szCs w:val="16"/>
                <w:lang w:val="en-GB"/>
              </w:rPr>
              <w:t>Extensible Stylesheet Language Transformations</w:t>
            </w:r>
          </w:p>
        </w:tc>
        <w:tc>
          <w:tcPr>
            <w:tcW w:w="850" w:type="dxa"/>
          </w:tcPr>
          <w:p w14:paraId="009B1729" w14:textId="25F6B83E" w:rsidR="00E7189A" w:rsidRPr="000F3C94" w:rsidRDefault="00E7189A" w:rsidP="00E7189A">
            <w:pPr>
              <w:snapToGrid w:val="0"/>
              <w:spacing w:before="60" w:after="60"/>
              <w:jc w:val="center"/>
              <w:rPr>
                <w:sz w:val="16"/>
                <w:szCs w:val="16"/>
                <w:lang w:val="en-GB"/>
              </w:rPr>
            </w:pPr>
            <w:r w:rsidRPr="000F3C94">
              <w:rPr>
                <w:sz w:val="16"/>
                <w:szCs w:val="16"/>
                <w:lang w:val="en-GB"/>
              </w:rPr>
              <w:t>5</w:t>
            </w:r>
          </w:p>
        </w:tc>
        <w:tc>
          <w:tcPr>
            <w:tcW w:w="5528" w:type="dxa"/>
          </w:tcPr>
          <w:p w14:paraId="5DA72D7F" w14:textId="77777777" w:rsidR="00E7189A" w:rsidRPr="000F3C94" w:rsidRDefault="00E7189A" w:rsidP="00E7189A">
            <w:pPr>
              <w:snapToGrid w:val="0"/>
              <w:spacing w:before="60" w:after="60"/>
              <w:jc w:val="left"/>
              <w:rPr>
                <w:sz w:val="16"/>
                <w:szCs w:val="16"/>
                <w:lang w:val="en-GB"/>
              </w:rPr>
            </w:pPr>
          </w:p>
        </w:tc>
      </w:tr>
      <w:tr w:rsidR="00E7189A" w:rsidRPr="000F3C94" w14:paraId="65AD282D" w14:textId="77777777" w:rsidTr="000408D5">
        <w:trPr>
          <w:cantSplit/>
        </w:trPr>
        <w:tc>
          <w:tcPr>
            <w:tcW w:w="1276" w:type="dxa"/>
          </w:tcPr>
          <w:p w14:paraId="70F02FB7" w14:textId="41635B55" w:rsidR="00E7189A" w:rsidRPr="000F3C94" w:rsidRDefault="00E7189A" w:rsidP="00E7189A">
            <w:pPr>
              <w:snapToGrid w:val="0"/>
              <w:spacing w:before="60" w:after="60"/>
              <w:jc w:val="left"/>
              <w:rPr>
                <w:sz w:val="16"/>
                <w:szCs w:val="16"/>
                <w:lang w:val="en-GB"/>
              </w:rPr>
            </w:pPr>
            <w:r w:rsidRPr="000F3C94">
              <w:rPr>
                <w:sz w:val="16"/>
                <w:szCs w:val="16"/>
                <w:lang w:val="en-GB" w:eastAsia="ar-SA"/>
              </w:rPr>
              <w:t>Value</w:t>
            </w:r>
          </w:p>
        </w:tc>
        <w:tc>
          <w:tcPr>
            <w:tcW w:w="2835" w:type="dxa"/>
          </w:tcPr>
          <w:p w14:paraId="3B6E5A8D" w14:textId="32E75D39" w:rsidR="00E7189A" w:rsidRPr="000F3C94" w:rsidRDefault="00E7189A" w:rsidP="00E7189A">
            <w:pPr>
              <w:snapToGrid w:val="0"/>
              <w:spacing w:before="60" w:after="60"/>
              <w:jc w:val="left"/>
              <w:rPr>
                <w:sz w:val="16"/>
                <w:szCs w:val="16"/>
                <w:lang w:val="en-GB"/>
              </w:rPr>
            </w:pPr>
            <w:r w:rsidRPr="000F3C94">
              <w:rPr>
                <w:sz w:val="16"/>
                <w:szCs w:val="16"/>
                <w:lang w:val="en-GB"/>
              </w:rPr>
              <w:t>VIDEO</w:t>
            </w:r>
          </w:p>
        </w:tc>
        <w:tc>
          <w:tcPr>
            <w:tcW w:w="3828" w:type="dxa"/>
          </w:tcPr>
          <w:p w14:paraId="1394983C" w14:textId="3C7B5B8D" w:rsidR="00E7189A" w:rsidRPr="000F3C94" w:rsidRDefault="00E7189A" w:rsidP="00E7189A">
            <w:pPr>
              <w:snapToGrid w:val="0"/>
              <w:spacing w:before="60" w:after="60"/>
              <w:jc w:val="left"/>
              <w:rPr>
                <w:sz w:val="16"/>
                <w:szCs w:val="16"/>
                <w:lang w:val="en-GB"/>
              </w:rPr>
            </w:pPr>
            <w:r w:rsidRPr="000F3C94">
              <w:rPr>
                <w:rFonts w:eastAsiaTheme="minorEastAsia"/>
                <w:sz w:val="16"/>
                <w:szCs w:val="16"/>
                <w:lang w:val="en-GB"/>
              </w:rPr>
              <w:t>Representation of moving images in unspecified format</w:t>
            </w:r>
          </w:p>
        </w:tc>
        <w:tc>
          <w:tcPr>
            <w:tcW w:w="850" w:type="dxa"/>
          </w:tcPr>
          <w:p w14:paraId="46A0F470" w14:textId="0506DCF9" w:rsidR="00E7189A" w:rsidRPr="000F3C94" w:rsidRDefault="00E7189A" w:rsidP="00E7189A">
            <w:pPr>
              <w:snapToGrid w:val="0"/>
              <w:spacing w:before="60" w:after="60"/>
              <w:jc w:val="center"/>
              <w:rPr>
                <w:sz w:val="16"/>
                <w:szCs w:val="16"/>
                <w:lang w:val="en-GB"/>
              </w:rPr>
            </w:pPr>
            <w:r w:rsidRPr="000F3C94">
              <w:rPr>
                <w:sz w:val="16"/>
                <w:szCs w:val="16"/>
                <w:lang w:val="en-GB"/>
              </w:rPr>
              <w:t>6</w:t>
            </w:r>
          </w:p>
        </w:tc>
        <w:tc>
          <w:tcPr>
            <w:tcW w:w="5528" w:type="dxa"/>
          </w:tcPr>
          <w:p w14:paraId="2E9A048C" w14:textId="77777777" w:rsidR="00E7189A" w:rsidRPr="000F3C94" w:rsidRDefault="00E7189A" w:rsidP="00E7189A">
            <w:pPr>
              <w:snapToGrid w:val="0"/>
              <w:spacing w:before="60" w:after="60"/>
              <w:jc w:val="left"/>
              <w:rPr>
                <w:sz w:val="16"/>
                <w:szCs w:val="16"/>
                <w:lang w:val="en-GB"/>
              </w:rPr>
            </w:pPr>
          </w:p>
        </w:tc>
      </w:tr>
      <w:tr w:rsidR="00E7189A" w:rsidRPr="000F3C94" w14:paraId="24A4AE90" w14:textId="77777777" w:rsidTr="000408D5">
        <w:trPr>
          <w:cantSplit/>
        </w:trPr>
        <w:tc>
          <w:tcPr>
            <w:tcW w:w="1276" w:type="dxa"/>
          </w:tcPr>
          <w:p w14:paraId="3CBBA196" w14:textId="461B368F" w:rsidR="00E7189A" w:rsidRPr="000F3C94" w:rsidRDefault="00E7189A" w:rsidP="00E7189A">
            <w:pPr>
              <w:snapToGrid w:val="0"/>
              <w:spacing w:before="60" w:after="60"/>
              <w:jc w:val="left"/>
              <w:rPr>
                <w:sz w:val="16"/>
                <w:szCs w:val="16"/>
                <w:lang w:val="en-GB"/>
              </w:rPr>
            </w:pPr>
            <w:r w:rsidRPr="000F3C94">
              <w:rPr>
                <w:sz w:val="16"/>
                <w:szCs w:val="16"/>
                <w:lang w:val="en-GB" w:eastAsia="ar-SA"/>
              </w:rPr>
              <w:t>Value</w:t>
            </w:r>
          </w:p>
        </w:tc>
        <w:tc>
          <w:tcPr>
            <w:tcW w:w="2835" w:type="dxa"/>
          </w:tcPr>
          <w:p w14:paraId="3EEB44D4" w14:textId="287F7516" w:rsidR="00E7189A" w:rsidRPr="000F3C94" w:rsidRDefault="00E7189A" w:rsidP="00E7189A">
            <w:pPr>
              <w:snapToGrid w:val="0"/>
              <w:spacing w:before="60" w:after="60"/>
              <w:jc w:val="left"/>
              <w:rPr>
                <w:sz w:val="16"/>
                <w:szCs w:val="16"/>
                <w:lang w:val="en-GB"/>
              </w:rPr>
            </w:pPr>
            <w:r w:rsidRPr="000F3C94">
              <w:rPr>
                <w:sz w:val="16"/>
                <w:szCs w:val="16"/>
                <w:lang w:val="en-GB"/>
              </w:rPr>
              <w:t>TIFF</w:t>
            </w:r>
          </w:p>
        </w:tc>
        <w:tc>
          <w:tcPr>
            <w:tcW w:w="3828" w:type="dxa"/>
          </w:tcPr>
          <w:p w14:paraId="62BC43DE" w14:textId="474A5E20" w:rsidR="00E7189A" w:rsidRPr="000F3C94" w:rsidRDefault="00E7189A" w:rsidP="00E7189A">
            <w:pPr>
              <w:snapToGrid w:val="0"/>
              <w:spacing w:before="60" w:after="60"/>
              <w:jc w:val="left"/>
              <w:rPr>
                <w:sz w:val="16"/>
                <w:szCs w:val="16"/>
                <w:lang w:val="en-GB"/>
              </w:rPr>
            </w:pPr>
            <w:r w:rsidRPr="000F3C94">
              <w:rPr>
                <w:rFonts w:eastAsiaTheme="minorEastAsia"/>
                <w:sz w:val="16"/>
                <w:szCs w:val="16"/>
                <w:lang w:val="en-GB"/>
              </w:rPr>
              <w:t>Tagged Image File Format</w:t>
            </w:r>
          </w:p>
        </w:tc>
        <w:tc>
          <w:tcPr>
            <w:tcW w:w="850" w:type="dxa"/>
          </w:tcPr>
          <w:p w14:paraId="6B848718" w14:textId="7357E3A4" w:rsidR="00E7189A" w:rsidRPr="000F3C94" w:rsidRDefault="00E7189A" w:rsidP="00E7189A">
            <w:pPr>
              <w:snapToGrid w:val="0"/>
              <w:spacing w:before="60" w:after="60"/>
              <w:jc w:val="center"/>
              <w:rPr>
                <w:sz w:val="16"/>
                <w:szCs w:val="16"/>
                <w:lang w:val="en-GB"/>
              </w:rPr>
            </w:pPr>
            <w:r w:rsidRPr="000F3C94">
              <w:rPr>
                <w:sz w:val="16"/>
                <w:szCs w:val="16"/>
                <w:lang w:val="en-GB"/>
              </w:rPr>
              <w:t>7</w:t>
            </w:r>
          </w:p>
        </w:tc>
        <w:tc>
          <w:tcPr>
            <w:tcW w:w="5528" w:type="dxa"/>
          </w:tcPr>
          <w:p w14:paraId="5F784966" w14:textId="77777777" w:rsidR="00E7189A" w:rsidRPr="000F3C94" w:rsidRDefault="00E7189A" w:rsidP="00E7189A">
            <w:pPr>
              <w:snapToGrid w:val="0"/>
              <w:spacing w:before="60" w:after="60"/>
              <w:jc w:val="left"/>
              <w:rPr>
                <w:sz w:val="16"/>
                <w:szCs w:val="16"/>
                <w:lang w:val="en-GB"/>
              </w:rPr>
            </w:pPr>
          </w:p>
        </w:tc>
      </w:tr>
      <w:tr w:rsidR="00E7189A" w:rsidRPr="000F3C94" w14:paraId="08814B6F" w14:textId="77777777" w:rsidTr="000408D5">
        <w:trPr>
          <w:cantSplit/>
        </w:trPr>
        <w:tc>
          <w:tcPr>
            <w:tcW w:w="1276" w:type="dxa"/>
          </w:tcPr>
          <w:p w14:paraId="22CC51C4" w14:textId="1D08F59A" w:rsidR="00E7189A" w:rsidRPr="000F3C94" w:rsidRDefault="00E7189A" w:rsidP="00E7189A">
            <w:pPr>
              <w:snapToGrid w:val="0"/>
              <w:spacing w:before="60" w:after="60"/>
              <w:jc w:val="left"/>
              <w:rPr>
                <w:sz w:val="16"/>
                <w:szCs w:val="16"/>
                <w:lang w:val="en-GB"/>
              </w:rPr>
            </w:pPr>
            <w:r w:rsidRPr="000F3C94">
              <w:rPr>
                <w:sz w:val="16"/>
                <w:szCs w:val="16"/>
                <w:lang w:val="en-GB" w:eastAsia="ar-SA"/>
              </w:rPr>
              <w:t>Value</w:t>
            </w:r>
          </w:p>
        </w:tc>
        <w:tc>
          <w:tcPr>
            <w:tcW w:w="2835" w:type="dxa"/>
          </w:tcPr>
          <w:p w14:paraId="5CC9A25A" w14:textId="01F89379" w:rsidR="00E7189A" w:rsidRPr="000F3C94" w:rsidRDefault="00E7189A" w:rsidP="00E7189A">
            <w:pPr>
              <w:snapToGrid w:val="0"/>
              <w:spacing w:before="60" w:after="60"/>
              <w:jc w:val="left"/>
              <w:rPr>
                <w:sz w:val="16"/>
                <w:szCs w:val="16"/>
                <w:lang w:val="en-GB"/>
              </w:rPr>
            </w:pPr>
            <w:r w:rsidRPr="000F3C94">
              <w:rPr>
                <w:sz w:val="16"/>
                <w:szCs w:val="16"/>
                <w:lang w:val="en-GB"/>
              </w:rPr>
              <w:t>PDF/</w:t>
            </w:r>
            <w:proofErr w:type="spellStart"/>
            <w:r w:rsidRPr="000F3C94">
              <w:rPr>
                <w:sz w:val="16"/>
                <w:szCs w:val="16"/>
                <w:lang w:val="en-GB"/>
              </w:rPr>
              <w:t>AorUA</w:t>
            </w:r>
            <w:proofErr w:type="spellEnd"/>
          </w:p>
        </w:tc>
        <w:tc>
          <w:tcPr>
            <w:tcW w:w="3828" w:type="dxa"/>
          </w:tcPr>
          <w:p w14:paraId="3E6640F2" w14:textId="082F7652" w:rsidR="00E7189A" w:rsidRPr="000F3C94" w:rsidRDefault="00E7189A" w:rsidP="00E7189A">
            <w:pPr>
              <w:snapToGrid w:val="0"/>
              <w:spacing w:before="60" w:after="60"/>
              <w:jc w:val="left"/>
              <w:rPr>
                <w:sz w:val="16"/>
                <w:szCs w:val="16"/>
                <w:lang w:val="en-GB"/>
              </w:rPr>
            </w:pPr>
            <w:r w:rsidRPr="000F3C94">
              <w:rPr>
                <w:rFonts w:eastAsiaTheme="minorEastAsia"/>
                <w:sz w:val="16"/>
                <w:szCs w:val="16"/>
                <w:lang w:val="en-GB"/>
              </w:rPr>
              <w:t>Portable Document Format</w:t>
            </w:r>
          </w:p>
        </w:tc>
        <w:tc>
          <w:tcPr>
            <w:tcW w:w="850" w:type="dxa"/>
          </w:tcPr>
          <w:p w14:paraId="73D64D1E" w14:textId="0DC50AB5" w:rsidR="00E7189A" w:rsidRPr="000F3C94" w:rsidRDefault="00E7189A" w:rsidP="00E7189A">
            <w:pPr>
              <w:snapToGrid w:val="0"/>
              <w:spacing w:before="60" w:after="60"/>
              <w:jc w:val="center"/>
              <w:rPr>
                <w:sz w:val="16"/>
                <w:szCs w:val="16"/>
                <w:lang w:val="en-GB"/>
              </w:rPr>
            </w:pPr>
            <w:r w:rsidRPr="000F3C94">
              <w:rPr>
                <w:sz w:val="16"/>
                <w:szCs w:val="16"/>
                <w:lang w:val="en-GB"/>
              </w:rPr>
              <w:t>8</w:t>
            </w:r>
          </w:p>
        </w:tc>
        <w:tc>
          <w:tcPr>
            <w:tcW w:w="5528" w:type="dxa"/>
          </w:tcPr>
          <w:p w14:paraId="49D5A735" w14:textId="77777777" w:rsidR="00245B09" w:rsidRPr="000F3C94" w:rsidRDefault="00E7189A" w:rsidP="00E7189A">
            <w:pPr>
              <w:snapToGrid w:val="0"/>
              <w:spacing w:before="60" w:after="60"/>
              <w:jc w:val="left"/>
              <w:rPr>
                <w:sz w:val="16"/>
                <w:szCs w:val="16"/>
                <w:lang w:val="en-GB"/>
              </w:rPr>
            </w:pPr>
            <w:r w:rsidRPr="000F3C94">
              <w:rPr>
                <w:sz w:val="16"/>
                <w:szCs w:val="16"/>
                <w:lang w:val="en-GB"/>
              </w:rPr>
              <w:t xml:space="preserve">ISO 19005, ISO 32000 </w:t>
            </w:r>
          </w:p>
          <w:p w14:paraId="536FA38C" w14:textId="77777777" w:rsidR="00245B09" w:rsidRPr="000F3C94" w:rsidRDefault="00E7189A" w:rsidP="00E7189A">
            <w:pPr>
              <w:snapToGrid w:val="0"/>
              <w:spacing w:before="60" w:after="60"/>
              <w:jc w:val="left"/>
              <w:rPr>
                <w:sz w:val="16"/>
                <w:szCs w:val="16"/>
                <w:lang w:val="en-GB"/>
              </w:rPr>
            </w:pPr>
            <w:r w:rsidRPr="000F3C94">
              <w:rPr>
                <w:sz w:val="16"/>
                <w:szCs w:val="16"/>
                <w:lang w:val="en-GB"/>
              </w:rPr>
              <w:t xml:space="preserve">Product Specification developers should take careful consideration in using PDF as a support file format. It is recommended that PDF never be used in products that will be used on a navigation system as it may impair night vision </w:t>
            </w:r>
          </w:p>
          <w:p w14:paraId="234AD2AF" w14:textId="247C665C" w:rsidR="00E7189A" w:rsidRPr="000F3C94" w:rsidRDefault="00E7189A" w:rsidP="00E7189A">
            <w:pPr>
              <w:snapToGrid w:val="0"/>
              <w:spacing w:before="60" w:after="60"/>
              <w:jc w:val="left"/>
              <w:rPr>
                <w:sz w:val="16"/>
                <w:szCs w:val="16"/>
                <w:lang w:val="en-GB"/>
              </w:rPr>
            </w:pPr>
            <w:r w:rsidRPr="000F3C94">
              <w:rPr>
                <w:sz w:val="16"/>
                <w:szCs w:val="16"/>
                <w:lang w:val="en-GB"/>
              </w:rPr>
              <w:t>Must be PDF/A or UA</w:t>
            </w:r>
          </w:p>
        </w:tc>
      </w:tr>
      <w:tr w:rsidR="00E7189A" w:rsidRPr="000F3C94" w14:paraId="7CDCDD79" w14:textId="77777777" w:rsidTr="000408D5">
        <w:trPr>
          <w:cantSplit/>
        </w:trPr>
        <w:tc>
          <w:tcPr>
            <w:tcW w:w="1276" w:type="dxa"/>
          </w:tcPr>
          <w:p w14:paraId="16789289" w14:textId="2DB15400" w:rsidR="00E7189A" w:rsidRPr="000F3C94" w:rsidRDefault="00E7189A" w:rsidP="00E7189A">
            <w:pPr>
              <w:snapToGrid w:val="0"/>
              <w:spacing w:before="60" w:after="60"/>
              <w:jc w:val="left"/>
              <w:rPr>
                <w:sz w:val="16"/>
                <w:szCs w:val="16"/>
                <w:lang w:val="en-GB"/>
              </w:rPr>
            </w:pPr>
            <w:r w:rsidRPr="000F3C94">
              <w:rPr>
                <w:sz w:val="16"/>
                <w:szCs w:val="16"/>
                <w:lang w:val="en-GB" w:eastAsia="ar-SA"/>
              </w:rPr>
              <w:t>Value</w:t>
            </w:r>
          </w:p>
        </w:tc>
        <w:tc>
          <w:tcPr>
            <w:tcW w:w="2835" w:type="dxa"/>
          </w:tcPr>
          <w:p w14:paraId="176829A0" w14:textId="3F074F43" w:rsidR="00E7189A" w:rsidRPr="000F3C94" w:rsidRDefault="00E7189A" w:rsidP="00E7189A">
            <w:pPr>
              <w:snapToGrid w:val="0"/>
              <w:spacing w:before="60" w:after="60"/>
              <w:jc w:val="left"/>
              <w:rPr>
                <w:sz w:val="16"/>
                <w:szCs w:val="16"/>
                <w:lang w:val="en-GB"/>
              </w:rPr>
            </w:pPr>
            <w:r w:rsidRPr="000F3C94">
              <w:rPr>
                <w:sz w:val="16"/>
                <w:szCs w:val="16"/>
                <w:lang w:val="en-GB"/>
              </w:rPr>
              <w:t>LUA</w:t>
            </w:r>
          </w:p>
        </w:tc>
        <w:tc>
          <w:tcPr>
            <w:tcW w:w="3828" w:type="dxa"/>
          </w:tcPr>
          <w:p w14:paraId="1211AE07" w14:textId="6237737B" w:rsidR="00E7189A" w:rsidRPr="000F3C94" w:rsidRDefault="00E7189A" w:rsidP="00E7189A">
            <w:pPr>
              <w:snapToGrid w:val="0"/>
              <w:spacing w:before="60" w:after="60"/>
              <w:jc w:val="left"/>
              <w:rPr>
                <w:sz w:val="16"/>
                <w:szCs w:val="16"/>
                <w:lang w:val="en-GB"/>
              </w:rPr>
            </w:pPr>
            <w:r w:rsidRPr="000F3C94">
              <w:rPr>
                <w:sz w:val="16"/>
                <w:szCs w:val="16"/>
                <w:lang w:val="en-GB"/>
              </w:rPr>
              <w:t>Lua programming language</w:t>
            </w:r>
          </w:p>
        </w:tc>
        <w:tc>
          <w:tcPr>
            <w:tcW w:w="850" w:type="dxa"/>
          </w:tcPr>
          <w:p w14:paraId="4B4E0049" w14:textId="5B388C9B" w:rsidR="00E7189A" w:rsidRPr="000F3C94" w:rsidRDefault="00E7189A" w:rsidP="00E7189A">
            <w:pPr>
              <w:snapToGrid w:val="0"/>
              <w:spacing w:before="60" w:after="60"/>
              <w:jc w:val="center"/>
              <w:rPr>
                <w:sz w:val="16"/>
                <w:szCs w:val="16"/>
                <w:lang w:val="en-GB"/>
              </w:rPr>
            </w:pPr>
            <w:r w:rsidRPr="000F3C94">
              <w:rPr>
                <w:sz w:val="16"/>
                <w:szCs w:val="16"/>
                <w:lang w:val="en-GB"/>
              </w:rPr>
              <w:t>9</w:t>
            </w:r>
          </w:p>
        </w:tc>
        <w:tc>
          <w:tcPr>
            <w:tcW w:w="5528" w:type="dxa"/>
          </w:tcPr>
          <w:p w14:paraId="2F1612D2" w14:textId="77777777" w:rsidR="00E7189A" w:rsidRPr="000F3C94" w:rsidRDefault="00E7189A" w:rsidP="00E7189A">
            <w:pPr>
              <w:snapToGrid w:val="0"/>
              <w:spacing w:before="60" w:after="60"/>
              <w:jc w:val="left"/>
              <w:rPr>
                <w:sz w:val="16"/>
                <w:szCs w:val="16"/>
                <w:lang w:val="en-GB"/>
              </w:rPr>
            </w:pPr>
          </w:p>
        </w:tc>
      </w:tr>
      <w:tr w:rsidR="00E7189A" w:rsidRPr="000F3C94" w14:paraId="38FC0266" w14:textId="77777777" w:rsidTr="000408D5">
        <w:trPr>
          <w:cantSplit/>
        </w:trPr>
        <w:tc>
          <w:tcPr>
            <w:tcW w:w="1276" w:type="dxa"/>
          </w:tcPr>
          <w:p w14:paraId="2F671487" w14:textId="06F044E4" w:rsidR="00E7189A" w:rsidRPr="000F3C94" w:rsidRDefault="00E7189A" w:rsidP="00E7189A">
            <w:pPr>
              <w:snapToGrid w:val="0"/>
              <w:spacing w:before="60" w:after="60"/>
              <w:jc w:val="left"/>
              <w:rPr>
                <w:sz w:val="16"/>
                <w:szCs w:val="16"/>
                <w:lang w:val="en-GB"/>
              </w:rPr>
            </w:pPr>
            <w:r w:rsidRPr="000F3C94">
              <w:rPr>
                <w:sz w:val="16"/>
                <w:szCs w:val="16"/>
                <w:lang w:val="en-GB" w:eastAsia="ar-SA"/>
              </w:rPr>
              <w:t>Value</w:t>
            </w:r>
          </w:p>
        </w:tc>
        <w:tc>
          <w:tcPr>
            <w:tcW w:w="2835" w:type="dxa"/>
          </w:tcPr>
          <w:p w14:paraId="63379C37" w14:textId="7312B2ED" w:rsidR="00E7189A" w:rsidRPr="000F3C94" w:rsidRDefault="00E7189A" w:rsidP="00E7189A">
            <w:pPr>
              <w:snapToGrid w:val="0"/>
              <w:spacing w:before="60" w:after="60"/>
              <w:jc w:val="left"/>
              <w:rPr>
                <w:sz w:val="16"/>
                <w:szCs w:val="16"/>
                <w:lang w:val="en-GB"/>
              </w:rPr>
            </w:pPr>
            <w:r w:rsidRPr="000F3C94">
              <w:rPr>
                <w:sz w:val="16"/>
                <w:szCs w:val="16"/>
                <w:lang w:val="en-GB"/>
              </w:rPr>
              <w:t>other</w:t>
            </w:r>
          </w:p>
        </w:tc>
        <w:tc>
          <w:tcPr>
            <w:tcW w:w="3828" w:type="dxa"/>
          </w:tcPr>
          <w:p w14:paraId="6770E157" w14:textId="09BD1386" w:rsidR="00E7189A" w:rsidRPr="000F3C94" w:rsidRDefault="00E7189A" w:rsidP="00E7189A">
            <w:pPr>
              <w:snapToGrid w:val="0"/>
              <w:spacing w:before="60" w:after="60"/>
              <w:jc w:val="left"/>
              <w:rPr>
                <w:sz w:val="16"/>
                <w:szCs w:val="16"/>
                <w:lang w:val="en-GB"/>
              </w:rPr>
            </w:pPr>
            <w:r w:rsidRPr="000F3C94">
              <w:rPr>
                <w:rFonts w:eastAsiaTheme="minorEastAsia"/>
                <w:sz w:val="16"/>
                <w:szCs w:val="16"/>
                <w:lang w:val="en-GB"/>
              </w:rPr>
              <w:t>Other format</w:t>
            </w:r>
          </w:p>
        </w:tc>
        <w:tc>
          <w:tcPr>
            <w:tcW w:w="850" w:type="dxa"/>
          </w:tcPr>
          <w:p w14:paraId="7081AE01" w14:textId="237701C2" w:rsidR="00E7189A" w:rsidRPr="000F3C94" w:rsidRDefault="00E7189A" w:rsidP="00E7189A">
            <w:pPr>
              <w:snapToGrid w:val="0"/>
              <w:spacing w:before="60" w:after="60"/>
              <w:jc w:val="center"/>
              <w:rPr>
                <w:sz w:val="16"/>
                <w:szCs w:val="16"/>
                <w:lang w:val="en-GB"/>
              </w:rPr>
            </w:pPr>
            <w:r w:rsidRPr="000F3C94">
              <w:rPr>
                <w:sz w:val="16"/>
                <w:szCs w:val="16"/>
                <w:lang w:val="en-GB"/>
              </w:rPr>
              <w:t>100</w:t>
            </w:r>
          </w:p>
        </w:tc>
        <w:tc>
          <w:tcPr>
            <w:tcW w:w="5528" w:type="dxa"/>
          </w:tcPr>
          <w:p w14:paraId="45E68EAB" w14:textId="77777777" w:rsidR="00E7189A" w:rsidRPr="000F3C94" w:rsidRDefault="00E7189A" w:rsidP="00E7189A">
            <w:pPr>
              <w:snapToGrid w:val="0"/>
              <w:spacing w:before="60" w:after="60"/>
              <w:jc w:val="left"/>
              <w:rPr>
                <w:sz w:val="16"/>
                <w:szCs w:val="16"/>
                <w:lang w:val="en-GB"/>
              </w:rPr>
            </w:pPr>
          </w:p>
        </w:tc>
      </w:tr>
    </w:tbl>
    <w:p w14:paraId="36F4D973" w14:textId="6DD44DDD" w:rsidR="00B413FE" w:rsidRPr="000F3C94" w:rsidRDefault="00B413FE" w:rsidP="00245B09">
      <w:pPr>
        <w:pStyle w:val="AppendixD2"/>
      </w:pPr>
      <w:bookmarkStart w:id="597" w:name="_Toc403560575"/>
    </w:p>
    <w:p w14:paraId="55772A76" w14:textId="77777777" w:rsidR="00DE48FB" w:rsidRPr="000F3C94" w:rsidRDefault="00DE48FB" w:rsidP="00302A97">
      <w:pPr>
        <w:pStyle w:val="Heading4"/>
        <w:keepLines/>
        <w:tabs>
          <w:tab w:val="clear" w:pos="940"/>
          <w:tab w:val="clear" w:pos="1140"/>
          <w:tab w:val="clear" w:pos="1360"/>
        </w:tabs>
        <w:rPr>
          <w:lang w:val="en-GB"/>
        </w:rPr>
      </w:pPr>
      <w:bookmarkStart w:id="598" w:name="_Toc152232623"/>
      <w:r w:rsidRPr="000F3C94">
        <w:rPr>
          <w:lang w:val="en-GB"/>
        </w:rPr>
        <w:lastRenderedPageBreak/>
        <w:t>S100_SupportFileRevisionStatus</w:t>
      </w:r>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2835"/>
        <w:gridCol w:w="3828"/>
        <w:gridCol w:w="850"/>
        <w:gridCol w:w="5528"/>
      </w:tblGrid>
      <w:tr w:rsidR="007F55C1" w:rsidRPr="000F3C94" w14:paraId="3895FA8A" w14:textId="77777777" w:rsidTr="00550C63">
        <w:trPr>
          <w:cantSplit/>
        </w:trPr>
        <w:tc>
          <w:tcPr>
            <w:tcW w:w="1276" w:type="dxa"/>
            <w:shd w:val="clear" w:color="auto" w:fill="D9D9D9" w:themeFill="background1" w:themeFillShade="D9"/>
          </w:tcPr>
          <w:p w14:paraId="50CC74AE" w14:textId="2EC5CD11" w:rsidR="007F55C1" w:rsidRPr="000F3C94" w:rsidRDefault="007F55C1" w:rsidP="007F55C1">
            <w:pPr>
              <w:keepNext/>
              <w:keepLines/>
              <w:snapToGrid w:val="0"/>
              <w:spacing w:before="60" w:after="60"/>
              <w:jc w:val="left"/>
              <w:rPr>
                <w:b/>
                <w:sz w:val="16"/>
                <w:szCs w:val="16"/>
                <w:lang w:val="en-GB"/>
              </w:rPr>
            </w:pPr>
            <w:r w:rsidRPr="000F3C94">
              <w:rPr>
                <w:b/>
                <w:sz w:val="16"/>
                <w:szCs w:val="16"/>
                <w:lang w:val="en-GB" w:eastAsia="ar-SA"/>
              </w:rPr>
              <w:t>Item</w:t>
            </w:r>
          </w:p>
        </w:tc>
        <w:tc>
          <w:tcPr>
            <w:tcW w:w="2835" w:type="dxa"/>
            <w:shd w:val="clear" w:color="auto" w:fill="D9D9D9" w:themeFill="background1" w:themeFillShade="D9"/>
          </w:tcPr>
          <w:p w14:paraId="57A4E215" w14:textId="7BC85E09" w:rsidR="007F55C1" w:rsidRPr="000F3C94" w:rsidRDefault="007F55C1" w:rsidP="007F55C1">
            <w:pPr>
              <w:keepNext/>
              <w:keepLines/>
              <w:snapToGrid w:val="0"/>
              <w:spacing w:before="60" w:after="60"/>
              <w:jc w:val="left"/>
              <w:rPr>
                <w:b/>
                <w:sz w:val="16"/>
                <w:szCs w:val="16"/>
                <w:lang w:val="en-GB"/>
              </w:rPr>
            </w:pPr>
            <w:r w:rsidRPr="000F3C94">
              <w:rPr>
                <w:b/>
                <w:sz w:val="16"/>
                <w:szCs w:val="16"/>
                <w:lang w:val="en-GB"/>
              </w:rPr>
              <w:t>Name</w:t>
            </w:r>
          </w:p>
        </w:tc>
        <w:tc>
          <w:tcPr>
            <w:tcW w:w="3828" w:type="dxa"/>
            <w:shd w:val="clear" w:color="auto" w:fill="D9D9D9" w:themeFill="background1" w:themeFillShade="D9"/>
          </w:tcPr>
          <w:p w14:paraId="6B822B13" w14:textId="77777777" w:rsidR="007F55C1" w:rsidRPr="000F3C94" w:rsidRDefault="007F55C1" w:rsidP="007F55C1">
            <w:pPr>
              <w:keepNext/>
              <w:keepLines/>
              <w:snapToGrid w:val="0"/>
              <w:spacing w:before="60" w:after="60"/>
              <w:jc w:val="left"/>
              <w:rPr>
                <w:b/>
                <w:sz w:val="16"/>
                <w:szCs w:val="16"/>
                <w:lang w:val="en-GB"/>
              </w:rPr>
            </w:pPr>
            <w:r w:rsidRPr="000F3C94">
              <w:rPr>
                <w:b/>
                <w:sz w:val="16"/>
                <w:szCs w:val="16"/>
                <w:lang w:val="en-GB"/>
              </w:rPr>
              <w:t>Description</w:t>
            </w:r>
          </w:p>
        </w:tc>
        <w:tc>
          <w:tcPr>
            <w:tcW w:w="850" w:type="dxa"/>
            <w:shd w:val="clear" w:color="auto" w:fill="D9D9D9" w:themeFill="background1" w:themeFillShade="D9"/>
          </w:tcPr>
          <w:p w14:paraId="7BBB63DF" w14:textId="77777777" w:rsidR="007F55C1" w:rsidRPr="000F3C94" w:rsidRDefault="007F55C1" w:rsidP="007F55C1">
            <w:pPr>
              <w:keepNext/>
              <w:keepLines/>
              <w:snapToGrid w:val="0"/>
              <w:spacing w:before="60" w:after="60"/>
              <w:jc w:val="center"/>
              <w:rPr>
                <w:b/>
                <w:sz w:val="16"/>
                <w:szCs w:val="16"/>
                <w:lang w:val="en-GB"/>
              </w:rPr>
            </w:pPr>
            <w:r w:rsidRPr="000F3C94">
              <w:rPr>
                <w:b/>
                <w:sz w:val="16"/>
                <w:szCs w:val="16"/>
                <w:lang w:val="en-GB"/>
              </w:rPr>
              <w:t>Code</w:t>
            </w:r>
          </w:p>
        </w:tc>
        <w:tc>
          <w:tcPr>
            <w:tcW w:w="5528" w:type="dxa"/>
            <w:shd w:val="clear" w:color="auto" w:fill="D9D9D9" w:themeFill="background1" w:themeFillShade="D9"/>
          </w:tcPr>
          <w:p w14:paraId="5EF35879" w14:textId="77777777" w:rsidR="007F55C1" w:rsidRPr="000F3C94" w:rsidRDefault="007F55C1" w:rsidP="007F55C1">
            <w:pPr>
              <w:keepNext/>
              <w:keepLines/>
              <w:snapToGrid w:val="0"/>
              <w:spacing w:before="60" w:after="60"/>
              <w:jc w:val="left"/>
              <w:rPr>
                <w:b/>
                <w:sz w:val="16"/>
                <w:szCs w:val="16"/>
                <w:lang w:val="en-GB"/>
              </w:rPr>
            </w:pPr>
            <w:r w:rsidRPr="000F3C94">
              <w:rPr>
                <w:b/>
                <w:sz w:val="16"/>
                <w:szCs w:val="16"/>
                <w:lang w:val="en-GB"/>
              </w:rPr>
              <w:t>Remarks</w:t>
            </w:r>
          </w:p>
        </w:tc>
      </w:tr>
      <w:tr w:rsidR="007F55C1" w:rsidRPr="000F3C94" w14:paraId="421A6856" w14:textId="77777777" w:rsidTr="00550C63">
        <w:trPr>
          <w:cantSplit/>
        </w:trPr>
        <w:tc>
          <w:tcPr>
            <w:tcW w:w="1276" w:type="dxa"/>
          </w:tcPr>
          <w:p w14:paraId="2B053A8D" w14:textId="7558E408" w:rsidR="007F55C1" w:rsidRPr="000F3C94" w:rsidRDefault="007F55C1" w:rsidP="007F55C1">
            <w:pPr>
              <w:snapToGrid w:val="0"/>
              <w:spacing w:before="60" w:after="60"/>
              <w:jc w:val="left"/>
              <w:rPr>
                <w:sz w:val="16"/>
                <w:szCs w:val="16"/>
                <w:lang w:val="en-GB"/>
              </w:rPr>
            </w:pPr>
            <w:r w:rsidRPr="000F3C94">
              <w:rPr>
                <w:sz w:val="16"/>
                <w:szCs w:val="16"/>
                <w:lang w:val="en-GB" w:eastAsia="ar-SA"/>
              </w:rPr>
              <w:t>Enumeration</w:t>
            </w:r>
          </w:p>
        </w:tc>
        <w:tc>
          <w:tcPr>
            <w:tcW w:w="2835" w:type="dxa"/>
          </w:tcPr>
          <w:p w14:paraId="6CB95F24" w14:textId="7DD68DA7" w:rsidR="007F55C1" w:rsidRPr="000F3C94" w:rsidRDefault="007F55C1" w:rsidP="007F55C1">
            <w:pPr>
              <w:snapToGrid w:val="0"/>
              <w:spacing w:before="60" w:after="60"/>
              <w:jc w:val="left"/>
              <w:rPr>
                <w:sz w:val="16"/>
                <w:szCs w:val="16"/>
                <w:lang w:val="en-GB"/>
              </w:rPr>
            </w:pPr>
            <w:r w:rsidRPr="000F3C94">
              <w:rPr>
                <w:sz w:val="16"/>
                <w:szCs w:val="16"/>
                <w:lang w:val="en-GB"/>
              </w:rPr>
              <w:t xml:space="preserve">S100_ </w:t>
            </w:r>
            <w:proofErr w:type="spellStart"/>
            <w:r w:rsidRPr="000F3C94">
              <w:rPr>
                <w:sz w:val="16"/>
                <w:szCs w:val="16"/>
                <w:lang w:val="en-GB"/>
              </w:rPr>
              <w:t>SupportFileRevisionStatus</w:t>
            </w:r>
            <w:proofErr w:type="spellEnd"/>
          </w:p>
        </w:tc>
        <w:tc>
          <w:tcPr>
            <w:tcW w:w="3828" w:type="dxa"/>
          </w:tcPr>
          <w:p w14:paraId="1E83CE35" w14:textId="6F2EFEC5" w:rsidR="007F55C1" w:rsidRPr="000F3C94" w:rsidRDefault="007F55C1" w:rsidP="007F55C1">
            <w:pPr>
              <w:snapToGrid w:val="0"/>
              <w:spacing w:before="60" w:after="60"/>
              <w:jc w:val="left"/>
              <w:rPr>
                <w:sz w:val="16"/>
                <w:szCs w:val="16"/>
                <w:lang w:val="en-GB"/>
              </w:rPr>
            </w:pPr>
            <w:r w:rsidRPr="000F3C94">
              <w:rPr>
                <w:sz w:val="16"/>
                <w:szCs w:val="16"/>
                <w:lang w:val="en-GB"/>
              </w:rPr>
              <w:t xml:space="preserve">The reason for inclusion of the support file in this </w:t>
            </w:r>
            <w:r w:rsidR="00550C63" w:rsidRPr="000F3C94">
              <w:rPr>
                <w:sz w:val="16"/>
                <w:szCs w:val="16"/>
                <w:lang w:val="en-GB"/>
              </w:rPr>
              <w:t>E</w:t>
            </w:r>
            <w:r w:rsidRPr="000F3C94">
              <w:rPr>
                <w:sz w:val="16"/>
                <w:szCs w:val="16"/>
                <w:lang w:val="en-GB"/>
              </w:rPr>
              <w:t xml:space="preserve">xchange </w:t>
            </w:r>
            <w:r w:rsidR="00550C63" w:rsidRPr="000F3C94">
              <w:rPr>
                <w:sz w:val="16"/>
                <w:szCs w:val="16"/>
                <w:lang w:val="en-GB"/>
              </w:rPr>
              <w:t>S</w:t>
            </w:r>
            <w:r w:rsidRPr="000F3C94">
              <w:rPr>
                <w:sz w:val="16"/>
                <w:szCs w:val="16"/>
                <w:lang w:val="en-GB"/>
              </w:rPr>
              <w:t>et</w:t>
            </w:r>
          </w:p>
        </w:tc>
        <w:tc>
          <w:tcPr>
            <w:tcW w:w="850" w:type="dxa"/>
          </w:tcPr>
          <w:p w14:paraId="418A90E9" w14:textId="77777777" w:rsidR="007F55C1" w:rsidRPr="000F3C94" w:rsidRDefault="007F55C1" w:rsidP="007F55C1">
            <w:pPr>
              <w:snapToGrid w:val="0"/>
              <w:spacing w:before="60" w:after="60"/>
              <w:jc w:val="center"/>
              <w:rPr>
                <w:sz w:val="16"/>
                <w:szCs w:val="16"/>
                <w:lang w:val="en-GB"/>
              </w:rPr>
            </w:pPr>
            <w:r w:rsidRPr="000F3C94">
              <w:rPr>
                <w:sz w:val="16"/>
                <w:szCs w:val="16"/>
                <w:lang w:val="en-GB"/>
              </w:rPr>
              <w:t>-</w:t>
            </w:r>
          </w:p>
        </w:tc>
        <w:tc>
          <w:tcPr>
            <w:tcW w:w="5528" w:type="dxa"/>
          </w:tcPr>
          <w:p w14:paraId="7BE60352" w14:textId="77777777" w:rsidR="007F55C1" w:rsidRPr="000F3C94" w:rsidRDefault="007F55C1" w:rsidP="007F55C1">
            <w:pPr>
              <w:snapToGrid w:val="0"/>
              <w:spacing w:before="60" w:after="60"/>
              <w:jc w:val="left"/>
              <w:rPr>
                <w:sz w:val="16"/>
                <w:szCs w:val="16"/>
                <w:lang w:val="en-GB"/>
              </w:rPr>
            </w:pPr>
            <w:r w:rsidRPr="000F3C94">
              <w:rPr>
                <w:sz w:val="16"/>
                <w:szCs w:val="16"/>
                <w:lang w:val="en-GB"/>
              </w:rPr>
              <w:t>-</w:t>
            </w:r>
          </w:p>
        </w:tc>
      </w:tr>
      <w:tr w:rsidR="007F55C1" w:rsidRPr="000F3C94" w14:paraId="176CBC5B" w14:textId="77777777" w:rsidTr="00550C63">
        <w:trPr>
          <w:cantSplit/>
        </w:trPr>
        <w:tc>
          <w:tcPr>
            <w:tcW w:w="1276" w:type="dxa"/>
          </w:tcPr>
          <w:p w14:paraId="5914888F" w14:textId="6E310575" w:rsidR="007F55C1" w:rsidRPr="000F3C94" w:rsidRDefault="007F55C1" w:rsidP="007F55C1">
            <w:pPr>
              <w:snapToGrid w:val="0"/>
              <w:spacing w:before="60" w:after="60"/>
              <w:jc w:val="left"/>
              <w:rPr>
                <w:sz w:val="16"/>
                <w:szCs w:val="16"/>
                <w:lang w:val="en-GB"/>
              </w:rPr>
            </w:pPr>
            <w:r w:rsidRPr="000F3C94">
              <w:rPr>
                <w:sz w:val="16"/>
                <w:szCs w:val="16"/>
                <w:lang w:val="en-GB" w:eastAsia="ar-SA"/>
              </w:rPr>
              <w:t>Value</w:t>
            </w:r>
          </w:p>
        </w:tc>
        <w:tc>
          <w:tcPr>
            <w:tcW w:w="2835" w:type="dxa"/>
          </w:tcPr>
          <w:p w14:paraId="0A21755A" w14:textId="75D0748F" w:rsidR="007F55C1" w:rsidRPr="000F3C94" w:rsidRDefault="007F55C1" w:rsidP="007F55C1">
            <w:pPr>
              <w:snapToGrid w:val="0"/>
              <w:spacing w:before="60" w:after="60"/>
              <w:jc w:val="left"/>
              <w:rPr>
                <w:sz w:val="16"/>
                <w:szCs w:val="16"/>
                <w:lang w:val="en-GB"/>
              </w:rPr>
            </w:pPr>
            <w:r w:rsidRPr="000F3C94">
              <w:rPr>
                <w:sz w:val="16"/>
                <w:szCs w:val="16"/>
                <w:lang w:val="en-GB"/>
              </w:rPr>
              <w:t>new</w:t>
            </w:r>
          </w:p>
        </w:tc>
        <w:tc>
          <w:tcPr>
            <w:tcW w:w="3828" w:type="dxa"/>
          </w:tcPr>
          <w:p w14:paraId="409FA376" w14:textId="77777777" w:rsidR="007F55C1" w:rsidRPr="000F3C94" w:rsidRDefault="007F55C1" w:rsidP="007F55C1">
            <w:pPr>
              <w:snapToGrid w:val="0"/>
              <w:spacing w:before="60" w:after="60"/>
              <w:jc w:val="left"/>
              <w:rPr>
                <w:sz w:val="16"/>
                <w:szCs w:val="16"/>
                <w:lang w:val="en-GB"/>
              </w:rPr>
            </w:pPr>
            <w:r w:rsidRPr="000F3C94">
              <w:rPr>
                <w:sz w:val="16"/>
                <w:szCs w:val="16"/>
                <w:lang w:val="en-GB"/>
              </w:rPr>
              <w:t>A file which is new</w:t>
            </w:r>
          </w:p>
        </w:tc>
        <w:tc>
          <w:tcPr>
            <w:tcW w:w="850" w:type="dxa"/>
          </w:tcPr>
          <w:p w14:paraId="474EAE53" w14:textId="77777777" w:rsidR="007F55C1" w:rsidRPr="000F3C94" w:rsidRDefault="007F55C1" w:rsidP="007F55C1">
            <w:pPr>
              <w:snapToGrid w:val="0"/>
              <w:spacing w:before="60" w:after="60"/>
              <w:jc w:val="center"/>
              <w:rPr>
                <w:sz w:val="16"/>
                <w:szCs w:val="16"/>
                <w:lang w:val="en-GB"/>
              </w:rPr>
            </w:pPr>
            <w:r w:rsidRPr="000F3C94">
              <w:rPr>
                <w:sz w:val="16"/>
                <w:szCs w:val="16"/>
                <w:lang w:val="en-GB"/>
              </w:rPr>
              <w:t>1</w:t>
            </w:r>
          </w:p>
        </w:tc>
        <w:tc>
          <w:tcPr>
            <w:tcW w:w="5528" w:type="dxa"/>
          </w:tcPr>
          <w:p w14:paraId="3082726E" w14:textId="77777777" w:rsidR="007F55C1" w:rsidRPr="000F3C94" w:rsidRDefault="007F55C1" w:rsidP="007F55C1">
            <w:pPr>
              <w:snapToGrid w:val="0"/>
              <w:spacing w:before="60" w:after="60"/>
              <w:jc w:val="left"/>
              <w:rPr>
                <w:sz w:val="16"/>
                <w:szCs w:val="16"/>
                <w:lang w:val="en-GB"/>
              </w:rPr>
            </w:pPr>
            <w:r w:rsidRPr="000F3C94">
              <w:rPr>
                <w:sz w:val="16"/>
                <w:szCs w:val="16"/>
                <w:lang w:val="en-GB"/>
              </w:rPr>
              <w:t>Signifies a new file</w:t>
            </w:r>
          </w:p>
        </w:tc>
      </w:tr>
      <w:tr w:rsidR="007F55C1" w:rsidRPr="000F3C94" w14:paraId="51DA0C18" w14:textId="77777777" w:rsidTr="00550C63">
        <w:trPr>
          <w:cantSplit/>
        </w:trPr>
        <w:tc>
          <w:tcPr>
            <w:tcW w:w="1276" w:type="dxa"/>
          </w:tcPr>
          <w:p w14:paraId="542DF282" w14:textId="69AB51C3" w:rsidR="007F55C1" w:rsidRPr="000F3C94" w:rsidRDefault="007F55C1" w:rsidP="007F55C1">
            <w:pPr>
              <w:snapToGrid w:val="0"/>
              <w:spacing w:before="60" w:after="60"/>
              <w:jc w:val="left"/>
              <w:rPr>
                <w:sz w:val="16"/>
                <w:szCs w:val="16"/>
                <w:lang w:val="en-GB"/>
              </w:rPr>
            </w:pPr>
            <w:r w:rsidRPr="000F3C94">
              <w:rPr>
                <w:sz w:val="16"/>
                <w:szCs w:val="16"/>
                <w:lang w:val="en-GB" w:eastAsia="ar-SA"/>
              </w:rPr>
              <w:t>Value</w:t>
            </w:r>
          </w:p>
        </w:tc>
        <w:tc>
          <w:tcPr>
            <w:tcW w:w="2835" w:type="dxa"/>
          </w:tcPr>
          <w:p w14:paraId="4182B318" w14:textId="3805DE4D" w:rsidR="007F55C1" w:rsidRPr="000F3C94" w:rsidRDefault="007F55C1" w:rsidP="007F55C1">
            <w:pPr>
              <w:snapToGrid w:val="0"/>
              <w:spacing w:before="60" w:after="60"/>
              <w:jc w:val="left"/>
              <w:rPr>
                <w:sz w:val="16"/>
                <w:szCs w:val="16"/>
                <w:lang w:val="en-GB"/>
              </w:rPr>
            </w:pPr>
            <w:r w:rsidRPr="000F3C94">
              <w:rPr>
                <w:sz w:val="16"/>
                <w:szCs w:val="16"/>
                <w:lang w:val="en-GB"/>
              </w:rPr>
              <w:t>replacement</w:t>
            </w:r>
          </w:p>
        </w:tc>
        <w:tc>
          <w:tcPr>
            <w:tcW w:w="3828" w:type="dxa"/>
          </w:tcPr>
          <w:p w14:paraId="4E1D76DC" w14:textId="77777777" w:rsidR="007F55C1" w:rsidRPr="000F3C94" w:rsidRDefault="007F55C1" w:rsidP="007F55C1">
            <w:pPr>
              <w:snapToGrid w:val="0"/>
              <w:spacing w:before="60" w:after="60"/>
              <w:jc w:val="left"/>
              <w:rPr>
                <w:sz w:val="16"/>
                <w:szCs w:val="16"/>
                <w:lang w:val="en-GB"/>
              </w:rPr>
            </w:pPr>
            <w:r w:rsidRPr="000F3C94">
              <w:rPr>
                <w:sz w:val="16"/>
                <w:szCs w:val="16"/>
                <w:lang w:val="en-GB"/>
              </w:rPr>
              <w:t>A file which replaces an existing file</w:t>
            </w:r>
          </w:p>
        </w:tc>
        <w:tc>
          <w:tcPr>
            <w:tcW w:w="850" w:type="dxa"/>
          </w:tcPr>
          <w:p w14:paraId="5B65B947" w14:textId="77777777" w:rsidR="007F55C1" w:rsidRPr="000F3C94" w:rsidRDefault="007F55C1" w:rsidP="007F55C1">
            <w:pPr>
              <w:snapToGrid w:val="0"/>
              <w:spacing w:before="60" w:after="60"/>
              <w:jc w:val="center"/>
              <w:rPr>
                <w:sz w:val="16"/>
                <w:szCs w:val="16"/>
                <w:lang w:val="en-GB"/>
              </w:rPr>
            </w:pPr>
            <w:r w:rsidRPr="000F3C94">
              <w:rPr>
                <w:sz w:val="16"/>
                <w:szCs w:val="16"/>
                <w:lang w:val="en-GB"/>
              </w:rPr>
              <w:t>2</w:t>
            </w:r>
          </w:p>
        </w:tc>
        <w:tc>
          <w:tcPr>
            <w:tcW w:w="5528" w:type="dxa"/>
          </w:tcPr>
          <w:p w14:paraId="6881AD16" w14:textId="77777777" w:rsidR="007F55C1" w:rsidRPr="000F3C94" w:rsidRDefault="007F55C1" w:rsidP="007F55C1">
            <w:pPr>
              <w:snapToGrid w:val="0"/>
              <w:spacing w:before="60" w:after="60"/>
              <w:jc w:val="left"/>
              <w:rPr>
                <w:sz w:val="16"/>
                <w:szCs w:val="16"/>
                <w:lang w:val="en-GB"/>
              </w:rPr>
            </w:pPr>
            <w:r w:rsidRPr="000F3C94">
              <w:rPr>
                <w:sz w:val="16"/>
                <w:szCs w:val="16"/>
                <w:lang w:val="en-GB"/>
              </w:rPr>
              <w:t>Signifies a replacement for a file of the same name</w:t>
            </w:r>
          </w:p>
        </w:tc>
      </w:tr>
      <w:tr w:rsidR="007F55C1" w:rsidRPr="000F3C94" w14:paraId="13CB8EA4" w14:textId="77777777" w:rsidTr="00550C63">
        <w:trPr>
          <w:cantSplit/>
        </w:trPr>
        <w:tc>
          <w:tcPr>
            <w:tcW w:w="1276" w:type="dxa"/>
          </w:tcPr>
          <w:p w14:paraId="747774C1" w14:textId="64A99704" w:rsidR="007F55C1" w:rsidRPr="000F3C94" w:rsidRDefault="007F55C1" w:rsidP="007F55C1">
            <w:pPr>
              <w:snapToGrid w:val="0"/>
              <w:spacing w:before="60" w:after="60"/>
              <w:jc w:val="left"/>
              <w:rPr>
                <w:sz w:val="16"/>
                <w:szCs w:val="16"/>
                <w:lang w:val="en-GB"/>
              </w:rPr>
            </w:pPr>
            <w:r w:rsidRPr="000F3C94">
              <w:rPr>
                <w:sz w:val="16"/>
                <w:szCs w:val="16"/>
                <w:lang w:val="en-GB" w:eastAsia="ar-SA"/>
              </w:rPr>
              <w:t>Value</w:t>
            </w:r>
          </w:p>
        </w:tc>
        <w:tc>
          <w:tcPr>
            <w:tcW w:w="2835" w:type="dxa"/>
          </w:tcPr>
          <w:p w14:paraId="350ECC29" w14:textId="47787D9B" w:rsidR="007F55C1" w:rsidRPr="000F3C94" w:rsidRDefault="007F55C1" w:rsidP="007F55C1">
            <w:pPr>
              <w:snapToGrid w:val="0"/>
              <w:spacing w:before="60" w:after="60"/>
              <w:jc w:val="left"/>
              <w:rPr>
                <w:sz w:val="16"/>
                <w:szCs w:val="16"/>
                <w:lang w:val="en-GB"/>
              </w:rPr>
            </w:pPr>
            <w:r w:rsidRPr="000F3C94">
              <w:rPr>
                <w:sz w:val="16"/>
                <w:szCs w:val="16"/>
                <w:lang w:val="en-GB"/>
              </w:rPr>
              <w:t>deletion</w:t>
            </w:r>
          </w:p>
        </w:tc>
        <w:tc>
          <w:tcPr>
            <w:tcW w:w="3828" w:type="dxa"/>
          </w:tcPr>
          <w:p w14:paraId="13BB19C3" w14:textId="77777777" w:rsidR="007F55C1" w:rsidRPr="000F3C94" w:rsidRDefault="007F55C1" w:rsidP="007F55C1">
            <w:pPr>
              <w:snapToGrid w:val="0"/>
              <w:spacing w:before="60" w:after="60"/>
              <w:jc w:val="left"/>
              <w:rPr>
                <w:sz w:val="16"/>
                <w:szCs w:val="16"/>
                <w:lang w:val="en-GB"/>
              </w:rPr>
            </w:pPr>
            <w:r w:rsidRPr="000F3C94">
              <w:rPr>
                <w:sz w:val="16"/>
                <w:szCs w:val="16"/>
                <w:lang w:val="en-GB"/>
              </w:rPr>
              <w:t>Deletes an existing file</w:t>
            </w:r>
          </w:p>
        </w:tc>
        <w:tc>
          <w:tcPr>
            <w:tcW w:w="850" w:type="dxa"/>
          </w:tcPr>
          <w:p w14:paraId="0BD811A7" w14:textId="77777777" w:rsidR="007F55C1" w:rsidRPr="000F3C94" w:rsidRDefault="007F55C1" w:rsidP="007F55C1">
            <w:pPr>
              <w:snapToGrid w:val="0"/>
              <w:spacing w:before="60" w:after="60"/>
              <w:jc w:val="center"/>
              <w:rPr>
                <w:sz w:val="16"/>
                <w:szCs w:val="16"/>
                <w:lang w:val="en-GB"/>
              </w:rPr>
            </w:pPr>
            <w:r w:rsidRPr="000F3C94">
              <w:rPr>
                <w:sz w:val="16"/>
                <w:szCs w:val="16"/>
                <w:lang w:val="en-GB"/>
              </w:rPr>
              <w:t>3</w:t>
            </w:r>
          </w:p>
        </w:tc>
        <w:tc>
          <w:tcPr>
            <w:tcW w:w="5528" w:type="dxa"/>
          </w:tcPr>
          <w:p w14:paraId="7B29F5E7" w14:textId="77777777" w:rsidR="007F55C1" w:rsidRPr="000F3C94" w:rsidRDefault="007F55C1" w:rsidP="007F55C1">
            <w:pPr>
              <w:snapToGrid w:val="0"/>
              <w:spacing w:before="60" w:after="60"/>
              <w:jc w:val="left"/>
              <w:rPr>
                <w:sz w:val="16"/>
                <w:szCs w:val="16"/>
                <w:lang w:val="en-GB"/>
              </w:rPr>
            </w:pPr>
            <w:r w:rsidRPr="000F3C94">
              <w:rPr>
                <w:sz w:val="16"/>
                <w:szCs w:val="16"/>
                <w:lang w:val="en-GB"/>
              </w:rPr>
              <w:t>Signifies deletion of a file of that name</w:t>
            </w:r>
          </w:p>
        </w:tc>
      </w:tr>
    </w:tbl>
    <w:p w14:paraId="27254579" w14:textId="77777777" w:rsidR="00DE48FB" w:rsidRPr="000F3C94" w:rsidRDefault="00DE48FB" w:rsidP="00076077">
      <w:pPr>
        <w:spacing w:after="0"/>
        <w:rPr>
          <w:lang w:val="en-GB"/>
        </w:rPr>
      </w:pPr>
    </w:p>
    <w:p w14:paraId="1EB6FD82" w14:textId="6DAB3B09" w:rsidR="004C1EB7" w:rsidRPr="000F3C94" w:rsidRDefault="004C1EB7" w:rsidP="00076077">
      <w:pPr>
        <w:pStyle w:val="Heading4"/>
        <w:tabs>
          <w:tab w:val="clear" w:pos="940"/>
          <w:tab w:val="clear" w:pos="1140"/>
          <w:tab w:val="clear" w:pos="1360"/>
        </w:tabs>
        <w:rPr>
          <w:lang w:val="en-GB"/>
        </w:rPr>
      </w:pPr>
      <w:r w:rsidRPr="000F3C94">
        <w:rPr>
          <w:lang w:val="en-GB"/>
        </w:rPr>
        <w:t>S100_</w:t>
      </w:r>
      <w:r w:rsidR="00E634B6" w:rsidRPr="000F3C94">
        <w:rPr>
          <w:lang w:val="en-GB"/>
        </w:rPr>
        <w:t>Resource</w:t>
      </w:r>
      <w:r w:rsidRPr="000F3C94">
        <w:rPr>
          <w:lang w:val="en-GB"/>
        </w:rPr>
        <w:t>Purpose</w:t>
      </w:r>
      <w:bookmarkEnd w:id="598"/>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2835"/>
        <w:gridCol w:w="3828"/>
        <w:gridCol w:w="850"/>
        <w:gridCol w:w="5528"/>
      </w:tblGrid>
      <w:tr w:rsidR="00C34621" w:rsidRPr="000F3C94" w14:paraId="120E1A47" w14:textId="77777777" w:rsidTr="00C34621">
        <w:trPr>
          <w:cantSplit/>
        </w:trPr>
        <w:tc>
          <w:tcPr>
            <w:tcW w:w="1276" w:type="dxa"/>
            <w:shd w:val="clear" w:color="auto" w:fill="E7E6E6"/>
          </w:tcPr>
          <w:p w14:paraId="59EB587B" w14:textId="6C10193C" w:rsidR="00C34621" w:rsidRPr="000F3C94" w:rsidRDefault="00C34621" w:rsidP="00C34621">
            <w:pPr>
              <w:snapToGrid w:val="0"/>
              <w:spacing w:before="60" w:after="60"/>
              <w:jc w:val="left"/>
              <w:rPr>
                <w:b/>
                <w:sz w:val="16"/>
                <w:szCs w:val="16"/>
                <w:lang w:val="en-GB"/>
              </w:rPr>
            </w:pPr>
            <w:r w:rsidRPr="000F3C94">
              <w:rPr>
                <w:b/>
                <w:sz w:val="16"/>
                <w:szCs w:val="16"/>
                <w:lang w:val="en-GB" w:eastAsia="ar-SA"/>
              </w:rPr>
              <w:t>Item</w:t>
            </w:r>
          </w:p>
        </w:tc>
        <w:tc>
          <w:tcPr>
            <w:tcW w:w="2835" w:type="dxa"/>
            <w:shd w:val="clear" w:color="auto" w:fill="E7E6E6"/>
          </w:tcPr>
          <w:p w14:paraId="6D282C61" w14:textId="012A96E4" w:rsidR="00C34621" w:rsidRPr="000F3C94" w:rsidRDefault="00C34621" w:rsidP="00C34621">
            <w:pPr>
              <w:snapToGrid w:val="0"/>
              <w:spacing w:before="60" w:after="60"/>
              <w:jc w:val="left"/>
              <w:rPr>
                <w:b/>
                <w:sz w:val="16"/>
                <w:szCs w:val="16"/>
                <w:lang w:val="en-GB"/>
              </w:rPr>
            </w:pPr>
            <w:r w:rsidRPr="000F3C94">
              <w:rPr>
                <w:b/>
                <w:sz w:val="16"/>
                <w:szCs w:val="16"/>
                <w:lang w:val="en-GB"/>
              </w:rPr>
              <w:t>Name</w:t>
            </w:r>
          </w:p>
        </w:tc>
        <w:tc>
          <w:tcPr>
            <w:tcW w:w="3828" w:type="dxa"/>
            <w:shd w:val="clear" w:color="auto" w:fill="E7E6E6"/>
          </w:tcPr>
          <w:p w14:paraId="393B825F" w14:textId="77777777" w:rsidR="00C34621" w:rsidRPr="000F3C94" w:rsidRDefault="00C34621" w:rsidP="00C34621">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cPr>
          <w:p w14:paraId="3B05372D" w14:textId="77777777" w:rsidR="00C34621" w:rsidRPr="000F3C94" w:rsidRDefault="00C34621" w:rsidP="00C34621">
            <w:pPr>
              <w:snapToGrid w:val="0"/>
              <w:spacing w:before="60" w:after="60"/>
              <w:jc w:val="center"/>
              <w:rPr>
                <w:b/>
                <w:sz w:val="16"/>
                <w:szCs w:val="16"/>
                <w:lang w:val="en-GB"/>
              </w:rPr>
            </w:pPr>
            <w:r w:rsidRPr="000F3C94">
              <w:rPr>
                <w:b/>
                <w:sz w:val="16"/>
                <w:szCs w:val="16"/>
                <w:lang w:val="en-GB"/>
              </w:rPr>
              <w:t>Code</w:t>
            </w:r>
          </w:p>
        </w:tc>
        <w:tc>
          <w:tcPr>
            <w:tcW w:w="5528" w:type="dxa"/>
            <w:shd w:val="clear" w:color="auto" w:fill="E7E6E6"/>
          </w:tcPr>
          <w:p w14:paraId="522289D2" w14:textId="77777777" w:rsidR="00C34621" w:rsidRPr="000F3C94" w:rsidRDefault="00C34621" w:rsidP="00C34621">
            <w:pPr>
              <w:snapToGrid w:val="0"/>
              <w:spacing w:before="60" w:after="60"/>
              <w:jc w:val="left"/>
              <w:rPr>
                <w:b/>
                <w:sz w:val="16"/>
                <w:szCs w:val="16"/>
                <w:lang w:val="en-GB"/>
              </w:rPr>
            </w:pPr>
            <w:r w:rsidRPr="000F3C94">
              <w:rPr>
                <w:b/>
                <w:sz w:val="16"/>
                <w:szCs w:val="16"/>
                <w:lang w:val="en-GB"/>
              </w:rPr>
              <w:t>Remarks</w:t>
            </w:r>
          </w:p>
        </w:tc>
      </w:tr>
      <w:tr w:rsidR="00C34621" w:rsidRPr="000F3C94" w14:paraId="679894A0" w14:textId="77777777" w:rsidTr="00C34621">
        <w:trPr>
          <w:cantSplit/>
        </w:trPr>
        <w:tc>
          <w:tcPr>
            <w:tcW w:w="1276" w:type="dxa"/>
          </w:tcPr>
          <w:p w14:paraId="52686DD4" w14:textId="40A4F5ED" w:rsidR="00C34621" w:rsidRPr="000F3C94" w:rsidRDefault="00C34621" w:rsidP="00C34621">
            <w:pPr>
              <w:snapToGrid w:val="0"/>
              <w:spacing w:before="60" w:after="60"/>
              <w:jc w:val="left"/>
              <w:rPr>
                <w:sz w:val="16"/>
                <w:szCs w:val="16"/>
                <w:lang w:val="en-GB"/>
              </w:rPr>
            </w:pPr>
            <w:r w:rsidRPr="000F3C94">
              <w:rPr>
                <w:sz w:val="16"/>
                <w:szCs w:val="16"/>
                <w:lang w:val="en-GB" w:eastAsia="ar-SA"/>
              </w:rPr>
              <w:t>Enumeration</w:t>
            </w:r>
          </w:p>
        </w:tc>
        <w:tc>
          <w:tcPr>
            <w:tcW w:w="2835" w:type="dxa"/>
          </w:tcPr>
          <w:p w14:paraId="4212D93B" w14:textId="0DB0CB00" w:rsidR="00C34621" w:rsidRPr="000F3C94" w:rsidRDefault="00C34621" w:rsidP="00C34621">
            <w:pPr>
              <w:snapToGrid w:val="0"/>
              <w:spacing w:before="60" w:after="60"/>
              <w:jc w:val="left"/>
              <w:rPr>
                <w:sz w:val="16"/>
                <w:szCs w:val="16"/>
                <w:lang w:val="en-GB"/>
              </w:rPr>
            </w:pPr>
            <w:r w:rsidRPr="000F3C94">
              <w:rPr>
                <w:sz w:val="16"/>
                <w:szCs w:val="16"/>
                <w:lang w:val="en-GB"/>
              </w:rPr>
              <w:t>S100_ResourcePurpose</w:t>
            </w:r>
          </w:p>
        </w:tc>
        <w:tc>
          <w:tcPr>
            <w:tcW w:w="3828" w:type="dxa"/>
          </w:tcPr>
          <w:p w14:paraId="68247231" w14:textId="5E7FDAF3" w:rsidR="00C34621" w:rsidRPr="000F3C94" w:rsidRDefault="00C34621" w:rsidP="00C34621">
            <w:pPr>
              <w:snapToGrid w:val="0"/>
              <w:spacing w:before="60" w:after="60"/>
              <w:jc w:val="left"/>
              <w:rPr>
                <w:sz w:val="16"/>
                <w:szCs w:val="16"/>
                <w:lang w:val="en-GB"/>
              </w:rPr>
            </w:pPr>
            <w:r w:rsidRPr="000F3C94">
              <w:rPr>
                <w:rFonts w:eastAsia="Times New Roman"/>
                <w:sz w:val="16"/>
                <w:szCs w:val="16"/>
                <w:lang w:val="en-GB"/>
              </w:rPr>
              <w:t>Defines the purpose of the supporting resource</w:t>
            </w:r>
          </w:p>
        </w:tc>
        <w:tc>
          <w:tcPr>
            <w:tcW w:w="850" w:type="dxa"/>
          </w:tcPr>
          <w:p w14:paraId="593D9FC2" w14:textId="0CDE1AF9" w:rsidR="00C34621" w:rsidRPr="000F3C94" w:rsidRDefault="00C34621" w:rsidP="00C34621">
            <w:pPr>
              <w:snapToGrid w:val="0"/>
              <w:spacing w:before="60" w:after="60"/>
              <w:jc w:val="center"/>
              <w:rPr>
                <w:sz w:val="16"/>
                <w:szCs w:val="16"/>
                <w:lang w:val="en-GB"/>
              </w:rPr>
            </w:pPr>
            <w:r w:rsidRPr="000F3C94">
              <w:rPr>
                <w:sz w:val="16"/>
                <w:szCs w:val="16"/>
                <w:lang w:val="en-GB"/>
              </w:rPr>
              <w:t>-</w:t>
            </w:r>
          </w:p>
        </w:tc>
        <w:tc>
          <w:tcPr>
            <w:tcW w:w="5528" w:type="dxa"/>
          </w:tcPr>
          <w:p w14:paraId="2C26CD23" w14:textId="631CFB17" w:rsidR="00C34621" w:rsidRPr="000F3C94" w:rsidRDefault="00C34621" w:rsidP="00C34621">
            <w:pPr>
              <w:snapToGrid w:val="0"/>
              <w:spacing w:before="60" w:after="60"/>
              <w:jc w:val="left"/>
              <w:rPr>
                <w:sz w:val="16"/>
                <w:szCs w:val="16"/>
                <w:lang w:val="en-GB"/>
              </w:rPr>
            </w:pPr>
            <w:r w:rsidRPr="000F3C94">
              <w:rPr>
                <w:sz w:val="16"/>
                <w:szCs w:val="16"/>
                <w:lang w:val="en-GB"/>
              </w:rPr>
              <w:t>-</w:t>
            </w:r>
          </w:p>
        </w:tc>
      </w:tr>
      <w:tr w:rsidR="00C34621" w:rsidRPr="000F3C94" w14:paraId="6563B4A1" w14:textId="77777777" w:rsidTr="00C34621">
        <w:trPr>
          <w:cantSplit/>
        </w:trPr>
        <w:tc>
          <w:tcPr>
            <w:tcW w:w="1276" w:type="dxa"/>
          </w:tcPr>
          <w:p w14:paraId="4EF4B16C" w14:textId="137B6AEE" w:rsidR="00C34621" w:rsidRPr="000F3C94" w:rsidRDefault="00C34621" w:rsidP="00C34621">
            <w:pPr>
              <w:snapToGrid w:val="0"/>
              <w:spacing w:before="60" w:after="60"/>
              <w:jc w:val="left"/>
              <w:rPr>
                <w:sz w:val="16"/>
                <w:szCs w:val="16"/>
                <w:lang w:val="en-GB"/>
              </w:rPr>
            </w:pPr>
            <w:r w:rsidRPr="000F3C94">
              <w:rPr>
                <w:sz w:val="16"/>
                <w:szCs w:val="16"/>
                <w:lang w:val="en-GB" w:eastAsia="ar-SA"/>
              </w:rPr>
              <w:t>Value</w:t>
            </w:r>
          </w:p>
        </w:tc>
        <w:tc>
          <w:tcPr>
            <w:tcW w:w="2835" w:type="dxa"/>
          </w:tcPr>
          <w:p w14:paraId="638AA0F4" w14:textId="51B95B69" w:rsidR="00C34621" w:rsidRPr="000F3C94" w:rsidRDefault="00C34621" w:rsidP="00C34621">
            <w:pPr>
              <w:snapToGrid w:val="0"/>
              <w:spacing w:before="60" w:after="60"/>
              <w:jc w:val="left"/>
              <w:rPr>
                <w:sz w:val="16"/>
                <w:szCs w:val="16"/>
                <w:lang w:val="en-GB"/>
              </w:rPr>
            </w:pPr>
            <w:proofErr w:type="spellStart"/>
            <w:r w:rsidRPr="000F3C94">
              <w:rPr>
                <w:sz w:val="16"/>
                <w:szCs w:val="16"/>
                <w:lang w:val="en-GB"/>
              </w:rPr>
              <w:t>supportFile</w:t>
            </w:r>
            <w:proofErr w:type="spellEnd"/>
          </w:p>
        </w:tc>
        <w:tc>
          <w:tcPr>
            <w:tcW w:w="3828" w:type="dxa"/>
          </w:tcPr>
          <w:p w14:paraId="584DA0E2" w14:textId="57609E72" w:rsidR="00C34621" w:rsidRPr="000F3C94" w:rsidRDefault="00C34621" w:rsidP="00C34621">
            <w:pPr>
              <w:snapToGrid w:val="0"/>
              <w:spacing w:before="60" w:after="60"/>
              <w:jc w:val="left"/>
              <w:rPr>
                <w:sz w:val="16"/>
                <w:szCs w:val="16"/>
                <w:lang w:val="en-GB"/>
              </w:rPr>
            </w:pPr>
            <w:r w:rsidRPr="000F3C94">
              <w:rPr>
                <w:sz w:val="16"/>
                <w:szCs w:val="16"/>
                <w:lang w:val="en-GB"/>
              </w:rPr>
              <w:t>A support file</w:t>
            </w:r>
          </w:p>
        </w:tc>
        <w:tc>
          <w:tcPr>
            <w:tcW w:w="850" w:type="dxa"/>
          </w:tcPr>
          <w:p w14:paraId="3521DBB0" w14:textId="3BC6A430" w:rsidR="00C34621" w:rsidRPr="000F3C94" w:rsidRDefault="00C34621" w:rsidP="00C34621">
            <w:pPr>
              <w:snapToGrid w:val="0"/>
              <w:spacing w:before="60" w:after="60"/>
              <w:jc w:val="center"/>
              <w:rPr>
                <w:sz w:val="16"/>
                <w:szCs w:val="16"/>
                <w:lang w:val="en-GB"/>
              </w:rPr>
            </w:pPr>
            <w:r w:rsidRPr="000F3C94">
              <w:rPr>
                <w:sz w:val="16"/>
                <w:szCs w:val="16"/>
                <w:lang w:val="en-GB"/>
              </w:rPr>
              <w:t>1</w:t>
            </w:r>
          </w:p>
        </w:tc>
        <w:tc>
          <w:tcPr>
            <w:tcW w:w="5528" w:type="dxa"/>
          </w:tcPr>
          <w:p w14:paraId="6EF5C3C1" w14:textId="3EA57DA2" w:rsidR="00C34621" w:rsidRPr="000F3C94" w:rsidRDefault="00C34621" w:rsidP="00C34621">
            <w:pPr>
              <w:snapToGrid w:val="0"/>
              <w:spacing w:before="60" w:after="60"/>
              <w:jc w:val="left"/>
              <w:rPr>
                <w:sz w:val="16"/>
                <w:szCs w:val="16"/>
                <w:lang w:val="en-GB"/>
              </w:rPr>
            </w:pPr>
          </w:p>
        </w:tc>
      </w:tr>
      <w:tr w:rsidR="00C34621" w:rsidRPr="000F3C94" w14:paraId="688DC0A5" w14:textId="77777777" w:rsidTr="00C34621">
        <w:trPr>
          <w:cantSplit/>
        </w:trPr>
        <w:tc>
          <w:tcPr>
            <w:tcW w:w="1276" w:type="dxa"/>
          </w:tcPr>
          <w:p w14:paraId="0E3C0BD7" w14:textId="00C1DA2C" w:rsidR="00C34621" w:rsidRPr="000F3C94" w:rsidRDefault="00C34621" w:rsidP="00C34621">
            <w:pPr>
              <w:snapToGrid w:val="0"/>
              <w:spacing w:before="60" w:after="60"/>
              <w:jc w:val="left"/>
              <w:rPr>
                <w:sz w:val="16"/>
                <w:szCs w:val="16"/>
                <w:lang w:val="en-GB"/>
              </w:rPr>
            </w:pPr>
            <w:r w:rsidRPr="000F3C94">
              <w:rPr>
                <w:sz w:val="16"/>
                <w:szCs w:val="16"/>
                <w:lang w:val="en-GB" w:eastAsia="ar-SA"/>
              </w:rPr>
              <w:t>Value</w:t>
            </w:r>
          </w:p>
        </w:tc>
        <w:tc>
          <w:tcPr>
            <w:tcW w:w="2835" w:type="dxa"/>
          </w:tcPr>
          <w:p w14:paraId="3D156585" w14:textId="7109562E" w:rsidR="00C34621" w:rsidRPr="000F3C94" w:rsidRDefault="00C34621" w:rsidP="00C34621">
            <w:pPr>
              <w:snapToGrid w:val="0"/>
              <w:spacing w:before="60" w:after="60"/>
              <w:jc w:val="left"/>
              <w:rPr>
                <w:sz w:val="16"/>
                <w:szCs w:val="16"/>
                <w:lang w:val="en-GB"/>
              </w:rPr>
            </w:pPr>
            <w:proofErr w:type="spellStart"/>
            <w:r w:rsidRPr="000F3C94">
              <w:rPr>
                <w:sz w:val="16"/>
                <w:szCs w:val="16"/>
                <w:lang w:val="en-GB"/>
              </w:rPr>
              <w:t>ISOMetadata</w:t>
            </w:r>
            <w:proofErr w:type="spellEnd"/>
          </w:p>
        </w:tc>
        <w:tc>
          <w:tcPr>
            <w:tcW w:w="3828" w:type="dxa"/>
          </w:tcPr>
          <w:p w14:paraId="78E481C5" w14:textId="21FABD47" w:rsidR="00C34621" w:rsidRPr="000F3C94" w:rsidRDefault="00C34621" w:rsidP="00C34621">
            <w:pPr>
              <w:snapToGrid w:val="0"/>
              <w:spacing w:before="60" w:after="60"/>
              <w:jc w:val="left"/>
              <w:rPr>
                <w:sz w:val="16"/>
                <w:szCs w:val="16"/>
                <w:lang w:val="en-GB"/>
              </w:rPr>
            </w:pPr>
            <w:r w:rsidRPr="000F3C94">
              <w:rPr>
                <w:sz w:val="16"/>
                <w:szCs w:val="16"/>
                <w:lang w:val="en-GB"/>
              </w:rPr>
              <w:t>Dataset metadata in ISO format</w:t>
            </w:r>
          </w:p>
        </w:tc>
        <w:tc>
          <w:tcPr>
            <w:tcW w:w="850" w:type="dxa"/>
          </w:tcPr>
          <w:p w14:paraId="71535654" w14:textId="3CAE9FE7" w:rsidR="00C34621" w:rsidRPr="000F3C94" w:rsidRDefault="00C34621" w:rsidP="00C34621">
            <w:pPr>
              <w:snapToGrid w:val="0"/>
              <w:spacing w:before="60" w:after="60"/>
              <w:jc w:val="center"/>
              <w:rPr>
                <w:sz w:val="16"/>
                <w:szCs w:val="16"/>
                <w:lang w:val="en-GB"/>
              </w:rPr>
            </w:pPr>
            <w:r w:rsidRPr="000F3C94">
              <w:rPr>
                <w:sz w:val="16"/>
                <w:szCs w:val="16"/>
                <w:lang w:val="en-GB"/>
              </w:rPr>
              <w:t>2</w:t>
            </w:r>
          </w:p>
        </w:tc>
        <w:tc>
          <w:tcPr>
            <w:tcW w:w="5528" w:type="dxa"/>
          </w:tcPr>
          <w:p w14:paraId="2523C6C9" w14:textId="6DD18FC2" w:rsidR="00C34621" w:rsidRPr="000F3C94" w:rsidRDefault="00C34621" w:rsidP="00C34621">
            <w:pPr>
              <w:snapToGrid w:val="0"/>
              <w:spacing w:before="60" w:after="60"/>
              <w:jc w:val="left"/>
              <w:rPr>
                <w:sz w:val="16"/>
                <w:szCs w:val="16"/>
                <w:lang w:val="en-GB"/>
              </w:rPr>
            </w:pPr>
          </w:p>
        </w:tc>
      </w:tr>
      <w:tr w:rsidR="00C34621" w:rsidRPr="000F3C94" w14:paraId="6812F464" w14:textId="77777777" w:rsidTr="00C34621">
        <w:trPr>
          <w:cantSplit/>
        </w:trPr>
        <w:tc>
          <w:tcPr>
            <w:tcW w:w="1276" w:type="dxa"/>
          </w:tcPr>
          <w:p w14:paraId="3D82284A" w14:textId="27DB75D2" w:rsidR="00C34621" w:rsidRPr="000F3C94" w:rsidRDefault="00C34621" w:rsidP="00C34621">
            <w:pPr>
              <w:snapToGrid w:val="0"/>
              <w:spacing w:before="60" w:after="60"/>
              <w:jc w:val="left"/>
              <w:rPr>
                <w:sz w:val="16"/>
                <w:szCs w:val="16"/>
                <w:lang w:val="en-GB"/>
              </w:rPr>
            </w:pPr>
            <w:r w:rsidRPr="000F3C94">
              <w:rPr>
                <w:sz w:val="16"/>
                <w:szCs w:val="16"/>
                <w:lang w:val="en-GB" w:eastAsia="ar-SA"/>
              </w:rPr>
              <w:t>Value</w:t>
            </w:r>
          </w:p>
        </w:tc>
        <w:tc>
          <w:tcPr>
            <w:tcW w:w="2835" w:type="dxa"/>
          </w:tcPr>
          <w:p w14:paraId="2124598D" w14:textId="4DF4A59C" w:rsidR="00C34621" w:rsidRPr="000F3C94" w:rsidRDefault="00C34621" w:rsidP="00C34621">
            <w:pPr>
              <w:snapToGrid w:val="0"/>
              <w:spacing w:before="60" w:after="60"/>
              <w:jc w:val="left"/>
              <w:rPr>
                <w:sz w:val="16"/>
                <w:szCs w:val="16"/>
                <w:lang w:val="en-GB"/>
              </w:rPr>
            </w:pPr>
            <w:proofErr w:type="spellStart"/>
            <w:r w:rsidRPr="000F3C94">
              <w:rPr>
                <w:sz w:val="16"/>
                <w:szCs w:val="16"/>
                <w:lang w:val="en-GB"/>
              </w:rPr>
              <w:t>languagePack</w:t>
            </w:r>
            <w:proofErr w:type="spellEnd"/>
          </w:p>
        </w:tc>
        <w:tc>
          <w:tcPr>
            <w:tcW w:w="3828" w:type="dxa"/>
          </w:tcPr>
          <w:p w14:paraId="0A8C4760" w14:textId="633400C7" w:rsidR="00C34621" w:rsidRPr="000F3C94" w:rsidRDefault="00C34621" w:rsidP="00C34621">
            <w:pPr>
              <w:snapToGrid w:val="0"/>
              <w:spacing w:before="60" w:after="60"/>
              <w:jc w:val="left"/>
              <w:rPr>
                <w:sz w:val="16"/>
                <w:szCs w:val="16"/>
                <w:lang w:val="en-GB"/>
              </w:rPr>
            </w:pPr>
            <w:r w:rsidRPr="000F3C94">
              <w:rPr>
                <w:sz w:val="16"/>
                <w:szCs w:val="16"/>
                <w:lang w:val="en-GB"/>
              </w:rPr>
              <w:t>A Language pack</w:t>
            </w:r>
          </w:p>
        </w:tc>
        <w:tc>
          <w:tcPr>
            <w:tcW w:w="850" w:type="dxa"/>
          </w:tcPr>
          <w:p w14:paraId="429AD67C" w14:textId="1C2709E4" w:rsidR="00C34621" w:rsidRPr="000F3C94" w:rsidRDefault="00C34621" w:rsidP="00C34621">
            <w:pPr>
              <w:snapToGrid w:val="0"/>
              <w:spacing w:before="60" w:after="60"/>
              <w:jc w:val="center"/>
              <w:rPr>
                <w:sz w:val="16"/>
                <w:szCs w:val="16"/>
                <w:lang w:val="en-GB"/>
              </w:rPr>
            </w:pPr>
            <w:r w:rsidRPr="000F3C94">
              <w:rPr>
                <w:sz w:val="16"/>
                <w:szCs w:val="16"/>
                <w:lang w:val="en-GB"/>
              </w:rPr>
              <w:t>3</w:t>
            </w:r>
          </w:p>
        </w:tc>
        <w:tc>
          <w:tcPr>
            <w:tcW w:w="5528" w:type="dxa"/>
          </w:tcPr>
          <w:p w14:paraId="49233E1F" w14:textId="1B84F280" w:rsidR="00C34621" w:rsidRPr="000F3C94" w:rsidRDefault="00C34621" w:rsidP="00C34621">
            <w:pPr>
              <w:snapToGrid w:val="0"/>
              <w:spacing w:before="60" w:after="60"/>
              <w:jc w:val="left"/>
              <w:rPr>
                <w:sz w:val="16"/>
                <w:szCs w:val="16"/>
                <w:lang w:val="en-GB"/>
              </w:rPr>
            </w:pPr>
          </w:p>
        </w:tc>
      </w:tr>
      <w:tr w:rsidR="00C34621" w:rsidRPr="000F3C94" w14:paraId="1FEAA35A" w14:textId="77777777" w:rsidTr="00C34621">
        <w:trPr>
          <w:cantSplit/>
        </w:trPr>
        <w:tc>
          <w:tcPr>
            <w:tcW w:w="1276" w:type="dxa"/>
          </w:tcPr>
          <w:p w14:paraId="13F75CC9" w14:textId="10DEFC4E" w:rsidR="00C34621" w:rsidRPr="000F3C94" w:rsidRDefault="00C34621" w:rsidP="00C34621">
            <w:pPr>
              <w:snapToGrid w:val="0"/>
              <w:spacing w:before="60" w:after="60"/>
              <w:jc w:val="left"/>
              <w:rPr>
                <w:sz w:val="16"/>
                <w:szCs w:val="16"/>
                <w:lang w:val="en-GB"/>
              </w:rPr>
            </w:pPr>
            <w:r w:rsidRPr="000F3C94">
              <w:rPr>
                <w:sz w:val="16"/>
                <w:szCs w:val="16"/>
                <w:lang w:val="en-GB" w:eastAsia="ar-SA"/>
              </w:rPr>
              <w:t>Value</w:t>
            </w:r>
          </w:p>
        </w:tc>
        <w:tc>
          <w:tcPr>
            <w:tcW w:w="2835" w:type="dxa"/>
          </w:tcPr>
          <w:p w14:paraId="1D117082" w14:textId="2EDDF471" w:rsidR="00C34621" w:rsidRPr="000F3C94" w:rsidRDefault="00C34621" w:rsidP="00C34621">
            <w:pPr>
              <w:snapToGrid w:val="0"/>
              <w:spacing w:before="60" w:after="60"/>
              <w:jc w:val="left"/>
              <w:rPr>
                <w:sz w:val="16"/>
                <w:szCs w:val="16"/>
                <w:lang w:val="en-GB"/>
              </w:rPr>
            </w:pPr>
            <w:proofErr w:type="spellStart"/>
            <w:r w:rsidRPr="000F3C94">
              <w:rPr>
                <w:sz w:val="16"/>
                <w:szCs w:val="16"/>
                <w:lang w:val="en-GB"/>
              </w:rPr>
              <w:t>GMLSchema</w:t>
            </w:r>
            <w:proofErr w:type="spellEnd"/>
          </w:p>
        </w:tc>
        <w:tc>
          <w:tcPr>
            <w:tcW w:w="3828" w:type="dxa"/>
          </w:tcPr>
          <w:p w14:paraId="4115EFC9" w14:textId="4FF7B70A" w:rsidR="00C34621" w:rsidRPr="000F3C94" w:rsidRDefault="00C34621" w:rsidP="00C34621">
            <w:pPr>
              <w:snapToGrid w:val="0"/>
              <w:spacing w:before="60" w:after="60"/>
              <w:jc w:val="left"/>
              <w:rPr>
                <w:sz w:val="16"/>
                <w:szCs w:val="16"/>
                <w:lang w:val="en-GB"/>
              </w:rPr>
            </w:pPr>
            <w:r w:rsidRPr="000F3C94">
              <w:rPr>
                <w:sz w:val="16"/>
                <w:szCs w:val="16"/>
                <w:lang w:val="en-GB"/>
              </w:rPr>
              <w:t>GML Application Schema</w:t>
            </w:r>
          </w:p>
        </w:tc>
        <w:tc>
          <w:tcPr>
            <w:tcW w:w="850" w:type="dxa"/>
          </w:tcPr>
          <w:p w14:paraId="019CD395" w14:textId="6D35CFF9" w:rsidR="00C34621" w:rsidRPr="000F3C94" w:rsidRDefault="00C34621" w:rsidP="00C34621">
            <w:pPr>
              <w:snapToGrid w:val="0"/>
              <w:spacing w:before="60" w:after="60"/>
              <w:jc w:val="center"/>
              <w:rPr>
                <w:sz w:val="16"/>
                <w:szCs w:val="16"/>
                <w:lang w:val="en-GB"/>
              </w:rPr>
            </w:pPr>
            <w:r w:rsidRPr="000F3C94">
              <w:rPr>
                <w:sz w:val="16"/>
                <w:szCs w:val="16"/>
                <w:lang w:val="en-GB"/>
              </w:rPr>
              <w:t>4</w:t>
            </w:r>
          </w:p>
        </w:tc>
        <w:tc>
          <w:tcPr>
            <w:tcW w:w="5528" w:type="dxa"/>
          </w:tcPr>
          <w:p w14:paraId="786D9B45" w14:textId="5657D710" w:rsidR="00C34621" w:rsidRPr="000F3C94" w:rsidRDefault="00C34621" w:rsidP="00C34621">
            <w:pPr>
              <w:snapToGrid w:val="0"/>
              <w:spacing w:before="60" w:after="60"/>
              <w:jc w:val="left"/>
              <w:rPr>
                <w:sz w:val="16"/>
                <w:szCs w:val="16"/>
                <w:lang w:val="en-GB"/>
              </w:rPr>
            </w:pPr>
          </w:p>
        </w:tc>
      </w:tr>
      <w:tr w:rsidR="00C34621" w:rsidRPr="000F3C94" w14:paraId="00D3E2E6" w14:textId="77777777" w:rsidTr="00C34621">
        <w:trPr>
          <w:cantSplit/>
        </w:trPr>
        <w:tc>
          <w:tcPr>
            <w:tcW w:w="1276" w:type="dxa"/>
          </w:tcPr>
          <w:p w14:paraId="578F1081" w14:textId="558201DE" w:rsidR="00C34621" w:rsidRPr="000F3C94" w:rsidRDefault="00C34621" w:rsidP="00C34621">
            <w:pPr>
              <w:snapToGrid w:val="0"/>
              <w:spacing w:before="60" w:after="60"/>
              <w:jc w:val="left"/>
              <w:rPr>
                <w:sz w:val="16"/>
                <w:szCs w:val="16"/>
                <w:lang w:val="en-GB"/>
              </w:rPr>
            </w:pPr>
            <w:r w:rsidRPr="000F3C94">
              <w:rPr>
                <w:sz w:val="16"/>
                <w:szCs w:val="16"/>
                <w:lang w:val="en-GB" w:eastAsia="ar-SA"/>
              </w:rPr>
              <w:t>Value</w:t>
            </w:r>
          </w:p>
        </w:tc>
        <w:tc>
          <w:tcPr>
            <w:tcW w:w="2835" w:type="dxa"/>
          </w:tcPr>
          <w:p w14:paraId="38C5EC5C" w14:textId="31E92076" w:rsidR="00C34621" w:rsidRPr="000F3C94" w:rsidRDefault="00C34621" w:rsidP="00C34621">
            <w:pPr>
              <w:snapToGrid w:val="0"/>
              <w:spacing w:before="60" w:after="60"/>
              <w:jc w:val="left"/>
              <w:rPr>
                <w:sz w:val="16"/>
                <w:szCs w:val="16"/>
                <w:lang w:val="en-GB"/>
              </w:rPr>
            </w:pPr>
            <w:r w:rsidRPr="000F3C94">
              <w:rPr>
                <w:sz w:val="16"/>
                <w:szCs w:val="16"/>
                <w:lang w:val="en-GB"/>
              </w:rPr>
              <w:t>other</w:t>
            </w:r>
          </w:p>
        </w:tc>
        <w:tc>
          <w:tcPr>
            <w:tcW w:w="3828" w:type="dxa"/>
          </w:tcPr>
          <w:p w14:paraId="1C094EA1" w14:textId="5DBBE396" w:rsidR="00C34621" w:rsidRPr="000F3C94" w:rsidRDefault="00C34621" w:rsidP="00C34621">
            <w:pPr>
              <w:snapToGrid w:val="0"/>
              <w:spacing w:before="60" w:after="60"/>
              <w:jc w:val="left"/>
              <w:rPr>
                <w:sz w:val="16"/>
                <w:szCs w:val="16"/>
                <w:lang w:val="en-GB"/>
              </w:rPr>
            </w:pPr>
            <w:r w:rsidRPr="000F3C94">
              <w:rPr>
                <w:sz w:val="16"/>
                <w:szCs w:val="16"/>
                <w:lang w:val="en-GB"/>
              </w:rPr>
              <w:t>A type of resource not otherwise described</w:t>
            </w:r>
          </w:p>
        </w:tc>
        <w:tc>
          <w:tcPr>
            <w:tcW w:w="850" w:type="dxa"/>
          </w:tcPr>
          <w:p w14:paraId="2C1A3BB9" w14:textId="0C16DD8B" w:rsidR="00C34621" w:rsidRPr="000F3C94" w:rsidRDefault="00C34621" w:rsidP="00C34621">
            <w:pPr>
              <w:snapToGrid w:val="0"/>
              <w:spacing w:before="60" w:after="60"/>
              <w:jc w:val="center"/>
              <w:rPr>
                <w:sz w:val="16"/>
                <w:szCs w:val="16"/>
                <w:lang w:val="en-GB"/>
              </w:rPr>
            </w:pPr>
            <w:r w:rsidRPr="000F3C94">
              <w:rPr>
                <w:sz w:val="16"/>
                <w:szCs w:val="16"/>
                <w:lang w:val="en-GB"/>
              </w:rPr>
              <w:t>100</w:t>
            </w:r>
          </w:p>
        </w:tc>
        <w:tc>
          <w:tcPr>
            <w:tcW w:w="5528" w:type="dxa"/>
          </w:tcPr>
          <w:p w14:paraId="0571FBC2" w14:textId="02E2745B" w:rsidR="00C34621" w:rsidRPr="000F3C94" w:rsidRDefault="00C34621" w:rsidP="00C34621">
            <w:pPr>
              <w:snapToGrid w:val="0"/>
              <w:spacing w:before="60" w:after="60"/>
              <w:jc w:val="left"/>
              <w:rPr>
                <w:sz w:val="16"/>
                <w:szCs w:val="16"/>
                <w:lang w:val="en-GB"/>
              </w:rPr>
            </w:pPr>
          </w:p>
        </w:tc>
      </w:tr>
    </w:tbl>
    <w:p w14:paraId="61D3C234" w14:textId="77777777" w:rsidR="00D963CF" w:rsidRPr="000F3C94" w:rsidRDefault="00D963CF" w:rsidP="00C34621">
      <w:pPr>
        <w:spacing w:after="0"/>
        <w:rPr>
          <w:lang w:val="en-GB"/>
        </w:rPr>
      </w:pPr>
    </w:p>
    <w:p w14:paraId="640583E0" w14:textId="3A98F335" w:rsidR="00152A33" w:rsidRPr="000F3C94" w:rsidRDefault="00152A33" w:rsidP="00C34621">
      <w:pPr>
        <w:pStyle w:val="Heading4"/>
        <w:tabs>
          <w:tab w:val="clear" w:pos="940"/>
          <w:tab w:val="clear" w:pos="1140"/>
          <w:tab w:val="clear" w:pos="1360"/>
        </w:tabs>
        <w:rPr>
          <w:lang w:val="en-GB"/>
        </w:rPr>
      </w:pPr>
      <w:bookmarkStart w:id="599" w:name="_Toc152232624"/>
      <w:bookmarkEnd w:id="597"/>
      <w:r w:rsidRPr="000F3C94">
        <w:rPr>
          <w:lang w:val="en-GB"/>
        </w:rPr>
        <w:t>S100_SupportFileSpecification</w:t>
      </w:r>
      <w:bookmarkEnd w:id="599"/>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2410"/>
        <w:gridCol w:w="3402"/>
        <w:gridCol w:w="851"/>
        <w:gridCol w:w="1984"/>
        <w:gridCol w:w="4394"/>
      </w:tblGrid>
      <w:tr w:rsidR="007D2E77" w:rsidRPr="000F3C94" w14:paraId="58743A33" w14:textId="77777777" w:rsidTr="00CA67CB">
        <w:trPr>
          <w:cantSplit/>
          <w:trHeight w:val="457"/>
        </w:trPr>
        <w:tc>
          <w:tcPr>
            <w:tcW w:w="1276" w:type="dxa"/>
            <w:shd w:val="clear" w:color="auto" w:fill="E7E6E6"/>
          </w:tcPr>
          <w:p w14:paraId="1536F45C" w14:textId="403FC5FC" w:rsidR="007D2E77" w:rsidRPr="000F3C94" w:rsidRDefault="007D2E77" w:rsidP="007D2E77">
            <w:pPr>
              <w:snapToGrid w:val="0"/>
              <w:spacing w:before="60" w:after="60"/>
              <w:jc w:val="left"/>
              <w:rPr>
                <w:b/>
                <w:sz w:val="16"/>
                <w:szCs w:val="16"/>
                <w:lang w:val="en-GB"/>
              </w:rPr>
            </w:pPr>
            <w:r w:rsidRPr="000F3C94">
              <w:rPr>
                <w:b/>
                <w:sz w:val="16"/>
                <w:szCs w:val="16"/>
                <w:lang w:val="en-GB"/>
              </w:rPr>
              <w:t>Role Name</w:t>
            </w:r>
          </w:p>
        </w:tc>
        <w:tc>
          <w:tcPr>
            <w:tcW w:w="2410" w:type="dxa"/>
            <w:shd w:val="clear" w:color="auto" w:fill="E7E6E6"/>
          </w:tcPr>
          <w:p w14:paraId="2D4280F0" w14:textId="3554E737" w:rsidR="007D2E77" w:rsidRPr="000F3C94" w:rsidRDefault="007D2E77" w:rsidP="007D2E77">
            <w:pPr>
              <w:snapToGrid w:val="0"/>
              <w:spacing w:before="60" w:after="60"/>
              <w:jc w:val="left"/>
              <w:rPr>
                <w:b/>
                <w:sz w:val="16"/>
                <w:szCs w:val="16"/>
                <w:lang w:val="en-GB"/>
              </w:rPr>
            </w:pPr>
            <w:r w:rsidRPr="000F3C94">
              <w:rPr>
                <w:b/>
                <w:sz w:val="16"/>
                <w:szCs w:val="16"/>
                <w:lang w:val="en-GB"/>
              </w:rPr>
              <w:t>Name</w:t>
            </w:r>
          </w:p>
        </w:tc>
        <w:tc>
          <w:tcPr>
            <w:tcW w:w="3402" w:type="dxa"/>
            <w:shd w:val="clear" w:color="auto" w:fill="E7E6E6"/>
          </w:tcPr>
          <w:p w14:paraId="6B595093" w14:textId="77777777" w:rsidR="007D2E77" w:rsidRPr="000F3C94" w:rsidRDefault="007D2E77" w:rsidP="007D2E77">
            <w:pPr>
              <w:snapToGrid w:val="0"/>
              <w:spacing w:before="60" w:after="60"/>
              <w:jc w:val="left"/>
              <w:rPr>
                <w:b/>
                <w:sz w:val="16"/>
                <w:szCs w:val="16"/>
                <w:lang w:val="en-GB"/>
              </w:rPr>
            </w:pPr>
            <w:r w:rsidRPr="000F3C94">
              <w:rPr>
                <w:b/>
                <w:sz w:val="16"/>
                <w:szCs w:val="16"/>
                <w:lang w:val="en-GB"/>
              </w:rPr>
              <w:t>Description</w:t>
            </w:r>
          </w:p>
        </w:tc>
        <w:tc>
          <w:tcPr>
            <w:tcW w:w="851" w:type="dxa"/>
            <w:shd w:val="clear" w:color="auto" w:fill="E7E6E6"/>
          </w:tcPr>
          <w:p w14:paraId="5C750BFD" w14:textId="13BF10C5" w:rsidR="007D2E77" w:rsidRPr="000F3C94" w:rsidRDefault="007D2E77" w:rsidP="007D2E77">
            <w:pPr>
              <w:snapToGrid w:val="0"/>
              <w:spacing w:before="60" w:after="60"/>
              <w:jc w:val="center"/>
              <w:rPr>
                <w:b/>
                <w:sz w:val="16"/>
                <w:szCs w:val="16"/>
                <w:lang w:val="en-GB"/>
              </w:rPr>
            </w:pPr>
            <w:r w:rsidRPr="000F3C94">
              <w:rPr>
                <w:b/>
                <w:sz w:val="16"/>
                <w:szCs w:val="16"/>
                <w:lang w:val="en-GB"/>
              </w:rPr>
              <w:t>Mult</w:t>
            </w:r>
          </w:p>
        </w:tc>
        <w:tc>
          <w:tcPr>
            <w:tcW w:w="1984" w:type="dxa"/>
            <w:shd w:val="clear" w:color="auto" w:fill="E7E6E6"/>
          </w:tcPr>
          <w:p w14:paraId="1159DB07" w14:textId="77777777" w:rsidR="007D2E77" w:rsidRPr="000F3C94" w:rsidRDefault="007D2E77" w:rsidP="007D2E77">
            <w:pPr>
              <w:snapToGrid w:val="0"/>
              <w:spacing w:before="60" w:after="60"/>
              <w:jc w:val="left"/>
              <w:rPr>
                <w:b/>
                <w:sz w:val="16"/>
                <w:szCs w:val="16"/>
                <w:lang w:val="en-GB"/>
              </w:rPr>
            </w:pPr>
            <w:r w:rsidRPr="000F3C94">
              <w:rPr>
                <w:b/>
                <w:sz w:val="16"/>
                <w:szCs w:val="16"/>
                <w:lang w:val="en-GB"/>
              </w:rPr>
              <w:t>Type</w:t>
            </w:r>
          </w:p>
        </w:tc>
        <w:tc>
          <w:tcPr>
            <w:tcW w:w="4394" w:type="dxa"/>
            <w:shd w:val="clear" w:color="auto" w:fill="E7E6E6"/>
          </w:tcPr>
          <w:p w14:paraId="3F346785" w14:textId="77777777" w:rsidR="007D2E77" w:rsidRPr="000F3C94" w:rsidRDefault="007D2E77" w:rsidP="007D2E77">
            <w:pPr>
              <w:snapToGrid w:val="0"/>
              <w:spacing w:before="60" w:after="60"/>
              <w:jc w:val="left"/>
              <w:rPr>
                <w:b/>
                <w:sz w:val="16"/>
                <w:szCs w:val="16"/>
                <w:lang w:val="en-GB"/>
              </w:rPr>
            </w:pPr>
            <w:r w:rsidRPr="000F3C94">
              <w:rPr>
                <w:b/>
                <w:sz w:val="16"/>
                <w:szCs w:val="16"/>
                <w:lang w:val="en-GB"/>
              </w:rPr>
              <w:t>Remarks</w:t>
            </w:r>
          </w:p>
        </w:tc>
      </w:tr>
      <w:tr w:rsidR="007D2E77" w:rsidRPr="000F3C94" w14:paraId="616F65DF" w14:textId="77777777" w:rsidTr="00CA67CB">
        <w:trPr>
          <w:cantSplit/>
        </w:trPr>
        <w:tc>
          <w:tcPr>
            <w:tcW w:w="1276" w:type="dxa"/>
          </w:tcPr>
          <w:p w14:paraId="085DBBEE" w14:textId="699B2817" w:rsidR="007D2E77" w:rsidRPr="000F3C94" w:rsidRDefault="007D2E77" w:rsidP="007D2E77">
            <w:pPr>
              <w:snapToGrid w:val="0"/>
              <w:spacing w:before="60" w:after="60"/>
              <w:jc w:val="left"/>
              <w:rPr>
                <w:sz w:val="16"/>
                <w:szCs w:val="16"/>
                <w:lang w:val="en-GB"/>
              </w:rPr>
            </w:pPr>
            <w:r w:rsidRPr="000F3C94">
              <w:rPr>
                <w:sz w:val="16"/>
                <w:szCs w:val="16"/>
                <w:lang w:val="en-GB"/>
              </w:rPr>
              <w:t>Class</w:t>
            </w:r>
          </w:p>
        </w:tc>
        <w:tc>
          <w:tcPr>
            <w:tcW w:w="2410" w:type="dxa"/>
          </w:tcPr>
          <w:p w14:paraId="7DE98B0B" w14:textId="6901E291" w:rsidR="007D2E77" w:rsidRPr="000F3C94" w:rsidRDefault="007D2E77" w:rsidP="007D2E77">
            <w:pPr>
              <w:snapToGrid w:val="0"/>
              <w:spacing w:before="60" w:after="60"/>
              <w:jc w:val="left"/>
              <w:rPr>
                <w:sz w:val="16"/>
                <w:szCs w:val="16"/>
                <w:lang w:val="en-GB"/>
              </w:rPr>
            </w:pPr>
            <w:r w:rsidRPr="000F3C94">
              <w:rPr>
                <w:sz w:val="16"/>
                <w:szCs w:val="16"/>
                <w:lang w:val="en-GB"/>
              </w:rPr>
              <w:t>S100_SupportFileSpecification</w:t>
            </w:r>
          </w:p>
        </w:tc>
        <w:tc>
          <w:tcPr>
            <w:tcW w:w="3402" w:type="dxa"/>
          </w:tcPr>
          <w:p w14:paraId="03882102" w14:textId="75D86556" w:rsidR="007D2E77" w:rsidRPr="000F3C94" w:rsidRDefault="007D2E77" w:rsidP="007D2E77">
            <w:pPr>
              <w:snapToGrid w:val="0"/>
              <w:spacing w:before="60" w:after="60"/>
              <w:jc w:val="left"/>
              <w:rPr>
                <w:sz w:val="16"/>
                <w:szCs w:val="16"/>
                <w:lang w:val="en-GB"/>
              </w:rPr>
            </w:pPr>
            <w:r w:rsidRPr="000F3C94">
              <w:rPr>
                <w:sz w:val="16"/>
                <w:szCs w:val="16"/>
                <w:lang w:val="en-GB"/>
              </w:rPr>
              <w:t>The standard or specification to which a support file conforms</w:t>
            </w:r>
          </w:p>
        </w:tc>
        <w:tc>
          <w:tcPr>
            <w:tcW w:w="851" w:type="dxa"/>
          </w:tcPr>
          <w:p w14:paraId="1866EE85" w14:textId="6CE9AB07" w:rsidR="007D2E77" w:rsidRPr="000F3C94" w:rsidRDefault="007D2E77" w:rsidP="007D2E77">
            <w:pPr>
              <w:snapToGrid w:val="0"/>
              <w:spacing w:before="60" w:after="60"/>
              <w:jc w:val="center"/>
              <w:rPr>
                <w:sz w:val="16"/>
                <w:szCs w:val="16"/>
                <w:lang w:val="en-GB"/>
              </w:rPr>
            </w:pPr>
            <w:r w:rsidRPr="000F3C94">
              <w:rPr>
                <w:sz w:val="16"/>
                <w:szCs w:val="16"/>
                <w:lang w:val="en-GB"/>
              </w:rPr>
              <w:t>-</w:t>
            </w:r>
          </w:p>
        </w:tc>
        <w:tc>
          <w:tcPr>
            <w:tcW w:w="1984" w:type="dxa"/>
          </w:tcPr>
          <w:p w14:paraId="3FD91EE9" w14:textId="1E01CFE5" w:rsidR="007D2E77" w:rsidRPr="000F3C94" w:rsidRDefault="007D2E77" w:rsidP="007D2E77">
            <w:pPr>
              <w:snapToGrid w:val="0"/>
              <w:spacing w:before="60" w:after="60"/>
              <w:jc w:val="left"/>
              <w:rPr>
                <w:sz w:val="16"/>
                <w:szCs w:val="16"/>
                <w:lang w:val="en-GB"/>
              </w:rPr>
            </w:pPr>
            <w:r w:rsidRPr="000F3C94">
              <w:rPr>
                <w:sz w:val="16"/>
                <w:szCs w:val="16"/>
                <w:lang w:val="en-GB"/>
              </w:rPr>
              <w:t>-</w:t>
            </w:r>
          </w:p>
        </w:tc>
        <w:tc>
          <w:tcPr>
            <w:tcW w:w="4394" w:type="dxa"/>
          </w:tcPr>
          <w:p w14:paraId="0783AC23" w14:textId="4FEB606F" w:rsidR="007D2E77" w:rsidRPr="000F3C94" w:rsidRDefault="007D2E77" w:rsidP="007D2E77">
            <w:pPr>
              <w:snapToGrid w:val="0"/>
              <w:spacing w:before="60" w:after="60"/>
              <w:jc w:val="left"/>
              <w:rPr>
                <w:sz w:val="16"/>
                <w:szCs w:val="16"/>
                <w:lang w:val="en-GB"/>
              </w:rPr>
            </w:pPr>
            <w:r w:rsidRPr="000F3C94">
              <w:rPr>
                <w:sz w:val="16"/>
                <w:szCs w:val="16"/>
                <w:lang w:val="en-GB"/>
              </w:rPr>
              <w:t>-</w:t>
            </w:r>
          </w:p>
        </w:tc>
      </w:tr>
      <w:tr w:rsidR="007D2E77" w:rsidRPr="000F3C94" w14:paraId="14FB93A6" w14:textId="77777777" w:rsidTr="00CA67CB">
        <w:trPr>
          <w:cantSplit/>
        </w:trPr>
        <w:tc>
          <w:tcPr>
            <w:tcW w:w="1276" w:type="dxa"/>
          </w:tcPr>
          <w:p w14:paraId="3AFD7B97" w14:textId="005DE881" w:rsidR="007D2E77" w:rsidRPr="000F3C94" w:rsidRDefault="007D2E77" w:rsidP="007D2E77">
            <w:pPr>
              <w:snapToGrid w:val="0"/>
              <w:spacing w:before="60" w:after="60"/>
              <w:jc w:val="left"/>
              <w:rPr>
                <w:sz w:val="16"/>
                <w:szCs w:val="16"/>
                <w:lang w:val="en-GB"/>
              </w:rPr>
            </w:pPr>
            <w:r w:rsidRPr="000F3C94">
              <w:rPr>
                <w:sz w:val="16"/>
                <w:szCs w:val="16"/>
                <w:lang w:val="en-GB"/>
              </w:rPr>
              <w:t>Attribute</w:t>
            </w:r>
          </w:p>
        </w:tc>
        <w:tc>
          <w:tcPr>
            <w:tcW w:w="2410" w:type="dxa"/>
          </w:tcPr>
          <w:p w14:paraId="09A40DD5" w14:textId="0580D87A" w:rsidR="007D2E77" w:rsidRPr="000F3C94" w:rsidRDefault="007D2E77" w:rsidP="007D2E77">
            <w:pPr>
              <w:snapToGrid w:val="0"/>
              <w:spacing w:before="60" w:after="60"/>
              <w:jc w:val="left"/>
              <w:rPr>
                <w:sz w:val="16"/>
                <w:szCs w:val="16"/>
                <w:lang w:val="en-GB"/>
              </w:rPr>
            </w:pPr>
            <w:r w:rsidRPr="000F3C94">
              <w:rPr>
                <w:sz w:val="16"/>
                <w:szCs w:val="16"/>
                <w:lang w:val="en-GB"/>
              </w:rPr>
              <w:t>name</w:t>
            </w:r>
          </w:p>
        </w:tc>
        <w:tc>
          <w:tcPr>
            <w:tcW w:w="3402" w:type="dxa"/>
          </w:tcPr>
          <w:p w14:paraId="75B3547B" w14:textId="18EBB760" w:rsidR="007D2E77" w:rsidRPr="000F3C94" w:rsidRDefault="007D2E77" w:rsidP="007D2E77">
            <w:pPr>
              <w:snapToGrid w:val="0"/>
              <w:spacing w:before="60" w:after="60"/>
              <w:jc w:val="left"/>
              <w:rPr>
                <w:sz w:val="16"/>
                <w:szCs w:val="16"/>
                <w:lang w:val="en-GB"/>
              </w:rPr>
            </w:pPr>
            <w:r w:rsidRPr="000F3C94">
              <w:rPr>
                <w:sz w:val="16"/>
                <w:szCs w:val="16"/>
                <w:lang w:val="en-GB"/>
              </w:rPr>
              <w:t>The name of the specification used to create the support file</w:t>
            </w:r>
          </w:p>
        </w:tc>
        <w:tc>
          <w:tcPr>
            <w:tcW w:w="851" w:type="dxa"/>
          </w:tcPr>
          <w:p w14:paraId="7BBCE40C" w14:textId="1B1507D7" w:rsidR="007D2E77" w:rsidRPr="000F3C94" w:rsidRDefault="007D2E77" w:rsidP="007D2E77">
            <w:pPr>
              <w:snapToGrid w:val="0"/>
              <w:spacing w:before="60" w:after="60"/>
              <w:jc w:val="center"/>
              <w:rPr>
                <w:sz w:val="16"/>
                <w:szCs w:val="16"/>
                <w:lang w:val="en-GB"/>
              </w:rPr>
            </w:pPr>
            <w:r w:rsidRPr="000F3C94">
              <w:rPr>
                <w:sz w:val="16"/>
                <w:szCs w:val="16"/>
                <w:lang w:val="en-GB"/>
              </w:rPr>
              <w:t>1</w:t>
            </w:r>
          </w:p>
        </w:tc>
        <w:tc>
          <w:tcPr>
            <w:tcW w:w="1984" w:type="dxa"/>
          </w:tcPr>
          <w:p w14:paraId="188599D2" w14:textId="2C6DB0FA" w:rsidR="007D2E77" w:rsidRPr="000F3C94" w:rsidRDefault="007D2E77" w:rsidP="007D2E77">
            <w:pPr>
              <w:snapToGrid w:val="0"/>
              <w:spacing w:before="60" w:after="60"/>
              <w:jc w:val="left"/>
              <w:rPr>
                <w:sz w:val="16"/>
                <w:szCs w:val="16"/>
                <w:lang w:val="en-GB"/>
              </w:rPr>
            </w:pPr>
            <w:proofErr w:type="spellStart"/>
            <w:r w:rsidRPr="000F3C94">
              <w:rPr>
                <w:sz w:val="16"/>
                <w:szCs w:val="16"/>
                <w:lang w:val="en-GB"/>
              </w:rPr>
              <w:t>CharacterString</w:t>
            </w:r>
            <w:proofErr w:type="spellEnd"/>
          </w:p>
        </w:tc>
        <w:tc>
          <w:tcPr>
            <w:tcW w:w="4394" w:type="dxa"/>
          </w:tcPr>
          <w:p w14:paraId="586AD1B3" w14:textId="072B37E6" w:rsidR="007D2E77" w:rsidRPr="000F3C94" w:rsidRDefault="007D2E77" w:rsidP="007D2E77">
            <w:pPr>
              <w:snapToGrid w:val="0"/>
              <w:spacing w:before="60" w:after="60"/>
              <w:jc w:val="left"/>
              <w:rPr>
                <w:sz w:val="16"/>
                <w:szCs w:val="16"/>
                <w:lang w:val="en-GB"/>
              </w:rPr>
            </w:pPr>
          </w:p>
        </w:tc>
      </w:tr>
      <w:tr w:rsidR="00D601F9" w:rsidRPr="000F3C94" w14:paraId="044E6BDF" w14:textId="77777777" w:rsidTr="00CA67CB">
        <w:trPr>
          <w:cantSplit/>
        </w:trPr>
        <w:tc>
          <w:tcPr>
            <w:tcW w:w="1276" w:type="dxa"/>
          </w:tcPr>
          <w:p w14:paraId="73AE6A9E" w14:textId="5EB9FD1D" w:rsidR="00D601F9" w:rsidRPr="000F3C94" w:rsidRDefault="00D601F9" w:rsidP="00D601F9">
            <w:pPr>
              <w:snapToGrid w:val="0"/>
              <w:spacing w:before="60" w:after="60"/>
              <w:jc w:val="left"/>
              <w:rPr>
                <w:sz w:val="16"/>
                <w:szCs w:val="16"/>
                <w:lang w:val="en-GB"/>
              </w:rPr>
            </w:pPr>
            <w:r w:rsidRPr="000F3C94">
              <w:rPr>
                <w:sz w:val="16"/>
                <w:szCs w:val="16"/>
                <w:lang w:val="en-GB"/>
              </w:rPr>
              <w:t>Attribute</w:t>
            </w:r>
          </w:p>
        </w:tc>
        <w:tc>
          <w:tcPr>
            <w:tcW w:w="2410" w:type="dxa"/>
          </w:tcPr>
          <w:p w14:paraId="125C160F" w14:textId="57BC73AC" w:rsidR="00D601F9" w:rsidRPr="000F3C94" w:rsidRDefault="00D601F9" w:rsidP="00D601F9">
            <w:pPr>
              <w:snapToGrid w:val="0"/>
              <w:spacing w:before="60" w:after="60"/>
              <w:jc w:val="left"/>
              <w:rPr>
                <w:sz w:val="16"/>
                <w:szCs w:val="16"/>
                <w:lang w:val="en-GB"/>
              </w:rPr>
            </w:pPr>
            <w:r w:rsidRPr="000F3C94">
              <w:rPr>
                <w:sz w:val="16"/>
                <w:szCs w:val="16"/>
                <w:lang w:val="en-GB"/>
              </w:rPr>
              <w:t>version</w:t>
            </w:r>
          </w:p>
        </w:tc>
        <w:tc>
          <w:tcPr>
            <w:tcW w:w="3402" w:type="dxa"/>
          </w:tcPr>
          <w:p w14:paraId="71C6ED40" w14:textId="1BC5A980" w:rsidR="00D601F9" w:rsidRPr="000F3C94" w:rsidRDefault="00D601F9" w:rsidP="00D601F9">
            <w:pPr>
              <w:snapToGrid w:val="0"/>
              <w:spacing w:before="60" w:after="60"/>
              <w:jc w:val="left"/>
              <w:rPr>
                <w:sz w:val="16"/>
                <w:szCs w:val="16"/>
                <w:lang w:val="en-GB"/>
              </w:rPr>
            </w:pPr>
            <w:r w:rsidRPr="000F3C94">
              <w:rPr>
                <w:sz w:val="16"/>
                <w:szCs w:val="16"/>
                <w:lang w:val="en-GB"/>
              </w:rPr>
              <w:t>The version number of the specification</w:t>
            </w:r>
          </w:p>
        </w:tc>
        <w:tc>
          <w:tcPr>
            <w:tcW w:w="851" w:type="dxa"/>
          </w:tcPr>
          <w:p w14:paraId="7788AC1A" w14:textId="06EC966C" w:rsidR="00D601F9" w:rsidRPr="000F3C94" w:rsidRDefault="00D601F9" w:rsidP="00D601F9">
            <w:pPr>
              <w:snapToGrid w:val="0"/>
              <w:spacing w:before="60" w:after="60"/>
              <w:jc w:val="center"/>
              <w:rPr>
                <w:sz w:val="16"/>
                <w:szCs w:val="16"/>
                <w:lang w:val="en-GB"/>
              </w:rPr>
            </w:pPr>
            <w:r w:rsidRPr="000F3C94">
              <w:rPr>
                <w:sz w:val="16"/>
                <w:szCs w:val="16"/>
                <w:lang w:val="en-GB"/>
              </w:rPr>
              <w:t>0..1</w:t>
            </w:r>
          </w:p>
        </w:tc>
        <w:tc>
          <w:tcPr>
            <w:tcW w:w="1984" w:type="dxa"/>
          </w:tcPr>
          <w:p w14:paraId="513F6B63" w14:textId="44B1A0C5" w:rsidR="00D601F9" w:rsidRPr="000F3C94" w:rsidRDefault="00D601F9" w:rsidP="00D601F9">
            <w:pPr>
              <w:snapToGrid w:val="0"/>
              <w:spacing w:before="60" w:after="60"/>
              <w:jc w:val="left"/>
              <w:rPr>
                <w:sz w:val="16"/>
                <w:szCs w:val="16"/>
                <w:lang w:val="en-GB"/>
              </w:rPr>
            </w:pPr>
            <w:proofErr w:type="spellStart"/>
            <w:r w:rsidRPr="000F3C94">
              <w:rPr>
                <w:sz w:val="16"/>
                <w:szCs w:val="16"/>
                <w:lang w:val="en-GB"/>
              </w:rPr>
              <w:t>CharacterString</w:t>
            </w:r>
            <w:proofErr w:type="spellEnd"/>
          </w:p>
        </w:tc>
        <w:tc>
          <w:tcPr>
            <w:tcW w:w="4394" w:type="dxa"/>
          </w:tcPr>
          <w:p w14:paraId="09079E3E" w14:textId="6D717A4F" w:rsidR="00D601F9" w:rsidRPr="000F3C94" w:rsidRDefault="00D601F9" w:rsidP="00D601F9">
            <w:pPr>
              <w:snapToGrid w:val="0"/>
              <w:spacing w:before="60" w:after="60"/>
              <w:jc w:val="left"/>
              <w:rPr>
                <w:sz w:val="16"/>
                <w:szCs w:val="16"/>
                <w:lang w:val="en-GB"/>
              </w:rPr>
            </w:pPr>
          </w:p>
        </w:tc>
      </w:tr>
      <w:tr w:rsidR="00D601F9" w:rsidRPr="000F3C94" w14:paraId="2686E63A" w14:textId="77777777" w:rsidTr="00CA67CB">
        <w:trPr>
          <w:cantSplit/>
        </w:trPr>
        <w:tc>
          <w:tcPr>
            <w:tcW w:w="1276" w:type="dxa"/>
          </w:tcPr>
          <w:p w14:paraId="195AE67B" w14:textId="14C1722C" w:rsidR="00D601F9" w:rsidRPr="000F3C94" w:rsidRDefault="00D601F9" w:rsidP="00D601F9">
            <w:pPr>
              <w:snapToGrid w:val="0"/>
              <w:spacing w:before="60" w:after="60"/>
              <w:jc w:val="left"/>
              <w:rPr>
                <w:sz w:val="16"/>
                <w:szCs w:val="16"/>
                <w:lang w:val="en-GB"/>
              </w:rPr>
            </w:pPr>
            <w:r w:rsidRPr="000F3C94">
              <w:rPr>
                <w:sz w:val="16"/>
                <w:szCs w:val="16"/>
                <w:lang w:val="en-GB"/>
              </w:rPr>
              <w:t>Attribute</w:t>
            </w:r>
          </w:p>
        </w:tc>
        <w:tc>
          <w:tcPr>
            <w:tcW w:w="2410" w:type="dxa"/>
          </w:tcPr>
          <w:p w14:paraId="4F8CF818" w14:textId="77DAA0E2" w:rsidR="00D601F9" w:rsidRPr="000F3C94" w:rsidRDefault="00D601F9" w:rsidP="00D601F9">
            <w:pPr>
              <w:snapToGrid w:val="0"/>
              <w:spacing w:before="60" w:after="60"/>
              <w:jc w:val="left"/>
              <w:rPr>
                <w:sz w:val="16"/>
                <w:szCs w:val="16"/>
                <w:lang w:val="en-GB"/>
              </w:rPr>
            </w:pPr>
            <w:r w:rsidRPr="000F3C94">
              <w:rPr>
                <w:sz w:val="16"/>
                <w:szCs w:val="16"/>
                <w:lang w:val="en-GB"/>
              </w:rPr>
              <w:t>date</w:t>
            </w:r>
          </w:p>
        </w:tc>
        <w:tc>
          <w:tcPr>
            <w:tcW w:w="3402" w:type="dxa"/>
          </w:tcPr>
          <w:p w14:paraId="6E167F64" w14:textId="1F13C94C" w:rsidR="00D601F9" w:rsidRPr="000F3C94" w:rsidRDefault="00D601F9" w:rsidP="00D601F9">
            <w:pPr>
              <w:snapToGrid w:val="0"/>
              <w:spacing w:before="60" w:after="60"/>
              <w:jc w:val="left"/>
              <w:rPr>
                <w:sz w:val="16"/>
                <w:szCs w:val="16"/>
                <w:lang w:val="en-GB"/>
              </w:rPr>
            </w:pPr>
            <w:r w:rsidRPr="000F3C94">
              <w:rPr>
                <w:sz w:val="16"/>
                <w:szCs w:val="16"/>
                <w:lang w:val="en-GB"/>
              </w:rPr>
              <w:t>The version date of the specification</w:t>
            </w:r>
          </w:p>
        </w:tc>
        <w:tc>
          <w:tcPr>
            <w:tcW w:w="851" w:type="dxa"/>
          </w:tcPr>
          <w:p w14:paraId="702214E3" w14:textId="00339DA4" w:rsidR="00D601F9" w:rsidRPr="000F3C94" w:rsidRDefault="00D601F9" w:rsidP="00D601F9">
            <w:pPr>
              <w:snapToGrid w:val="0"/>
              <w:spacing w:before="60" w:after="60"/>
              <w:jc w:val="center"/>
              <w:rPr>
                <w:sz w:val="16"/>
                <w:szCs w:val="16"/>
                <w:lang w:val="en-GB"/>
              </w:rPr>
            </w:pPr>
            <w:r w:rsidRPr="000F3C94">
              <w:rPr>
                <w:sz w:val="16"/>
                <w:szCs w:val="16"/>
                <w:lang w:val="en-GB"/>
              </w:rPr>
              <w:t>0..1</w:t>
            </w:r>
          </w:p>
        </w:tc>
        <w:tc>
          <w:tcPr>
            <w:tcW w:w="1984" w:type="dxa"/>
          </w:tcPr>
          <w:p w14:paraId="66884884" w14:textId="66901AE3" w:rsidR="00D601F9" w:rsidRPr="000F3C94" w:rsidRDefault="00D601F9" w:rsidP="00D601F9">
            <w:pPr>
              <w:snapToGrid w:val="0"/>
              <w:spacing w:before="60" w:after="60"/>
              <w:jc w:val="left"/>
              <w:rPr>
                <w:sz w:val="16"/>
                <w:szCs w:val="16"/>
                <w:lang w:val="en-GB"/>
              </w:rPr>
            </w:pPr>
            <w:r w:rsidRPr="000F3C94">
              <w:rPr>
                <w:sz w:val="16"/>
                <w:szCs w:val="16"/>
                <w:lang w:val="en-GB"/>
              </w:rPr>
              <w:t>Date</w:t>
            </w:r>
          </w:p>
        </w:tc>
        <w:tc>
          <w:tcPr>
            <w:tcW w:w="4394" w:type="dxa"/>
          </w:tcPr>
          <w:p w14:paraId="1552DA21" w14:textId="4164625D" w:rsidR="00D601F9" w:rsidRPr="000F3C94" w:rsidRDefault="00D601F9" w:rsidP="00D601F9">
            <w:pPr>
              <w:snapToGrid w:val="0"/>
              <w:spacing w:before="60" w:after="60"/>
              <w:jc w:val="left"/>
              <w:rPr>
                <w:sz w:val="16"/>
                <w:szCs w:val="16"/>
                <w:lang w:val="en-GB"/>
              </w:rPr>
            </w:pPr>
          </w:p>
        </w:tc>
      </w:tr>
    </w:tbl>
    <w:p w14:paraId="542FA6AB" w14:textId="2C8FCB3C" w:rsidR="0045468E" w:rsidRPr="000F3C94" w:rsidRDefault="0045468E">
      <w:pPr>
        <w:spacing w:after="0"/>
        <w:jc w:val="left"/>
        <w:rPr>
          <w:rFonts w:eastAsiaTheme="minorEastAsia"/>
          <w:szCs w:val="20"/>
          <w:lang w:val="en-GB"/>
        </w:rPr>
      </w:pPr>
    </w:p>
    <w:p w14:paraId="7F4B6E54" w14:textId="624C5C18" w:rsidR="00B413FE" w:rsidRPr="000F3C94" w:rsidRDefault="00B413FE" w:rsidP="00643F8B">
      <w:pPr>
        <w:pStyle w:val="Heading3"/>
        <w:tabs>
          <w:tab w:val="clear" w:pos="660"/>
        </w:tabs>
        <w:rPr>
          <w:lang w:val="en-GB"/>
        </w:rPr>
      </w:pPr>
      <w:bookmarkStart w:id="600" w:name="_Toc403560576"/>
      <w:bookmarkStart w:id="601" w:name="_Toc152232625"/>
      <w:bookmarkStart w:id="602" w:name="_Toc194500039"/>
      <w:r w:rsidRPr="000F3C94">
        <w:rPr>
          <w:lang w:val="en-GB"/>
        </w:rPr>
        <w:lastRenderedPageBreak/>
        <w:t>S100_Catalogue</w:t>
      </w:r>
      <w:bookmarkEnd w:id="600"/>
      <w:r w:rsidR="00D963CF" w:rsidRPr="000F3C94">
        <w:rPr>
          <w:lang w:val="en-GB"/>
        </w:rPr>
        <w:t>Discovery</w:t>
      </w:r>
      <w:r w:rsidRPr="000F3C94">
        <w:rPr>
          <w:lang w:val="en-GB"/>
        </w:rPr>
        <w:t>Metadata</w:t>
      </w:r>
      <w:bookmarkEnd w:id="601"/>
      <w:bookmarkEnd w:id="602"/>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7"/>
        <w:gridCol w:w="3686"/>
        <w:gridCol w:w="709"/>
        <w:gridCol w:w="2976"/>
        <w:gridCol w:w="3969"/>
      </w:tblGrid>
      <w:tr w:rsidR="007767D1" w:rsidRPr="000F3C94" w14:paraId="25A637AD" w14:textId="77777777" w:rsidTr="00A06BEE">
        <w:trPr>
          <w:cantSplit/>
        </w:trPr>
        <w:tc>
          <w:tcPr>
            <w:tcW w:w="2977" w:type="dxa"/>
            <w:shd w:val="clear" w:color="auto" w:fill="D9D9D9"/>
          </w:tcPr>
          <w:p w14:paraId="0BD491E4" w14:textId="77777777" w:rsidR="00B413FE" w:rsidRPr="000F3C94" w:rsidRDefault="00B413FE" w:rsidP="00741539">
            <w:pPr>
              <w:snapToGrid w:val="0"/>
              <w:spacing w:before="60" w:after="60"/>
              <w:jc w:val="left"/>
              <w:rPr>
                <w:b/>
                <w:sz w:val="16"/>
                <w:szCs w:val="16"/>
                <w:lang w:val="en-GB"/>
              </w:rPr>
            </w:pPr>
            <w:r w:rsidRPr="000F3C94">
              <w:rPr>
                <w:b/>
                <w:sz w:val="16"/>
                <w:szCs w:val="16"/>
                <w:lang w:val="en-GB"/>
              </w:rPr>
              <w:t>Name</w:t>
            </w:r>
          </w:p>
        </w:tc>
        <w:tc>
          <w:tcPr>
            <w:tcW w:w="3686" w:type="dxa"/>
            <w:shd w:val="clear" w:color="auto" w:fill="D9D9D9"/>
          </w:tcPr>
          <w:p w14:paraId="74ED9797" w14:textId="77777777" w:rsidR="00B413FE" w:rsidRPr="000F3C94" w:rsidRDefault="00B413FE" w:rsidP="00741539">
            <w:pPr>
              <w:snapToGrid w:val="0"/>
              <w:spacing w:before="60" w:after="60"/>
              <w:jc w:val="left"/>
              <w:rPr>
                <w:b/>
                <w:sz w:val="16"/>
                <w:szCs w:val="16"/>
                <w:lang w:val="en-GB"/>
              </w:rPr>
            </w:pPr>
            <w:r w:rsidRPr="000F3C94">
              <w:rPr>
                <w:b/>
                <w:sz w:val="16"/>
                <w:szCs w:val="16"/>
                <w:lang w:val="en-GB"/>
              </w:rPr>
              <w:t>Description</w:t>
            </w:r>
          </w:p>
        </w:tc>
        <w:tc>
          <w:tcPr>
            <w:tcW w:w="709" w:type="dxa"/>
            <w:shd w:val="clear" w:color="auto" w:fill="D9D9D9"/>
          </w:tcPr>
          <w:p w14:paraId="59DD6BCC" w14:textId="77777777" w:rsidR="00B413FE" w:rsidRPr="000F3C94" w:rsidRDefault="00B413FE" w:rsidP="00741539">
            <w:pPr>
              <w:snapToGrid w:val="0"/>
              <w:spacing w:before="60" w:after="60"/>
              <w:jc w:val="center"/>
              <w:rPr>
                <w:b/>
                <w:sz w:val="16"/>
                <w:szCs w:val="16"/>
                <w:lang w:val="en-GB"/>
              </w:rPr>
            </w:pPr>
            <w:r w:rsidRPr="000F3C94">
              <w:rPr>
                <w:b/>
                <w:sz w:val="16"/>
                <w:szCs w:val="16"/>
                <w:lang w:val="en-GB"/>
              </w:rPr>
              <w:t>Mult</w:t>
            </w:r>
          </w:p>
        </w:tc>
        <w:tc>
          <w:tcPr>
            <w:tcW w:w="2976" w:type="dxa"/>
            <w:shd w:val="clear" w:color="auto" w:fill="D9D9D9"/>
          </w:tcPr>
          <w:p w14:paraId="1E7D5956" w14:textId="77777777" w:rsidR="00B413FE" w:rsidRPr="000F3C94" w:rsidRDefault="00B413FE" w:rsidP="00741539">
            <w:pPr>
              <w:snapToGrid w:val="0"/>
              <w:spacing w:before="60" w:after="60"/>
              <w:jc w:val="left"/>
              <w:rPr>
                <w:b/>
                <w:sz w:val="16"/>
                <w:szCs w:val="16"/>
                <w:lang w:val="en-GB"/>
              </w:rPr>
            </w:pPr>
            <w:r w:rsidRPr="000F3C94">
              <w:rPr>
                <w:b/>
                <w:sz w:val="16"/>
                <w:szCs w:val="16"/>
                <w:lang w:val="en-GB"/>
              </w:rPr>
              <w:t>Type</w:t>
            </w:r>
          </w:p>
        </w:tc>
        <w:tc>
          <w:tcPr>
            <w:tcW w:w="3969" w:type="dxa"/>
            <w:shd w:val="clear" w:color="auto" w:fill="D9D9D9"/>
          </w:tcPr>
          <w:p w14:paraId="49D9051E" w14:textId="77777777" w:rsidR="00B413FE" w:rsidRPr="000F3C94" w:rsidRDefault="00B413FE" w:rsidP="00741539">
            <w:pPr>
              <w:snapToGrid w:val="0"/>
              <w:spacing w:before="60" w:after="60"/>
              <w:jc w:val="left"/>
              <w:rPr>
                <w:b/>
                <w:sz w:val="16"/>
                <w:szCs w:val="16"/>
                <w:lang w:val="en-GB"/>
              </w:rPr>
            </w:pPr>
            <w:r w:rsidRPr="000F3C94">
              <w:rPr>
                <w:b/>
                <w:sz w:val="16"/>
                <w:szCs w:val="16"/>
                <w:lang w:val="en-GB"/>
              </w:rPr>
              <w:t>Remarks</w:t>
            </w:r>
          </w:p>
        </w:tc>
      </w:tr>
      <w:tr w:rsidR="00B413FE" w:rsidRPr="000F3C94" w14:paraId="168798A3" w14:textId="77777777" w:rsidTr="00A06BEE">
        <w:trPr>
          <w:cantSplit/>
        </w:trPr>
        <w:tc>
          <w:tcPr>
            <w:tcW w:w="2977" w:type="dxa"/>
          </w:tcPr>
          <w:p w14:paraId="74B2B146" w14:textId="64F1B21D" w:rsidR="00B413FE" w:rsidRPr="000F3C94" w:rsidRDefault="00B413FE" w:rsidP="00741539">
            <w:pPr>
              <w:snapToGrid w:val="0"/>
              <w:spacing w:before="60" w:after="60"/>
              <w:jc w:val="left"/>
              <w:rPr>
                <w:sz w:val="16"/>
                <w:szCs w:val="16"/>
                <w:lang w:val="en-GB"/>
              </w:rPr>
            </w:pPr>
            <w:r w:rsidRPr="000F3C94">
              <w:rPr>
                <w:sz w:val="16"/>
                <w:szCs w:val="16"/>
                <w:lang w:val="en-GB"/>
              </w:rPr>
              <w:t>S100_Catalogue</w:t>
            </w:r>
            <w:r w:rsidR="003D0F80" w:rsidRPr="000F3C94">
              <w:rPr>
                <w:sz w:val="16"/>
                <w:szCs w:val="16"/>
                <w:lang w:val="en-GB"/>
              </w:rPr>
              <w:t>Metadata</w:t>
            </w:r>
          </w:p>
        </w:tc>
        <w:tc>
          <w:tcPr>
            <w:tcW w:w="3686" w:type="dxa"/>
          </w:tcPr>
          <w:p w14:paraId="0647CAF0" w14:textId="77CEBA79" w:rsidR="00B413FE" w:rsidRPr="000F3C94" w:rsidRDefault="003D0F80" w:rsidP="00741539">
            <w:pPr>
              <w:snapToGrid w:val="0"/>
              <w:spacing w:before="60" w:after="60"/>
              <w:jc w:val="left"/>
              <w:rPr>
                <w:sz w:val="16"/>
                <w:szCs w:val="16"/>
                <w:lang w:val="en-GB"/>
              </w:rPr>
            </w:pPr>
            <w:r w:rsidRPr="000F3C94">
              <w:rPr>
                <w:sz w:val="16"/>
                <w:szCs w:val="16"/>
                <w:lang w:val="en-GB"/>
              </w:rPr>
              <w:t xml:space="preserve">Class for S-100 </w:t>
            </w:r>
            <w:r w:rsidR="00D41D2C" w:rsidRPr="000F3C94">
              <w:rPr>
                <w:sz w:val="16"/>
                <w:szCs w:val="16"/>
                <w:lang w:val="en-GB"/>
              </w:rPr>
              <w:t>C</w:t>
            </w:r>
            <w:r w:rsidR="008B07C6" w:rsidRPr="000F3C94">
              <w:rPr>
                <w:sz w:val="16"/>
                <w:szCs w:val="16"/>
                <w:lang w:val="en-GB"/>
              </w:rPr>
              <w:t>a</w:t>
            </w:r>
            <w:r w:rsidRPr="000F3C94">
              <w:rPr>
                <w:sz w:val="16"/>
                <w:szCs w:val="16"/>
                <w:lang w:val="en-GB"/>
              </w:rPr>
              <w:t>talogue metadata</w:t>
            </w:r>
          </w:p>
        </w:tc>
        <w:tc>
          <w:tcPr>
            <w:tcW w:w="709" w:type="dxa"/>
          </w:tcPr>
          <w:p w14:paraId="0B40FA16" w14:textId="77777777" w:rsidR="00B413FE" w:rsidRPr="000F3C94" w:rsidRDefault="00B413FE" w:rsidP="00741539">
            <w:pPr>
              <w:snapToGrid w:val="0"/>
              <w:spacing w:before="60" w:after="60"/>
              <w:jc w:val="center"/>
              <w:rPr>
                <w:sz w:val="16"/>
                <w:szCs w:val="16"/>
                <w:lang w:val="en-GB"/>
              </w:rPr>
            </w:pPr>
            <w:r w:rsidRPr="000F3C94">
              <w:rPr>
                <w:sz w:val="16"/>
                <w:szCs w:val="16"/>
                <w:lang w:val="en-GB"/>
              </w:rPr>
              <w:t>-</w:t>
            </w:r>
          </w:p>
        </w:tc>
        <w:tc>
          <w:tcPr>
            <w:tcW w:w="2976" w:type="dxa"/>
          </w:tcPr>
          <w:p w14:paraId="56C6C780" w14:textId="77777777" w:rsidR="00B413FE" w:rsidRPr="000F3C94" w:rsidRDefault="00B413FE" w:rsidP="00741539">
            <w:pPr>
              <w:snapToGrid w:val="0"/>
              <w:spacing w:before="60" w:after="60"/>
              <w:jc w:val="left"/>
              <w:rPr>
                <w:sz w:val="16"/>
                <w:szCs w:val="16"/>
                <w:lang w:val="en-GB"/>
              </w:rPr>
            </w:pPr>
            <w:r w:rsidRPr="000F3C94">
              <w:rPr>
                <w:sz w:val="16"/>
                <w:szCs w:val="16"/>
                <w:lang w:val="en-GB"/>
              </w:rPr>
              <w:t>-</w:t>
            </w:r>
          </w:p>
        </w:tc>
        <w:tc>
          <w:tcPr>
            <w:tcW w:w="3969" w:type="dxa"/>
          </w:tcPr>
          <w:p w14:paraId="22E06B78" w14:textId="77777777" w:rsidR="00B413FE" w:rsidRPr="000F3C94" w:rsidRDefault="00B413FE" w:rsidP="00741539">
            <w:pPr>
              <w:snapToGrid w:val="0"/>
              <w:spacing w:before="60" w:after="60"/>
              <w:jc w:val="left"/>
              <w:rPr>
                <w:sz w:val="16"/>
                <w:szCs w:val="16"/>
                <w:lang w:val="en-GB"/>
              </w:rPr>
            </w:pPr>
            <w:r w:rsidRPr="000F3C94">
              <w:rPr>
                <w:sz w:val="16"/>
                <w:szCs w:val="16"/>
                <w:lang w:val="en-GB"/>
              </w:rPr>
              <w:t>-</w:t>
            </w:r>
          </w:p>
        </w:tc>
      </w:tr>
      <w:tr w:rsidR="00B413FE" w:rsidRPr="000F3C94" w14:paraId="7AE4BDED" w14:textId="77777777" w:rsidTr="00A06BEE">
        <w:trPr>
          <w:cantSplit/>
        </w:trPr>
        <w:tc>
          <w:tcPr>
            <w:tcW w:w="2977" w:type="dxa"/>
          </w:tcPr>
          <w:p w14:paraId="6AF767F9" w14:textId="77777777" w:rsidR="00B413FE" w:rsidRPr="000F3C94" w:rsidRDefault="00B413FE" w:rsidP="00741539">
            <w:pPr>
              <w:snapToGrid w:val="0"/>
              <w:spacing w:before="60" w:after="60"/>
              <w:jc w:val="left"/>
              <w:rPr>
                <w:sz w:val="16"/>
                <w:szCs w:val="16"/>
                <w:lang w:val="en-GB"/>
              </w:rPr>
            </w:pPr>
            <w:r w:rsidRPr="000F3C94">
              <w:rPr>
                <w:sz w:val="16"/>
                <w:szCs w:val="16"/>
                <w:lang w:val="en-GB"/>
              </w:rPr>
              <w:t>filename</w:t>
            </w:r>
          </w:p>
        </w:tc>
        <w:tc>
          <w:tcPr>
            <w:tcW w:w="3686" w:type="dxa"/>
          </w:tcPr>
          <w:p w14:paraId="305CB597" w14:textId="0A07E68B" w:rsidR="00B413FE" w:rsidRPr="000F3C94" w:rsidRDefault="00B413FE" w:rsidP="00741539">
            <w:pPr>
              <w:snapToGrid w:val="0"/>
              <w:spacing w:before="60" w:after="60"/>
              <w:jc w:val="left"/>
              <w:rPr>
                <w:sz w:val="16"/>
                <w:szCs w:val="16"/>
                <w:lang w:val="en-GB"/>
              </w:rPr>
            </w:pPr>
            <w:r w:rsidRPr="000F3C94">
              <w:rPr>
                <w:sz w:val="16"/>
                <w:szCs w:val="16"/>
                <w:lang w:val="en-GB"/>
              </w:rPr>
              <w:t xml:space="preserve">The name for the </w:t>
            </w:r>
            <w:r w:rsidR="008B07C6" w:rsidRPr="000F3C94">
              <w:rPr>
                <w:sz w:val="16"/>
                <w:szCs w:val="16"/>
                <w:lang w:val="en-GB"/>
              </w:rPr>
              <w:t>C</w:t>
            </w:r>
            <w:r w:rsidRPr="000F3C94">
              <w:rPr>
                <w:sz w:val="16"/>
                <w:szCs w:val="16"/>
                <w:lang w:val="en-GB"/>
              </w:rPr>
              <w:t>atalogue</w:t>
            </w:r>
          </w:p>
        </w:tc>
        <w:tc>
          <w:tcPr>
            <w:tcW w:w="709" w:type="dxa"/>
          </w:tcPr>
          <w:p w14:paraId="6FAF3EB0" w14:textId="6C2417FE" w:rsidR="00B413FE" w:rsidRPr="000F3C94" w:rsidRDefault="00B413FE" w:rsidP="00741539">
            <w:pPr>
              <w:snapToGrid w:val="0"/>
              <w:spacing w:before="60" w:after="60"/>
              <w:jc w:val="center"/>
              <w:rPr>
                <w:sz w:val="16"/>
                <w:szCs w:val="16"/>
                <w:lang w:val="en-GB"/>
              </w:rPr>
            </w:pPr>
            <w:r w:rsidRPr="000F3C94">
              <w:rPr>
                <w:sz w:val="16"/>
                <w:szCs w:val="16"/>
                <w:lang w:val="en-GB"/>
              </w:rPr>
              <w:t>1</w:t>
            </w:r>
          </w:p>
        </w:tc>
        <w:tc>
          <w:tcPr>
            <w:tcW w:w="2976" w:type="dxa"/>
          </w:tcPr>
          <w:p w14:paraId="3104E82A" w14:textId="2737EC64" w:rsidR="00B413FE" w:rsidRPr="000F3C94" w:rsidRDefault="008E4CD9" w:rsidP="00741539">
            <w:pPr>
              <w:snapToGrid w:val="0"/>
              <w:spacing w:before="60" w:after="60"/>
              <w:jc w:val="left"/>
              <w:rPr>
                <w:sz w:val="16"/>
                <w:szCs w:val="16"/>
                <w:lang w:val="en-GB"/>
              </w:rPr>
            </w:pPr>
            <w:r w:rsidRPr="000F3C94">
              <w:rPr>
                <w:sz w:val="16"/>
                <w:szCs w:val="16"/>
                <w:lang w:val="en-GB"/>
              </w:rPr>
              <w:t>URI</w:t>
            </w:r>
          </w:p>
        </w:tc>
        <w:tc>
          <w:tcPr>
            <w:tcW w:w="3969" w:type="dxa"/>
          </w:tcPr>
          <w:p w14:paraId="244B6169" w14:textId="77777777" w:rsidR="00B413FE" w:rsidRPr="000F3C94" w:rsidRDefault="00B413FE" w:rsidP="00741539">
            <w:pPr>
              <w:snapToGrid w:val="0"/>
              <w:spacing w:before="60" w:after="60"/>
              <w:jc w:val="left"/>
              <w:rPr>
                <w:sz w:val="16"/>
                <w:szCs w:val="16"/>
                <w:lang w:val="en-GB"/>
              </w:rPr>
            </w:pPr>
          </w:p>
        </w:tc>
      </w:tr>
      <w:tr w:rsidR="009C5E3F" w:rsidRPr="000F3C94" w14:paraId="7208EE1E" w14:textId="77777777" w:rsidTr="00A06BEE">
        <w:trPr>
          <w:cantSplit/>
        </w:trPr>
        <w:tc>
          <w:tcPr>
            <w:tcW w:w="2977" w:type="dxa"/>
          </w:tcPr>
          <w:p w14:paraId="26A76B14" w14:textId="7BB2F77C" w:rsidR="009C5E3F" w:rsidRPr="000F3C94" w:rsidRDefault="009C5E3F" w:rsidP="00741539">
            <w:pPr>
              <w:snapToGrid w:val="0"/>
              <w:spacing w:before="60" w:after="60"/>
              <w:jc w:val="left"/>
              <w:rPr>
                <w:sz w:val="16"/>
                <w:szCs w:val="16"/>
                <w:lang w:val="en-GB"/>
              </w:rPr>
            </w:pPr>
            <w:r w:rsidRPr="000F3C94">
              <w:rPr>
                <w:rFonts w:eastAsiaTheme="minorEastAsia"/>
                <w:sz w:val="16"/>
                <w:szCs w:val="16"/>
                <w:lang w:val="en-GB"/>
              </w:rPr>
              <w:t>purpose</w:t>
            </w:r>
          </w:p>
        </w:tc>
        <w:tc>
          <w:tcPr>
            <w:tcW w:w="3686" w:type="dxa"/>
          </w:tcPr>
          <w:p w14:paraId="7FC39782" w14:textId="1BCD3AAC" w:rsidR="009C5E3F" w:rsidRPr="000F3C94" w:rsidRDefault="009C5E3F" w:rsidP="00741539">
            <w:pPr>
              <w:snapToGrid w:val="0"/>
              <w:spacing w:before="60" w:after="60"/>
              <w:jc w:val="left"/>
              <w:rPr>
                <w:sz w:val="16"/>
                <w:szCs w:val="16"/>
                <w:lang w:val="en-GB"/>
              </w:rPr>
            </w:pPr>
            <w:r w:rsidRPr="000F3C94">
              <w:rPr>
                <w:rFonts w:eastAsiaTheme="minorEastAsia"/>
                <w:sz w:val="16"/>
                <w:szCs w:val="16"/>
                <w:lang w:val="en-GB"/>
              </w:rPr>
              <w:t>The purpose for which the Catalogue has been issued</w:t>
            </w:r>
          </w:p>
        </w:tc>
        <w:tc>
          <w:tcPr>
            <w:tcW w:w="709" w:type="dxa"/>
          </w:tcPr>
          <w:p w14:paraId="0D984DBE" w14:textId="2B509E3F" w:rsidR="009C5E3F" w:rsidRPr="000F3C94" w:rsidRDefault="009C5E3F" w:rsidP="00741539">
            <w:pPr>
              <w:snapToGrid w:val="0"/>
              <w:spacing w:before="60" w:after="60"/>
              <w:jc w:val="center"/>
              <w:rPr>
                <w:sz w:val="16"/>
                <w:szCs w:val="16"/>
                <w:lang w:val="en-GB"/>
              </w:rPr>
            </w:pPr>
            <w:r w:rsidRPr="000F3C94">
              <w:rPr>
                <w:rFonts w:eastAsiaTheme="minorEastAsia"/>
                <w:sz w:val="16"/>
                <w:szCs w:val="16"/>
                <w:lang w:val="en-GB"/>
              </w:rPr>
              <w:t>0..1</w:t>
            </w:r>
          </w:p>
        </w:tc>
        <w:tc>
          <w:tcPr>
            <w:tcW w:w="2976" w:type="dxa"/>
          </w:tcPr>
          <w:p w14:paraId="08443BAB" w14:textId="77777777" w:rsidR="003C637C" w:rsidRPr="000F3C94" w:rsidRDefault="009C5E3F" w:rsidP="00741539">
            <w:pPr>
              <w:snapToGrid w:val="0"/>
              <w:spacing w:before="60" w:after="60"/>
              <w:jc w:val="left"/>
              <w:rPr>
                <w:rFonts w:eastAsiaTheme="minorEastAsia"/>
                <w:sz w:val="16"/>
                <w:szCs w:val="16"/>
                <w:lang w:val="en-GB"/>
              </w:rPr>
            </w:pPr>
            <w:r w:rsidRPr="000F3C94">
              <w:rPr>
                <w:rFonts w:eastAsiaTheme="minorEastAsia"/>
                <w:sz w:val="16"/>
                <w:szCs w:val="16"/>
                <w:lang w:val="en-GB"/>
              </w:rPr>
              <w:t xml:space="preserve">S100_Purpose </w:t>
            </w:r>
          </w:p>
          <w:p w14:paraId="26EB1AB6" w14:textId="5BE200C4" w:rsidR="009C5E3F" w:rsidRPr="000F3C94" w:rsidRDefault="009C5E3F" w:rsidP="00741539">
            <w:pPr>
              <w:snapToGrid w:val="0"/>
              <w:spacing w:before="60" w:after="60"/>
              <w:jc w:val="left"/>
              <w:rPr>
                <w:sz w:val="16"/>
                <w:szCs w:val="16"/>
                <w:lang w:val="en-GB"/>
              </w:rPr>
            </w:pPr>
            <w:r w:rsidRPr="000F3C94">
              <w:rPr>
                <w:rFonts w:eastAsiaTheme="minorEastAsia"/>
                <w:sz w:val="16"/>
                <w:szCs w:val="16"/>
                <w:lang w:val="en-GB"/>
              </w:rPr>
              <w:t>(</w:t>
            </w:r>
            <w:proofErr w:type="spellStart"/>
            <w:r w:rsidRPr="000F3C94">
              <w:rPr>
                <w:rFonts w:eastAsiaTheme="minorEastAsia"/>
                <w:sz w:val="16"/>
                <w:szCs w:val="16"/>
                <w:lang w:val="en-GB"/>
              </w:rPr>
              <w:t>codelist</w:t>
            </w:r>
            <w:proofErr w:type="spellEnd"/>
            <w:r w:rsidRPr="000F3C94">
              <w:rPr>
                <w:rFonts w:eastAsiaTheme="minorEastAsia"/>
                <w:sz w:val="16"/>
                <w:szCs w:val="16"/>
                <w:lang w:val="en-GB"/>
              </w:rPr>
              <w:t>)</w:t>
            </w:r>
          </w:p>
        </w:tc>
        <w:tc>
          <w:tcPr>
            <w:tcW w:w="3969" w:type="dxa"/>
          </w:tcPr>
          <w:p w14:paraId="63579197" w14:textId="77777777" w:rsidR="005A38BE" w:rsidRPr="000F3C94" w:rsidRDefault="009C5E3F" w:rsidP="00741539">
            <w:pPr>
              <w:snapToGrid w:val="0"/>
              <w:spacing w:before="60" w:after="60"/>
              <w:jc w:val="left"/>
              <w:rPr>
                <w:rFonts w:eastAsiaTheme="minorEastAsia"/>
                <w:sz w:val="16"/>
                <w:szCs w:val="16"/>
                <w:lang w:val="en-GB"/>
              </w:rPr>
            </w:pPr>
            <w:r w:rsidRPr="000F3C94">
              <w:rPr>
                <w:rFonts w:eastAsiaTheme="minorEastAsia"/>
                <w:sz w:val="16"/>
                <w:szCs w:val="16"/>
                <w:lang w:val="en-GB"/>
              </w:rPr>
              <w:t>The values must be on of the following:</w:t>
            </w:r>
            <w:r w:rsidRPr="000F3C94">
              <w:rPr>
                <w:rFonts w:eastAsiaTheme="minorEastAsia"/>
                <w:sz w:val="16"/>
                <w:szCs w:val="16"/>
                <w:lang w:val="en-GB"/>
              </w:rPr>
              <w:br/>
              <w:t>2 new edition</w:t>
            </w:r>
            <w:r w:rsidRPr="000F3C94">
              <w:rPr>
                <w:rFonts w:eastAsiaTheme="minorEastAsia"/>
                <w:sz w:val="16"/>
                <w:szCs w:val="16"/>
                <w:lang w:val="en-GB"/>
              </w:rPr>
              <w:br/>
              <w:t>5 cancellation</w:t>
            </w:r>
          </w:p>
          <w:p w14:paraId="246C83CC" w14:textId="3179352F" w:rsidR="009C5E3F" w:rsidRPr="000F3C94" w:rsidRDefault="009C5E3F" w:rsidP="00741539">
            <w:pPr>
              <w:snapToGrid w:val="0"/>
              <w:spacing w:before="60" w:after="60"/>
              <w:jc w:val="left"/>
              <w:rPr>
                <w:sz w:val="16"/>
                <w:szCs w:val="16"/>
                <w:lang w:val="en-GB"/>
              </w:rPr>
            </w:pPr>
            <w:r w:rsidRPr="000F3C94">
              <w:rPr>
                <w:rFonts w:eastAsiaTheme="minorEastAsia"/>
                <w:sz w:val="16"/>
                <w:szCs w:val="16"/>
                <w:lang w:val="en-GB"/>
              </w:rPr>
              <w:t>Default is new edition</w:t>
            </w:r>
          </w:p>
        </w:tc>
      </w:tr>
      <w:tr w:rsidR="009C5E3F" w:rsidRPr="000F3C94" w14:paraId="0AED3CF7" w14:textId="77777777" w:rsidTr="00A06BEE">
        <w:trPr>
          <w:cantSplit/>
        </w:trPr>
        <w:tc>
          <w:tcPr>
            <w:tcW w:w="2977" w:type="dxa"/>
          </w:tcPr>
          <w:p w14:paraId="3D5B1CD8" w14:textId="249698E2" w:rsidR="009C5E3F" w:rsidRPr="000F3C94" w:rsidRDefault="009C5E3F" w:rsidP="00741539">
            <w:pPr>
              <w:snapToGrid w:val="0"/>
              <w:spacing w:before="60" w:after="60"/>
              <w:jc w:val="left"/>
              <w:rPr>
                <w:sz w:val="16"/>
                <w:szCs w:val="16"/>
                <w:lang w:val="en-GB"/>
              </w:rPr>
            </w:pPr>
            <w:proofErr w:type="spellStart"/>
            <w:r w:rsidRPr="000F3C94">
              <w:rPr>
                <w:rFonts w:eastAsia="Malgun Gothic"/>
                <w:sz w:val="16"/>
                <w:szCs w:val="16"/>
                <w:lang w:val="en-GB"/>
              </w:rPr>
              <w:t>editionNumber</w:t>
            </w:r>
            <w:proofErr w:type="spellEnd"/>
          </w:p>
        </w:tc>
        <w:tc>
          <w:tcPr>
            <w:tcW w:w="3686" w:type="dxa"/>
          </w:tcPr>
          <w:p w14:paraId="6B6E5AF0" w14:textId="4073D292" w:rsidR="009C5E3F" w:rsidRPr="000F3C94" w:rsidRDefault="009C5E3F" w:rsidP="00741539">
            <w:pPr>
              <w:snapToGrid w:val="0"/>
              <w:spacing w:before="60" w:after="60"/>
              <w:jc w:val="left"/>
              <w:rPr>
                <w:sz w:val="16"/>
                <w:szCs w:val="16"/>
                <w:lang w:val="en-GB"/>
              </w:rPr>
            </w:pPr>
            <w:r w:rsidRPr="000F3C94">
              <w:rPr>
                <w:rFonts w:eastAsiaTheme="minorEastAsia"/>
                <w:sz w:val="16"/>
                <w:szCs w:val="16"/>
                <w:lang w:val="en-GB"/>
              </w:rPr>
              <w:t>The Edition number of the Catalogue</w:t>
            </w:r>
          </w:p>
        </w:tc>
        <w:tc>
          <w:tcPr>
            <w:tcW w:w="709" w:type="dxa"/>
          </w:tcPr>
          <w:p w14:paraId="03A3AC8A" w14:textId="3661F4EB" w:rsidR="009C5E3F" w:rsidRPr="000F3C94" w:rsidRDefault="009C5E3F" w:rsidP="00741539">
            <w:pPr>
              <w:snapToGrid w:val="0"/>
              <w:spacing w:before="60" w:after="60"/>
              <w:jc w:val="center"/>
              <w:rPr>
                <w:sz w:val="16"/>
                <w:szCs w:val="16"/>
                <w:lang w:val="en-GB"/>
              </w:rPr>
            </w:pPr>
            <w:r w:rsidRPr="000F3C94">
              <w:rPr>
                <w:rFonts w:eastAsiaTheme="minorEastAsia"/>
                <w:sz w:val="16"/>
                <w:szCs w:val="16"/>
                <w:lang w:val="en-GB"/>
              </w:rPr>
              <w:t>1</w:t>
            </w:r>
          </w:p>
        </w:tc>
        <w:tc>
          <w:tcPr>
            <w:tcW w:w="2976" w:type="dxa"/>
          </w:tcPr>
          <w:p w14:paraId="391EEDA5" w14:textId="66FDB8F4" w:rsidR="009C5E3F" w:rsidRPr="000F3C94" w:rsidRDefault="009C5E3F" w:rsidP="00741539">
            <w:pPr>
              <w:snapToGrid w:val="0"/>
              <w:spacing w:before="60" w:after="60"/>
              <w:jc w:val="left"/>
              <w:rPr>
                <w:sz w:val="16"/>
                <w:szCs w:val="16"/>
                <w:lang w:val="en-GB"/>
              </w:rPr>
            </w:pPr>
            <w:r w:rsidRPr="000F3C94">
              <w:rPr>
                <w:rFonts w:eastAsiaTheme="minorEastAsia"/>
                <w:sz w:val="16"/>
                <w:szCs w:val="16"/>
                <w:lang w:val="en-GB"/>
              </w:rPr>
              <w:t>Integer</w:t>
            </w:r>
          </w:p>
        </w:tc>
        <w:tc>
          <w:tcPr>
            <w:tcW w:w="3969" w:type="dxa"/>
          </w:tcPr>
          <w:p w14:paraId="6EB94B27" w14:textId="77777777" w:rsidR="007632F3" w:rsidRPr="000F3C94" w:rsidRDefault="009C5E3F" w:rsidP="00741539">
            <w:pPr>
              <w:snapToGrid w:val="0"/>
              <w:spacing w:before="60" w:after="60"/>
              <w:jc w:val="left"/>
              <w:rPr>
                <w:spacing w:val="-6"/>
                <w:sz w:val="16"/>
                <w:szCs w:val="16"/>
                <w:lang w:val="en-GB"/>
              </w:rPr>
            </w:pPr>
            <w:r w:rsidRPr="000F3C94">
              <w:rPr>
                <w:spacing w:val="-6"/>
                <w:sz w:val="16"/>
                <w:szCs w:val="16"/>
                <w:lang w:val="en-GB"/>
              </w:rPr>
              <w:t xml:space="preserve">Initially set to 1 for a given </w:t>
            </w:r>
            <w:proofErr w:type="spellStart"/>
            <w:r w:rsidRPr="000F3C94">
              <w:rPr>
                <w:spacing w:val="-6"/>
                <w:sz w:val="16"/>
                <w:szCs w:val="16"/>
                <w:lang w:val="en-GB"/>
              </w:rPr>
              <w:t>productSpecification.number</w:t>
            </w:r>
            <w:proofErr w:type="spellEnd"/>
            <w:r w:rsidRPr="000F3C94">
              <w:rPr>
                <w:spacing w:val="-6"/>
                <w:sz w:val="16"/>
                <w:szCs w:val="16"/>
                <w:lang w:val="en-GB"/>
              </w:rPr>
              <w:t xml:space="preserve"> </w:t>
            </w:r>
          </w:p>
          <w:p w14:paraId="12781B92" w14:textId="24C67726" w:rsidR="00903FFC" w:rsidRPr="000F3C94" w:rsidRDefault="00903FFC" w:rsidP="00741539">
            <w:pPr>
              <w:snapToGrid w:val="0"/>
              <w:spacing w:before="60" w:after="60"/>
              <w:jc w:val="left"/>
              <w:rPr>
                <w:spacing w:val="-6"/>
                <w:sz w:val="16"/>
                <w:szCs w:val="16"/>
                <w:lang w:val="en-GB"/>
              </w:rPr>
            </w:pPr>
            <w:r w:rsidRPr="000F3C94">
              <w:rPr>
                <w:spacing w:val="-6"/>
                <w:sz w:val="16"/>
                <w:szCs w:val="16"/>
                <w:lang w:val="en-GB"/>
              </w:rPr>
              <w:t>I</w:t>
            </w:r>
            <w:r w:rsidR="009C5E3F" w:rsidRPr="000F3C94">
              <w:rPr>
                <w:spacing w:val="-6"/>
                <w:sz w:val="16"/>
                <w:szCs w:val="16"/>
                <w:lang w:val="en-GB"/>
              </w:rPr>
              <w:t xml:space="preserve">ncreased by 1 for each subsequent new Edition </w:t>
            </w:r>
          </w:p>
          <w:p w14:paraId="728F9FAA" w14:textId="69A5A356" w:rsidR="009C5E3F" w:rsidRPr="000F3C94" w:rsidRDefault="009C5E3F" w:rsidP="00741539">
            <w:pPr>
              <w:snapToGrid w:val="0"/>
              <w:spacing w:before="60" w:after="60"/>
              <w:jc w:val="left"/>
              <w:rPr>
                <w:sz w:val="16"/>
                <w:szCs w:val="16"/>
                <w:lang w:val="en-GB"/>
              </w:rPr>
            </w:pPr>
            <w:r w:rsidRPr="000F3C94">
              <w:rPr>
                <w:spacing w:val="-6"/>
                <w:sz w:val="16"/>
                <w:szCs w:val="16"/>
                <w:lang w:val="en-GB"/>
              </w:rPr>
              <w:t>Uniquely identifies the version of the Catalogue</w:t>
            </w:r>
          </w:p>
        </w:tc>
      </w:tr>
      <w:tr w:rsidR="009C5E3F" w:rsidRPr="000F3C94" w14:paraId="41D5D43E" w14:textId="77777777" w:rsidTr="00A06BEE">
        <w:trPr>
          <w:cantSplit/>
        </w:trPr>
        <w:tc>
          <w:tcPr>
            <w:tcW w:w="2977" w:type="dxa"/>
          </w:tcPr>
          <w:p w14:paraId="4A02B398" w14:textId="77777777" w:rsidR="009C5E3F" w:rsidRPr="000F3C94" w:rsidRDefault="009C5E3F" w:rsidP="00741539">
            <w:pPr>
              <w:snapToGrid w:val="0"/>
              <w:spacing w:before="60" w:after="60"/>
              <w:jc w:val="left"/>
              <w:rPr>
                <w:sz w:val="16"/>
                <w:szCs w:val="16"/>
                <w:lang w:val="en-GB"/>
              </w:rPr>
            </w:pPr>
            <w:r w:rsidRPr="000F3C94">
              <w:rPr>
                <w:sz w:val="16"/>
                <w:szCs w:val="16"/>
                <w:lang w:val="en-GB"/>
              </w:rPr>
              <w:t>scope</w:t>
            </w:r>
          </w:p>
        </w:tc>
        <w:tc>
          <w:tcPr>
            <w:tcW w:w="3686" w:type="dxa"/>
          </w:tcPr>
          <w:p w14:paraId="64B097DF" w14:textId="156A54C1" w:rsidR="009C5E3F" w:rsidRPr="000F3C94" w:rsidRDefault="009C5E3F" w:rsidP="00741539">
            <w:pPr>
              <w:snapToGrid w:val="0"/>
              <w:spacing w:before="60" w:after="60"/>
              <w:jc w:val="left"/>
              <w:rPr>
                <w:sz w:val="16"/>
                <w:szCs w:val="16"/>
                <w:lang w:val="en-GB"/>
              </w:rPr>
            </w:pPr>
            <w:r w:rsidRPr="000F3C94">
              <w:rPr>
                <w:sz w:val="16"/>
                <w:szCs w:val="16"/>
                <w:lang w:val="en-GB"/>
              </w:rPr>
              <w:t xml:space="preserve">Subject domain of the </w:t>
            </w:r>
            <w:r w:rsidR="004E3ADB" w:rsidRPr="000F3C94">
              <w:rPr>
                <w:sz w:val="16"/>
                <w:szCs w:val="16"/>
                <w:lang w:val="en-GB"/>
              </w:rPr>
              <w:t>C</w:t>
            </w:r>
            <w:r w:rsidRPr="000F3C94">
              <w:rPr>
                <w:sz w:val="16"/>
                <w:szCs w:val="16"/>
                <w:lang w:val="en-GB"/>
              </w:rPr>
              <w:t>atalogue</w:t>
            </w:r>
          </w:p>
        </w:tc>
        <w:tc>
          <w:tcPr>
            <w:tcW w:w="709" w:type="dxa"/>
          </w:tcPr>
          <w:p w14:paraId="65BF350E" w14:textId="7F375A88" w:rsidR="009C5E3F" w:rsidRPr="000F3C94" w:rsidRDefault="009C5E3F" w:rsidP="00741539">
            <w:pPr>
              <w:snapToGrid w:val="0"/>
              <w:spacing w:before="60" w:after="60"/>
              <w:jc w:val="center"/>
              <w:rPr>
                <w:sz w:val="16"/>
                <w:szCs w:val="16"/>
                <w:lang w:val="en-GB"/>
              </w:rPr>
            </w:pPr>
            <w:r w:rsidRPr="000F3C94">
              <w:rPr>
                <w:rFonts w:eastAsiaTheme="minorEastAsia"/>
                <w:sz w:val="16"/>
                <w:szCs w:val="16"/>
                <w:lang w:val="en-GB"/>
              </w:rPr>
              <w:t>1</w:t>
            </w:r>
          </w:p>
        </w:tc>
        <w:tc>
          <w:tcPr>
            <w:tcW w:w="2976" w:type="dxa"/>
          </w:tcPr>
          <w:p w14:paraId="73633B44" w14:textId="77777777" w:rsidR="009C5E3F" w:rsidRPr="000F3C94" w:rsidRDefault="009C5E3F" w:rsidP="00741539">
            <w:pPr>
              <w:snapToGrid w:val="0"/>
              <w:spacing w:before="60" w:after="60"/>
              <w:jc w:val="left"/>
              <w:rPr>
                <w:sz w:val="16"/>
                <w:szCs w:val="16"/>
                <w:lang w:val="en-GB"/>
              </w:rPr>
            </w:pPr>
            <w:r w:rsidRPr="000F3C94">
              <w:rPr>
                <w:sz w:val="16"/>
                <w:szCs w:val="16"/>
                <w:lang w:val="en-GB"/>
              </w:rPr>
              <w:t>S100_CatalogueScope</w:t>
            </w:r>
          </w:p>
        </w:tc>
        <w:tc>
          <w:tcPr>
            <w:tcW w:w="3969" w:type="dxa"/>
          </w:tcPr>
          <w:p w14:paraId="40E59019" w14:textId="77777777" w:rsidR="009C5E3F" w:rsidRPr="000F3C94" w:rsidRDefault="009C5E3F" w:rsidP="00741539">
            <w:pPr>
              <w:snapToGrid w:val="0"/>
              <w:spacing w:before="60" w:after="60"/>
              <w:jc w:val="left"/>
              <w:rPr>
                <w:sz w:val="16"/>
                <w:szCs w:val="16"/>
                <w:lang w:val="en-GB"/>
              </w:rPr>
            </w:pPr>
          </w:p>
        </w:tc>
      </w:tr>
      <w:tr w:rsidR="009C5E3F" w:rsidRPr="000F3C94" w14:paraId="47335CD0" w14:textId="77777777" w:rsidTr="00A06BEE">
        <w:trPr>
          <w:cantSplit/>
        </w:trPr>
        <w:tc>
          <w:tcPr>
            <w:tcW w:w="2977" w:type="dxa"/>
          </w:tcPr>
          <w:p w14:paraId="433C1B1A" w14:textId="77777777" w:rsidR="009C5E3F" w:rsidRPr="000F3C94" w:rsidRDefault="009C5E3F" w:rsidP="00741539">
            <w:pPr>
              <w:snapToGrid w:val="0"/>
              <w:spacing w:before="60" w:after="60"/>
              <w:jc w:val="left"/>
              <w:rPr>
                <w:sz w:val="16"/>
                <w:szCs w:val="16"/>
                <w:lang w:val="en-GB"/>
              </w:rPr>
            </w:pPr>
            <w:proofErr w:type="spellStart"/>
            <w:r w:rsidRPr="000F3C94">
              <w:rPr>
                <w:sz w:val="16"/>
                <w:szCs w:val="16"/>
                <w:lang w:val="en-GB"/>
              </w:rPr>
              <w:t>versionNumber</w:t>
            </w:r>
            <w:proofErr w:type="spellEnd"/>
          </w:p>
        </w:tc>
        <w:tc>
          <w:tcPr>
            <w:tcW w:w="3686" w:type="dxa"/>
          </w:tcPr>
          <w:p w14:paraId="73E88058" w14:textId="2395A6F1" w:rsidR="009C5E3F" w:rsidRPr="000F3C94" w:rsidRDefault="009C5E3F" w:rsidP="00741539">
            <w:pPr>
              <w:snapToGrid w:val="0"/>
              <w:spacing w:before="60" w:after="60"/>
              <w:jc w:val="left"/>
              <w:rPr>
                <w:sz w:val="16"/>
                <w:szCs w:val="16"/>
                <w:lang w:val="en-GB"/>
              </w:rPr>
            </w:pPr>
            <w:r w:rsidRPr="000F3C94">
              <w:rPr>
                <w:sz w:val="16"/>
                <w:szCs w:val="16"/>
                <w:lang w:val="en-GB"/>
              </w:rPr>
              <w:t xml:space="preserve">The version identifier of the </w:t>
            </w:r>
            <w:r w:rsidR="004E3ADB" w:rsidRPr="000F3C94">
              <w:rPr>
                <w:sz w:val="16"/>
                <w:szCs w:val="16"/>
                <w:lang w:val="en-GB"/>
              </w:rPr>
              <w:t>C</w:t>
            </w:r>
            <w:r w:rsidRPr="000F3C94">
              <w:rPr>
                <w:sz w:val="16"/>
                <w:szCs w:val="16"/>
                <w:lang w:val="en-GB"/>
              </w:rPr>
              <w:t>atalogue</w:t>
            </w:r>
          </w:p>
        </w:tc>
        <w:tc>
          <w:tcPr>
            <w:tcW w:w="709" w:type="dxa"/>
          </w:tcPr>
          <w:p w14:paraId="3990B03F" w14:textId="4F7E25D5" w:rsidR="009C5E3F" w:rsidRPr="000F3C94" w:rsidRDefault="009C5E3F" w:rsidP="00741539">
            <w:pPr>
              <w:snapToGrid w:val="0"/>
              <w:spacing w:before="60" w:after="60"/>
              <w:jc w:val="center"/>
              <w:rPr>
                <w:sz w:val="16"/>
                <w:szCs w:val="16"/>
                <w:lang w:val="en-GB"/>
              </w:rPr>
            </w:pPr>
            <w:r w:rsidRPr="000F3C94">
              <w:rPr>
                <w:rFonts w:eastAsiaTheme="minorEastAsia"/>
                <w:sz w:val="16"/>
                <w:szCs w:val="16"/>
                <w:lang w:val="en-GB"/>
              </w:rPr>
              <w:t>1</w:t>
            </w:r>
          </w:p>
        </w:tc>
        <w:tc>
          <w:tcPr>
            <w:tcW w:w="2976" w:type="dxa"/>
          </w:tcPr>
          <w:p w14:paraId="7EC63986" w14:textId="77777777" w:rsidR="009C5E3F" w:rsidRPr="000F3C94" w:rsidRDefault="009C5E3F" w:rsidP="00741539">
            <w:pPr>
              <w:snapToGrid w:val="0"/>
              <w:spacing w:before="60" w:after="60"/>
              <w:jc w:val="left"/>
              <w:rPr>
                <w:sz w:val="16"/>
                <w:szCs w:val="16"/>
                <w:lang w:val="en-GB"/>
              </w:rPr>
            </w:pPr>
            <w:proofErr w:type="spellStart"/>
            <w:r w:rsidRPr="000F3C94">
              <w:rPr>
                <w:sz w:val="16"/>
                <w:szCs w:val="16"/>
                <w:lang w:val="en-GB"/>
              </w:rPr>
              <w:t>CharacterString</w:t>
            </w:r>
            <w:proofErr w:type="spellEnd"/>
          </w:p>
        </w:tc>
        <w:tc>
          <w:tcPr>
            <w:tcW w:w="3969" w:type="dxa"/>
          </w:tcPr>
          <w:p w14:paraId="1599C550" w14:textId="0A8B84A6" w:rsidR="009C5E3F" w:rsidRPr="000F3C94" w:rsidRDefault="009C5E3F" w:rsidP="00741539">
            <w:pPr>
              <w:snapToGrid w:val="0"/>
              <w:spacing w:before="60" w:after="60"/>
              <w:jc w:val="left"/>
              <w:rPr>
                <w:sz w:val="16"/>
                <w:szCs w:val="16"/>
                <w:lang w:val="en-GB"/>
              </w:rPr>
            </w:pPr>
            <w:r w:rsidRPr="000F3C94">
              <w:rPr>
                <w:rFonts w:eastAsiaTheme="minorEastAsia"/>
                <w:sz w:val="16"/>
                <w:szCs w:val="16"/>
                <w:lang w:val="en-GB"/>
              </w:rPr>
              <w:t>Human readable version identifier</w:t>
            </w:r>
          </w:p>
        </w:tc>
      </w:tr>
      <w:tr w:rsidR="009C5E3F" w:rsidRPr="000F3C94" w14:paraId="4B4AA6D1" w14:textId="77777777" w:rsidTr="00A06BEE">
        <w:trPr>
          <w:cantSplit/>
        </w:trPr>
        <w:tc>
          <w:tcPr>
            <w:tcW w:w="2977" w:type="dxa"/>
          </w:tcPr>
          <w:p w14:paraId="187C6DBC" w14:textId="77777777" w:rsidR="009C5E3F" w:rsidRPr="000F3C94" w:rsidRDefault="009C5E3F" w:rsidP="00741539">
            <w:pPr>
              <w:snapToGrid w:val="0"/>
              <w:spacing w:before="60" w:after="60"/>
              <w:jc w:val="left"/>
              <w:rPr>
                <w:sz w:val="16"/>
                <w:szCs w:val="16"/>
                <w:lang w:val="en-GB"/>
              </w:rPr>
            </w:pPr>
            <w:proofErr w:type="spellStart"/>
            <w:r w:rsidRPr="000F3C94">
              <w:rPr>
                <w:sz w:val="16"/>
                <w:szCs w:val="16"/>
                <w:lang w:val="en-GB"/>
              </w:rPr>
              <w:t>issueDate</w:t>
            </w:r>
            <w:proofErr w:type="spellEnd"/>
          </w:p>
        </w:tc>
        <w:tc>
          <w:tcPr>
            <w:tcW w:w="3686" w:type="dxa"/>
          </w:tcPr>
          <w:p w14:paraId="788A746C" w14:textId="6C2D8D43" w:rsidR="009C5E3F" w:rsidRPr="000F3C94" w:rsidRDefault="009C5E3F" w:rsidP="00741539">
            <w:pPr>
              <w:snapToGrid w:val="0"/>
              <w:spacing w:before="60" w:after="60"/>
              <w:jc w:val="left"/>
              <w:rPr>
                <w:sz w:val="16"/>
                <w:szCs w:val="16"/>
                <w:lang w:val="en-GB"/>
              </w:rPr>
            </w:pPr>
            <w:r w:rsidRPr="000F3C94">
              <w:rPr>
                <w:sz w:val="16"/>
                <w:szCs w:val="16"/>
                <w:lang w:val="en-GB"/>
              </w:rPr>
              <w:t xml:space="preserve">The issue date of the </w:t>
            </w:r>
            <w:r w:rsidR="008D29EB" w:rsidRPr="000F3C94">
              <w:rPr>
                <w:sz w:val="16"/>
                <w:szCs w:val="16"/>
                <w:lang w:val="en-GB"/>
              </w:rPr>
              <w:t>C</w:t>
            </w:r>
            <w:r w:rsidRPr="000F3C94">
              <w:rPr>
                <w:sz w:val="16"/>
                <w:szCs w:val="16"/>
                <w:lang w:val="en-GB"/>
              </w:rPr>
              <w:t>atalogue</w:t>
            </w:r>
          </w:p>
        </w:tc>
        <w:tc>
          <w:tcPr>
            <w:tcW w:w="709" w:type="dxa"/>
          </w:tcPr>
          <w:p w14:paraId="72A15D1A" w14:textId="48B8D412" w:rsidR="009C5E3F" w:rsidRPr="000F3C94" w:rsidRDefault="009C5E3F" w:rsidP="00741539">
            <w:pPr>
              <w:snapToGrid w:val="0"/>
              <w:spacing w:before="60" w:after="60"/>
              <w:jc w:val="center"/>
              <w:rPr>
                <w:sz w:val="16"/>
                <w:szCs w:val="16"/>
                <w:lang w:val="en-GB"/>
              </w:rPr>
            </w:pPr>
            <w:r w:rsidRPr="000F3C94">
              <w:rPr>
                <w:rFonts w:eastAsiaTheme="minorEastAsia"/>
                <w:sz w:val="16"/>
                <w:szCs w:val="16"/>
                <w:lang w:val="en-GB"/>
              </w:rPr>
              <w:t>1</w:t>
            </w:r>
          </w:p>
        </w:tc>
        <w:tc>
          <w:tcPr>
            <w:tcW w:w="2976" w:type="dxa"/>
          </w:tcPr>
          <w:p w14:paraId="337D90AD" w14:textId="77777777" w:rsidR="009C5E3F" w:rsidRPr="000F3C94" w:rsidRDefault="009C5E3F" w:rsidP="00741539">
            <w:pPr>
              <w:snapToGrid w:val="0"/>
              <w:spacing w:before="60" w:after="60"/>
              <w:jc w:val="left"/>
              <w:rPr>
                <w:sz w:val="16"/>
                <w:szCs w:val="16"/>
                <w:lang w:val="en-GB"/>
              </w:rPr>
            </w:pPr>
            <w:r w:rsidRPr="000F3C94">
              <w:rPr>
                <w:sz w:val="16"/>
                <w:szCs w:val="16"/>
                <w:lang w:val="en-GB"/>
              </w:rPr>
              <w:t>Date</w:t>
            </w:r>
          </w:p>
        </w:tc>
        <w:tc>
          <w:tcPr>
            <w:tcW w:w="3969" w:type="dxa"/>
          </w:tcPr>
          <w:p w14:paraId="73241BC7" w14:textId="77777777" w:rsidR="009C5E3F" w:rsidRPr="000F3C94" w:rsidRDefault="009C5E3F" w:rsidP="00741539">
            <w:pPr>
              <w:snapToGrid w:val="0"/>
              <w:spacing w:before="60" w:after="60"/>
              <w:jc w:val="left"/>
              <w:rPr>
                <w:sz w:val="16"/>
                <w:szCs w:val="16"/>
                <w:lang w:val="en-GB"/>
              </w:rPr>
            </w:pPr>
          </w:p>
        </w:tc>
      </w:tr>
      <w:tr w:rsidR="009C5E3F" w:rsidRPr="000F3C94" w14:paraId="77DCCE6D" w14:textId="77777777" w:rsidTr="00A06BEE">
        <w:trPr>
          <w:cantSplit/>
        </w:trPr>
        <w:tc>
          <w:tcPr>
            <w:tcW w:w="2977" w:type="dxa"/>
          </w:tcPr>
          <w:p w14:paraId="09EE6DC8" w14:textId="77777777" w:rsidR="009C5E3F" w:rsidRPr="000F3C94" w:rsidRDefault="009C5E3F" w:rsidP="00741539">
            <w:pPr>
              <w:snapToGrid w:val="0"/>
              <w:spacing w:before="60" w:after="60"/>
              <w:jc w:val="left"/>
              <w:rPr>
                <w:sz w:val="16"/>
                <w:szCs w:val="16"/>
                <w:lang w:val="en-GB"/>
              </w:rPr>
            </w:pPr>
            <w:proofErr w:type="spellStart"/>
            <w:r w:rsidRPr="000F3C94">
              <w:rPr>
                <w:sz w:val="16"/>
                <w:szCs w:val="16"/>
                <w:lang w:val="en-GB"/>
              </w:rPr>
              <w:t>productSpecification</w:t>
            </w:r>
            <w:proofErr w:type="spellEnd"/>
          </w:p>
        </w:tc>
        <w:tc>
          <w:tcPr>
            <w:tcW w:w="3686" w:type="dxa"/>
          </w:tcPr>
          <w:p w14:paraId="1AF63A92" w14:textId="682D27A7" w:rsidR="009C5E3F" w:rsidRPr="000F3C94" w:rsidRDefault="009C5E3F" w:rsidP="00741539">
            <w:pPr>
              <w:snapToGrid w:val="0"/>
              <w:spacing w:before="60" w:after="60"/>
              <w:jc w:val="left"/>
              <w:rPr>
                <w:sz w:val="16"/>
                <w:szCs w:val="16"/>
                <w:lang w:val="en-GB"/>
              </w:rPr>
            </w:pPr>
            <w:r w:rsidRPr="000F3C94">
              <w:rPr>
                <w:sz w:val="16"/>
                <w:szCs w:val="16"/>
                <w:lang w:val="en-GB"/>
              </w:rPr>
              <w:t xml:space="preserve">The </w:t>
            </w:r>
            <w:r w:rsidR="008D29EB" w:rsidRPr="000F3C94">
              <w:rPr>
                <w:sz w:val="16"/>
                <w:szCs w:val="16"/>
                <w:lang w:val="en-GB"/>
              </w:rPr>
              <w:t>P</w:t>
            </w:r>
            <w:r w:rsidRPr="000F3C94">
              <w:rPr>
                <w:sz w:val="16"/>
                <w:szCs w:val="16"/>
                <w:lang w:val="en-GB"/>
              </w:rPr>
              <w:t xml:space="preserve">roduct </w:t>
            </w:r>
            <w:r w:rsidR="008D29EB" w:rsidRPr="000F3C94">
              <w:rPr>
                <w:sz w:val="16"/>
                <w:szCs w:val="16"/>
                <w:lang w:val="en-GB"/>
              </w:rPr>
              <w:t>S</w:t>
            </w:r>
            <w:r w:rsidRPr="000F3C94">
              <w:rPr>
                <w:sz w:val="16"/>
                <w:szCs w:val="16"/>
                <w:lang w:val="en-GB"/>
              </w:rPr>
              <w:t>pecification used to create this file</w:t>
            </w:r>
          </w:p>
        </w:tc>
        <w:tc>
          <w:tcPr>
            <w:tcW w:w="709" w:type="dxa"/>
          </w:tcPr>
          <w:p w14:paraId="7331AD41" w14:textId="669E47B2" w:rsidR="009C5E3F" w:rsidRPr="000F3C94" w:rsidRDefault="009C5E3F" w:rsidP="00741539">
            <w:pPr>
              <w:snapToGrid w:val="0"/>
              <w:spacing w:before="60" w:after="60"/>
              <w:jc w:val="center"/>
              <w:rPr>
                <w:sz w:val="16"/>
                <w:szCs w:val="16"/>
                <w:lang w:val="en-GB"/>
              </w:rPr>
            </w:pPr>
            <w:r w:rsidRPr="000F3C94">
              <w:rPr>
                <w:sz w:val="16"/>
                <w:szCs w:val="16"/>
                <w:lang w:val="en-GB"/>
              </w:rPr>
              <w:t>1</w:t>
            </w:r>
          </w:p>
        </w:tc>
        <w:tc>
          <w:tcPr>
            <w:tcW w:w="2976" w:type="dxa"/>
          </w:tcPr>
          <w:p w14:paraId="53D09BFC" w14:textId="77777777" w:rsidR="009C5E3F" w:rsidRPr="000F3C94" w:rsidRDefault="009C5E3F" w:rsidP="00741539">
            <w:pPr>
              <w:snapToGrid w:val="0"/>
              <w:spacing w:before="60" w:after="60"/>
              <w:jc w:val="left"/>
              <w:rPr>
                <w:sz w:val="16"/>
                <w:szCs w:val="16"/>
                <w:lang w:val="en-GB"/>
              </w:rPr>
            </w:pPr>
            <w:r w:rsidRPr="000F3C94">
              <w:rPr>
                <w:sz w:val="16"/>
                <w:szCs w:val="16"/>
                <w:lang w:val="en-GB"/>
              </w:rPr>
              <w:t>S100_ProductSpecification</w:t>
            </w:r>
          </w:p>
        </w:tc>
        <w:tc>
          <w:tcPr>
            <w:tcW w:w="3969" w:type="dxa"/>
          </w:tcPr>
          <w:p w14:paraId="04FCF8AE" w14:textId="77777777" w:rsidR="009C5E3F" w:rsidRPr="000F3C94" w:rsidRDefault="009C5E3F" w:rsidP="00741539">
            <w:pPr>
              <w:snapToGrid w:val="0"/>
              <w:spacing w:before="60" w:after="60"/>
              <w:jc w:val="left"/>
              <w:rPr>
                <w:sz w:val="16"/>
                <w:szCs w:val="16"/>
                <w:lang w:val="en-GB"/>
              </w:rPr>
            </w:pPr>
          </w:p>
        </w:tc>
      </w:tr>
      <w:tr w:rsidR="003A2A67" w:rsidRPr="000F3C94" w14:paraId="7C1A0D7C" w14:textId="77777777" w:rsidTr="00A06BEE">
        <w:trPr>
          <w:cantSplit/>
        </w:trPr>
        <w:tc>
          <w:tcPr>
            <w:tcW w:w="2977" w:type="dxa"/>
          </w:tcPr>
          <w:p w14:paraId="6CE813AC" w14:textId="77777777" w:rsidR="003A2A67" w:rsidRPr="000F3C94" w:rsidRDefault="003A2A67" w:rsidP="003A2A67">
            <w:pPr>
              <w:snapToGrid w:val="0"/>
              <w:spacing w:before="60" w:after="60"/>
              <w:jc w:val="left"/>
              <w:rPr>
                <w:sz w:val="16"/>
                <w:szCs w:val="16"/>
                <w:lang w:val="en-GB"/>
              </w:rPr>
            </w:pPr>
            <w:proofErr w:type="spellStart"/>
            <w:r w:rsidRPr="000F3C94">
              <w:rPr>
                <w:sz w:val="16"/>
                <w:szCs w:val="16"/>
                <w:lang w:val="en-GB"/>
              </w:rPr>
              <w:t>digitalSignatureReference</w:t>
            </w:r>
            <w:proofErr w:type="spellEnd"/>
          </w:p>
        </w:tc>
        <w:tc>
          <w:tcPr>
            <w:tcW w:w="3686" w:type="dxa"/>
          </w:tcPr>
          <w:p w14:paraId="1E4792DD" w14:textId="6BA568FD" w:rsidR="003A2A67" w:rsidRPr="000F3C94" w:rsidRDefault="003A2A67" w:rsidP="003A2A67">
            <w:pPr>
              <w:snapToGrid w:val="0"/>
              <w:spacing w:before="60" w:after="60"/>
              <w:jc w:val="left"/>
              <w:rPr>
                <w:sz w:val="16"/>
                <w:szCs w:val="16"/>
                <w:lang w:val="en-GB"/>
              </w:rPr>
            </w:pPr>
            <w:r w:rsidRPr="000F3C94">
              <w:rPr>
                <w:sz w:val="16"/>
                <w:szCs w:val="16"/>
                <w:lang w:val="en-GB"/>
              </w:rPr>
              <w:t xml:space="preserve">Specifies the algorithm used to compute </w:t>
            </w:r>
            <w:proofErr w:type="spellStart"/>
            <w:r w:rsidRPr="000F3C94">
              <w:rPr>
                <w:sz w:val="16"/>
                <w:szCs w:val="16"/>
                <w:lang w:val="en-GB"/>
              </w:rPr>
              <w:t>digitalSignatureValue</w:t>
            </w:r>
            <w:proofErr w:type="spellEnd"/>
          </w:p>
        </w:tc>
        <w:tc>
          <w:tcPr>
            <w:tcW w:w="709" w:type="dxa"/>
          </w:tcPr>
          <w:p w14:paraId="3AD9F8FC" w14:textId="77777777" w:rsidR="003A2A67" w:rsidRPr="000F3C94" w:rsidRDefault="003A2A67" w:rsidP="003A2A67">
            <w:pPr>
              <w:snapToGrid w:val="0"/>
              <w:spacing w:before="60" w:after="60"/>
              <w:jc w:val="center"/>
              <w:rPr>
                <w:sz w:val="16"/>
                <w:szCs w:val="16"/>
                <w:lang w:val="en-GB"/>
              </w:rPr>
            </w:pPr>
            <w:r w:rsidRPr="000F3C94">
              <w:rPr>
                <w:sz w:val="16"/>
                <w:szCs w:val="16"/>
                <w:lang w:val="en-GB"/>
              </w:rPr>
              <w:t>1</w:t>
            </w:r>
          </w:p>
        </w:tc>
        <w:tc>
          <w:tcPr>
            <w:tcW w:w="2976" w:type="dxa"/>
          </w:tcPr>
          <w:p w14:paraId="5731A713" w14:textId="0D6033BF" w:rsidR="003A2A67" w:rsidRPr="000F3C94" w:rsidRDefault="003A2A67" w:rsidP="003A2A67">
            <w:pPr>
              <w:snapToGrid w:val="0"/>
              <w:spacing w:before="60" w:after="60"/>
              <w:jc w:val="left"/>
              <w:rPr>
                <w:sz w:val="16"/>
                <w:szCs w:val="16"/>
                <w:lang w:val="en-GB"/>
              </w:rPr>
            </w:pPr>
            <w:r w:rsidRPr="000F3C94">
              <w:rPr>
                <w:sz w:val="16"/>
                <w:szCs w:val="16"/>
                <w:lang w:val="en-GB"/>
              </w:rPr>
              <w:t>S100_</w:t>
            </w:r>
            <w:r w:rsidR="00434F0E" w:rsidRPr="000F3C94">
              <w:rPr>
                <w:sz w:val="16"/>
                <w:szCs w:val="16"/>
                <w:lang w:val="en-GB"/>
              </w:rPr>
              <w:t>SE_</w:t>
            </w:r>
            <w:r w:rsidRPr="000F3C94">
              <w:rPr>
                <w:sz w:val="16"/>
                <w:szCs w:val="16"/>
                <w:lang w:val="en-GB"/>
              </w:rPr>
              <w:t>DigitalSignature</w:t>
            </w:r>
            <w:r w:rsidR="00434F0E" w:rsidRPr="000F3C94">
              <w:rPr>
                <w:sz w:val="16"/>
                <w:szCs w:val="16"/>
                <w:lang w:val="en-GB"/>
              </w:rPr>
              <w:t>Reference (see S-100 Part 15)</w:t>
            </w:r>
          </w:p>
        </w:tc>
        <w:tc>
          <w:tcPr>
            <w:tcW w:w="3969" w:type="dxa"/>
          </w:tcPr>
          <w:p w14:paraId="26E36157" w14:textId="77777777" w:rsidR="003A2A67" w:rsidRPr="000F3C94" w:rsidRDefault="003A2A67" w:rsidP="003A2A67">
            <w:pPr>
              <w:snapToGrid w:val="0"/>
              <w:spacing w:before="60" w:after="60"/>
              <w:jc w:val="left"/>
              <w:rPr>
                <w:sz w:val="16"/>
                <w:szCs w:val="16"/>
                <w:lang w:val="en-GB"/>
              </w:rPr>
            </w:pPr>
            <w:r w:rsidRPr="000F3C94">
              <w:rPr>
                <w:sz w:val="16"/>
                <w:szCs w:val="16"/>
                <w:lang w:val="en-GB"/>
              </w:rPr>
              <w:t>Reference to the appropriate digital signature algorithm</w:t>
            </w:r>
          </w:p>
        </w:tc>
      </w:tr>
      <w:tr w:rsidR="009C5E3F" w:rsidRPr="000F3C94" w14:paraId="1B18A38B" w14:textId="77777777" w:rsidTr="00A06BEE">
        <w:trPr>
          <w:cantSplit/>
        </w:trPr>
        <w:tc>
          <w:tcPr>
            <w:tcW w:w="2977" w:type="dxa"/>
          </w:tcPr>
          <w:p w14:paraId="0E8447CF" w14:textId="77777777" w:rsidR="009C5E3F" w:rsidRPr="000F3C94" w:rsidRDefault="009C5E3F" w:rsidP="00741539">
            <w:pPr>
              <w:snapToGrid w:val="0"/>
              <w:spacing w:before="60" w:after="60"/>
              <w:jc w:val="left"/>
              <w:rPr>
                <w:sz w:val="16"/>
                <w:szCs w:val="16"/>
                <w:lang w:val="en-GB"/>
              </w:rPr>
            </w:pPr>
            <w:proofErr w:type="spellStart"/>
            <w:r w:rsidRPr="000F3C94">
              <w:rPr>
                <w:sz w:val="16"/>
                <w:szCs w:val="16"/>
                <w:lang w:val="en-GB"/>
              </w:rPr>
              <w:t>digitalSignatureValue</w:t>
            </w:r>
            <w:proofErr w:type="spellEnd"/>
          </w:p>
        </w:tc>
        <w:tc>
          <w:tcPr>
            <w:tcW w:w="3686" w:type="dxa"/>
          </w:tcPr>
          <w:p w14:paraId="03C38A1F" w14:textId="77777777" w:rsidR="009C5E3F" w:rsidRPr="000F3C94" w:rsidRDefault="009C5E3F" w:rsidP="00741539">
            <w:pPr>
              <w:snapToGrid w:val="0"/>
              <w:spacing w:before="60" w:after="60"/>
              <w:jc w:val="left"/>
              <w:rPr>
                <w:sz w:val="16"/>
                <w:szCs w:val="16"/>
                <w:lang w:val="en-GB"/>
              </w:rPr>
            </w:pPr>
            <w:r w:rsidRPr="000F3C94">
              <w:rPr>
                <w:sz w:val="16"/>
                <w:szCs w:val="16"/>
                <w:lang w:val="en-GB"/>
              </w:rPr>
              <w:t>Value derived from the digital signature</w:t>
            </w:r>
          </w:p>
        </w:tc>
        <w:tc>
          <w:tcPr>
            <w:tcW w:w="709" w:type="dxa"/>
          </w:tcPr>
          <w:p w14:paraId="7F968A65" w14:textId="75ACA1D5" w:rsidR="009C5E3F" w:rsidRPr="000F3C94" w:rsidRDefault="009C5E3F" w:rsidP="00741539">
            <w:pPr>
              <w:snapToGrid w:val="0"/>
              <w:spacing w:before="60" w:after="60"/>
              <w:jc w:val="center"/>
              <w:rPr>
                <w:sz w:val="16"/>
                <w:szCs w:val="16"/>
                <w:lang w:val="en-GB"/>
              </w:rPr>
            </w:pPr>
            <w:r w:rsidRPr="000F3C94">
              <w:rPr>
                <w:sz w:val="16"/>
                <w:szCs w:val="16"/>
                <w:lang w:val="en-GB"/>
              </w:rPr>
              <w:t>1..*</w:t>
            </w:r>
          </w:p>
        </w:tc>
        <w:tc>
          <w:tcPr>
            <w:tcW w:w="2976" w:type="dxa"/>
          </w:tcPr>
          <w:p w14:paraId="4D483B4D" w14:textId="314BC774" w:rsidR="009C5E3F" w:rsidRPr="000F3C94" w:rsidRDefault="009C5E3F" w:rsidP="00741539">
            <w:pPr>
              <w:snapToGrid w:val="0"/>
              <w:spacing w:before="60" w:after="60"/>
              <w:jc w:val="left"/>
              <w:rPr>
                <w:sz w:val="16"/>
                <w:szCs w:val="16"/>
                <w:lang w:val="en-GB"/>
              </w:rPr>
            </w:pPr>
            <w:r w:rsidRPr="000F3C94">
              <w:rPr>
                <w:sz w:val="16"/>
                <w:szCs w:val="16"/>
                <w:lang w:val="en-GB"/>
              </w:rPr>
              <w:t>S100_</w:t>
            </w:r>
            <w:r w:rsidR="00486CD7" w:rsidRPr="000F3C94">
              <w:rPr>
                <w:sz w:val="16"/>
                <w:szCs w:val="16"/>
                <w:lang w:val="en-GB"/>
              </w:rPr>
              <w:t>SE_</w:t>
            </w:r>
            <w:r w:rsidRPr="000F3C94">
              <w:rPr>
                <w:sz w:val="16"/>
                <w:szCs w:val="16"/>
                <w:lang w:val="en-GB"/>
              </w:rPr>
              <w:t>DigitalSignature</w:t>
            </w:r>
            <w:r w:rsidR="001B0CCC" w:rsidRPr="000F3C94">
              <w:rPr>
                <w:sz w:val="16"/>
                <w:szCs w:val="16"/>
                <w:lang w:val="en-GB"/>
              </w:rPr>
              <w:t xml:space="preserve"> (see S-100 Part 15)</w:t>
            </w:r>
          </w:p>
        </w:tc>
        <w:tc>
          <w:tcPr>
            <w:tcW w:w="3969" w:type="dxa"/>
          </w:tcPr>
          <w:p w14:paraId="51109706" w14:textId="77777777" w:rsidR="009C5E3F" w:rsidRPr="000F3C94" w:rsidRDefault="009C5E3F" w:rsidP="00741539">
            <w:pPr>
              <w:snapToGrid w:val="0"/>
              <w:spacing w:before="60" w:after="60"/>
              <w:jc w:val="left"/>
              <w:rPr>
                <w:sz w:val="16"/>
                <w:szCs w:val="16"/>
                <w:lang w:val="en-GB"/>
              </w:rPr>
            </w:pPr>
            <w:r w:rsidRPr="000F3C94">
              <w:rPr>
                <w:sz w:val="16"/>
                <w:szCs w:val="16"/>
                <w:lang w:val="en-GB"/>
              </w:rPr>
              <w:t xml:space="preserve">The value resulting from application of </w:t>
            </w:r>
            <w:proofErr w:type="spellStart"/>
            <w:r w:rsidRPr="000F3C94">
              <w:rPr>
                <w:sz w:val="16"/>
                <w:szCs w:val="16"/>
                <w:lang w:val="en-GB"/>
              </w:rPr>
              <w:t>digitalSignatureReference</w:t>
            </w:r>
            <w:proofErr w:type="spellEnd"/>
          </w:p>
          <w:p w14:paraId="6717E77D" w14:textId="0BAE56B8" w:rsidR="009C5E3F" w:rsidRPr="000F3C94" w:rsidRDefault="009C5E3F" w:rsidP="00741539">
            <w:pPr>
              <w:snapToGrid w:val="0"/>
              <w:spacing w:before="60" w:after="60"/>
              <w:jc w:val="left"/>
              <w:rPr>
                <w:sz w:val="16"/>
                <w:szCs w:val="16"/>
                <w:lang w:val="en-GB"/>
              </w:rPr>
            </w:pPr>
            <w:r w:rsidRPr="000F3C94">
              <w:rPr>
                <w:sz w:val="16"/>
                <w:szCs w:val="16"/>
                <w:lang w:val="en-GB"/>
              </w:rPr>
              <w:t>Implemented as the digital signature format specified in S-100 Part 15</w:t>
            </w:r>
          </w:p>
        </w:tc>
      </w:tr>
      <w:tr w:rsidR="009C5E3F" w:rsidRPr="000F3C94" w14:paraId="241E4016" w14:textId="77777777" w:rsidTr="00A06BEE">
        <w:trPr>
          <w:cantSplit/>
        </w:trPr>
        <w:tc>
          <w:tcPr>
            <w:tcW w:w="2977" w:type="dxa"/>
          </w:tcPr>
          <w:p w14:paraId="638D814B" w14:textId="0F5AA37B" w:rsidR="009C5E3F" w:rsidRPr="000F3C94" w:rsidRDefault="009C5E3F" w:rsidP="00741539">
            <w:pPr>
              <w:snapToGrid w:val="0"/>
              <w:spacing w:before="60" w:after="60"/>
              <w:jc w:val="left"/>
              <w:rPr>
                <w:sz w:val="16"/>
                <w:szCs w:val="16"/>
                <w:lang w:val="en-GB"/>
              </w:rPr>
            </w:pPr>
            <w:proofErr w:type="spellStart"/>
            <w:r w:rsidRPr="000F3C94">
              <w:rPr>
                <w:rFonts w:eastAsiaTheme="minorEastAsia"/>
                <w:sz w:val="16"/>
                <w:szCs w:val="16"/>
                <w:lang w:val="en-GB"/>
              </w:rPr>
              <w:t>compressionFlag</w:t>
            </w:r>
            <w:proofErr w:type="spellEnd"/>
          </w:p>
        </w:tc>
        <w:tc>
          <w:tcPr>
            <w:tcW w:w="3686" w:type="dxa"/>
          </w:tcPr>
          <w:p w14:paraId="46A60F6F" w14:textId="233E5CC2" w:rsidR="009C5E3F" w:rsidRPr="000F3C94" w:rsidRDefault="009C5E3F" w:rsidP="00741539">
            <w:pPr>
              <w:snapToGrid w:val="0"/>
              <w:spacing w:before="60" w:after="60"/>
              <w:jc w:val="left"/>
              <w:rPr>
                <w:sz w:val="16"/>
                <w:szCs w:val="16"/>
                <w:lang w:val="en-GB"/>
              </w:rPr>
            </w:pPr>
            <w:r w:rsidRPr="000F3C94">
              <w:rPr>
                <w:rFonts w:eastAsiaTheme="minorEastAsia"/>
                <w:sz w:val="16"/>
                <w:szCs w:val="16"/>
                <w:lang w:val="en-GB"/>
              </w:rPr>
              <w:t>Indicates if the resource is compressed</w:t>
            </w:r>
          </w:p>
        </w:tc>
        <w:tc>
          <w:tcPr>
            <w:tcW w:w="709" w:type="dxa"/>
          </w:tcPr>
          <w:p w14:paraId="6BAAF275" w14:textId="2A79455C" w:rsidR="009C5E3F" w:rsidRPr="000F3C94" w:rsidRDefault="009C5E3F" w:rsidP="00741539">
            <w:pPr>
              <w:snapToGrid w:val="0"/>
              <w:spacing w:before="60" w:after="60"/>
              <w:jc w:val="center"/>
              <w:rPr>
                <w:sz w:val="16"/>
                <w:szCs w:val="16"/>
                <w:lang w:val="en-GB"/>
              </w:rPr>
            </w:pPr>
            <w:r w:rsidRPr="000F3C94">
              <w:rPr>
                <w:sz w:val="16"/>
                <w:szCs w:val="16"/>
                <w:lang w:val="en-GB"/>
              </w:rPr>
              <w:t>1</w:t>
            </w:r>
          </w:p>
        </w:tc>
        <w:tc>
          <w:tcPr>
            <w:tcW w:w="2976" w:type="dxa"/>
          </w:tcPr>
          <w:p w14:paraId="18246A3E" w14:textId="0966ADD2" w:rsidR="009C5E3F" w:rsidRPr="000F3C94" w:rsidRDefault="009C5E3F" w:rsidP="00741539">
            <w:pPr>
              <w:snapToGrid w:val="0"/>
              <w:spacing w:before="60" w:after="60"/>
              <w:jc w:val="left"/>
              <w:rPr>
                <w:sz w:val="16"/>
                <w:szCs w:val="16"/>
                <w:lang w:val="en-GB"/>
              </w:rPr>
            </w:pPr>
            <w:r w:rsidRPr="000F3C94">
              <w:rPr>
                <w:rFonts w:eastAsiaTheme="minorEastAsia"/>
                <w:sz w:val="16"/>
                <w:szCs w:val="16"/>
                <w:lang w:val="en-GB"/>
              </w:rPr>
              <w:t>Boolean</w:t>
            </w:r>
          </w:p>
        </w:tc>
        <w:tc>
          <w:tcPr>
            <w:tcW w:w="3969" w:type="dxa"/>
          </w:tcPr>
          <w:p w14:paraId="1EBEB593" w14:textId="77777777" w:rsidR="00A06BEE" w:rsidRPr="000F3C94" w:rsidRDefault="009C5E3F" w:rsidP="00741539">
            <w:pPr>
              <w:snapToGrid w:val="0"/>
              <w:spacing w:before="60" w:after="60"/>
              <w:jc w:val="left"/>
              <w:rPr>
                <w:rFonts w:eastAsiaTheme="minorEastAsia"/>
                <w:sz w:val="16"/>
                <w:szCs w:val="16"/>
                <w:lang w:val="en-GB"/>
              </w:rPr>
            </w:pPr>
            <w:r w:rsidRPr="000F3C94">
              <w:rPr>
                <w:rFonts w:eastAsiaTheme="minorEastAsia"/>
                <w:i/>
                <w:sz w:val="16"/>
                <w:szCs w:val="16"/>
                <w:lang w:val="en-GB"/>
              </w:rPr>
              <w:t>True</w:t>
            </w:r>
            <w:r w:rsidRPr="000F3C94">
              <w:rPr>
                <w:rFonts w:eastAsiaTheme="minorEastAsia"/>
                <w:sz w:val="16"/>
                <w:szCs w:val="16"/>
                <w:lang w:val="en-GB"/>
              </w:rPr>
              <w:t xml:space="preserve"> indicates a compressed resource</w:t>
            </w:r>
          </w:p>
          <w:p w14:paraId="480C8A30" w14:textId="6F0CD2B2" w:rsidR="009C5E3F" w:rsidRPr="000F3C94" w:rsidRDefault="009C5E3F" w:rsidP="00741539">
            <w:pPr>
              <w:snapToGrid w:val="0"/>
              <w:spacing w:before="60" w:after="60"/>
              <w:jc w:val="left"/>
              <w:rPr>
                <w:sz w:val="16"/>
                <w:szCs w:val="16"/>
                <w:lang w:val="en-GB"/>
              </w:rPr>
            </w:pPr>
            <w:r w:rsidRPr="000F3C94">
              <w:rPr>
                <w:rFonts w:eastAsiaTheme="minorEastAsia"/>
                <w:i/>
                <w:sz w:val="16"/>
                <w:szCs w:val="16"/>
                <w:lang w:val="en-GB"/>
              </w:rPr>
              <w:t>False</w:t>
            </w:r>
            <w:r w:rsidRPr="000F3C94">
              <w:rPr>
                <w:rFonts w:eastAsiaTheme="minorEastAsia"/>
                <w:sz w:val="16"/>
                <w:szCs w:val="16"/>
                <w:lang w:val="en-GB"/>
              </w:rPr>
              <w:t xml:space="preserve"> indicates an uncompressed resource</w:t>
            </w:r>
          </w:p>
        </w:tc>
      </w:tr>
      <w:tr w:rsidR="009C5E3F" w:rsidRPr="000F3C94" w14:paraId="4C97EEE8" w14:textId="77777777" w:rsidTr="00A06BEE">
        <w:trPr>
          <w:cantSplit/>
        </w:trPr>
        <w:tc>
          <w:tcPr>
            <w:tcW w:w="2977" w:type="dxa"/>
          </w:tcPr>
          <w:p w14:paraId="1D85E88F" w14:textId="5DE08882" w:rsidR="009C5E3F" w:rsidRPr="000F3C94" w:rsidRDefault="009C5E3F" w:rsidP="00741539">
            <w:pPr>
              <w:snapToGrid w:val="0"/>
              <w:spacing w:before="60" w:after="60"/>
              <w:jc w:val="left"/>
              <w:rPr>
                <w:sz w:val="16"/>
                <w:szCs w:val="16"/>
                <w:lang w:val="en-GB"/>
              </w:rPr>
            </w:pPr>
            <w:proofErr w:type="spellStart"/>
            <w:r w:rsidRPr="000F3C94">
              <w:rPr>
                <w:sz w:val="16"/>
                <w:szCs w:val="16"/>
                <w:lang w:val="en-GB"/>
              </w:rPr>
              <w:t>defaultLocale</w:t>
            </w:r>
            <w:proofErr w:type="spellEnd"/>
          </w:p>
        </w:tc>
        <w:tc>
          <w:tcPr>
            <w:tcW w:w="3686" w:type="dxa"/>
          </w:tcPr>
          <w:p w14:paraId="35377198" w14:textId="4237C6D5" w:rsidR="009C5E3F" w:rsidRPr="000F3C94" w:rsidRDefault="009C5E3F" w:rsidP="00741539">
            <w:pPr>
              <w:snapToGrid w:val="0"/>
              <w:spacing w:before="60" w:after="60"/>
              <w:jc w:val="left"/>
              <w:rPr>
                <w:sz w:val="16"/>
                <w:szCs w:val="16"/>
                <w:lang w:val="en-GB"/>
              </w:rPr>
            </w:pPr>
            <w:r w:rsidRPr="000F3C94">
              <w:rPr>
                <w:sz w:val="16"/>
                <w:szCs w:val="16"/>
                <w:lang w:val="en-GB"/>
              </w:rPr>
              <w:t xml:space="preserve">Default language and character set used in the </w:t>
            </w:r>
            <w:r w:rsidR="00FA21C4" w:rsidRPr="000F3C94">
              <w:rPr>
                <w:sz w:val="16"/>
                <w:szCs w:val="16"/>
                <w:lang w:val="en-GB"/>
              </w:rPr>
              <w:t>C</w:t>
            </w:r>
            <w:r w:rsidRPr="000F3C94">
              <w:rPr>
                <w:sz w:val="16"/>
                <w:szCs w:val="16"/>
                <w:lang w:val="en-GB"/>
              </w:rPr>
              <w:t>atalogue</w:t>
            </w:r>
          </w:p>
        </w:tc>
        <w:tc>
          <w:tcPr>
            <w:tcW w:w="709" w:type="dxa"/>
          </w:tcPr>
          <w:p w14:paraId="2B0D9E2D" w14:textId="7FC2B4AE" w:rsidR="009C5E3F" w:rsidRPr="000F3C94" w:rsidRDefault="009C5E3F" w:rsidP="00741539">
            <w:pPr>
              <w:snapToGrid w:val="0"/>
              <w:spacing w:before="60" w:after="60"/>
              <w:jc w:val="center"/>
              <w:rPr>
                <w:sz w:val="16"/>
                <w:szCs w:val="16"/>
                <w:lang w:val="en-GB"/>
              </w:rPr>
            </w:pPr>
            <w:r w:rsidRPr="000F3C94">
              <w:rPr>
                <w:sz w:val="16"/>
                <w:szCs w:val="16"/>
                <w:lang w:val="en-GB"/>
              </w:rPr>
              <w:t>0..1</w:t>
            </w:r>
          </w:p>
        </w:tc>
        <w:tc>
          <w:tcPr>
            <w:tcW w:w="2976" w:type="dxa"/>
          </w:tcPr>
          <w:p w14:paraId="4479E28A" w14:textId="7FDD5ED4" w:rsidR="009C5E3F" w:rsidRPr="000F3C94" w:rsidRDefault="009C5E3F" w:rsidP="00741539">
            <w:pPr>
              <w:snapToGrid w:val="0"/>
              <w:spacing w:before="60" w:after="60"/>
              <w:jc w:val="left"/>
              <w:rPr>
                <w:i/>
                <w:sz w:val="16"/>
                <w:szCs w:val="16"/>
                <w:lang w:val="en-GB"/>
              </w:rPr>
            </w:pPr>
            <w:proofErr w:type="spellStart"/>
            <w:r w:rsidRPr="000F3C94">
              <w:rPr>
                <w:sz w:val="16"/>
                <w:szCs w:val="16"/>
                <w:lang w:val="en-GB"/>
              </w:rPr>
              <w:t>PT_Locale</w:t>
            </w:r>
            <w:proofErr w:type="spellEnd"/>
          </w:p>
        </w:tc>
        <w:tc>
          <w:tcPr>
            <w:tcW w:w="3969" w:type="dxa"/>
          </w:tcPr>
          <w:p w14:paraId="12F498D5" w14:textId="26610D97" w:rsidR="009C5E3F" w:rsidRPr="000F3C94" w:rsidRDefault="009C5E3F" w:rsidP="00741539">
            <w:pPr>
              <w:snapToGrid w:val="0"/>
              <w:spacing w:before="60" w:after="60"/>
              <w:jc w:val="left"/>
              <w:rPr>
                <w:sz w:val="16"/>
                <w:szCs w:val="16"/>
                <w:lang w:val="en-GB"/>
              </w:rPr>
            </w:pPr>
            <w:r w:rsidRPr="000F3C94">
              <w:rPr>
                <w:rFonts w:eastAsiaTheme="minorEastAsia"/>
                <w:sz w:val="16"/>
                <w:szCs w:val="16"/>
                <w:lang w:val="en-GB"/>
              </w:rPr>
              <w:t xml:space="preserve">In absence of </w:t>
            </w:r>
            <w:proofErr w:type="spellStart"/>
            <w:r w:rsidRPr="000F3C94">
              <w:rPr>
                <w:rFonts w:eastAsiaTheme="minorEastAsia"/>
                <w:sz w:val="16"/>
                <w:szCs w:val="16"/>
                <w:lang w:val="en-GB"/>
              </w:rPr>
              <w:t>defaultLocale</w:t>
            </w:r>
            <w:proofErr w:type="spellEnd"/>
            <w:r w:rsidRPr="000F3C94">
              <w:rPr>
                <w:rFonts w:eastAsiaTheme="minorEastAsia"/>
                <w:sz w:val="16"/>
                <w:szCs w:val="16"/>
                <w:lang w:val="en-GB"/>
              </w:rPr>
              <w:t xml:space="preserve"> the language is English in UTF-8</w:t>
            </w:r>
          </w:p>
        </w:tc>
      </w:tr>
      <w:tr w:rsidR="009C5E3F" w:rsidRPr="000F3C94" w14:paraId="6B3531B8" w14:textId="77777777" w:rsidTr="00A06BEE">
        <w:trPr>
          <w:cantSplit/>
        </w:trPr>
        <w:tc>
          <w:tcPr>
            <w:tcW w:w="2977" w:type="dxa"/>
          </w:tcPr>
          <w:p w14:paraId="72E6CF61" w14:textId="6A8BEB37" w:rsidR="009C5E3F" w:rsidRPr="000F3C94" w:rsidRDefault="009C5E3F" w:rsidP="00741539">
            <w:pPr>
              <w:snapToGrid w:val="0"/>
              <w:spacing w:before="60" w:after="60"/>
              <w:jc w:val="left"/>
              <w:rPr>
                <w:sz w:val="16"/>
                <w:szCs w:val="16"/>
                <w:lang w:val="en-GB"/>
              </w:rPr>
            </w:pPr>
            <w:proofErr w:type="spellStart"/>
            <w:r w:rsidRPr="000F3C94">
              <w:rPr>
                <w:sz w:val="16"/>
                <w:szCs w:val="16"/>
                <w:lang w:val="en-GB"/>
              </w:rPr>
              <w:t>otherLocale</w:t>
            </w:r>
            <w:proofErr w:type="spellEnd"/>
          </w:p>
        </w:tc>
        <w:tc>
          <w:tcPr>
            <w:tcW w:w="3686" w:type="dxa"/>
          </w:tcPr>
          <w:p w14:paraId="1BAE9F85" w14:textId="6B9A83A0" w:rsidR="009C5E3F" w:rsidRPr="000F3C94" w:rsidRDefault="009C5E3F" w:rsidP="00741539">
            <w:pPr>
              <w:snapToGrid w:val="0"/>
              <w:spacing w:before="60" w:after="60"/>
              <w:jc w:val="left"/>
              <w:rPr>
                <w:sz w:val="16"/>
                <w:szCs w:val="16"/>
                <w:lang w:val="en-GB"/>
              </w:rPr>
            </w:pPr>
            <w:r w:rsidRPr="000F3C94">
              <w:rPr>
                <w:sz w:val="16"/>
                <w:szCs w:val="16"/>
                <w:lang w:val="en-GB"/>
              </w:rPr>
              <w:t>Other languages and character sets used in the catalogue</w:t>
            </w:r>
          </w:p>
        </w:tc>
        <w:tc>
          <w:tcPr>
            <w:tcW w:w="709" w:type="dxa"/>
          </w:tcPr>
          <w:p w14:paraId="152A7EB8" w14:textId="612373B6" w:rsidR="009C5E3F" w:rsidRPr="000F3C94" w:rsidRDefault="009C5E3F" w:rsidP="00741539">
            <w:pPr>
              <w:snapToGrid w:val="0"/>
              <w:spacing w:before="60" w:after="60"/>
              <w:jc w:val="center"/>
              <w:rPr>
                <w:sz w:val="16"/>
                <w:szCs w:val="16"/>
                <w:lang w:val="en-GB"/>
              </w:rPr>
            </w:pPr>
            <w:r w:rsidRPr="000F3C94">
              <w:rPr>
                <w:sz w:val="16"/>
                <w:szCs w:val="16"/>
                <w:lang w:val="en-GB"/>
              </w:rPr>
              <w:t>0..*</w:t>
            </w:r>
          </w:p>
        </w:tc>
        <w:tc>
          <w:tcPr>
            <w:tcW w:w="2976" w:type="dxa"/>
          </w:tcPr>
          <w:p w14:paraId="1A4C24AC" w14:textId="281AFD96" w:rsidR="009C5E3F" w:rsidRPr="000F3C94" w:rsidRDefault="009C5E3F" w:rsidP="00741539">
            <w:pPr>
              <w:snapToGrid w:val="0"/>
              <w:spacing w:before="60" w:after="60"/>
              <w:jc w:val="left"/>
              <w:rPr>
                <w:i/>
                <w:sz w:val="16"/>
                <w:szCs w:val="16"/>
                <w:lang w:val="en-GB"/>
              </w:rPr>
            </w:pPr>
            <w:proofErr w:type="spellStart"/>
            <w:r w:rsidRPr="000F3C94">
              <w:rPr>
                <w:sz w:val="16"/>
                <w:szCs w:val="16"/>
                <w:lang w:val="en-GB"/>
              </w:rPr>
              <w:t>PT_Locale</w:t>
            </w:r>
            <w:proofErr w:type="spellEnd"/>
          </w:p>
        </w:tc>
        <w:tc>
          <w:tcPr>
            <w:tcW w:w="3969" w:type="dxa"/>
          </w:tcPr>
          <w:p w14:paraId="7627AD6D" w14:textId="77777777" w:rsidR="009C5E3F" w:rsidRPr="000F3C94" w:rsidRDefault="009C5E3F" w:rsidP="00741539">
            <w:pPr>
              <w:snapToGrid w:val="0"/>
              <w:spacing w:before="60" w:after="60"/>
              <w:jc w:val="left"/>
              <w:rPr>
                <w:sz w:val="16"/>
                <w:szCs w:val="16"/>
                <w:lang w:val="en-GB"/>
              </w:rPr>
            </w:pPr>
          </w:p>
        </w:tc>
      </w:tr>
    </w:tbl>
    <w:p w14:paraId="0E415815" w14:textId="77777777" w:rsidR="005255C0" w:rsidRPr="000F3C94" w:rsidRDefault="005255C0" w:rsidP="005255C0">
      <w:pPr>
        <w:spacing w:after="0"/>
        <w:rPr>
          <w:lang w:val="en-GB"/>
        </w:rPr>
      </w:pPr>
      <w:bookmarkStart w:id="603" w:name="_Toc152232626"/>
    </w:p>
    <w:p w14:paraId="48014C5A" w14:textId="5C499761" w:rsidR="00B413FE" w:rsidRPr="000F3C94" w:rsidRDefault="00B413FE" w:rsidP="005255C0">
      <w:pPr>
        <w:pStyle w:val="Heading4"/>
        <w:tabs>
          <w:tab w:val="clear" w:pos="940"/>
          <w:tab w:val="clear" w:pos="1140"/>
          <w:tab w:val="clear" w:pos="1360"/>
        </w:tabs>
        <w:rPr>
          <w:lang w:val="en-GB"/>
        </w:rPr>
      </w:pPr>
      <w:r w:rsidRPr="000F3C94">
        <w:rPr>
          <w:lang w:val="en-GB"/>
        </w:rPr>
        <w:t>S100_CatalogueScope</w:t>
      </w:r>
      <w:bookmarkEnd w:id="603"/>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2835"/>
        <w:gridCol w:w="3828"/>
        <w:gridCol w:w="850"/>
        <w:gridCol w:w="5528"/>
      </w:tblGrid>
      <w:tr w:rsidR="006A4CBD" w:rsidRPr="000F3C94" w14:paraId="64AC780C" w14:textId="77777777" w:rsidTr="00815DA9">
        <w:trPr>
          <w:cantSplit/>
        </w:trPr>
        <w:tc>
          <w:tcPr>
            <w:tcW w:w="1276" w:type="dxa"/>
            <w:shd w:val="clear" w:color="auto" w:fill="E7E6E6"/>
          </w:tcPr>
          <w:p w14:paraId="68244AD5" w14:textId="4AF6A2D7" w:rsidR="006A4CBD" w:rsidRPr="000F3C94" w:rsidRDefault="006A4CBD" w:rsidP="006A4CBD">
            <w:pPr>
              <w:snapToGrid w:val="0"/>
              <w:spacing w:before="60" w:after="60"/>
              <w:jc w:val="left"/>
              <w:rPr>
                <w:b/>
                <w:sz w:val="16"/>
                <w:szCs w:val="16"/>
                <w:lang w:val="en-GB"/>
              </w:rPr>
            </w:pPr>
            <w:r w:rsidRPr="000F3C94">
              <w:rPr>
                <w:b/>
                <w:sz w:val="16"/>
                <w:szCs w:val="16"/>
                <w:lang w:val="en-GB" w:eastAsia="ar-SA"/>
              </w:rPr>
              <w:t>Item</w:t>
            </w:r>
          </w:p>
        </w:tc>
        <w:tc>
          <w:tcPr>
            <w:tcW w:w="2835" w:type="dxa"/>
            <w:shd w:val="clear" w:color="auto" w:fill="E7E6E6"/>
          </w:tcPr>
          <w:p w14:paraId="74DB01BE" w14:textId="0559FBFA" w:rsidR="006A4CBD" w:rsidRPr="000F3C94" w:rsidRDefault="006A4CBD" w:rsidP="006A4CBD">
            <w:pPr>
              <w:snapToGrid w:val="0"/>
              <w:spacing w:before="60" w:after="60"/>
              <w:jc w:val="left"/>
              <w:rPr>
                <w:b/>
                <w:sz w:val="16"/>
                <w:szCs w:val="16"/>
                <w:lang w:val="en-GB"/>
              </w:rPr>
            </w:pPr>
            <w:r w:rsidRPr="000F3C94">
              <w:rPr>
                <w:b/>
                <w:sz w:val="16"/>
                <w:szCs w:val="16"/>
                <w:lang w:val="en-GB"/>
              </w:rPr>
              <w:t>Name</w:t>
            </w:r>
          </w:p>
        </w:tc>
        <w:tc>
          <w:tcPr>
            <w:tcW w:w="3828" w:type="dxa"/>
            <w:shd w:val="clear" w:color="auto" w:fill="E7E6E6"/>
          </w:tcPr>
          <w:p w14:paraId="10DEC931" w14:textId="77777777" w:rsidR="006A4CBD" w:rsidRPr="000F3C94" w:rsidRDefault="006A4CBD" w:rsidP="006A4CBD">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cPr>
          <w:p w14:paraId="4DD91752" w14:textId="6B2ADFBC" w:rsidR="006A4CBD" w:rsidRPr="000F3C94" w:rsidRDefault="006A4CBD" w:rsidP="00815DA9">
            <w:pPr>
              <w:snapToGrid w:val="0"/>
              <w:spacing w:before="60" w:after="60"/>
              <w:jc w:val="center"/>
              <w:rPr>
                <w:b/>
                <w:sz w:val="16"/>
                <w:szCs w:val="16"/>
                <w:lang w:val="en-GB"/>
              </w:rPr>
            </w:pPr>
            <w:r w:rsidRPr="000F3C94">
              <w:rPr>
                <w:b/>
                <w:sz w:val="16"/>
                <w:szCs w:val="16"/>
                <w:lang w:val="en-GB"/>
              </w:rPr>
              <w:t>Code</w:t>
            </w:r>
          </w:p>
        </w:tc>
        <w:tc>
          <w:tcPr>
            <w:tcW w:w="5528" w:type="dxa"/>
            <w:shd w:val="clear" w:color="auto" w:fill="E7E6E6"/>
          </w:tcPr>
          <w:p w14:paraId="3C1AA158" w14:textId="77777777" w:rsidR="006A4CBD" w:rsidRPr="000F3C94" w:rsidRDefault="006A4CBD" w:rsidP="006A4CBD">
            <w:pPr>
              <w:snapToGrid w:val="0"/>
              <w:spacing w:before="60" w:after="60"/>
              <w:jc w:val="left"/>
              <w:rPr>
                <w:b/>
                <w:sz w:val="16"/>
                <w:szCs w:val="16"/>
                <w:lang w:val="en-GB"/>
              </w:rPr>
            </w:pPr>
            <w:r w:rsidRPr="000F3C94">
              <w:rPr>
                <w:b/>
                <w:sz w:val="16"/>
                <w:szCs w:val="16"/>
                <w:lang w:val="en-GB"/>
              </w:rPr>
              <w:t>Remarks</w:t>
            </w:r>
          </w:p>
        </w:tc>
      </w:tr>
      <w:tr w:rsidR="006A4CBD" w:rsidRPr="000F3C94" w14:paraId="74C78408" w14:textId="77777777" w:rsidTr="00815DA9">
        <w:trPr>
          <w:cantSplit/>
        </w:trPr>
        <w:tc>
          <w:tcPr>
            <w:tcW w:w="1276" w:type="dxa"/>
          </w:tcPr>
          <w:p w14:paraId="362C6B88" w14:textId="72D1F336" w:rsidR="006A4CBD" w:rsidRPr="000F3C94" w:rsidRDefault="006A4CBD" w:rsidP="006A4CBD">
            <w:pPr>
              <w:snapToGrid w:val="0"/>
              <w:spacing w:before="60" w:after="60"/>
              <w:jc w:val="left"/>
              <w:rPr>
                <w:sz w:val="16"/>
                <w:szCs w:val="16"/>
                <w:lang w:val="en-GB"/>
              </w:rPr>
            </w:pPr>
            <w:r w:rsidRPr="000F3C94">
              <w:rPr>
                <w:sz w:val="16"/>
                <w:szCs w:val="16"/>
                <w:lang w:val="en-GB" w:eastAsia="ar-SA"/>
              </w:rPr>
              <w:t>Enumeration</w:t>
            </w:r>
          </w:p>
        </w:tc>
        <w:tc>
          <w:tcPr>
            <w:tcW w:w="2835" w:type="dxa"/>
          </w:tcPr>
          <w:p w14:paraId="47863E59" w14:textId="71C1E2F3" w:rsidR="006A4CBD" w:rsidRPr="000F3C94" w:rsidRDefault="006A4CBD" w:rsidP="006A4CBD">
            <w:pPr>
              <w:snapToGrid w:val="0"/>
              <w:spacing w:before="60" w:after="60"/>
              <w:jc w:val="left"/>
              <w:rPr>
                <w:sz w:val="16"/>
                <w:szCs w:val="16"/>
                <w:lang w:val="en-GB"/>
              </w:rPr>
            </w:pPr>
            <w:r w:rsidRPr="000F3C94">
              <w:rPr>
                <w:sz w:val="16"/>
                <w:szCs w:val="16"/>
                <w:lang w:val="en-GB"/>
              </w:rPr>
              <w:t>S100_CatalogueScope</w:t>
            </w:r>
          </w:p>
        </w:tc>
        <w:tc>
          <w:tcPr>
            <w:tcW w:w="3828" w:type="dxa"/>
          </w:tcPr>
          <w:p w14:paraId="0412BBF2" w14:textId="39BBEC98" w:rsidR="006A4CBD" w:rsidRPr="000F3C94" w:rsidRDefault="006A4CBD" w:rsidP="006A4CBD">
            <w:pPr>
              <w:snapToGrid w:val="0"/>
              <w:spacing w:before="60" w:after="60"/>
              <w:jc w:val="left"/>
              <w:rPr>
                <w:sz w:val="16"/>
                <w:szCs w:val="16"/>
                <w:lang w:val="en-GB"/>
              </w:rPr>
            </w:pPr>
            <w:r w:rsidRPr="000F3C94">
              <w:rPr>
                <w:sz w:val="16"/>
                <w:szCs w:val="16"/>
                <w:lang w:val="en-GB"/>
              </w:rPr>
              <w:t>The scope of the Catalogue</w:t>
            </w:r>
          </w:p>
        </w:tc>
        <w:tc>
          <w:tcPr>
            <w:tcW w:w="850" w:type="dxa"/>
          </w:tcPr>
          <w:p w14:paraId="5DC0DDB2" w14:textId="77777777" w:rsidR="006A4CBD" w:rsidRPr="000F3C94" w:rsidRDefault="006A4CBD" w:rsidP="00815DA9">
            <w:pPr>
              <w:snapToGrid w:val="0"/>
              <w:spacing w:before="60" w:after="60"/>
              <w:jc w:val="center"/>
              <w:rPr>
                <w:sz w:val="16"/>
                <w:szCs w:val="16"/>
                <w:lang w:val="en-GB"/>
              </w:rPr>
            </w:pPr>
            <w:r w:rsidRPr="000F3C94">
              <w:rPr>
                <w:sz w:val="16"/>
                <w:szCs w:val="16"/>
                <w:lang w:val="en-GB"/>
              </w:rPr>
              <w:t>-</w:t>
            </w:r>
          </w:p>
        </w:tc>
        <w:tc>
          <w:tcPr>
            <w:tcW w:w="5528" w:type="dxa"/>
          </w:tcPr>
          <w:p w14:paraId="3D154A13" w14:textId="77777777" w:rsidR="006A4CBD" w:rsidRPr="000F3C94" w:rsidRDefault="006A4CBD" w:rsidP="006A4CBD">
            <w:pPr>
              <w:snapToGrid w:val="0"/>
              <w:spacing w:before="60" w:after="60"/>
              <w:jc w:val="left"/>
              <w:rPr>
                <w:sz w:val="16"/>
                <w:szCs w:val="16"/>
                <w:lang w:val="en-GB"/>
              </w:rPr>
            </w:pPr>
            <w:r w:rsidRPr="000F3C94">
              <w:rPr>
                <w:sz w:val="16"/>
                <w:szCs w:val="16"/>
                <w:lang w:val="en-GB"/>
              </w:rPr>
              <w:t>-</w:t>
            </w:r>
          </w:p>
        </w:tc>
      </w:tr>
      <w:tr w:rsidR="006A4CBD" w:rsidRPr="000F3C94" w14:paraId="16FB3782" w14:textId="77777777" w:rsidTr="00815DA9">
        <w:trPr>
          <w:cantSplit/>
        </w:trPr>
        <w:tc>
          <w:tcPr>
            <w:tcW w:w="1276" w:type="dxa"/>
          </w:tcPr>
          <w:p w14:paraId="003A6EA6" w14:textId="7B6C480A" w:rsidR="006A4CBD" w:rsidRPr="000F3C94" w:rsidRDefault="006A4CBD" w:rsidP="006A4CBD">
            <w:pPr>
              <w:snapToGrid w:val="0"/>
              <w:spacing w:before="60" w:after="60"/>
              <w:jc w:val="left"/>
              <w:rPr>
                <w:sz w:val="16"/>
                <w:szCs w:val="16"/>
                <w:lang w:val="en-GB"/>
              </w:rPr>
            </w:pPr>
            <w:r w:rsidRPr="000F3C94">
              <w:rPr>
                <w:sz w:val="16"/>
                <w:szCs w:val="16"/>
                <w:lang w:val="en-GB" w:eastAsia="ar-SA"/>
              </w:rPr>
              <w:lastRenderedPageBreak/>
              <w:t>Value</w:t>
            </w:r>
          </w:p>
        </w:tc>
        <w:tc>
          <w:tcPr>
            <w:tcW w:w="2835" w:type="dxa"/>
          </w:tcPr>
          <w:p w14:paraId="25210B89" w14:textId="34356A43" w:rsidR="006A4CBD" w:rsidRPr="000F3C94" w:rsidRDefault="006A4CBD" w:rsidP="006A4CBD">
            <w:pPr>
              <w:snapToGrid w:val="0"/>
              <w:spacing w:before="60" w:after="60"/>
              <w:jc w:val="left"/>
              <w:rPr>
                <w:sz w:val="16"/>
                <w:szCs w:val="16"/>
                <w:lang w:val="en-GB"/>
              </w:rPr>
            </w:pPr>
            <w:proofErr w:type="spellStart"/>
            <w:r w:rsidRPr="000F3C94">
              <w:rPr>
                <w:sz w:val="16"/>
                <w:szCs w:val="16"/>
                <w:lang w:val="en-GB"/>
              </w:rPr>
              <w:t>featureCatalogue</w:t>
            </w:r>
            <w:proofErr w:type="spellEnd"/>
          </w:p>
        </w:tc>
        <w:tc>
          <w:tcPr>
            <w:tcW w:w="3828" w:type="dxa"/>
          </w:tcPr>
          <w:p w14:paraId="7FC45E82" w14:textId="64EE6E4B" w:rsidR="006A4CBD" w:rsidRPr="000F3C94" w:rsidRDefault="006A4CBD" w:rsidP="006A4CBD">
            <w:pPr>
              <w:snapToGrid w:val="0"/>
              <w:spacing w:before="60" w:after="60"/>
              <w:jc w:val="left"/>
              <w:rPr>
                <w:sz w:val="16"/>
                <w:szCs w:val="16"/>
                <w:lang w:val="en-GB"/>
              </w:rPr>
            </w:pPr>
            <w:r w:rsidRPr="000F3C94">
              <w:rPr>
                <w:sz w:val="16"/>
                <w:szCs w:val="16"/>
                <w:lang w:val="en-GB"/>
              </w:rPr>
              <w:t>S-100 Feature Catalogue</w:t>
            </w:r>
          </w:p>
        </w:tc>
        <w:tc>
          <w:tcPr>
            <w:tcW w:w="850" w:type="dxa"/>
          </w:tcPr>
          <w:p w14:paraId="2B6A95F7" w14:textId="64056C4A" w:rsidR="006A4CBD" w:rsidRPr="000F3C94" w:rsidRDefault="006A4CBD" w:rsidP="00815DA9">
            <w:pPr>
              <w:snapToGrid w:val="0"/>
              <w:spacing w:before="60" w:after="60"/>
              <w:jc w:val="center"/>
              <w:rPr>
                <w:sz w:val="16"/>
                <w:szCs w:val="16"/>
                <w:lang w:val="en-GB"/>
              </w:rPr>
            </w:pPr>
            <w:r w:rsidRPr="000F3C94">
              <w:rPr>
                <w:sz w:val="16"/>
                <w:szCs w:val="16"/>
                <w:lang w:val="en-GB"/>
              </w:rPr>
              <w:t>1</w:t>
            </w:r>
          </w:p>
        </w:tc>
        <w:tc>
          <w:tcPr>
            <w:tcW w:w="5528" w:type="dxa"/>
          </w:tcPr>
          <w:p w14:paraId="54BDF8B6" w14:textId="77777777" w:rsidR="006A4CBD" w:rsidRPr="000F3C94" w:rsidRDefault="006A4CBD" w:rsidP="006A4CBD">
            <w:pPr>
              <w:snapToGrid w:val="0"/>
              <w:spacing w:before="60" w:after="60"/>
              <w:jc w:val="left"/>
              <w:rPr>
                <w:sz w:val="16"/>
                <w:szCs w:val="16"/>
                <w:lang w:val="en-GB"/>
              </w:rPr>
            </w:pPr>
          </w:p>
        </w:tc>
      </w:tr>
      <w:tr w:rsidR="006A4CBD" w:rsidRPr="000F3C94" w14:paraId="739F0E3E" w14:textId="77777777" w:rsidTr="00815DA9">
        <w:trPr>
          <w:cantSplit/>
        </w:trPr>
        <w:tc>
          <w:tcPr>
            <w:tcW w:w="1276" w:type="dxa"/>
          </w:tcPr>
          <w:p w14:paraId="6B053431" w14:textId="0414975B" w:rsidR="006A4CBD" w:rsidRPr="000F3C94" w:rsidRDefault="006A4CBD" w:rsidP="006A4CBD">
            <w:pPr>
              <w:snapToGrid w:val="0"/>
              <w:spacing w:before="60" w:after="60"/>
              <w:jc w:val="left"/>
              <w:rPr>
                <w:sz w:val="16"/>
                <w:szCs w:val="16"/>
                <w:lang w:val="en-GB"/>
              </w:rPr>
            </w:pPr>
            <w:r w:rsidRPr="000F3C94">
              <w:rPr>
                <w:sz w:val="16"/>
                <w:szCs w:val="16"/>
                <w:lang w:val="en-GB" w:eastAsia="ar-SA"/>
              </w:rPr>
              <w:t>Value</w:t>
            </w:r>
          </w:p>
        </w:tc>
        <w:tc>
          <w:tcPr>
            <w:tcW w:w="2835" w:type="dxa"/>
          </w:tcPr>
          <w:p w14:paraId="3E8D4474" w14:textId="4BBE9FCC" w:rsidR="006A4CBD" w:rsidRPr="000F3C94" w:rsidRDefault="006A4CBD" w:rsidP="006A4CBD">
            <w:pPr>
              <w:snapToGrid w:val="0"/>
              <w:spacing w:before="60" w:after="60"/>
              <w:jc w:val="left"/>
              <w:rPr>
                <w:sz w:val="16"/>
                <w:szCs w:val="16"/>
                <w:lang w:val="en-GB"/>
              </w:rPr>
            </w:pPr>
            <w:proofErr w:type="spellStart"/>
            <w:r w:rsidRPr="000F3C94">
              <w:rPr>
                <w:sz w:val="16"/>
                <w:szCs w:val="16"/>
                <w:lang w:val="en-GB"/>
              </w:rPr>
              <w:t>portrayalCatalogue</w:t>
            </w:r>
            <w:proofErr w:type="spellEnd"/>
          </w:p>
        </w:tc>
        <w:tc>
          <w:tcPr>
            <w:tcW w:w="3828" w:type="dxa"/>
          </w:tcPr>
          <w:p w14:paraId="4C87E1E5" w14:textId="4632FAE4" w:rsidR="006A4CBD" w:rsidRPr="000F3C94" w:rsidRDefault="006A4CBD" w:rsidP="006A4CBD">
            <w:pPr>
              <w:snapToGrid w:val="0"/>
              <w:spacing w:before="60" w:after="60"/>
              <w:jc w:val="left"/>
              <w:rPr>
                <w:sz w:val="16"/>
                <w:szCs w:val="16"/>
                <w:lang w:val="en-GB"/>
              </w:rPr>
            </w:pPr>
            <w:r w:rsidRPr="000F3C94">
              <w:rPr>
                <w:sz w:val="16"/>
                <w:szCs w:val="16"/>
                <w:lang w:val="en-GB"/>
              </w:rPr>
              <w:t>S-100 Portrayal Catalogue</w:t>
            </w:r>
          </w:p>
        </w:tc>
        <w:tc>
          <w:tcPr>
            <w:tcW w:w="850" w:type="dxa"/>
          </w:tcPr>
          <w:p w14:paraId="13F1DA2C" w14:textId="1E97F9F3" w:rsidR="006A4CBD" w:rsidRPr="000F3C94" w:rsidRDefault="006A4CBD" w:rsidP="00815DA9">
            <w:pPr>
              <w:snapToGrid w:val="0"/>
              <w:spacing w:before="60" w:after="60"/>
              <w:jc w:val="center"/>
              <w:rPr>
                <w:sz w:val="16"/>
                <w:szCs w:val="16"/>
                <w:lang w:val="en-GB"/>
              </w:rPr>
            </w:pPr>
            <w:r w:rsidRPr="000F3C94">
              <w:rPr>
                <w:sz w:val="16"/>
                <w:szCs w:val="16"/>
                <w:lang w:val="en-GB"/>
              </w:rPr>
              <w:t>2</w:t>
            </w:r>
          </w:p>
        </w:tc>
        <w:tc>
          <w:tcPr>
            <w:tcW w:w="5528" w:type="dxa"/>
          </w:tcPr>
          <w:p w14:paraId="2C271D62" w14:textId="77777777" w:rsidR="006A4CBD" w:rsidRPr="000F3C94" w:rsidRDefault="006A4CBD" w:rsidP="006A4CBD">
            <w:pPr>
              <w:snapToGrid w:val="0"/>
              <w:spacing w:before="60" w:after="60"/>
              <w:jc w:val="left"/>
              <w:rPr>
                <w:sz w:val="16"/>
                <w:szCs w:val="16"/>
                <w:lang w:val="en-GB"/>
              </w:rPr>
            </w:pPr>
          </w:p>
        </w:tc>
      </w:tr>
      <w:tr w:rsidR="006A4CBD" w:rsidRPr="000F3C94" w14:paraId="762B9464" w14:textId="77777777" w:rsidTr="00815DA9">
        <w:trPr>
          <w:cantSplit/>
        </w:trPr>
        <w:tc>
          <w:tcPr>
            <w:tcW w:w="1276" w:type="dxa"/>
          </w:tcPr>
          <w:p w14:paraId="054E4BEB" w14:textId="20546AEE" w:rsidR="006A4CBD" w:rsidRPr="000F3C94" w:rsidRDefault="006A4CBD" w:rsidP="006A4CBD">
            <w:pPr>
              <w:snapToGrid w:val="0"/>
              <w:spacing w:before="60" w:after="60"/>
              <w:jc w:val="left"/>
              <w:rPr>
                <w:sz w:val="16"/>
                <w:szCs w:val="16"/>
                <w:lang w:val="en-GB"/>
              </w:rPr>
            </w:pPr>
            <w:r w:rsidRPr="000F3C94">
              <w:rPr>
                <w:sz w:val="16"/>
                <w:szCs w:val="16"/>
                <w:lang w:val="en-GB" w:eastAsia="ar-SA"/>
              </w:rPr>
              <w:t>Value</w:t>
            </w:r>
          </w:p>
        </w:tc>
        <w:tc>
          <w:tcPr>
            <w:tcW w:w="2835" w:type="dxa"/>
          </w:tcPr>
          <w:p w14:paraId="58B8E67C" w14:textId="771BEC89" w:rsidR="006A4CBD" w:rsidRPr="000F3C94" w:rsidRDefault="006A4CBD" w:rsidP="006A4CBD">
            <w:pPr>
              <w:snapToGrid w:val="0"/>
              <w:spacing w:before="60" w:after="60"/>
              <w:jc w:val="left"/>
              <w:rPr>
                <w:sz w:val="16"/>
                <w:szCs w:val="16"/>
                <w:lang w:val="en-GB"/>
              </w:rPr>
            </w:pPr>
            <w:proofErr w:type="spellStart"/>
            <w:r w:rsidRPr="000F3C94">
              <w:rPr>
                <w:sz w:val="16"/>
                <w:szCs w:val="16"/>
                <w:lang w:val="en-GB"/>
              </w:rPr>
              <w:t>interoperabilityCatalogue</w:t>
            </w:r>
            <w:proofErr w:type="spellEnd"/>
          </w:p>
        </w:tc>
        <w:tc>
          <w:tcPr>
            <w:tcW w:w="3828" w:type="dxa"/>
          </w:tcPr>
          <w:p w14:paraId="486F18FC" w14:textId="6797DCFD" w:rsidR="006A4CBD" w:rsidRPr="000F3C94" w:rsidRDefault="006A4CBD" w:rsidP="006A4CBD">
            <w:pPr>
              <w:snapToGrid w:val="0"/>
              <w:spacing w:before="60" w:after="60"/>
              <w:jc w:val="left"/>
              <w:rPr>
                <w:sz w:val="16"/>
                <w:szCs w:val="16"/>
                <w:lang w:val="en-GB"/>
              </w:rPr>
            </w:pPr>
            <w:r w:rsidRPr="000F3C94">
              <w:rPr>
                <w:sz w:val="16"/>
                <w:szCs w:val="16"/>
                <w:lang w:val="en-GB"/>
              </w:rPr>
              <w:t>S-100 Interoperability Catalogue</w:t>
            </w:r>
          </w:p>
        </w:tc>
        <w:tc>
          <w:tcPr>
            <w:tcW w:w="850" w:type="dxa"/>
          </w:tcPr>
          <w:p w14:paraId="691E51A3" w14:textId="46E0F77D" w:rsidR="006A4CBD" w:rsidRPr="000F3C94" w:rsidRDefault="006A4CBD" w:rsidP="00815DA9">
            <w:pPr>
              <w:snapToGrid w:val="0"/>
              <w:spacing w:before="60" w:after="60"/>
              <w:jc w:val="center"/>
              <w:rPr>
                <w:sz w:val="16"/>
                <w:szCs w:val="16"/>
                <w:lang w:val="en-GB"/>
              </w:rPr>
            </w:pPr>
            <w:r w:rsidRPr="000F3C94">
              <w:rPr>
                <w:sz w:val="16"/>
                <w:szCs w:val="16"/>
                <w:lang w:val="en-GB"/>
              </w:rPr>
              <w:t>3</w:t>
            </w:r>
          </w:p>
        </w:tc>
        <w:tc>
          <w:tcPr>
            <w:tcW w:w="5528" w:type="dxa"/>
          </w:tcPr>
          <w:p w14:paraId="5DCC0012" w14:textId="77777777" w:rsidR="006A4CBD" w:rsidRPr="000F3C94" w:rsidRDefault="006A4CBD" w:rsidP="006A4CBD">
            <w:pPr>
              <w:snapToGrid w:val="0"/>
              <w:spacing w:before="60" w:after="60"/>
              <w:jc w:val="left"/>
              <w:rPr>
                <w:sz w:val="16"/>
                <w:szCs w:val="16"/>
                <w:lang w:val="en-GB"/>
              </w:rPr>
            </w:pPr>
          </w:p>
        </w:tc>
      </w:tr>
    </w:tbl>
    <w:p w14:paraId="296B4B41" w14:textId="34D6B783" w:rsidR="0045468E" w:rsidRPr="000F3C94" w:rsidRDefault="0045468E" w:rsidP="00815DA9">
      <w:pPr>
        <w:spacing w:after="0"/>
        <w:rPr>
          <w:rFonts w:eastAsiaTheme="minorEastAsia"/>
          <w:szCs w:val="20"/>
          <w:lang w:val="en-GB"/>
        </w:rPr>
      </w:pPr>
      <w:bookmarkStart w:id="604" w:name="_Toc152232627"/>
    </w:p>
    <w:p w14:paraId="2C4ADFE1" w14:textId="2BDD5A1B" w:rsidR="00567D7F" w:rsidRPr="000F3C94" w:rsidRDefault="00584796" w:rsidP="00815DA9">
      <w:pPr>
        <w:pStyle w:val="Heading3"/>
        <w:tabs>
          <w:tab w:val="clear" w:pos="660"/>
        </w:tabs>
        <w:rPr>
          <w:lang w:val="en-GB"/>
        </w:rPr>
      </w:pPr>
      <w:bookmarkStart w:id="605" w:name="_Toc194500040"/>
      <w:r w:rsidRPr="000F3C94">
        <w:rPr>
          <w:lang w:val="en-GB"/>
        </w:rPr>
        <w:t>Miscellaneous metadata types</w:t>
      </w:r>
      <w:bookmarkEnd w:id="605"/>
    </w:p>
    <w:p w14:paraId="50E7F649" w14:textId="480820D9" w:rsidR="00567D7F" w:rsidRPr="000F3C94" w:rsidRDefault="00584796" w:rsidP="00815DA9">
      <w:pPr>
        <w:pStyle w:val="Heading4"/>
        <w:tabs>
          <w:tab w:val="clear" w:pos="940"/>
          <w:tab w:val="clear" w:pos="1140"/>
          <w:tab w:val="clear" w:pos="1360"/>
        </w:tabs>
        <w:rPr>
          <w:lang w:val="en-GB"/>
        </w:rPr>
      </w:pPr>
      <w:proofErr w:type="spellStart"/>
      <w:r w:rsidRPr="000F3C94">
        <w:rPr>
          <w:lang w:val="en-GB"/>
        </w:rPr>
        <w:t>MD_MaintenanceInformation</w:t>
      </w:r>
      <w:proofErr w:type="spellEnd"/>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5"/>
        <w:gridCol w:w="3118"/>
        <w:gridCol w:w="3544"/>
        <w:gridCol w:w="850"/>
        <w:gridCol w:w="2552"/>
        <w:gridCol w:w="3118"/>
      </w:tblGrid>
      <w:tr w:rsidR="007D2A64" w:rsidRPr="000F3C94" w14:paraId="6AF7972F" w14:textId="77777777" w:rsidTr="004B342C">
        <w:trPr>
          <w:cantSplit/>
        </w:trPr>
        <w:tc>
          <w:tcPr>
            <w:tcW w:w="1135" w:type="dxa"/>
            <w:shd w:val="clear" w:color="auto" w:fill="D9D9D9"/>
          </w:tcPr>
          <w:p w14:paraId="0EF775DE" w14:textId="4966B238" w:rsidR="007D2A64" w:rsidRPr="000F3C94" w:rsidRDefault="007D2A64" w:rsidP="007D2A64">
            <w:pPr>
              <w:snapToGrid w:val="0"/>
              <w:spacing w:before="60" w:after="60"/>
              <w:jc w:val="left"/>
              <w:rPr>
                <w:b/>
                <w:sz w:val="16"/>
                <w:szCs w:val="16"/>
                <w:lang w:val="en-GB"/>
              </w:rPr>
            </w:pPr>
            <w:r w:rsidRPr="000F3C94">
              <w:rPr>
                <w:b/>
                <w:sz w:val="16"/>
                <w:szCs w:val="16"/>
                <w:lang w:val="en-GB"/>
              </w:rPr>
              <w:t>Role Name</w:t>
            </w:r>
          </w:p>
        </w:tc>
        <w:tc>
          <w:tcPr>
            <w:tcW w:w="3118" w:type="dxa"/>
            <w:shd w:val="clear" w:color="auto" w:fill="D9D9D9"/>
          </w:tcPr>
          <w:p w14:paraId="1F3A4BE4" w14:textId="1558E936" w:rsidR="007D2A64" w:rsidRPr="000F3C94" w:rsidRDefault="007D2A64" w:rsidP="007D2A64">
            <w:pPr>
              <w:snapToGrid w:val="0"/>
              <w:spacing w:before="60" w:after="60"/>
              <w:jc w:val="left"/>
              <w:rPr>
                <w:b/>
                <w:sz w:val="16"/>
                <w:szCs w:val="16"/>
                <w:lang w:val="en-GB"/>
              </w:rPr>
            </w:pPr>
            <w:r w:rsidRPr="000F3C94">
              <w:rPr>
                <w:b/>
                <w:sz w:val="16"/>
                <w:szCs w:val="16"/>
                <w:lang w:val="en-GB"/>
              </w:rPr>
              <w:t>Name</w:t>
            </w:r>
          </w:p>
        </w:tc>
        <w:tc>
          <w:tcPr>
            <w:tcW w:w="3544" w:type="dxa"/>
            <w:shd w:val="clear" w:color="auto" w:fill="D9D9D9"/>
          </w:tcPr>
          <w:p w14:paraId="1A7E33DC" w14:textId="77777777" w:rsidR="007D2A64" w:rsidRPr="000F3C94" w:rsidRDefault="007D2A64" w:rsidP="007D2A64">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D9D9D9"/>
          </w:tcPr>
          <w:p w14:paraId="76984414" w14:textId="77777777" w:rsidR="007D2A64" w:rsidRPr="000F3C94" w:rsidRDefault="007D2A64" w:rsidP="007D2A64">
            <w:pPr>
              <w:snapToGrid w:val="0"/>
              <w:spacing w:before="60" w:after="60"/>
              <w:jc w:val="center"/>
              <w:rPr>
                <w:b/>
                <w:sz w:val="16"/>
                <w:szCs w:val="16"/>
                <w:lang w:val="en-GB"/>
              </w:rPr>
            </w:pPr>
            <w:r w:rsidRPr="000F3C94">
              <w:rPr>
                <w:b/>
                <w:sz w:val="16"/>
                <w:szCs w:val="16"/>
                <w:lang w:val="en-GB"/>
              </w:rPr>
              <w:t>Mult</w:t>
            </w:r>
          </w:p>
        </w:tc>
        <w:tc>
          <w:tcPr>
            <w:tcW w:w="2552" w:type="dxa"/>
            <w:shd w:val="clear" w:color="auto" w:fill="D9D9D9"/>
          </w:tcPr>
          <w:p w14:paraId="4A78A635" w14:textId="77777777" w:rsidR="007D2A64" w:rsidRPr="000F3C94" w:rsidRDefault="007D2A64" w:rsidP="007D2A64">
            <w:pPr>
              <w:snapToGrid w:val="0"/>
              <w:spacing w:before="60" w:after="60"/>
              <w:jc w:val="left"/>
              <w:rPr>
                <w:b/>
                <w:sz w:val="16"/>
                <w:szCs w:val="16"/>
                <w:lang w:val="en-GB"/>
              </w:rPr>
            </w:pPr>
            <w:r w:rsidRPr="000F3C94">
              <w:rPr>
                <w:b/>
                <w:sz w:val="16"/>
                <w:szCs w:val="16"/>
                <w:lang w:val="en-GB"/>
              </w:rPr>
              <w:t>Type</w:t>
            </w:r>
          </w:p>
        </w:tc>
        <w:tc>
          <w:tcPr>
            <w:tcW w:w="3118" w:type="dxa"/>
            <w:shd w:val="clear" w:color="auto" w:fill="D9D9D9"/>
          </w:tcPr>
          <w:p w14:paraId="118D0B4F" w14:textId="77777777" w:rsidR="007D2A64" w:rsidRPr="000F3C94" w:rsidRDefault="007D2A64" w:rsidP="007D2A64">
            <w:pPr>
              <w:snapToGrid w:val="0"/>
              <w:spacing w:before="60" w:after="60"/>
              <w:jc w:val="left"/>
              <w:rPr>
                <w:b/>
                <w:sz w:val="16"/>
                <w:szCs w:val="16"/>
                <w:lang w:val="en-GB"/>
              </w:rPr>
            </w:pPr>
            <w:r w:rsidRPr="000F3C94">
              <w:rPr>
                <w:b/>
                <w:sz w:val="16"/>
                <w:szCs w:val="16"/>
                <w:lang w:val="en-GB"/>
              </w:rPr>
              <w:t>Remarks</w:t>
            </w:r>
          </w:p>
        </w:tc>
      </w:tr>
      <w:tr w:rsidR="007D2A64" w:rsidRPr="000F3C94" w14:paraId="4C9E31E4" w14:textId="77777777" w:rsidTr="004B342C">
        <w:trPr>
          <w:cantSplit/>
        </w:trPr>
        <w:tc>
          <w:tcPr>
            <w:tcW w:w="1135" w:type="dxa"/>
          </w:tcPr>
          <w:p w14:paraId="33D141B5" w14:textId="03CFE437" w:rsidR="007D2A64" w:rsidRPr="000F3C94" w:rsidRDefault="007D2A64" w:rsidP="007D2A64">
            <w:pPr>
              <w:snapToGrid w:val="0"/>
              <w:spacing w:before="60" w:after="60"/>
              <w:jc w:val="left"/>
              <w:rPr>
                <w:sz w:val="16"/>
                <w:szCs w:val="16"/>
                <w:lang w:val="en-GB"/>
              </w:rPr>
            </w:pPr>
            <w:r w:rsidRPr="000F3C94">
              <w:rPr>
                <w:sz w:val="16"/>
                <w:szCs w:val="16"/>
                <w:lang w:val="en-GB"/>
              </w:rPr>
              <w:t>Class</w:t>
            </w:r>
          </w:p>
        </w:tc>
        <w:tc>
          <w:tcPr>
            <w:tcW w:w="3118" w:type="dxa"/>
          </w:tcPr>
          <w:p w14:paraId="376FDCD6" w14:textId="72514BAE" w:rsidR="007D2A64" w:rsidRPr="000F3C94" w:rsidRDefault="007D2A64" w:rsidP="007D2A64">
            <w:pPr>
              <w:snapToGrid w:val="0"/>
              <w:spacing w:before="60" w:after="60"/>
              <w:jc w:val="left"/>
              <w:rPr>
                <w:sz w:val="16"/>
                <w:szCs w:val="16"/>
                <w:lang w:val="en-GB"/>
              </w:rPr>
            </w:pPr>
            <w:proofErr w:type="spellStart"/>
            <w:r w:rsidRPr="000F3C94">
              <w:rPr>
                <w:sz w:val="16"/>
                <w:szCs w:val="16"/>
                <w:lang w:val="en-GB"/>
              </w:rPr>
              <w:t>MD_MaintenanceInformation</w:t>
            </w:r>
            <w:proofErr w:type="spellEnd"/>
          </w:p>
        </w:tc>
        <w:tc>
          <w:tcPr>
            <w:tcW w:w="3544" w:type="dxa"/>
          </w:tcPr>
          <w:p w14:paraId="5977D3D5" w14:textId="2EF651D9" w:rsidR="007D2A64" w:rsidRPr="000F3C94" w:rsidRDefault="007D2A64" w:rsidP="007D2A64">
            <w:pPr>
              <w:snapToGrid w:val="0"/>
              <w:spacing w:before="60" w:after="60"/>
              <w:jc w:val="left"/>
              <w:rPr>
                <w:sz w:val="16"/>
                <w:szCs w:val="16"/>
                <w:lang w:val="en-GB"/>
              </w:rPr>
            </w:pPr>
            <w:r w:rsidRPr="000F3C94">
              <w:rPr>
                <w:sz w:val="16"/>
                <w:szCs w:val="16"/>
                <w:lang w:val="en-GB"/>
              </w:rPr>
              <w:t>Information about the scope and frequency of updating</w:t>
            </w:r>
          </w:p>
        </w:tc>
        <w:tc>
          <w:tcPr>
            <w:tcW w:w="850" w:type="dxa"/>
          </w:tcPr>
          <w:p w14:paraId="65068744" w14:textId="45445543" w:rsidR="007D2A64" w:rsidRPr="000F3C94" w:rsidRDefault="007D2A64" w:rsidP="007D2A64">
            <w:pPr>
              <w:snapToGrid w:val="0"/>
              <w:spacing w:before="60" w:after="60"/>
              <w:jc w:val="center"/>
              <w:rPr>
                <w:sz w:val="16"/>
                <w:szCs w:val="16"/>
                <w:lang w:val="en-GB"/>
              </w:rPr>
            </w:pPr>
            <w:r w:rsidRPr="000F3C94">
              <w:rPr>
                <w:rFonts w:eastAsiaTheme="minorEastAsia"/>
                <w:sz w:val="16"/>
                <w:szCs w:val="16"/>
                <w:lang w:val="en-GB"/>
              </w:rPr>
              <w:t>-</w:t>
            </w:r>
          </w:p>
        </w:tc>
        <w:tc>
          <w:tcPr>
            <w:tcW w:w="2552" w:type="dxa"/>
          </w:tcPr>
          <w:p w14:paraId="46802354" w14:textId="619FE201" w:rsidR="007D2A64" w:rsidRPr="000F3C94" w:rsidRDefault="007D2A64" w:rsidP="007D2A64">
            <w:pPr>
              <w:snapToGrid w:val="0"/>
              <w:spacing w:before="60" w:after="60"/>
              <w:jc w:val="left"/>
              <w:rPr>
                <w:sz w:val="16"/>
                <w:szCs w:val="16"/>
                <w:lang w:val="en-GB"/>
              </w:rPr>
            </w:pPr>
            <w:r w:rsidRPr="000F3C94">
              <w:rPr>
                <w:rFonts w:eastAsiaTheme="minorEastAsia"/>
                <w:sz w:val="16"/>
                <w:szCs w:val="16"/>
                <w:lang w:val="en-GB"/>
              </w:rPr>
              <w:t>-</w:t>
            </w:r>
          </w:p>
        </w:tc>
        <w:tc>
          <w:tcPr>
            <w:tcW w:w="3118" w:type="dxa"/>
          </w:tcPr>
          <w:p w14:paraId="0CDFD783" w14:textId="77777777" w:rsidR="007D2A64" w:rsidRPr="000F3C94" w:rsidRDefault="007D2A64" w:rsidP="007D2A64">
            <w:pPr>
              <w:snapToGrid w:val="0"/>
              <w:spacing w:before="60" w:after="0"/>
              <w:jc w:val="left"/>
              <w:rPr>
                <w:sz w:val="16"/>
                <w:szCs w:val="16"/>
                <w:lang w:val="en-GB"/>
              </w:rPr>
            </w:pPr>
            <w:r w:rsidRPr="000F3C94">
              <w:rPr>
                <w:sz w:val="16"/>
                <w:szCs w:val="16"/>
                <w:lang w:val="en-GB"/>
              </w:rPr>
              <w:t>S-100 restricts the ISO 19115-class to:</w:t>
            </w:r>
          </w:p>
          <w:p w14:paraId="025B7D7B" w14:textId="77777777" w:rsidR="007D2A64" w:rsidRPr="000F3C94" w:rsidRDefault="007D2A64" w:rsidP="007D2A64">
            <w:pPr>
              <w:pStyle w:val="ListParagraph"/>
              <w:numPr>
                <w:ilvl w:val="0"/>
                <w:numId w:val="35"/>
              </w:numPr>
              <w:snapToGrid w:val="0"/>
              <w:spacing w:after="0"/>
              <w:ind w:left="357" w:hanging="357"/>
              <w:jc w:val="left"/>
              <w:rPr>
                <w:sz w:val="16"/>
                <w:szCs w:val="16"/>
                <w:lang w:val="en-GB"/>
              </w:rPr>
            </w:pPr>
            <w:r w:rsidRPr="000F3C94">
              <w:rPr>
                <w:sz w:val="16"/>
                <w:szCs w:val="16"/>
                <w:lang w:val="en-GB"/>
              </w:rPr>
              <w:t xml:space="preserve">prohibit </w:t>
            </w:r>
            <w:proofErr w:type="spellStart"/>
            <w:r w:rsidRPr="000F3C94">
              <w:rPr>
                <w:sz w:val="16"/>
                <w:szCs w:val="16"/>
                <w:lang w:val="en-GB"/>
              </w:rPr>
              <w:t>maintenanceScope</w:t>
            </w:r>
            <w:proofErr w:type="spellEnd"/>
            <w:r w:rsidRPr="000F3C94">
              <w:rPr>
                <w:sz w:val="16"/>
                <w:szCs w:val="16"/>
                <w:lang w:val="en-GB"/>
              </w:rPr>
              <w:t xml:space="preserve">, </w:t>
            </w:r>
            <w:proofErr w:type="spellStart"/>
            <w:r w:rsidRPr="000F3C94">
              <w:rPr>
                <w:sz w:val="16"/>
                <w:szCs w:val="16"/>
                <w:lang w:val="en-GB"/>
              </w:rPr>
              <w:t>maintenanceNote</w:t>
            </w:r>
            <w:proofErr w:type="spellEnd"/>
            <w:r w:rsidRPr="000F3C94">
              <w:rPr>
                <w:sz w:val="16"/>
                <w:szCs w:val="16"/>
                <w:lang w:val="en-GB"/>
              </w:rPr>
              <w:t>, and contact attributes;</w:t>
            </w:r>
          </w:p>
          <w:p w14:paraId="3CD82F5F" w14:textId="0AE996B4" w:rsidR="007D2A64" w:rsidRPr="000F3C94" w:rsidRDefault="007D2A64" w:rsidP="007D2A64">
            <w:pPr>
              <w:pStyle w:val="ListParagraph"/>
              <w:numPr>
                <w:ilvl w:val="0"/>
                <w:numId w:val="35"/>
              </w:numPr>
              <w:snapToGrid w:val="0"/>
              <w:spacing w:after="60"/>
              <w:ind w:left="357" w:hanging="357"/>
              <w:jc w:val="left"/>
              <w:rPr>
                <w:sz w:val="16"/>
                <w:szCs w:val="16"/>
                <w:lang w:val="en-GB"/>
              </w:rPr>
            </w:pPr>
            <w:r w:rsidRPr="000F3C94">
              <w:rPr>
                <w:sz w:val="16"/>
                <w:szCs w:val="16"/>
                <w:lang w:val="en-GB"/>
              </w:rPr>
              <w:t xml:space="preserve">define restrictions on </w:t>
            </w:r>
            <w:proofErr w:type="spellStart"/>
            <w:r w:rsidRPr="000F3C94">
              <w:rPr>
                <w:sz w:val="16"/>
                <w:szCs w:val="16"/>
                <w:lang w:val="en-GB"/>
              </w:rPr>
              <w:t>maintenanceAndUpdate‌Frequency</w:t>
            </w:r>
            <w:proofErr w:type="spellEnd"/>
            <w:r w:rsidRPr="000F3C94">
              <w:rPr>
                <w:sz w:val="16"/>
                <w:szCs w:val="16"/>
                <w:lang w:val="en-GB"/>
              </w:rPr>
              <w:t xml:space="preserve">, </w:t>
            </w:r>
            <w:proofErr w:type="spellStart"/>
            <w:r w:rsidRPr="000F3C94">
              <w:rPr>
                <w:sz w:val="16"/>
                <w:szCs w:val="16"/>
                <w:lang w:val="en-GB"/>
              </w:rPr>
              <w:t>maintenanceDate</w:t>
            </w:r>
            <w:proofErr w:type="spellEnd"/>
            <w:r w:rsidRPr="000F3C94">
              <w:rPr>
                <w:sz w:val="16"/>
                <w:szCs w:val="16"/>
                <w:lang w:val="en-GB"/>
              </w:rPr>
              <w:t xml:space="preserve">, and </w:t>
            </w:r>
            <w:proofErr w:type="spellStart"/>
            <w:r w:rsidRPr="000F3C94">
              <w:rPr>
                <w:sz w:val="16"/>
                <w:szCs w:val="16"/>
                <w:lang w:val="en-GB"/>
              </w:rPr>
              <w:t>userDefinedMaintenance‌Frequency</w:t>
            </w:r>
            <w:proofErr w:type="spellEnd"/>
            <w:r w:rsidRPr="000F3C94">
              <w:rPr>
                <w:sz w:val="16"/>
                <w:szCs w:val="16"/>
                <w:lang w:val="en-GB"/>
              </w:rPr>
              <w:t xml:space="preserve"> attributes</w:t>
            </w:r>
          </w:p>
        </w:tc>
      </w:tr>
      <w:tr w:rsidR="007D2A64" w:rsidRPr="000F3C94" w14:paraId="1D707DBD" w14:textId="77777777" w:rsidTr="004B342C">
        <w:trPr>
          <w:cantSplit/>
        </w:trPr>
        <w:tc>
          <w:tcPr>
            <w:tcW w:w="1135" w:type="dxa"/>
          </w:tcPr>
          <w:p w14:paraId="528B61B1" w14:textId="5972CB99" w:rsidR="007D2A64" w:rsidRPr="000F3C94" w:rsidRDefault="007D2A64" w:rsidP="007D2A64">
            <w:pPr>
              <w:snapToGrid w:val="0"/>
              <w:spacing w:before="60" w:after="60"/>
              <w:jc w:val="left"/>
              <w:rPr>
                <w:sz w:val="16"/>
                <w:szCs w:val="16"/>
                <w:lang w:val="en-GB"/>
              </w:rPr>
            </w:pPr>
            <w:r w:rsidRPr="000F3C94">
              <w:rPr>
                <w:sz w:val="16"/>
                <w:szCs w:val="16"/>
                <w:lang w:val="en-GB"/>
              </w:rPr>
              <w:t>Attribute</w:t>
            </w:r>
          </w:p>
        </w:tc>
        <w:tc>
          <w:tcPr>
            <w:tcW w:w="3118" w:type="dxa"/>
          </w:tcPr>
          <w:p w14:paraId="6BECE49F" w14:textId="678ACA9A" w:rsidR="007D2A64" w:rsidRPr="000F3C94" w:rsidRDefault="007D2A64" w:rsidP="007D2A64">
            <w:pPr>
              <w:snapToGrid w:val="0"/>
              <w:spacing w:before="60" w:after="60"/>
              <w:jc w:val="left"/>
              <w:rPr>
                <w:sz w:val="16"/>
                <w:szCs w:val="16"/>
                <w:lang w:val="en-GB"/>
              </w:rPr>
            </w:pPr>
            <w:proofErr w:type="spellStart"/>
            <w:r w:rsidRPr="000F3C94">
              <w:rPr>
                <w:sz w:val="16"/>
                <w:szCs w:val="16"/>
                <w:lang w:val="en-GB"/>
              </w:rPr>
              <w:t>maintenanceAndUpdateFrequency</w:t>
            </w:r>
            <w:proofErr w:type="spellEnd"/>
          </w:p>
        </w:tc>
        <w:tc>
          <w:tcPr>
            <w:tcW w:w="3544" w:type="dxa"/>
          </w:tcPr>
          <w:p w14:paraId="7A0B9E12" w14:textId="5D5EE3C5" w:rsidR="007D2A64" w:rsidRPr="000F3C94" w:rsidRDefault="007D2A64" w:rsidP="007D2A64">
            <w:pPr>
              <w:snapToGrid w:val="0"/>
              <w:spacing w:before="60" w:after="60"/>
              <w:jc w:val="left"/>
              <w:rPr>
                <w:sz w:val="16"/>
                <w:szCs w:val="16"/>
                <w:lang w:val="en-GB"/>
              </w:rPr>
            </w:pPr>
            <w:r w:rsidRPr="000F3C94">
              <w:rPr>
                <w:sz w:val="16"/>
                <w:szCs w:val="16"/>
                <w:lang w:val="en-GB"/>
              </w:rPr>
              <w:t>Frequency with which changes and additions are made to the resource after the initial resource is completed</w:t>
            </w:r>
          </w:p>
        </w:tc>
        <w:tc>
          <w:tcPr>
            <w:tcW w:w="850" w:type="dxa"/>
          </w:tcPr>
          <w:p w14:paraId="2ABC118D" w14:textId="23D0D285" w:rsidR="007D2A64" w:rsidRPr="000F3C94" w:rsidRDefault="007D2A64" w:rsidP="007D2A64">
            <w:pPr>
              <w:snapToGrid w:val="0"/>
              <w:spacing w:before="60" w:after="60"/>
              <w:jc w:val="center"/>
              <w:rPr>
                <w:sz w:val="16"/>
                <w:szCs w:val="16"/>
                <w:lang w:val="en-GB"/>
              </w:rPr>
            </w:pPr>
            <w:r w:rsidRPr="000F3C94">
              <w:rPr>
                <w:rFonts w:eastAsiaTheme="minorEastAsia"/>
                <w:sz w:val="16"/>
                <w:szCs w:val="16"/>
                <w:lang w:val="en-GB"/>
              </w:rPr>
              <w:t>0..1</w:t>
            </w:r>
          </w:p>
        </w:tc>
        <w:tc>
          <w:tcPr>
            <w:tcW w:w="2552" w:type="dxa"/>
          </w:tcPr>
          <w:p w14:paraId="0BFA0F30" w14:textId="0AAF46C5" w:rsidR="007D2A64" w:rsidRPr="000F3C94" w:rsidRDefault="007D2A64" w:rsidP="007D2A64">
            <w:pPr>
              <w:snapToGrid w:val="0"/>
              <w:spacing w:before="60" w:after="60"/>
              <w:jc w:val="left"/>
              <w:rPr>
                <w:sz w:val="16"/>
                <w:szCs w:val="16"/>
                <w:lang w:val="en-GB"/>
              </w:rPr>
            </w:pPr>
            <w:proofErr w:type="spellStart"/>
            <w:r w:rsidRPr="000F3C94">
              <w:rPr>
                <w:sz w:val="16"/>
                <w:szCs w:val="16"/>
                <w:lang w:val="en-GB"/>
              </w:rPr>
              <w:t>MD_MaintenanceFrequencyCode</w:t>
            </w:r>
            <w:proofErr w:type="spellEnd"/>
            <w:r w:rsidRPr="000F3C94">
              <w:rPr>
                <w:sz w:val="16"/>
                <w:szCs w:val="16"/>
                <w:lang w:val="en-GB"/>
              </w:rPr>
              <w:t xml:space="preserve"> (</w:t>
            </w:r>
            <w:proofErr w:type="spellStart"/>
            <w:r w:rsidRPr="000F3C94">
              <w:rPr>
                <w:sz w:val="16"/>
                <w:szCs w:val="16"/>
                <w:lang w:val="en-GB"/>
              </w:rPr>
              <w:t>codelist</w:t>
            </w:r>
            <w:proofErr w:type="spellEnd"/>
            <w:r w:rsidRPr="000F3C94">
              <w:rPr>
                <w:sz w:val="16"/>
                <w:szCs w:val="16"/>
                <w:lang w:val="en-GB"/>
              </w:rPr>
              <w:t>)</w:t>
            </w:r>
          </w:p>
        </w:tc>
        <w:tc>
          <w:tcPr>
            <w:tcW w:w="3118" w:type="dxa"/>
          </w:tcPr>
          <w:p w14:paraId="13256A6C" w14:textId="3BFAF560" w:rsidR="007D2A64" w:rsidRPr="000F3C94" w:rsidRDefault="007D2A64" w:rsidP="007D2A64">
            <w:pPr>
              <w:snapToGrid w:val="0"/>
              <w:spacing w:before="60" w:after="60"/>
              <w:jc w:val="left"/>
              <w:rPr>
                <w:sz w:val="16"/>
                <w:szCs w:val="16"/>
                <w:lang w:val="en-GB"/>
              </w:rPr>
            </w:pPr>
            <w:r w:rsidRPr="000F3C94">
              <w:rPr>
                <w:sz w:val="16"/>
                <w:szCs w:val="16"/>
                <w:lang w:val="en-GB"/>
              </w:rPr>
              <w:t xml:space="preserve">Must be populated if </w:t>
            </w:r>
            <w:proofErr w:type="spellStart"/>
            <w:r w:rsidRPr="000F3C94">
              <w:rPr>
                <w:sz w:val="16"/>
                <w:szCs w:val="16"/>
                <w:lang w:val="en-GB"/>
              </w:rPr>
              <w:t>userDefinedMaintenanceFrequency</w:t>
            </w:r>
            <w:proofErr w:type="spellEnd"/>
            <w:r w:rsidRPr="000F3C94">
              <w:rPr>
                <w:sz w:val="16"/>
                <w:szCs w:val="16"/>
                <w:lang w:val="en-GB"/>
              </w:rPr>
              <w:t xml:space="preserve"> is not present, otherwise optional. </w:t>
            </w:r>
            <w:r w:rsidRPr="000F3C94">
              <w:rPr>
                <w:sz w:val="16"/>
                <w:szCs w:val="16"/>
                <w:lang w:val="en-GB"/>
              </w:rPr>
              <w:br/>
              <w:t xml:space="preserve">See Table </w:t>
            </w:r>
            <w:proofErr w:type="spellStart"/>
            <w:r w:rsidRPr="000F3C94">
              <w:rPr>
                <w:sz w:val="16"/>
                <w:szCs w:val="16"/>
                <w:lang w:val="en-GB"/>
              </w:rPr>
              <w:t>MD_Maintenance</w:t>
            </w:r>
            <w:proofErr w:type="spellEnd"/>
            <w:r w:rsidRPr="000F3C94">
              <w:rPr>
                <w:sz w:val="16"/>
                <w:szCs w:val="16"/>
                <w:lang w:val="en-GB"/>
              </w:rPr>
              <w:t xml:space="preserve"> </w:t>
            </w:r>
            <w:proofErr w:type="spellStart"/>
            <w:r w:rsidRPr="000F3C94">
              <w:rPr>
                <w:sz w:val="16"/>
                <w:szCs w:val="16"/>
                <w:lang w:val="en-GB"/>
              </w:rPr>
              <w:t>FrequencyCode</w:t>
            </w:r>
            <w:proofErr w:type="spellEnd"/>
            <w:r w:rsidRPr="000F3C94">
              <w:rPr>
                <w:sz w:val="16"/>
                <w:szCs w:val="16"/>
                <w:lang w:val="en-GB"/>
              </w:rPr>
              <w:t xml:space="preserve"> in this Part for values allowed in S-100 metadata</w:t>
            </w:r>
          </w:p>
        </w:tc>
      </w:tr>
      <w:tr w:rsidR="007D2A64" w:rsidRPr="000F3C94" w14:paraId="3ED42BB4" w14:textId="77777777" w:rsidTr="004B342C">
        <w:trPr>
          <w:cantSplit/>
        </w:trPr>
        <w:tc>
          <w:tcPr>
            <w:tcW w:w="1135" w:type="dxa"/>
          </w:tcPr>
          <w:p w14:paraId="76F361FB" w14:textId="23F9A093" w:rsidR="007D2A64" w:rsidRPr="000F3C94" w:rsidRDefault="007D2A64" w:rsidP="007D2A64">
            <w:pPr>
              <w:snapToGrid w:val="0"/>
              <w:spacing w:before="60" w:after="60"/>
              <w:jc w:val="left"/>
              <w:rPr>
                <w:sz w:val="16"/>
                <w:szCs w:val="16"/>
                <w:lang w:val="en-GB"/>
              </w:rPr>
            </w:pPr>
            <w:r w:rsidRPr="000F3C94">
              <w:rPr>
                <w:sz w:val="16"/>
                <w:szCs w:val="16"/>
                <w:lang w:val="en-GB"/>
              </w:rPr>
              <w:t>Attribute</w:t>
            </w:r>
          </w:p>
        </w:tc>
        <w:tc>
          <w:tcPr>
            <w:tcW w:w="3118" w:type="dxa"/>
          </w:tcPr>
          <w:p w14:paraId="7F948097" w14:textId="0C24B2FE" w:rsidR="007D2A64" w:rsidRPr="000F3C94" w:rsidRDefault="007D2A64" w:rsidP="007D2A64">
            <w:pPr>
              <w:snapToGrid w:val="0"/>
              <w:spacing w:before="60" w:after="60"/>
              <w:jc w:val="left"/>
              <w:rPr>
                <w:sz w:val="16"/>
                <w:szCs w:val="16"/>
                <w:lang w:val="en-GB"/>
              </w:rPr>
            </w:pPr>
            <w:proofErr w:type="spellStart"/>
            <w:r w:rsidRPr="000F3C94">
              <w:rPr>
                <w:sz w:val="16"/>
                <w:szCs w:val="16"/>
                <w:lang w:val="en-GB"/>
              </w:rPr>
              <w:t>maintenanceDate</w:t>
            </w:r>
            <w:proofErr w:type="spellEnd"/>
          </w:p>
        </w:tc>
        <w:tc>
          <w:tcPr>
            <w:tcW w:w="3544" w:type="dxa"/>
          </w:tcPr>
          <w:p w14:paraId="7F162540" w14:textId="1469D65A" w:rsidR="007D2A64" w:rsidRPr="000F3C94" w:rsidRDefault="007D2A64" w:rsidP="007D2A64">
            <w:pPr>
              <w:snapToGrid w:val="0"/>
              <w:spacing w:before="60" w:after="60"/>
              <w:jc w:val="left"/>
              <w:rPr>
                <w:sz w:val="16"/>
                <w:szCs w:val="16"/>
                <w:lang w:val="en-GB"/>
              </w:rPr>
            </w:pPr>
            <w:r w:rsidRPr="000F3C94">
              <w:rPr>
                <w:sz w:val="16"/>
                <w:szCs w:val="16"/>
                <w:lang w:val="en-GB"/>
              </w:rPr>
              <w:t xml:space="preserve">Date information associated with maintenance of the resource </w:t>
            </w:r>
          </w:p>
        </w:tc>
        <w:tc>
          <w:tcPr>
            <w:tcW w:w="850" w:type="dxa"/>
          </w:tcPr>
          <w:p w14:paraId="0FA006F5" w14:textId="78EBD094" w:rsidR="007D2A64" w:rsidRPr="000F3C94" w:rsidRDefault="007D2A64" w:rsidP="007D2A64">
            <w:pPr>
              <w:snapToGrid w:val="0"/>
              <w:spacing w:before="60" w:after="60"/>
              <w:jc w:val="center"/>
              <w:rPr>
                <w:sz w:val="16"/>
                <w:szCs w:val="16"/>
                <w:lang w:val="en-GB"/>
              </w:rPr>
            </w:pPr>
            <w:r w:rsidRPr="000F3C94">
              <w:rPr>
                <w:rFonts w:eastAsiaTheme="minorEastAsia"/>
                <w:sz w:val="16"/>
                <w:szCs w:val="16"/>
                <w:lang w:val="en-GB"/>
              </w:rPr>
              <w:t>0..1</w:t>
            </w:r>
          </w:p>
        </w:tc>
        <w:tc>
          <w:tcPr>
            <w:tcW w:w="2552" w:type="dxa"/>
          </w:tcPr>
          <w:p w14:paraId="09379E7A" w14:textId="52A6476F" w:rsidR="007D2A64" w:rsidRPr="000F3C94" w:rsidRDefault="007D2A64" w:rsidP="007D2A64">
            <w:pPr>
              <w:snapToGrid w:val="0"/>
              <w:spacing w:before="60" w:after="60"/>
              <w:jc w:val="left"/>
              <w:rPr>
                <w:sz w:val="16"/>
                <w:szCs w:val="16"/>
                <w:lang w:val="en-GB"/>
              </w:rPr>
            </w:pPr>
            <w:proofErr w:type="spellStart"/>
            <w:r w:rsidRPr="000F3C94">
              <w:rPr>
                <w:sz w:val="16"/>
                <w:szCs w:val="16"/>
                <w:lang w:val="en-GB"/>
              </w:rPr>
              <w:t>CI_Date</w:t>
            </w:r>
            <w:proofErr w:type="spellEnd"/>
          </w:p>
        </w:tc>
        <w:tc>
          <w:tcPr>
            <w:tcW w:w="3118" w:type="dxa"/>
          </w:tcPr>
          <w:p w14:paraId="35C76E03" w14:textId="23D3C2FB" w:rsidR="007D2A64" w:rsidRPr="000F3C94" w:rsidRDefault="007D2A64" w:rsidP="007D2A64">
            <w:pPr>
              <w:snapToGrid w:val="0"/>
              <w:spacing w:before="60" w:after="60"/>
              <w:jc w:val="left"/>
              <w:rPr>
                <w:sz w:val="16"/>
                <w:szCs w:val="16"/>
                <w:lang w:val="en-GB"/>
              </w:rPr>
            </w:pPr>
            <w:r w:rsidRPr="000F3C94">
              <w:rPr>
                <w:sz w:val="16"/>
                <w:szCs w:val="16"/>
                <w:lang w:val="en-GB"/>
              </w:rPr>
              <w:t xml:space="preserve">Exactly  one  of  </w:t>
            </w:r>
            <w:proofErr w:type="spellStart"/>
            <w:r w:rsidRPr="000F3C94">
              <w:rPr>
                <w:sz w:val="16"/>
                <w:szCs w:val="16"/>
                <w:lang w:val="en-GB"/>
              </w:rPr>
              <w:t>maintenanceDate</w:t>
            </w:r>
            <w:proofErr w:type="spellEnd"/>
            <w:r w:rsidRPr="000F3C94">
              <w:rPr>
                <w:sz w:val="16"/>
                <w:szCs w:val="16"/>
                <w:lang w:val="en-GB"/>
              </w:rPr>
              <w:t xml:space="preserve"> and </w:t>
            </w:r>
            <w:proofErr w:type="spellStart"/>
            <w:r w:rsidRPr="000F3C94">
              <w:rPr>
                <w:sz w:val="16"/>
                <w:szCs w:val="16"/>
                <w:lang w:val="en-GB"/>
              </w:rPr>
              <w:t>userDefinedMaintenanceFrequency</w:t>
            </w:r>
            <w:proofErr w:type="spellEnd"/>
            <w:r w:rsidRPr="000F3C94">
              <w:rPr>
                <w:sz w:val="16"/>
                <w:szCs w:val="16"/>
                <w:lang w:val="en-GB"/>
              </w:rPr>
              <w:t xml:space="preserve"> must be populated Allowed value for </w:t>
            </w:r>
            <w:proofErr w:type="spellStart"/>
            <w:r w:rsidRPr="000F3C94">
              <w:rPr>
                <w:sz w:val="16"/>
                <w:szCs w:val="16"/>
                <w:lang w:val="en-GB"/>
              </w:rPr>
              <w:t>dateType</w:t>
            </w:r>
            <w:proofErr w:type="spellEnd"/>
            <w:r w:rsidRPr="000F3C94">
              <w:rPr>
                <w:sz w:val="16"/>
                <w:szCs w:val="16"/>
                <w:lang w:val="en-GB"/>
              </w:rPr>
              <w:t xml:space="preserve">: </w:t>
            </w:r>
            <w:proofErr w:type="spellStart"/>
            <w:r w:rsidRPr="000F3C94">
              <w:rPr>
                <w:sz w:val="16"/>
                <w:szCs w:val="16"/>
                <w:lang w:val="en-GB"/>
              </w:rPr>
              <w:t>nextUpdate</w:t>
            </w:r>
            <w:proofErr w:type="spellEnd"/>
          </w:p>
        </w:tc>
      </w:tr>
      <w:tr w:rsidR="007D2A64" w:rsidRPr="000F3C94" w14:paraId="1906FBDA" w14:textId="77777777" w:rsidTr="004B342C">
        <w:trPr>
          <w:cantSplit/>
        </w:trPr>
        <w:tc>
          <w:tcPr>
            <w:tcW w:w="1135" w:type="dxa"/>
          </w:tcPr>
          <w:p w14:paraId="23DE5D5B" w14:textId="6D9FFB5B" w:rsidR="007D2A64" w:rsidRPr="000F3C94" w:rsidRDefault="007D2A64" w:rsidP="007D2A64">
            <w:pPr>
              <w:snapToGrid w:val="0"/>
              <w:spacing w:before="60" w:after="60"/>
              <w:jc w:val="left"/>
              <w:rPr>
                <w:spacing w:val="-4"/>
                <w:sz w:val="16"/>
                <w:szCs w:val="16"/>
                <w:lang w:val="en-GB"/>
              </w:rPr>
            </w:pPr>
            <w:r w:rsidRPr="000F3C94">
              <w:rPr>
                <w:sz w:val="16"/>
                <w:szCs w:val="16"/>
                <w:lang w:val="en-GB"/>
              </w:rPr>
              <w:t>Attribute</w:t>
            </w:r>
          </w:p>
        </w:tc>
        <w:tc>
          <w:tcPr>
            <w:tcW w:w="3118" w:type="dxa"/>
          </w:tcPr>
          <w:p w14:paraId="6C9D5E39" w14:textId="46221076" w:rsidR="007D2A64" w:rsidRPr="000F3C94" w:rsidRDefault="007D2A64" w:rsidP="007D2A64">
            <w:pPr>
              <w:snapToGrid w:val="0"/>
              <w:spacing w:before="60" w:after="60"/>
              <w:jc w:val="left"/>
              <w:rPr>
                <w:spacing w:val="-4"/>
                <w:sz w:val="16"/>
                <w:szCs w:val="16"/>
                <w:lang w:val="en-GB"/>
              </w:rPr>
            </w:pPr>
            <w:proofErr w:type="spellStart"/>
            <w:r w:rsidRPr="000F3C94">
              <w:rPr>
                <w:spacing w:val="-4"/>
                <w:sz w:val="16"/>
                <w:szCs w:val="16"/>
                <w:lang w:val="en-GB"/>
              </w:rPr>
              <w:t>userDefinedMaintenanceFrequency</w:t>
            </w:r>
            <w:proofErr w:type="spellEnd"/>
          </w:p>
        </w:tc>
        <w:tc>
          <w:tcPr>
            <w:tcW w:w="3544" w:type="dxa"/>
          </w:tcPr>
          <w:p w14:paraId="6C3495A2" w14:textId="3C795D84" w:rsidR="007D2A64" w:rsidRPr="000F3C94" w:rsidRDefault="007D2A64" w:rsidP="007D2A64">
            <w:pPr>
              <w:snapToGrid w:val="0"/>
              <w:spacing w:before="60" w:after="60"/>
              <w:jc w:val="left"/>
              <w:rPr>
                <w:sz w:val="16"/>
                <w:szCs w:val="16"/>
                <w:lang w:val="en-GB"/>
              </w:rPr>
            </w:pPr>
            <w:r w:rsidRPr="000F3C94">
              <w:rPr>
                <w:sz w:val="16"/>
                <w:szCs w:val="16"/>
                <w:lang w:val="en-GB"/>
              </w:rPr>
              <w:t>Maintenance period other than those defined</w:t>
            </w:r>
          </w:p>
        </w:tc>
        <w:tc>
          <w:tcPr>
            <w:tcW w:w="850" w:type="dxa"/>
          </w:tcPr>
          <w:p w14:paraId="385D5B77" w14:textId="2B3BB31E" w:rsidR="007D2A64" w:rsidRPr="000F3C94" w:rsidRDefault="007D2A64" w:rsidP="007D2A64">
            <w:pPr>
              <w:snapToGrid w:val="0"/>
              <w:spacing w:before="60" w:after="60"/>
              <w:jc w:val="center"/>
              <w:rPr>
                <w:sz w:val="16"/>
                <w:szCs w:val="16"/>
                <w:lang w:val="en-GB"/>
              </w:rPr>
            </w:pPr>
            <w:r w:rsidRPr="000F3C94">
              <w:rPr>
                <w:rFonts w:eastAsiaTheme="minorEastAsia"/>
                <w:sz w:val="16"/>
                <w:szCs w:val="16"/>
                <w:lang w:val="en-GB"/>
              </w:rPr>
              <w:t>0..1</w:t>
            </w:r>
          </w:p>
        </w:tc>
        <w:tc>
          <w:tcPr>
            <w:tcW w:w="2552" w:type="dxa"/>
          </w:tcPr>
          <w:p w14:paraId="708AC88F" w14:textId="112579F1" w:rsidR="007D2A64" w:rsidRPr="000F3C94" w:rsidRDefault="007D2A64" w:rsidP="007D2A64">
            <w:pPr>
              <w:snapToGrid w:val="0"/>
              <w:spacing w:before="60" w:after="60"/>
              <w:jc w:val="left"/>
              <w:rPr>
                <w:sz w:val="16"/>
                <w:szCs w:val="16"/>
                <w:lang w:val="en-GB"/>
              </w:rPr>
            </w:pPr>
            <w:proofErr w:type="spellStart"/>
            <w:r w:rsidRPr="000F3C94">
              <w:rPr>
                <w:sz w:val="16"/>
                <w:szCs w:val="16"/>
                <w:lang w:val="en-GB"/>
              </w:rPr>
              <w:t>TM_PeriodDuration</w:t>
            </w:r>
            <w:proofErr w:type="spellEnd"/>
          </w:p>
        </w:tc>
        <w:tc>
          <w:tcPr>
            <w:tcW w:w="3118" w:type="dxa"/>
          </w:tcPr>
          <w:p w14:paraId="173CF81C" w14:textId="1C7D0813" w:rsidR="007D2A64" w:rsidRPr="000F3C94" w:rsidRDefault="007D2A64" w:rsidP="007D2A64">
            <w:pPr>
              <w:snapToGrid w:val="0"/>
              <w:spacing w:before="60" w:after="60"/>
              <w:jc w:val="left"/>
              <w:rPr>
                <w:sz w:val="16"/>
                <w:szCs w:val="16"/>
                <w:lang w:val="en-GB"/>
              </w:rPr>
            </w:pPr>
            <w:r w:rsidRPr="000F3C94">
              <w:rPr>
                <w:sz w:val="16"/>
                <w:szCs w:val="16"/>
                <w:lang w:val="en-GB"/>
              </w:rPr>
              <w:t xml:space="preserve">Exactly  one  of  </w:t>
            </w:r>
            <w:proofErr w:type="spellStart"/>
            <w:r w:rsidRPr="000F3C94">
              <w:rPr>
                <w:sz w:val="16"/>
                <w:szCs w:val="16"/>
                <w:lang w:val="en-GB"/>
              </w:rPr>
              <w:t>maintenanceDate</w:t>
            </w:r>
            <w:proofErr w:type="spellEnd"/>
            <w:r w:rsidRPr="000F3C94">
              <w:rPr>
                <w:sz w:val="16"/>
                <w:szCs w:val="16"/>
                <w:lang w:val="en-GB"/>
              </w:rPr>
              <w:t xml:space="preserve"> and </w:t>
            </w:r>
            <w:proofErr w:type="spellStart"/>
            <w:r w:rsidRPr="000F3C94">
              <w:rPr>
                <w:sz w:val="16"/>
                <w:szCs w:val="16"/>
                <w:lang w:val="en-GB"/>
              </w:rPr>
              <w:t>userDefinedMaintenanceFrequency</w:t>
            </w:r>
            <w:proofErr w:type="spellEnd"/>
            <w:r w:rsidRPr="000F3C94">
              <w:rPr>
                <w:sz w:val="16"/>
                <w:szCs w:val="16"/>
                <w:lang w:val="en-GB"/>
              </w:rPr>
              <w:t xml:space="preserve"> must be populated Only positive durations allowed</w:t>
            </w:r>
          </w:p>
        </w:tc>
      </w:tr>
    </w:tbl>
    <w:p w14:paraId="488F5FFA" w14:textId="75884AFA" w:rsidR="00584796" w:rsidRPr="000F3C94" w:rsidRDefault="00584796" w:rsidP="002F5B89">
      <w:pPr>
        <w:spacing w:after="0"/>
        <w:rPr>
          <w:rFonts w:eastAsiaTheme="minorEastAsia"/>
          <w:szCs w:val="20"/>
          <w:lang w:val="en-GB"/>
        </w:rPr>
      </w:pPr>
    </w:p>
    <w:p w14:paraId="690F0FEC" w14:textId="02A30D33" w:rsidR="00584796" w:rsidRPr="000F3C94" w:rsidRDefault="00584796" w:rsidP="001431C3">
      <w:pPr>
        <w:pStyle w:val="Heading4"/>
        <w:keepLines/>
        <w:tabs>
          <w:tab w:val="clear" w:pos="940"/>
          <w:tab w:val="clear" w:pos="1140"/>
          <w:tab w:val="clear" w:pos="1360"/>
        </w:tabs>
        <w:rPr>
          <w:lang w:val="en-GB"/>
        </w:rPr>
      </w:pPr>
      <w:proofErr w:type="spellStart"/>
      <w:r w:rsidRPr="000F3C94">
        <w:rPr>
          <w:lang w:val="en-GB"/>
        </w:rPr>
        <w:lastRenderedPageBreak/>
        <w:t>MD_MaintenanceFrequencyCode</w:t>
      </w:r>
      <w:proofErr w:type="spellEnd"/>
    </w:p>
    <w:p w14:paraId="03950778" w14:textId="14E7D0A9" w:rsidR="002B09FD" w:rsidRPr="000F3C94" w:rsidRDefault="001431C3" w:rsidP="001431C3">
      <w:pPr>
        <w:keepNext/>
        <w:keepLines/>
        <w:rPr>
          <w:lang w:val="en-GB"/>
        </w:rPr>
      </w:pPr>
      <w:bookmarkStart w:id="606" w:name="_Hlk86169388"/>
      <w:r w:rsidRPr="000F3C94">
        <w:rPr>
          <w:lang w:val="en-GB"/>
        </w:rPr>
        <w:t>S-100 uses a subset of the values allowed in ISO 19115-1.</w:t>
      </w:r>
      <w:bookmarkEnd w:id="606"/>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2977"/>
        <w:gridCol w:w="3544"/>
        <w:gridCol w:w="850"/>
        <w:gridCol w:w="5670"/>
      </w:tblGrid>
      <w:tr w:rsidR="00C7413F" w:rsidRPr="000F3C94" w14:paraId="6A7DE180" w14:textId="77777777" w:rsidTr="00F37DBC">
        <w:trPr>
          <w:cantSplit/>
        </w:trPr>
        <w:tc>
          <w:tcPr>
            <w:tcW w:w="1276" w:type="dxa"/>
            <w:shd w:val="clear" w:color="auto" w:fill="E7E6E6"/>
          </w:tcPr>
          <w:p w14:paraId="24423D5D" w14:textId="0AF149E2" w:rsidR="00C7413F" w:rsidRPr="000F3C94" w:rsidRDefault="00C7413F" w:rsidP="00C7413F">
            <w:pPr>
              <w:keepNext/>
              <w:keepLines/>
              <w:snapToGrid w:val="0"/>
              <w:spacing w:before="60" w:after="60"/>
              <w:jc w:val="left"/>
              <w:rPr>
                <w:b/>
                <w:sz w:val="16"/>
                <w:szCs w:val="16"/>
                <w:lang w:val="en-GB"/>
              </w:rPr>
            </w:pPr>
            <w:r w:rsidRPr="000F3C94">
              <w:rPr>
                <w:b/>
                <w:sz w:val="16"/>
                <w:szCs w:val="16"/>
                <w:lang w:val="en-GB"/>
              </w:rPr>
              <w:t>Item</w:t>
            </w:r>
          </w:p>
        </w:tc>
        <w:tc>
          <w:tcPr>
            <w:tcW w:w="2977" w:type="dxa"/>
            <w:shd w:val="clear" w:color="auto" w:fill="E7E6E6"/>
          </w:tcPr>
          <w:p w14:paraId="01E2B0CC" w14:textId="2AA55889" w:rsidR="00C7413F" w:rsidRPr="000F3C94" w:rsidRDefault="00C7413F" w:rsidP="00C7413F">
            <w:pPr>
              <w:keepNext/>
              <w:keepLines/>
              <w:snapToGrid w:val="0"/>
              <w:spacing w:before="60" w:after="60"/>
              <w:jc w:val="left"/>
              <w:rPr>
                <w:b/>
                <w:sz w:val="16"/>
                <w:szCs w:val="16"/>
                <w:lang w:val="en-GB"/>
              </w:rPr>
            </w:pPr>
            <w:r w:rsidRPr="000F3C94">
              <w:rPr>
                <w:b/>
                <w:sz w:val="16"/>
                <w:szCs w:val="16"/>
                <w:lang w:val="en-GB"/>
              </w:rPr>
              <w:t>Name</w:t>
            </w:r>
          </w:p>
        </w:tc>
        <w:tc>
          <w:tcPr>
            <w:tcW w:w="3544" w:type="dxa"/>
            <w:shd w:val="clear" w:color="auto" w:fill="E7E6E6"/>
          </w:tcPr>
          <w:p w14:paraId="70A53056" w14:textId="77777777" w:rsidR="00C7413F" w:rsidRPr="000F3C94" w:rsidRDefault="00C7413F" w:rsidP="00C7413F">
            <w:pPr>
              <w:keepNext/>
              <w:keepLines/>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cPr>
          <w:p w14:paraId="0C3C5639" w14:textId="77777777" w:rsidR="00C7413F" w:rsidRPr="000F3C94" w:rsidRDefault="00C7413F" w:rsidP="00C7413F">
            <w:pPr>
              <w:keepNext/>
              <w:keepLines/>
              <w:snapToGrid w:val="0"/>
              <w:spacing w:before="60" w:after="60"/>
              <w:jc w:val="center"/>
              <w:rPr>
                <w:b/>
                <w:sz w:val="16"/>
                <w:szCs w:val="16"/>
                <w:lang w:val="en-GB"/>
              </w:rPr>
            </w:pPr>
            <w:r w:rsidRPr="000F3C94">
              <w:rPr>
                <w:b/>
                <w:sz w:val="16"/>
                <w:szCs w:val="16"/>
                <w:lang w:val="en-GB"/>
              </w:rPr>
              <w:t>Code</w:t>
            </w:r>
          </w:p>
        </w:tc>
        <w:tc>
          <w:tcPr>
            <w:tcW w:w="5670" w:type="dxa"/>
            <w:shd w:val="clear" w:color="auto" w:fill="E7E6E6"/>
          </w:tcPr>
          <w:p w14:paraId="01C48062" w14:textId="77777777" w:rsidR="00C7413F" w:rsidRPr="000F3C94" w:rsidRDefault="00C7413F" w:rsidP="00C7413F">
            <w:pPr>
              <w:keepNext/>
              <w:keepLines/>
              <w:snapToGrid w:val="0"/>
              <w:spacing w:before="60" w:after="60"/>
              <w:jc w:val="left"/>
              <w:rPr>
                <w:b/>
                <w:sz w:val="16"/>
                <w:szCs w:val="16"/>
                <w:lang w:val="en-GB"/>
              </w:rPr>
            </w:pPr>
            <w:r w:rsidRPr="000F3C94">
              <w:rPr>
                <w:b/>
                <w:sz w:val="16"/>
                <w:szCs w:val="16"/>
                <w:lang w:val="en-GB"/>
              </w:rPr>
              <w:t>Remarks</w:t>
            </w:r>
          </w:p>
        </w:tc>
      </w:tr>
      <w:tr w:rsidR="008B0151" w:rsidRPr="000F3C94" w14:paraId="44A8F9A0" w14:textId="77777777" w:rsidTr="00F37DBC">
        <w:trPr>
          <w:cantSplit/>
        </w:trPr>
        <w:tc>
          <w:tcPr>
            <w:tcW w:w="1276" w:type="dxa"/>
          </w:tcPr>
          <w:p w14:paraId="4B3010F2" w14:textId="22DF00FD" w:rsidR="008B0151" w:rsidRPr="000F3C94" w:rsidRDefault="008B0151" w:rsidP="008B0151">
            <w:pPr>
              <w:snapToGrid w:val="0"/>
              <w:spacing w:before="60" w:after="60"/>
              <w:jc w:val="left"/>
              <w:rPr>
                <w:rFonts w:eastAsia="Malgun Gothic"/>
                <w:spacing w:val="-12"/>
                <w:sz w:val="16"/>
                <w:szCs w:val="16"/>
                <w:lang w:val="en-GB"/>
              </w:rPr>
            </w:pPr>
            <w:r w:rsidRPr="000F3C94">
              <w:rPr>
                <w:bCs/>
                <w:sz w:val="16"/>
                <w:szCs w:val="16"/>
                <w:lang w:val="en-GB"/>
              </w:rPr>
              <w:t>Enumeration</w:t>
            </w:r>
          </w:p>
        </w:tc>
        <w:tc>
          <w:tcPr>
            <w:tcW w:w="2977" w:type="dxa"/>
          </w:tcPr>
          <w:p w14:paraId="7A40EAA7" w14:textId="08617CE9" w:rsidR="008B0151" w:rsidRPr="000F3C94" w:rsidRDefault="008B0151" w:rsidP="008B0151">
            <w:pPr>
              <w:snapToGrid w:val="0"/>
              <w:spacing w:before="60" w:after="60"/>
              <w:jc w:val="left"/>
              <w:rPr>
                <w:spacing w:val="-12"/>
                <w:sz w:val="16"/>
                <w:szCs w:val="16"/>
                <w:lang w:val="en-GB"/>
              </w:rPr>
            </w:pPr>
            <w:proofErr w:type="spellStart"/>
            <w:r w:rsidRPr="000F3C94">
              <w:rPr>
                <w:bCs/>
                <w:sz w:val="16"/>
                <w:szCs w:val="16"/>
                <w:lang w:val="en-GB"/>
              </w:rPr>
              <w:t>MD_MaintenanceFrequencyCode</w:t>
            </w:r>
            <w:proofErr w:type="spellEnd"/>
          </w:p>
        </w:tc>
        <w:tc>
          <w:tcPr>
            <w:tcW w:w="3544" w:type="dxa"/>
          </w:tcPr>
          <w:p w14:paraId="277702E1" w14:textId="1E04F7A5" w:rsidR="008B0151" w:rsidRPr="000F3C94" w:rsidRDefault="008B0151" w:rsidP="008B0151">
            <w:pPr>
              <w:snapToGrid w:val="0"/>
              <w:spacing w:before="60" w:after="60"/>
              <w:jc w:val="left"/>
              <w:rPr>
                <w:sz w:val="16"/>
                <w:szCs w:val="16"/>
                <w:lang w:val="en-GB"/>
              </w:rPr>
            </w:pPr>
            <w:r w:rsidRPr="000F3C94">
              <w:rPr>
                <w:bCs/>
                <w:sz w:val="16"/>
                <w:szCs w:val="16"/>
                <w:lang w:val="en-GB"/>
              </w:rPr>
              <w:t>Frequency with which modifications and deletions are made to the data after it is first produced</w:t>
            </w:r>
          </w:p>
        </w:tc>
        <w:tc>
          <w:tcPr>
            <w:tcW w:w="850" w:type="dxa"/>
          </w:tcPr>
          <w:p w14:paraId="1BB62F1B" w14:textId="0AA5E83D" w:rsidR="008B0151" w:rsidRPr="000F3C94" w:rsidRDefault="008B0151" w:rsidP="008B0151">
            <w:pPr>
              <w:snapToGrid w:val="0"/>
              <w:spacing w:before="60" w:after="60"/>
              <w:jc w:val="center"/>
              <w:rPr>
                <w:sz w:val="16"/>
                <w:szCs w:val="16"/>
                <w:lang w:val="en-GB"/>
              </w:rPr>
            </w:pPr>
            <w:r w:rsidRPr="000F3C94">
              <w:rPr>
                <w:bCs/>
                <w:sz w:val="16"/>
                <w:szCs w:val="16"/>
                <w:lang w:val="en-GB"/>
              </w:rPr>
              <w:t>-</w:t>
            </w:r>
          </w:p>
        </w:tc>
        <w:tc>
          <w:tcPr>
            <w:tcW w:w="5670" w:type="dxa"/>
          </w:tcPr>
          <w:p w14:paraId="3739EF95" w14:textId="1EE5D4C5" w:rsidR="008B0151" w:rsidRPr="000F3C94" w:rsidRDefault="008B0151" w:rsidP="008B0151">
            <w:pPr>
              <w:snapToGrid w:val="0"/>
              <w:spacing w:before="60" w:after="60"/>
              <w:jc w:val="left"/>
              <w:rPr>
                <w:sz w:val="16"/>
                <w:szCs w:val="16"/>
                <w:lang w:val="en-GB"/>
              </w:rPr>
            </w:pPr>
            <w:r w:rsidRPr="000F3C94">
              <w:rPr>
                <w:bCs/>
                <w:sz w:val="16"/>
                <w:szCs w:val="16"/>
                <w:lang w:val="en-GB"/>
              </w:rPr>
              <w:t xml:space="preserve">S-100 is restricted to only the following values from the ISO 19115-1 </w:t>
            </w:r>
            <w:proofErr w:type="spellStart"/>
            <w:r w:rsidRPr="000F3C94">
              <w:rPr>
                <w:bCs/>
                <w:sz w:val="16"/>
                <w:szCs w:val="16"/>
                <w:lang w:val="en-GB"/>
              </w:rPr>
              <w:t>codelist</w:t>
            </w:r>
            <w:proofErr w:type="spellEnd"/>
            <w:r w:rsidRPr="000F3C94">
              <w:rPr>
                <w:bCs/>
                <w:sz w:val="16"/>
                <w:szCs w:val="16"/>
                <w:lang w:val="en-GB"/>
              </w:rPr>
              <w:t>. The conditions for the use of a particular value are described in its Remarks</w:t>
            </w:r>
          </w:p>
        </w:tc>
      </w:tr>
      <w:tr w:rsidR="008B0151" w:rsidRPr="000F3C94" w14:paraId="73F25DC4" w14:textId="77777777" w:rsidTr="00F37DBC">
        <w:trPr>
          <w:cantSplit/>
        </w:trPr>
        <w:tc>
          <w:tcPr>
            <w:tcW w:w="1276" w:type="dxa"/>
          </w:tcPr>
          <w:p w14:paraId="61CE55C0" w14:textId="5DAF742E" w:rsidR="008B0151" w:rsidRPr="000F3C94" w:rsidRDefault="008B0151" w:rsidP="008B0151">
            <w:pPr>
              <w:snapToGrid w:val="0"/>
              <w:spacing w:before="60" w:after="60"/>
              <w:jc w:val="left"/>
              <w:rPr>
                <w:sz w:val="16"/>
                <w:szCs w:val="16"/>
                <w:lang w:val="en-GB"/>
              </w:rPr>
            </w:pPr>
            <w:r w:rsidRPr="000F3C94">
              <w:rPr>
                <w:bCs/>
                <w:sz w:val="16"/>
                <w:szCs w:val="16"/>
                <w:lang w:val="en-GB"/>
              </w:rPr>
              <w:t>Value</w:t>
            </w:r>
          </w:p>
        </w:tc>
        <w:tc>
          <w:tcPr>
            <w:tcW w:w="2977" w:type="dxa"/>
          </w:tcPr>
          <w:p w14:paraId="217D4871" w14:textId="03218A50" w:rsidR="008B0151" w:rsidRPr="000F3C94" w:rsidRDefault="008B0151" w:rsidP="008B0151">
            <w:pPr>
              <w:snapToGrid w:val="0"/>
              <w:spacing w:before="60" w:after="60"/>
              <w:jc w:val="left"/>
              <w:rPr>
                <w:sz w:val="16"/>
                <w:szCs w:val="16"/>
                <w:lang w:val="en-GB"/>
              </w:rPr>
            </w:pPr>
            <w:proofErr w:type="spellStart"/>
            <w:r w:rsidRPr="000F3C94">
              <w:rPr>
                <w:bCs/>
                <w:sz w:val="16"/>
                <w:szCs w:val="16"/>
                <w:lang w:val="en-GB"/>
              </w:rPr>
              <w:t>asNeeded</w:t>
            </w:r>
            <w:proofErr w:type="spellEnd"/>
          </w:p>
        </w:tc>
        <w:tc>
          <w:tcPr>
            <w:tcW w:w="3544" w:type="dxa"/>
          </w:tcPr>
          <w:p w14:paraId="5E50DE4E" w14:textId="4A851469" w:rsidR="008B0151" w:rsidRPr="000F3C94" w:rsidRDefault="008B0151" w:rsidP="008B0151">
            <w:pPr>
              <w:snapToGrid w:val="0"/>
              <w:spacing w:before="60" w:after="60"/>
              <w:jc w:val="left"/>
              <w:rPr>
                <w:sz w:val="16"/>
                <w:szCs w:val="16"/>
                <w:lang w:val="en-GB"/>
              </w:rPr>
            </w:pPr>
            <w:r w:rsidRPr="000F3C94">
              <w:rPr>
                <w:bCs/>
                <w:sz w:val="16"/>
                <w:szCs w:val="16"/>
                <w:lang w:val="en-GB"/>
              </w:rPr>
              <w:t>Resource is updated as deemed necessary</w:t>
            </w:r>
          </w:p>
        </w:tc>
        <w:tc>
          <w:tcPr>
            <w:tcW w:w="850" w:type="dxa"/>
          </w:tcPr>
          <w:p w14:paraId="5F6D4C92" w14:textId="633AEFF7" w:rsidR="008B0151" w:rsidRPr="000F3C94" w:rsidRDefault="008B0151" w:rsidP="008B0151">
            <w:pPr>
              <w:snapToGrid w:val="0"/>
              <w:spacing w:before="60" w:after="60"/>
              <w:jc w:val="center"/>
              <w:rPr>
                <w:sz w:val="16"/>
                <w:szCs w:val="16"/>
                <w:lang w:val="en-GB"/>
              </w:rPr>
            </w:pPr>
            <w:r w:rsidRPr="000F3C94">
              <w:rPr>
                <w:bCs/>
                <w:sz w:val="16"/>
                <w:szCs w:val="16"/>
                <w:lang w:val="en-GB"/>
              </w:rPr>
              <w:t>1</w:t>
            </w:r>
          </w:p>
        </w:tc>
        <w:tc>
          <w:tcPr>
            <w:tcW w:w="5670" w:type="dxa"/>
          </w:tcPr>
          <w:p w14:paraId="20D4D68E" w14:textId="77777777" w:rsidR="008B0151" w:rsidRPr="000F3C94" w:rsidRDefault="008B0151" w:rsidP="008B0151">
            <w:pPr>
              <w:spacing w:before="60" w:after="60"/>
              <w:rPr>
                <w:bCs/>
                <w:sz w:val="16"/>
                <w:szCs w:val="16"/>
                <w:lang w:val="en-GB"/>
              </w:rPr>
            </w:pPr>
            <w:r w:rsidRPr="000F3C94">
              <w:rPr>
                <w:bCs/>
                <w:sz w:val="16"/>
                <w:szCs w:val="16"/>
                <w:lang w:val="en-GB"/>
              </w:rPr>
              <w:t>Use only for datasets which normally use a regular interval for update or supersession, but will have the next update issued at an interval different from the usual</w:t>
            </w:r>
          </w:p>
          <w:p w14:paraId="7F1F6F00" w14:textId="2037DB3B" w:rsidR="008B0151" w:rsidRPr="000F3C94" w:rsidRDefault="008B0151" w:rsidP="008B0151">
            <w:pPr>
              <w:snapToGrid w:val="0"/>
              <w:spacing w:before="60" w:after="60"/>
              <w:jc w:val="left"/>
              <w:rPr>
                <w:sz w:val="16"/>
                <w:szCs w:val="16"/>
                <w:lang w:val="en-GB"/>
              </w:rPr>
            </w:pPr>
            <w:r w:rsidRPr="000F3C94">
              <w:rPr>
                <w:bCs/>
                <w:sz w:val="16"/>
                <w:szCs w:val="16"/>
                <w:lang w:val="en-GB"/>
              </w:rPr>
              <w:t xml:space="preserve">Allowed if and only if </w:t>
            </w:r>
            <w:proofErr w:type="spellStart"/>
            <w:r w:rsidRPr="000F3C94">
              <w:rPr>
                <w:bCs/>
                <w:sz w:val="16"/>
                <w:szCs w:val="16"/>
                <w:lang w:val="en-GB"/>
              </w:rPr>
              <w:t>userDefinedMaintenanceFrequency</w:t>
            </w:r>
            <w:proofErr w:type="spellEnd"/>
            <w:r w:rsidRPr="000F3C94">
              <w:rPr>
                <w:bCs/>
                <w:sz w:val="16"/>
                <w:szCs w:val="16"/>
                <w:lang w:val="en-GB"/>
              </w:rPr>
              <w:t xml:space="preserve"> is not populated</w:t>
            </w:r>
          </w:p>
        </w:tc>
      </w:tr>
      <w:tr w:rsidR="008B0151" w:rsidRPr="000F3C94" w14:paraId="4EC45628" w14:textId="77777777" w:rsidTr="00F37DBC">
        <w:trPr>
          <w:cantSplit/>
        </w:trPr>
        <w:tc>
          <w:tcPr>
            <w:tcW w:w="1276" w:type="dxa"/>
          </w:tcPr>
          <w:p w14:paraId="476AD22A" w14:textId="15924895" w:rsidR="008B0151" w:rsidRPr="000F3C94" w:rsidRDefault="008B0151" w:rsidP="008B0151">
            <w:pPr>
              <w:snapToGrid w:val="0"/>
              <w:spacing w:before="60" w:after="60"/>
              <w:jc w:val="left"/>
              <w:rPr>
                <w:sz w:val="16"/>
                <w:szCs w:val="16"/>
                <w:lang w:val="en-GB"/>
              </w:rPr>
            </w:pPr>
            <w:r w:rsidRPr="000F3C94">
              <w:rPr>
                <w:bCs/>
                <w:sz w:val="16"/>
                <w:szCs w:val="16"/>
                <w:lang w:val="en-GB"/>
              </w:rPr>
              <w:t>Value</w:t>
            </w:r>
          </w:p>
        </w:tc>
        <w:tc>
          <w:tcPr>
            <w:tcW w:w="2977" w:type="dxa"/>
          </w:tcPr>
          <w:p w14:paraId="34041154" w14:textId="51C77506" w:rsidR="008B0151" w:rsidRPr="000F3C94" w:rsidRDefault="008B0151" w:rsidP="008B0151">
            <w:pPr>
              <w:snapToGrid w:val="0"/>
              <w:spacing w:before="60" w:after="60"/>
              <w:jc w:val="left"/>
              <w:rPr>
                <w:sz w:val="16"/>
                <w:szCs w:val="16"/>
                <w:lang w:val="en-GB"/>
              </w:rPr>
            </w:pPr>
            <w:r w:rsidRPr="000F3C94">
              <w:rPr>
                <w:bCs/>
                <w:sz w:val="16"/>
                <w:szCs w:val="16"/>
                <w:lang w:val="en-GB"/>
              </w:rPr>
              <w:t>irregular</w:t>
            </w:r>
          </w:p>
        </w:tc>
        <w:tc>
          <w:tcPr>
            <w:tcW w:w="3544" w:type="dxa"/>
          </w:tcPr>
          <w:p w14:paraId="1B19975D" w14:textId="39E7613E" w:rsidR="008B0151" w:rsidRPr="000F3C94" w:rsidRDefault="008B0151" w:rsidP="008B0151">
            <w:pPr>
              <w:snapToGrid w:val="0"/>
              <w:spacing w:before="60" w:after="60"/>
              <w:jc w:val="left"/>
              <w:rPr>
                <w:sz w:val="16"/>
                <w:szCs w:val="16"/>
                <w:lang w:val="en-GB"/>
              </w:rPr>
            </w:pPr>
            <w:r w:rsidRPr="000F3C94">
              <w:rPr>
                <w:bCs/>
                <w:sz w:val="16"/>
                <w:szCs w:val="16"/>
                <w:lang w:val="en-GB"/>
              </w:rPr>
              <w:t>Resource is updated in intervals that are uneven in duration</w:t>
            </w:r>
          </w:p>
        </w:tc>
        <w:tc>
          <w:tcPr>
            <w:tcW w:w="850" w:type="dxa"/>
          </w:tcPr>
          <w:p w14:paraId="3FD08814" w14:textId="6147DB2A" w:rsidR="008B0151" w:rsidRPr="000F3C94" w:rsidRDefault="008B0151" w:rsidP="008B0151">
            <w:pPr>
              <w:snapToGrid w:val="0"/>
              <w:spacing w:before="60" w:after="60"/>
              <w:jc w:val="center"/>
              <w:rPr>
                <w:sz w:val="16"/>
                <w:szCs w:val="16"/>
                <w:lang w:val="en-GB"/>
              </w:rPr>
            </w:pPr>
            <w:r w:rsidRPr="000F3C94">
              <w:rPr>
                <w:bCs/>
                <w:sz w:val="16"/>
                <w:szCs w:val="16"/>
                <w:lang w:val="en-GB"/>
              </w:rPr>
              <w:t>2</w:t>
            </w:r>
          </w:p>
        </w:tc>
        <w:tc>
          <w:tcPr>
            <w:tcW w:w="5670" w:type="dxa"/>
          </w:tcPr>
          <w:p w14:paraId="206B3D68" w14:textId="77777777" w:rsidR="008B0151" w:rsidRPr="000F3C94" w:rsidRDefault="008B0151" w:rsidP="008B0151">
            <w:pPr>
              <w:spacing w:before="60" w:after="60"/>
              <w:rPr>
                <w:bCs/>
                <w:sz w:val="16"/>
                <w:szCs w:val="16"/>
                <w:lang w:val="en-GB"/>
              </w:rPr>
            </w:pPr>
            <w:r w:rsidRPr="000F3C94">
              <w:rPr>
                <w:bCs/>
                <w:sz w:val="16"/>
                <w:szCs w:val="16"/>
                <w:lang w:val="en-GB"/>
              </w:rPr>
              <w:t>Use only for datasets which do not use a regular schedule for update or supersession</w:t>
            </w:r>
          </w:p>
          <w:p w14:paraId="3E013112" w14:textId="4D1F72B5" w:rsidR="008B0151" w:rsidRPr="000F3C94" w:rsidRDefault="008B0151" w:rsidP="008B0151">
            <w:pPr>
              <w:snapToGrid w:val="0"/>
              <w:spacing w:before="60" w:after="60"/>
              <w:jc w:val="left"/>
              <w:rPr>
                <w:sz w:val="16"/>
                <w:szCs w:val="16"/>
                <w:lang w:val="en-GB"/>
              </w:rPr>
            </w:pPr>
            <w:r w:rsidRPr="000F3C94">
              <w:rPr>
                <w:bCs/>
                <w:sz w:val="16"/>
                <w:szCs w:val="16"/>
                <w:lang w:val="en-GB"/>
              </w:rPr>
              <w:t xml:space="preserve">Allowed if and only if </w:t>
            </w:r>
            <w:proofErr w:type="spellStart"/>
            <w:r w:rsidRPr="000F3C94">
              <w:rPr>
                <w:bCs/>
                <w:sz w:val="16"/>
                <w:szCs w:val="16"/>
                <w:lang w:val="en-GB"/>
              </w:rPr>
              <w:t>userDefinedMaintenanceFrequency</w:t>
            </w:r>
            <w:proofErr w:type="spellEnd"/>
            <w:r w:rsidRPr="000F3C94">
              <w:rPr>
                <w:bCs/>
                <w:sz w:val="16"/>
                <w:szCs w:val="16"/>
                <w:lang w:val="en-GB"/>
              </w:rPr>
              <w:t xml:space="preserve"> is not populated</w:t>
            </w:r>
          </w:p>
        </w:tc>
      </w:tr>
    </w:tbl>
    <w:p w14:paraId="46012170" w14:textId="310FFA2B" w:rsidR="00584796" w:rsidRPr="000F3C94" w:rsidRDefault="00584796" w:rsidP="008B0151">
      <w:pPr>
        <w:spacing w:after="0"/>
        <w:jc w:val="left"/>
        <w:rPr>
          <w:rFonts w:eastAsiaTheme="minorEastAsia"/>
          <w:szCs w:val="20"/>
          <w:lang w:val="en-GB"/>
        </w:rPr>
      </w:pPr>
    </w:p>
    <w:p w14:paraId="65522770" w14:textId="4D3DB9BB" w:rsidR="00B3510F" w:rsidRPr="000F3C94" w:rsidRDefault="00B3510F" w:rsidP="008B0151">
      <w:pPr>
        <w:pStyle w:val="Heading4"/>
        <w:tabs>
          <w:tab w:val="clear" w:pos="940"/>
          <w:tab w:val="clear" w:pos="1140"/>
          <w:tab w:val="clear" w:pos="1360"/>
        </w:tabs>
        <w:rPr>
          <w:lang w:val="en-GB"/>
        </w:rPr>
      </w:pPr>
      <w:proofErr w:type="spellStart"/>
      <w:r w:rsidRPr="000F3C94">
        <w:rPr>
          <w:lang w:val="en-GB"/>
        </w:rPr>
        <w:t>PT_Locale</w:t>
      </w:r>
      <w:bookmarkEnd w:id="604"/>
      <w:proofErr w:type="spellEnd"/>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2977"/>
        <w:gridCol w:w="3544"/>
        <w:gridCol w:w="850"/>
        <w:gridCol w:w="2552"/>
        <w:gridCol w:w="3118"/>
      </w:tblGrid>
      <w:tr w:rsidR="005E7EAD" w:rsidRPr="000F3C94" w14:paraId="63B6F3FC" w14:textId="77777777" w:rsidTr="00094BD5">
        <w:trPr>
          <w:cantSplit/>
        </w:trPr>
        <w:tc>
          <w:tcPr>
            <w:tcW w:w="1276" w:type="dxa"/>
            <w:shd w:val="clear" w:color="auto" w:fill="E7E6E6"/>
          </w:tcPr>
          <w:p w14:paraId="7BA18E97" w14:textId="5ABAB683" w:rsidR="005E7EAD" w:rsidRPr="000F3C94" w:rsidRDefault="005E7EAD" w:rsidP="005E7EAD">
            <w:pPr>
              <w:keepNext/>
              <w:keepLines/>
              <w:snapToGrid w:val="0"/>
              <w:spacing w:before="60" w:after="60"/>
              <w:jc w:val="left"/>
              <w:rPr>
                <w:b/>
                <w:sz w:val="16"/>
                <w:szCs w:val="16"/>
                <w:lang w:val="en-GB"/>
              </w:rPr>
            </w:pPr>
            <w:r w:rsidRPr="000F3C94">
              <w:rPr>
                <w:b/>
                <w:sz w:val="16"/>
                <w:szCs w:val="16"/>
                <w:lang w:val="en-GB" w:eastAsia="ar-SA"/>
              </w:rPr>
              <w:t>Role Name</w:t>
            </w:r>
          </w:p>
        </w:tc>
        <w:tc>
          <w:tcPr>
            <w:tcW w:w="2977" w:type="dxa"/>
            <w:shd w:val="clear" w:color="auto" w:fill="E7E6E6"/>
          </w:tcPr>
          <w:p w14:paraId="1160A9C7" w14:textId="44974E3F" w:rsidR="005E7EAD" w:rsidRPr="000F3C94" w:rsidRDefault="005E7EAD" w:rsidP="005E7EAD">
            <w:pPr>
              <w:keepNext/>
              <w:keepLines/>
              <w:snapToGrid w:val="0"/>
              <w:spacing w:before="60" w:after="60"/>
              <w:jc w:val="left"/>
              <w:rPr>
                <w:b/>
                <w:sz w:val="16"/>
                <w:szCs w:val="16"/>
                <w:lang w:val="en-GB"/>
              </w:rPr>
            </w:pPr>
            <w:r w:rsidRPr="000F3C94">
              <w:rPr>
                <w:b/>
                <w:sz w:val="16"/>
                <w:szCs w:val="16"/>
                <w:lang w:val="en-GB"/>
              </w:rPr>
              <w:t>Name</w:t>
            </w:r>
          </w:p>
        </w:tc>
        <w:tc>
          <w:tcPr>
            <w:tcW w:w="3544" w:type="dxa"/>
            <w:shd w:val="clear" w:color="auto" w:fill="E7E6E6"/>
          </w:tcPr>
          <w:p w14:paraId="445DF63C" w14:textId="77777777" w:rsidR="005E7EAD" w:rsidRPr="000F3C94" w:rsidRDefault="005E7EAD" w:rsidP="005E7EAD">
            <w:pPr>
              <w:keepNext/>
              <w:keepLines/>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cPr>
          <w:p w14:paraId="63BC2573" w14:textId="77777777" w:rsidR="005E7EAD" w:rsidRPr="000F3C94" w:rsidRDefault="005E7EAD" w:rsidP="005E7EAD">
            <w:pPr>
              <w:keepNext/>
              <w:keepLines/>
              <w:snapToGrid w:val="0"/>
              <w:spacing w:before="60" w:after="60"/>
              <w:jc w:val="center"/>
              <w:rPr>
                <w:b/>
                <w:sz w:val="16"/>
                <w:szCs w:val="16"/>
                <w:lang w:val="en-GB"/>
              </w:rPr>
            </w:pPr>
            <w:r w:rsidRPr="000F3C94">
              <w:rPr>
                <w:b/>
                <w:sz w:val="16"/>
                <w:szCs w:val="16"/>
                <w:lang w:val="en-GB"/>
              </w:rPr>
              <w:t>Mult</w:t>
            </w:r>
          </w:p>
        </w:tc>
        <w:tc>
          <w:tcPr>
            <w:tcW w:w="2552" w:type="dxa"/>
            <w:shd w:val="clear" w:color="auto" w:fill="E7E6E6"/>
          </w:tcPr>
          <w:p w14:paraId="43F59BD2" w14:textId="77777777" w:rsidR="005E7EAD" w:rsidRPr="000F3C94" w:rsidRDefault="005E7EAD" w:rsidP="005E7EAD">
            <w:pPr>
              <w:keepNext/>
              <w:keepLines/>
              <w:snapToGrid w:val="0"/>
              <w:spacing w:before="60" w:after="60"/>
              <w:jc w:val="left"/>
              <w:rPr>
                <w:b/>
                <w:sz w:val="16"/>
                <w:szCs w:val="16"/>
                <w:lang w:val="en-GB"/>
              </w:rPr>
            </w:pPr>
            <w:r w:rsidRPr="000F3C94">
              <w:rPr>
                <w:b/>
                <w:sz w:val="16"/>
                <w:szCs w:val="16"/>
                <w:lang w:val="en-GB"/>
              </w:rPr>
              <w:t>Type</w:t>
            </w:r>
          </w:p>
        </w:tc>
        <w:tc>
          <w:tcPr>
            <w:tcW w:w="3118" w:type="dxa"/>
            <w:shd w:val="clear" w:color="auto" w:fill="E7E6E6"/>
          </w:tcPr>
          <w:p w14:paraId="4067A879" w14:textId="77777777" w:rsidR="005E7EAD" w:rsidRPr="000F3C94" w:rsidRDefault="005E7EAD" w:rsidP="005E7EAD">
            <w:pPr>
              <w:keepNext/>
              <w:keepLines/>
              <w:snapToGrid w:val="0"/>
              <w:spacing w:before="60" w:after="60"/>
              <w:jc w:val="left"/>
              <w:rPr>
                <w:b/>
                <w:sz w:val="16"/>
                <w:szCs w:val="16"/>
                <w:lang w:val="en-GB"/>
              </w:rPr>
            </w:pPr>
            <w:r w:rsidRPr="000F3C94">
              <w:rPr>
                <w:b/>
                <w:sz w:val="16"/>
                <w:szCs w:val="16"/>
                <w:lang w:val="en-GB"/>
              </w:rPr>
              <w:t>Remarks</w:t>
            </w:r>
          </w:p>
        </w:tc>
      </w:tr>
      <w:tr w:rsidR="005E7EAD" w:rsidRPr="000F3C94" w14:paraId="394266FC" w14:textId="77777777" w:rsidTr="00094BD5">
        <w:trPr>
          <w:cantSplit/>
        </w:trPr>
        <w:tc>
          <w:tcPr>
            <w:tcW w:w="1276" w:type="dxa"/>
          </w:tcPr>
          <w:p w14:paraId="372AA520" w14:textId="47F8AA96" w:rsidR="005E7EAD" w:rsidRPr="000F3C94" w:rsidRDefault="005E7EAD" w:rsidP="005E7EAD">
            <w:pPr>
              <w:snapToGrid w:val="0"/>
              <w:spacing w:before="60" w:after="60"/>
              <w:jc w:val="left"/>
              <w:rPr>
                <w:sz w:val="16"/>
                <w:szCs w:val="16"/>
                <w:lang w:val="en-GB"/>
              </w:rPr>
            </w:pPr>
            <w:r w:rsidRPr="000F3C94">
              <w:rPr>
                <w:sz w:val="16"/>
                <w:szCs w:val="16"/>
                <w:lang w:val="en-GB" w:eastAsia="ar-SA"/>
              </w:rPr>
              <w:t>Class</w:t>
            </w:r>
          </w:p>
        </w:tc>
        <w:tc>
          <w:tcPr>
            <w:tcW w:w="2977" w:type="dxa"/>
          </w:tcPr>
          <w:p w14:paraId="7CBAF611" w14:textId="1910DE3E" w:rsidR="005E7EAD" w:rsidRPr="000F3C94" w:rsidRDefault="005E7EAD" w:rsidP="005E7EAD">
            <w:pPr>
              <w:snapToGrid w:val="0"/>
              <w:spacing w:before="60" w:after="60"/>
              <w:jc w:val="left"/>
              <w:rPr>
                <w:sz w:val="16"/>
                <w:szCs w:val="16"/>
                <w:lang w:val="en-GB"/>
              </w:rPr>
            </w:pPr>
            <w:proofErr w:type="spellStart"/>
            <w:r w:rsidRPr="000F3C94">
              <w:rPr>
                <w:sz w:val="16"/>
                <w:szCs w:val="16"/>
                <w:lang w:val="en-GB"/>
              </w:rPr>
              <w:t>PT_Locale</w:t>
            </w:r>
            <w:proofErr w:type="spellEnd"/>
          </w:p>
        </w:tc>
        <w:tc>
          <w:tcPr>
            <w:tcW w:w="3544" w:type="dxa"/>
          </w:tcPr>
          <w:p w14:paraId="2B7EDD1E" w14:textId="77777777" w:rsidR="005E7EAD" w:rsidRPr="000F3C94" w:rsidRDefault="005E7EAD" w:rsidP="005E7EAD">
            <w:pPr>
              <w:snapToGrid w:val="0"/>
              <w:spacing w:before="60" w:after="60"/>
              <w:jc w:val="left"/>
              <w:rPr>
                <w:sz w:val="16"/>
                <w:szCs w:val="16"/>
                <w:lang w:val="en-GB"/>
              </w:rPr>
            </w:pPr>
            <w:r w:rsidRPr="000F3C94">
              <w:rPr>
                <w:sz w:val="16"/>
                <w:szCs w:val="16"/>
                <w:lang w:val="en-GB"/>
              </w:rPr>
              <w:t>Description of a locale</w:t>
            </w:r>
          </w:p>
        </w:tc>
        <w:tc>
          <w:tcPr>
            <w:tcW w:w="850" w:type="dxa"/>
          </w:tcPr>
          <w:p w14:paraId="3CF593F3" w14:textId="77777777" w:rsidR="005E7EAD" w:rsidRPr="000F3C94" w:rsidRDefault="005E7EAD" w:rsidP="005E7EAD">
            <w:pPr>
              <w:snapToGrid w:val="0"/>
              <w:spacing w:before="60" w:after="60"/>
              <w:jc w:val="center"/>
              <w:rPr>
                <w:sz w:val="16"/>
                <w:szCs w:val="16"/>
                <w:lang w:val="en-GB"/>
              </w:rPr>
            </w:pPr>
            <w:r w:rsidRPr="000F3C94">
              <w:rPr>
                <w:sz w:val="16"/>
                <w:szCs w:val="16"/>
                <w:lang w:val="en-GB"/>
              </w:rPr>
              <w:t>-</w:t>
            </w:r>
          </w:p>
        </w:tc>
        <w:tc>
          <w:tcPr>
            <w:tcW w:w="2552" w:type="dxa"/>
          </w:tcPr>
          <w:p w14:paraId="3439B921" w14:textId="77777777" w:rsidR="005E7EAD" w:rsidRPr="000F3C94" w:rsidRDefault="005E7EAD" w:rsidP="005E7EAD">
            <w:pPr>
              <w:snapToGrid w:val="0"/>
              <w:spacing w:before="60" w:after="60"/>
              <w:jc w:val="left"/>
              <w:rPr>
                <w:sz w:val="16"/>
                <w:szCs w:val="16"/>
                <w:lang w:val="en-GB"/>
              </w:rPr>
            </w:pPr>
            <w:r w:rsidRPr="000F3C94">
              <w:rPr>
                <w:sz w:val="16"/>
                <w:szCs w:val="16"/>
                <w:lang w:val="en-GB"/>
              </w:rPr>
              <w:t>-</w:t>
            </w:r>
          </w:p>
        </w:tc>
        <w:tc>
          <w:tcPr>
            <w:tcW w:w="3118" w:type="dxa"/>
          </w:tcPr>
          <w:p w14:paraId="257FF763" w14:textId="77777777" w:rsidR="005E7EAD" w:rsidRPr="000F3C94" w:rsidRDefault="005E7EAD" w:rsidP="005E7EAD">
            <w:pPr>
              <w:snapToGrid w:val="0"/>
              <w:spacing w:before="60" w:after="60"/>
              <w:jc w:val="left"/>
              <w:rPr>
                <w:sz w:val="16"/>
                <w:szCs w:val="16"/>
                <w:lang w:val="en-GB"/>
              </w:rPr>
            </w:pPr>
            <w:r w:rsidRPr="000F3C94">
              <w:rPr>
                <w:sz w:val="16"/>
                <w:szCs w:val="16"/>
                <w:lang w:val="en-GB"/>
              </w:rPr>
              <w:t>From ISO 19115-1</w:t>
            </w:r>
          </w:p>
        </w:tc>
      </w:tr>
      <w:tr w:rsidR="00137605" w:rsidRPr="000F3C94" w14:paraId="59FA8E7C" w14:textId="77777777" w:rsidTr="00094BD5">
        <w:trPr>
          <w:cantSplit/>
        </w:trPr>
        <w:tc>
          <w:tcPr>
            <w:tcW w:w="1276" w:type="dxa"/>
          </w:tcPr>
          <w:p w14:paraId="358CD14F" w14:textId="6DA4DCBE" w:rsidR="00137605" w:rsidRPr="000F3C94" w:rsidRDefault="00137605" w:rsidP="00137605">
            <w:pPr>
              <w:snapToGrid w:val="0"/>
              <w:spacing w:before="60" w:after="60"/>
              <w:jc w:val="left"/>
              <w:rPr>
                <w:sz w:val="16"/>
                <w:szCs w:val="16"/>
                <w:lang w:val="en-GB"/>
              </w:rPr>
            </w:pPr>
            <w:r w:rsidRPr="000F3C94">
              <w:rPr>
                <w:sz w:val="16"/>
                <w:szCs w:val="16"/>
                <w:lang w:val="en-GB"/>
              </w:rPr>
              <w:t>Attribute</w:t>
            </w:r>
          </w:p>
        </w:tc>
        <w:tc>
          <w:tcPr>
            <w:tcW w:w="2977" w:type="dxa"/>
          </w:tcPr>
          <w:p w14:paraId="4375991A" w14:textId="179B22A5" w:rsidR="00137605" w:rsidRPr="000F3C94" w:rsidRDefault="00137605" w:rsidP="00137605">
            <w:pPr>
              <w:snapToGrid w:val="0"/>
              <w:spacing w:before="60" w:after="60"/>
              <w:jc w:val="left"/>
              <w:rPr>
                <w:sz w:val="16"/>
                <w:szCs w:val="16"/>
                <w:lang w:val="en-GB"/>
              </w:rPr>
            </w:pPr>
            <w:r w:rsidRPr="000F3C94">
              <w:rPr>
                <w:sz w:val="16"/>
                <w:szCs w:val="16"/>
                <w:lang w:val="en-GB"/>
              </w:rPr>
              <w:t>language</w:t>
            </w:r>
          </w:p>
        </w:tc>
        <w:tc>
          <w:tcPr>
            <w:tcW w:w="3544" w:type="dxa"/>
          </w:tcPr>
          <w:p w14:paraId="117F6632" w14:textId="77777777" w:rsidR="00137605" w:rsidRPr="000F3C94" w:rsidRDefault="00137605" w:rsidP="00137605">
            <w:pPr>
              <w:snapToGrid w:val="0"/>
              <w:spacing w:before="60" w:after="60"/>
              <w:jc w:val="left"/>
              <w:rPr>
                <w:sz w:val="16"/>
                <w:szCs w:val="16"/>
                <w:lang w:val="en-GB"/>
              </w:rPr>
            </w:pPr>
            <w:r w:rsidRPr="000F3C94">
              <w:rPr>
                <w:sz w:val="16"/>
                <w:szCs w:val="16"/>
                <w:lang w:val="en-GB"/>
              </w:rPr>
              <w:t>Designation of the locale language</w:t>
            </w:r>
          </w:p>
        </w:tc>
        <w:tc>
          <w:tcPr>
            <w:tcW w:w="850" w:type="dxa"/>
          </w:tcPr>
          <w:p w14:paraId="5F804748" w14:textId="77777777" w:rsidR="00137605" w:rsidRPr="000F3C94" w:rsidRDefault="00137605" w:rsidP="00137605">
            <w:pPr>
              <w:snapToGrid w:val="0"/>
              <w:spacing w:before="60" w:after="60"/>
              <w:jc w:val="center"/>
              <w:rPr>
                <w:sz w:val="16"/>
                <w:szCs w:val="16"/>
                <w:lang w:val="en-GB"/>
              </w:rPr>
            </w:pPr>
            <w:r w:rsidRPr="000F3C94">
              <w:rPr>
                <w:sz w:val="16"/>
                <w:szCs w:val="16"/>
                <w:lang w:val="en-GB"/>
              </w:rPr>
              <w:t>1</w:t>
            </w:r>
          </w:p>
        </w:tc>
        <w:tc>
          <w:tcPr>
            <w:tcW w:w="2552" w:type="dxa"/>
          </w:tcPr>
          <w:p w14:paraId="573B7B0F" w14:textId="77777777" w:rsidR="00137605" w:rsidRPr="000F3C94" w:rsidRDefault="00137605" w:rsidP="00137605">
            <w:pPr>
              <w:snapToGrid w:val="0"/>
              <w:spacing w:before="60" w:after="60"/>
              <w:jc w:val="left"/>
              <w:rPr>
                <w:sz w:val="16"/>
                <w:szCs w:val="16"/>
                <w:lang w:val="en-GB"/>
              </w:rPr>
            </w:pPr>
            <w:proofErr w:type="spellStart"/>
            <w:r w:rsidRPr="000F3C94">
              <w:rPr>
                <w:sz w:val="16"/>
                <w:szCs w:val="16"/>
                <w:lang w:val="en-GB"/>
              </w:rPr>
              <w:t>LanguageCode</w:t>
            </w:r>
            <w:proofErr w:type="spellEnd"/>
          </w:p>
        </w:tc>
        <w:tc>
          <w:tcPr>
            <w:tcW w:w="3118" w:type="dxa"/>
          </w:tcPr>
          <w:p w14:paraId="1FECC97D" w14:textId="77777777" w:rsidR="00137605" w:rsidRPr="000F3C94" w:rsidRDefault="00137605" w:rsidP="00137605">
            <w:pPr>
              <w:snapToGrid w:val="0"/>
              <w:spacing w:before="60" w:after="60"/>
              <w:jc w:val="left"/>
              <w:rPr>
                <w:sz w:val="16"/>
                <w:szCs w:val="16"/>
                <w:lang w:val="en-GB"/>
              </w:rPr>
            </w:pPr>
            <w:r w:rsidRPr="000F3C94">
              <w:rPr>
                <w:sz w:val="16"/>
                <w:szCs w:val="16"/>
                <w:lang w:val="en-GB"/>
              </w:rPr>
              <w:t>ISO 639-2 3-letter language codes.</w:t>
            </w:r>
          </w:p>
        </w:tc>
      </w:tr>
      <w:tr w:rsidR="00137605" w:rsidRPr="000F3C94" w14:paraId="3A2BFFFD" w14:textId="77777777" w:rsidTr="00094BD5">
        <w:trPr>
          <w:cantSplit/>
        </w:trPr>
        <w:tc>
          <w:tcPr>
            <w:tcW w:w="1276" w:type="dxa"/>
          </w:tcPr>
          <w:p w14:paraId="125116A2" w14:textId="0CF72D80" w:rsidR="00137605" w:rsidRPr="000F3C94" w:rsidRDefault="00137605" w:rsidP="00137605">
            <w:pPr>
              <w:snapToGrid w:val="0"/>
              <w:spacing w:before="60" w:after="60"/>
              <w:jc w:val="left"/>
              <w:rPr>
                <w:sz w:val="16"/>
                <w:szCs w:val="16"/>
                <w:lang w:val="en-GB"/>
              </w:rPr>
            </w:pPr>
            <w:r w:rsidRPr="000F3C94">
              <w:rPr>
                <w:sz w:val="16"/>
                <w:szCs w:val="16"/>
                <w:lang w:val="en-GB"/>
              </w:rPr>
              <w:t>Attribute</w:t>
            </w:r>
          </w:p>
        </w:tc>
        <w:tc>
          <w:tcPr>
            <w:tcW w:w="2977" w:type="dxa"/>
          </w:tcPr>
          <w:p w14:paraId="7C390F39" w14:textId="72431387" w:rsidR="00137605" w:rsidRPr="000F3C94" w:rsidRDefault="00137605" w:rsidP="00137605">
            <w:pPr>
              <w:snapToGrid w:val="0"/>
              <w:spacing w:before="60" w:after="60"/>
              <w:jc w:val="left"/>
              <w:rPr>
                <w:sz w:val="16"/>
                <w:szCs w:val="16"/>
                <w:lang w:val="en-GB"/>
              </w:rPr>
            </w:pPr>
            <w:r w:rsidRPr="000F3C94">
              <w:rPr>
                <w:sz w:val="16"/>
                <w:szCs w:val="16"/>
                <w:lang w:val="en-GB"/>
              </w:rPr>
              <w:t>country</w:t>
            </w:r>
          </w:p>
        </w:tc>
        <w:tc>
          <w:tcPr>
            <w:tcW w:w="3544" w:type="dxa"/>
          </w:tcPr>
          <w:p w14:paraId="3409F84A" w14:textId="77777777" w:rsidR="00137605" w:rsidRPr="000F3C94" w:rsidRDefault="00137605" w:rsidP="00137605">
            <w:pPr>
              <w:snapToGrid w:val="0"/>
              <w:spacing w:before="60" w:after="60"/>
              <w:jc w:val="left"/>
              <w:rPr>
                <w:sz w:val="16"/>
                <w:szCs w:val="16"/>
                <w:lang w:val="en-GB"/>
              </w:rPr>
            </w:pPr>
            <w:r w:rsidRPr="000F3C94">
              <w:rPr>
                <w:sz w:val="16"/>
                <w:szCs w:val="16"/>
                <w:lang w:val="en-GB"/>
              </w:rPr>
              <w:t>Designation of the specific country of the locale language</w:t>
            </w:r>
          </w:p>
        </w:tc>
        <w:tc>
          <w:tcPr>
            <w:tcW w:w="850" w:type="dxa"/>
          </w:tcPr>
          <w:p w14:paraId="7D870F03" w14:textId="77777777" w:rsidR="00137605" w:rsidRPr="000F3C94" w:rsidRDefault="00137605" w:rsidP="00137605">
            <w:pPr>
              <w:snapToGrid w:val="0"/>
              <w:spacing w:before="60" w:after="60"/>
              <w:jc w:val="center"/>
              <w:rPr>
                <w:sz w:val="16"/>
                <w:szCs w:val="16"/>
                <w:lang w:val="en-GB"/>
              </w:rPr>
            </w:pPr>
            <w:r w:rsidRPr="000F3C94">
              <w:rPr>
                <w:sz w:val="16"/>
                <w:szCs w:val="16"/>
                <w:lang w:val="en-GB"/>
              </w:rPr>
              <w:t>0..1</w:t>
            </w:r>
          </w:p>
        </w:tc>
        <w:tc>
          <w:tcPr>
            <w:tcW w:w="2552" w:type="dxa"/>
          </w:tcPr>
          <w:p w14:paraId="4157E804" w14:textId="77777777" w:rsidR="00137605" w:rsidRPr="000F3C94" w:rsidRDefault="00137605" w:rsidP="00137605">
            <w:pPr>
              <w:snapToGrid w:val="0"/>
              <w:spacing w:before="60" w:after="60"/>
              <w:jc w:val="left"/>
              <w:rPr>
                <w:sz w:val="16"/>
                <w:szCs w:val="16"/>
                <w:lang w:val="en-GB"/>
              </w:rPr>
            </w:pPr>
            <w:proofErr w:type="spellStart"/>
            <w:r w:rsidRPr="000F3C94">
              <w:rPr>
                <w:sz w:val="16"/>
                <w:szCs w:val="16"/>
                <w:lang w:val="en-GB"/>
              </w:rPr>
              <w:t>CountryCode</w:t>
            </w:r>
            <w:proofErr w:type="spellEnd"/>
          </w:p>
        </w:tc>
        <w:tc>
          <w:tcPr>
            <w:tcW w:w="3118" w:type="dxa"/>
          </w:tcPr>
          <w:p w14:paraId="646CBA17" w14:textId="77777777" w:rsidR="00137605" w:rsidRPr="000F3C94" w:rsidRDefault="00137605" w:rsidP="00137605">
            <w:pPr>
              <w:snapToGrid w:val="0"/>
              <w:spacing w:before="60" w:after="60"/>
              <w:jc w:val="left"/>
              <w:rPr>
                <w:sz w:val="16"/>
                <w:szCs w:val="16"/>
                <w:lang w:val="en-GB"/>
              </w:rPr>
            </w:pPr>
            <w:r w:rsidRPr="000F3C94">
              <w:rPr>
                <w:sz w:val="16"/>
                <w:szCs w:val="16"/>
                <w:lang w:val="en-GB"/>
              </w:rPr>
              <w:t>ISO 3166-2 2-letter country codes</w:t>
            </w:r>
          </w:p>
        </w:tc>
      </w:tr>
      <w:tr w:rsidR="00137605" w:rsidRPr="000F3C94" w14:paraId="0404D589" w14:textId="77777777" w:rsidTr="00094BD5">
        <w:trPr>
          <w:cantSplit/>
        </w:trPr>
        <w:tc>
          <w:tcPr>
            <w:tcW w:w="1276" w:type="dxa"/>
          </w:tcPr>
          <w:p w14:paraId="055636F1" w14:textId="6EEE3530" w:rsidR="00137605" w:rsidRPr="000F3C94" w:rsidRDefault="00137605" w:rsidP="00137605">
            <w:pPr>
              <w:snapToGrid w:val="0"/>
              <w:spacing w:before="60" w:after="60"/>
              <w:jc w:val="left"/>
              <w:rPr>
                <w:sz w:val="16"/>
                <w:szCs w:val="16"/>
                <w:lang w:val="en-GB"/>
              </w:rPr>
            </w:pPr>
            <w:r w:rsidRPr="000F3C94">
              <w:rPr>
                <w:sz w:val="16"/>
                <w:szCs w:val="16"/>
                <w:lang w:val="en-GB"/>
              </w:rPr>
              <w:t>Attribute</w:t>
            </w:r>
          </w:p>
        </w:tc>
        <w:tc>
          <w:tcPr>
            <w:tcW w:w="2977" w:type="dxa"/>
          </w:tcPr>
          <w:p w14:paraId="45085B83" w14:textId="433C8F67" w:rsidR="00137605" w:rsidRPr="000F3C94" w:rsidRDefault="00137605" w:rsidP="00137605">
            <w:pPr>
              <w:snapToGrid w:val="0"/>
              <w:spacing w:before="60" w:after="60"/>
              <w:jc w:val="left"/>
              <w:rPr>
                <w:sz w:val="16"/>
                <w:szCs w:val="16"/>
                <w:lang w:val="en-GB"/>
              </w:rPr>
            </w:pPr>
            <w:proofErr w:type="spellStart"/>
            <w:r w:rsidRPr="000F3C94">
              <w:rPr>
                <w:sz w:val="16"/>
                <w:szCs w:val="16"/>
                <w:lang w:val="en-GB"/>
              </w:rPr>
              <w:t>characterEncoding</w:t>
            </w:r>
            <w:proofErr w:type="spellEnd"/>
          </w:p>
        </w:tc>
        <w:tc>
          <w:tcPr>
            <w:tcW w:w="3544" w:type="dxa"/>
          </w:tcPr>
          <w:p w14:paraId="6CAB78D1" w14:textId="77777777" w:rsidR="00137605" w:rsidRPr="000F3C94" w:rsidRDefault="00137605" w:rsidP="00137605">
            <w:pPr>
              <w:snapToGrid w:val="0"/>
              <w:spacing w:before="60" w:after="60"/>
              <w:jc w:val="left"/>
              <w:rPr>
                <w:sz w:val="16"/>
                <w:szCs w:val="16"/>
                <w:lang w:val="en-GB"/>
              </w:rPr>
            </w:pPr>
            <w:r w:rsidRPr="000F3C94">
              <w:rPr>
                <w:spacing w:val="-6"/>
                <w:sz w:val="16"/>
                <w:szCs w:val="16"/>
                <w:lang w:val="en-GB"/>
              </w:rPr>
              <w:t>Designation of the character set to be used to encode the textual value of the locale</w:t>
            </w:r>
          </w:p>
        </w:tc>
        <w:tc>
          <w:tcPr>
            <w:tcW w:w="850" w:type="dxa"/>
          </w:tcPr>
          <w:p w14:paraId="0946EE07" w14:textId="77777777" w:rsidR="00137605" w:rsidRPr="000F3C94" w:rsidRDefault="00137605" w:rsidP="00137605">
            <w:pPr>
              <w:snapToGrid w:val="0"/>
              <w:spacing w:before="60" w:after="60"/>
              <w:jc w:val="center"/>
              <w:rPr>
                <w:sz w:val="16"/>
                <w:szCs w:val="16"/>
                <w:lang w:val="en-GB"/>
              </w:rPr>
            </w:pPr>
            <w:r w:rsidRPr="000F3C94">
              <w:rPr>
                <w:sz w:val="16"/>
                <w:szCs w:val="16"/>
                <w:lang w:val="en-GB"/>
              </w:rPr>
              <w:t>1</w:t>
            </w:r>
          </w:p>
        </w:tc>
        <w:tc>
          <w:tcPr>
            <w:tcW w:w="2552" w:type="dxa"/>
          </w:tcPr>
          <w:p w14:paraId="01263F04" w14:textId="77777777" w:rsidR="00137605" w:rsidRPr="000F3C94" w:rsidRDefault="00137605" w:rsidP="00137605">
            <w:pPr>
              <w:snapToGrid w:val="0"/>
              <w:spacing w:before="60" w:after="60"/>
              <w:jc w:val="left"/>
              <w:rPr>
                <w:sz w:val="16"/>
                <w:szCs w:val="16"/>
                <w:lang w:val="en-GB"/>
              </w:rPr>
            </w:pPr>
            <w:proofErr w:type="spellStart"/>
            <w:r w:rsidRPr="000F3C94">
              <w:rPr>
                <w:sz w:val="16"/>
                <w:szCs w:val="16"/>
                <w:lang w:val="en-GB"/>
              </w:rPr>
              <w:t>MD_CharacterSetCode</w:t>
            </w:r>
            <w:proofErr w:type="spellEnd"/>
          </w:p>
        </w:tc>
        <w:tc>
          <w:tcPr>
            <w:tcW w:w="3118" w:type="dxa"/>
          </w:tcPr>
          <w:p w14:paraId="0A734AAF" w14:textId="386E2ADF" w:rsidR="00137605" w:rsidRPr="000F3C94" w:rsidRDefault="00137605" w:rsidP="00137605">
            <w:pPr>
              <w:snapToGrid w:val="0"/>
              <w:spacing w:before="60" w:after="60"/>
              <w:jc w:val="left"/>
              <w:rPr>
                <w:sz w:val="16"/>
                <w:szCs w:val="16"/>
                <w:lang w:val="en-GB"/>
              </w:rPr>
            </w:pPr>
            <w:r w:rsidRPr="000F3C94">
              <w:rPr>
                <w:sz w:val="16"/>
                <w:szCs w:val="16"/>
                <w:lang w:val="en-GB"/>
              </w:rPr>
              <w:t>UTF-8 is used in S-100</w:t>
            </w:r>
          </w:p>
        </w:tc>
      </w:tr>
    </w:tbl>
    <w:p w14:paraId="3B79E191" w14:textId="77777777" w:rsidR="002072EF" w:rsidRPr="000F3C94" w:rsidRDefault="002072EF" w:rsidP="002072EF">
      <w:pPr>
        <w:rPr>
          <w:rFonts w:eastAsia="Malgun Gothic"/>
          <w:lang w:val="en-GB"/>
        </w:rPr>
      </w:pPr>
    </w:p>
    <w:sectPr w:rsidR="002072EF" w:rsidRPr="000F3C94" w:rsidSect="00A15405">
      <w:headerReference w:type="even" r:id="rId39"/>
      <w:headerReference w:type="default" r:id="rId40"/>
      <w:footerReference w:type="even" r:id="rId41"/>
      <w:footerReference w:type="default" r:id="rId42"/>
      <w:pgSz w:w="16838" w:h="11906" w:orient="landscape"/>
      <w:pgMar w:top="1418" w:right="1440" w:bottom="1400" w:left="1440" w:header="709" w:footer="283"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583285" w14:textId="77777777" w:rsidR="00902E20" w:rsidRDefault="00902E20">
      <w:r>
        <w:separator/>
      </w:r>
    </w:p>
  </w:endnote>
  <w:endnote w:type="continuationSeparator" w:id="0">
    <w:p w14:paraId="55D593C1" w14:textId="77777777" w:rsidR="00902E20" w:rsidRDefault="00902E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HelveticaNeueLT Std Med">
    <w:altName w:val="Arial"/>
    <w:panose1 w:val="00000000000000000000"/>
    <w:charset w:val="4D"/>
    <w:family w:val="auto"/>
    <w:notTrueType/>
    <w:pitch w:val="default"/>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A8D900" w14:textId="62938045" w:rsidR="002F5193" w:rsidRPr="00332F84" w:rsidRDefault="002F5193" w:rsidP="00332F84">
    <w:pPr>
      <w:tabs>
        <w:tab w:val="center" w:pos="4320"/>
        <w:tab w:val="right" w:pos="8931"/>
      </w:tabs>
      <w:spacing w:after="0"/>
      <w:rPr>
        <w:rFonts w:eastAsia="Times New Roman"/>
        <w:sz w:val="16"/>
        <w:szCs w:val="24"/>
        <w:lang w:eastAsia="en-US"/>
      </w:rPr>
    </w:pPr>
    <w:r w:rsidRPr="00332F84">
      <w:rPr>
        <w:rFonts w:eastAsia="Times New Roman"/>
        <w:sz w:val="16"/>
        <w:szCs w:val="24"/>
        <w:lang w:eastAsia="en-US"/>
      </w:rPr>
      <w:t>S-</w:t>
    </w:r>
    <w:r>
      <w:rPr>
        <w:rFonts w:eastAsia="Times New Roman"/>
        <w:sz w:val="16"/>
        <w:szCs w:val="24"/>
        <w:lang w:eastAsia="en-US"/>
      </w:rPr>
      <w:t>128</w:t>
    </w:r>
    <w:r w:rsidRPr="00332F84">
      <w:rPr>
        <w:rFonts w:eastAsia="Times New Roman"/>
        <w:sz w:val="16"/>
        <w:szCs w:val="24"/>
        <w:lang w:eastAsia="en-US"/>
      </w:rPr>
      <w:tab/>
    </w:r>
    <w:r w:rsidR="004119AD">
      <w:rPr>
        <w:rFonts w:eastAsia="Times New Roman"/>
        <w:sz w:val="16"/>
        <w:szCs w:val="24"/>
        <w:lang w:eastAsia="en-US"/>
      </w:rPr>
      <w:t>March</w:t>
    </w:r>
    <w:r>
      <w:rPr>
        <w:rFonts w:eastAsia="Times New Roman"/>
        <w:sz w:val="16"/>
        <w:szCs w:val="24"/>
        <w:lang w:eastAsia="en-US"/>
      </w:rPr>
      <w:t xml:space="preserve"> 202</w:t>
    </w:r>
    <w:r w:rsidR="004119AD">
      <w:rPr>
        <w:rFonts w:eastAsia="Times New Roman"/>
        <w:sz w:val="16"/>
        <w:szCs w:val="24"/>
        <w:lang w:eastAsia="en-US"/>
      </w:rPr>
      <w:t>5</w:t>
    </w:r>
    <w:r w:rsidRPr="00332F84">
      <w:rPr>
        <w:rFonts w:eastAsia="Times New Roman"/>
        <w:sz w:val="16"/>
        <w:szCs w:val="24"/>
        <w:lang w:eastAsia="en-US"/>
      </w:rPr>
      <w:tab/>
    </w:r>
    <w:r>
      <w:rPr>
        <w:rFonts w:eastAsia="Times New Roman"/>
        <w:sz w:val="16"/>
        <w:szCs w:val="24"/>
        <w:lang w:eastAsia="en-US"/>
      </w:rPr>
      <w:t>Edition 2.0.0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D7C8C7" w14:textId="7F01445B" w:rsidR="002F5193" w:rsidRPr="00A94A07" w:rsidRDefault="002F5193" w:rsidP="00A94A07">
    <w:pPr>
      <w:tabs>
        <w:tab w:val="center" w:pos="4320"/>
        <w:tab w:val="right" w:pos="8931"/>
      </w:tabs>
      <w:spacing w:after="0"/>
      <w:rPr>
        <w:rFonts w:eastAsia="Times New Roman"/>
        <w:sz w:val="16"/>
        <w:szCs w:val="24"/>
        <w:lang w:eastAsia="en-US"/>
      </w:rPr>
    </w:pPr>
    <w:r w:rsidRPr="00332F84">
      <w:rPr>
        <w:rFonts w:eastAsia="Times New Roman"/>
        <w:sz w:val="16"/>
        <w:szCs w:val="24"/>
        <w:lang w:eastAsia="en-US"/>
      </w:rPr>
      <w:t>S-</w:t>
    </w:r>
    <w:r>
      <w:rPr>
        <w:rFonts w:eastAsia="Times New Roman"/>
        <w:sz w:val="16"/>
        <w:szCs w:val="24"/>
        <w:lang w:eastAsia="en-US"/>
      </w:rPr>
      <w:t>128</w:t>
    </w:r>
    <w:r w:rsidRPr="00332F84">
      <w:rPr>
        <w:rFonts w:eastAsia="Times New Roman"/>
        <w:sz w:val="16"/>
        <w:szCs w:val="24"/>
        <w:lang w:eastAsia="en-US"/>
      </w:rPr>
      <w:tab/>
    </w:r>
    <w:r w:rsidR="004119AD">
      <w:rPr>
        <w:rFonts w:eastAsia="Times New Roman"/>
        <w:sz w:val="16"/>
        <w:szCs w:val="24"/>
        <w:lang w:eastAsia="en-US"/>
      </w:rPr>
      <w:t>March</w:t>
    </w:r>
    <w:r>
      <w:rPr>
        <w:rFonts w:eastAsia="Times New Roman"/>
        <w:sz w:val="16"/>
        <w:szCs w:val="24"/>
        <w:lang w:eastAsia="en-US"/>
      </w:rPr>
      <w:t xml:space="preserve"> 202</w:t>
    </w:r>
    <w:r w:rsidR="004119AD">
      <w:rPr>
        <w:rFonts w:eastAsia="Times New Roman"/>
        <w:sz w:val="16"/>
        <w:szCs w:val="24"/>
        <w:lang w:eastAsia="en-US"/>
      </w:rPr>
      <w:t>5</w:t>
    </w:r>
    <w:r w:rsidRPr="00332F84">
      <w:rPr>
        <w:rFonts w:eastAsia="Times New Roman"/>
        <w:sz w:val="16"/>
        <w:szCs w:val="24"/>
        <w:lang w:eastAsia="en-US"/>
      </w:rPr>
      <w:tab/>
    </w:r>
    <w:r>
      <w:rPr>
        <w:rFonts w:eastAsia="Times New Roman"/>
        <w:sz w:val="16"/>
        <w:szCs w:val="24"/>
        <w:lang w:eastAsia="en-US"/>
      </w:rPr>
      <w:t>Edition 2.0.0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E385E0" w14:textId="0EF330DC" w:rsidR="002F5193" w:rsidRPr="00981F39" w:rsidRDefault="002F5193" w:rsidP="00981F39">
    <w:pPr>
      <w:tabs>
        <w:tab w:val="center" w:pos="4395"/>
        <w:tab w:val="right" w:pos="8930"/>
      </w:tabs>
      <w:spacing w:after="0"/>
      <w:rPr>
        <w:rFonts w:eastAsia="Times New Roman"/>
        <w:sz w:val="16"/>
        <w:szCs w:val="24"/>
        <w:lang w:eastAsia="en-US"/>
      </w:rPr>
    </w:pPr>
    <w:r w:rsidRPr="00332F84">
      <w:rPr>
        <w:rFonts w:eastAsia="Times New Roman"/>
        <w:sz w:val="16"/>
        <w:szCs w:val="24"/>
        <w:lang w:eastAsia="en-US"/>
      </w:rPr>
      <w:t>S-</w:t>
    </w:r>
    <w:r>
      <w:rPr>
        <w:rFonts w:eastAsia="Times New Roman"/>
        <w:sz w:val="16"/>
        <w:szCs w:val="24"/>
        <w:lang w:eastAsia="en-US"/>
      </w:rPr>
      <w:t>128</w:t>
    </w:r>
    <w:r w:rsidRPr="00332F84">
      <w:rPr>
        <w:rFonts w:eastAsia="Times New Roman"/>
        <w:sz w:val="16"/>
        <w:szCs w:val="24"/>
        <w:lang w:eastAsia="en-US"/>
      </w:rPr>
      <w:tab/>
    </w:r>
    <w:r>
      <w:rPr>
        <w:rFonts w:eastAsia="Times New Roman"/>
        <w:sz w:val="16"/>
        <w:szCs w:val="24"/>
        <w:lang w:eastAsia="en-US"/>
      </w:rPr>
      <w:t>March 202</w:t>
    </w:r>
    <w:r w:rsidR="001E1E04">
      <w:rPr>
        <w:rFonts w:eastAsia="Times New Roman"/>
        <w:sz w:val="16"/>
        <w:szCs w:val="24"/>
        <w:lang w:eastAsia="en-US"/>
      </w:rPr>
      <w:t>5</w:t>
    </w:r>
    <w:r w:rsidRPr="00332F84">
      <w:rPr>
        <w:rFonts w:eastAsia="Times New Roman"/>
        <w:sz w:val="16"/>
        <w:szCs w:val="24"/>
        <w:lang w:eastAsia="en-US"/>
      </w:rPr>
      <w:tab/>
    </w:r>
    <w:r>
      <w:rPr>
        <w:rFonts w:eastAsia="Times New Roman"/>
        <w:sz w:val="16"/>
        <w:szCs w:val="24"/>
        <w:lang w:eastAsia="en-US"/>
      </w:rPr>
      <w:t>Edition 2.0.0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0D93DF" w14:textId="0BE0C906" w:rsidR="002F5193" w:rsidRPr="00B0624F" w:rsidRDefault="002F5193" w:rsidP="00292079">
    <w:pPr>
      <w:tabs>
        <w:tab w:val="center" w:pos="4395"/>
        <w:tab w:val="right" w:pos="8930"/>
      </w:tabs>
      <w:spacing w:after="0"/>
      <w:rPr>
        <w:rFonts w:eastAsia="Times New Roman"/>
        <w:sz w:val="16"/>
        <w:szCs w:val="24"/>
        <w:lang w:eastAsia="en-US"/>
      </w:rPr>
    </w:pPr>
    <w:r w:rsidRPr="00332F84">
      <w:rPr>
        <w:rFonts w:eastAsia="Times New Roman"/>
        <w:sz w:val="16"/>
        <w:szCs w:val="24"/>
        <w:lang w:eastAsia="en-US"/>
      </w:rPr>
      <w:t>S-</w:t>
    </w:r>
    <w:r>
      <w:rPr>
        <w:rFonts w:eastAsia="Times New Roman"/>
        <w:sz w:val="16"/>
        <w:szCs w:val="24"/>
        <w:lang w:eastAsia="en-US"/>
      </w:rPr>
      <w:t>128</w:t>
    </w:r>
    <w:r w:rsidRPr="00332F84">
      <w:rPr>
        <w:rFonts w:eastAsia="Times New Roman"/>
        <w:sz w:val="16"/>
        <w:szCs w:val="24"/>
        <w:lang w:eastAsia="en-US"/>
      </w:rPr>
      <w:tab/>
    </w:r>
    <w:r>
      <w:rPr>
        <w:rFonts w:eastAsia="Times New Roman"/>
        <w:sz w:val="16"/>
        <w:szCs w:val="24"/>
        <w:lang w:eastAsia="en-US"/>
      </w:rPr>
      <w:t>March 202</w:t>
    </w:r>
    <w:r w:rsidR="001E1E04">
      <w:rPr>
        <w:rFonts w:eastAsia="Times New Roman"/>
        <w:sz w:val="16"/>
        <w:szCs w:val="24"/>
        <w:lang w:eastAsia="en-US"/>
      </w:rPr>
      <w:t>5</w:t>
    </w:r>
    <w:r w:rsidRPr="00332F84">
      <w:rPr>
        <w:rFonts w:eastAsia="Times New Roman"/>
        <w:sz w:val="16"/>
        <w:szCs w:val="24"/>
        <w:lang w:eastAsia="en-US"/>
      </w:rPr>
      <w:tab/>
    </w:r>
    <w:r>
      <w:rPr>
        <w:rFonts w:eastAsia="Times New Roman"/>
        <w:sz w:val="16"/>
        <w:szCs w:val="24"/>
        <w:lang w:eastAsia="en-US"/>
      </w:rPr>
      <w:t>Edition 2.0.0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9B191B" w14:textId="77777777" w:rsidR="002F5193" w:rsidRPr="00487533" w:rsidRDefault="002F5193" w:rsidP="00487533">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579200" w14:textId="0766E90F" w:rsidR="002F5193" w:rsidRPr="00B0624F" w:rsidRDefault="002F5193" w:rsidP="00100672">
    <w:pPr>
      <w:tabs>
        <w:tab w:val="center" w:pos="6946"/>
        <w:tab w:val="right" w:pos="13892"/>
      </w:tabs>
      <w:spacing w:after="0"/>
      <w:rPr>
        <w:rFonts w:eastAsia="Times New Roman"/>
        <w:sz w:val="16"/>
        <w:szCs w:val="24"/>
        <w:lang w:eastAsia="en-US"/>
      </w:rPr>
    </w:pPr>
    <w:r w:rsidRPr="00332F84">
      <w:rPr>
        <w:rFonts w:eastAsia="Times New Roman"/>
        <w:sz w:val="16"/>
        <w:szCs w:val="24"/>
        <w:lang w:eastAsia="en-US"/>
      </w:rPr>
      <w:t>S</w:t>
    </w:r>
    <w:r>
      <w:rPr>
        <w:rFonts w:eastAsia="Times New Roman"/>
        <w:sz w:val="16"/>
        <w:szCs w:val="24"/>
        <w:lang w:eastAsia="en-US"/>
      </w:rPr>
      <w:t>-128</w:t>
    </w:r>
    <w:r w:rsidRPr="00332F84">
      <w:rPr>
        <w:rFonts w:eastAsia="Times New Roman"/>
        <w:sz w:val="16"/>
        <w:szCs w:val="24"/>
        <w:lang w:eastAsia="en-US"/>
      </w:rPr>
      <w:tab/>
    </w:r>
    <w:r>
      <w:rPr>
        <w:rFonts w:eastAsia="Times New Roman"/>
        <w:sz w:val="16"/>
        <w:szCs w:val="24"/>
        <w:lang w:eastAsia="en-US"/>
      </w:rPr>
      <w:t>March 202</w:t>
    </w:r>
    <w:r w:rsidR="00100672">
      <w:rPr>
        <w:rFonts w:eastAsia="Times New Roman"/>
        <w:sz w:val="16"/>
        <w:szCs w:val="24"/>
        <w:lang w:eastAsia="en-US"/>
      </w:rPr>
      <w:t>5</w:t>
    </w:r>
    <w:r w:rsidRPr="00332F84">
      <w:rPr>
        <w:rFonts w:eastAsia="Times New Roman"/>
        <w:sz w:val="16"/>
        <w:szCs w:val="24"/>
        <w:lang w:eastAsia="en-US"/>
      </w:rPr>
      <w:tab/>
    </w:r>
    <w:r>
      <w:rPr>
        <w:rFonts w:eastAsia="Times New Roman"/>
        <w:sz w:val="16"/>
        <w:szCs w:val="24"/>
        <w:lang w:eastAsia="en-US"/>
      </w:rPr>
      <w:t>Edition 2.0.0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2D5162" w14:textId="15ECED3D" w:rsidR="00AB2D71" w:rsidRPr="00B0624F" w:rsidRDefault="00AB2D71" w:rsidP="00AB2D71">
    <w:pPr>
      <w:tabs>
        <w:tab w:val="center" w:pos="6946"/>
        <w:tab w:val="right" w:pos="13892"/>
      </w:tabs>
      <w:spacing w:after="0"/>
      <w:rPr>
        <w:rFonts w:eastAsia="Times New Roman"/>
        <w:sz w:val="16"/>
        <w:szCs w:val="24"/>
        <w:lang w:eastAsia="en-US"/>
      </w:rPr>
    </w:pPr>
    <w:r w:rsidRPr="00332F84">
      <w:rPr>
        <w:rFonts w:eastAsia="Times New Roman"/>
        <w:sz w:val="16"/>
        <w:szCs w:val="24"/>
        <w:lang w:eastAsia="en-US"/>
      </w:rPr>
      <w:t>S-</w:t>
    </w:r>
    <w:r>
      <w:rPr>
        <w:rFonts w:eastAsia="Times New Roman"/>
        <w:sz w:val="16"/>
        <w:szCs w:val="24"/>
        <w:lang w:eastAsia="en-US"/>
      </w:rPr>
      <w:t>128</w:t>
    </w:r>
    <w:r w:rsidRPr="00332F84">
      <w:rPr>
        <w:rFonts w:eastAsia="Times New Roman"/>
        <w:sz w:val="16"/>
        <w:szCs w:val="24"/>
        <w:lang w:eastAsia="en-US"/>
      </w:rPr>
      <w:tab/>
    </w:r>
    <w:r>
      <w:rPr>
        <w:rFonts w:eastAsia="Times New Roman"/>
        <w:sz w:val="16"/>
        <w:szCs w:val="24"/>
        <w:lang w:eastAsia="en-US"/>
      </w:rPr>
      <w:t>March 2025</w:t>
    </w:r>
    <w:r w:rsidRPr="00332F84">
      <w:rPr>
        <w:rFonts w:eastAsia="Times New Roman"/>
        <w:sz w:val="16"/>
        <w:szCs w:val="24"/>
        <w:lang w:eastAsia="en-US"/>
      </w:rPr>
      <w:tab/>
    </w:r>
    <w:r>
      <w:rPr>
        <w:rFonts w:eastAsia="Times New Roman"/>
        <w:sz w:val="16"/>
        <w:szCs w:val="24"/>
        <w:lang w:eastAsia="en-US"/>
      </w:rPr>
      <w:t>Edition 2.0.0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74AF9E" w14:textId="77777777" w:rsidR="00902E20" w:rsidRDefault="00902E20">
      <w:r>
        <w:separator/>
      </w:r>
    </w:p>
  </w:footnote>
  <w:footnote w:type="continuationSeparator" w:id="0">
    <w:p w14:paraId="6DBF361D" w14:textId="77777777" w:rsidR="00902E20" w:rsidRDefault="00902E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903176" w14:textId="094248FB" w:rsidR="002F5193" w:rsidRPr="002E130B" w:rsidRDefault="002F5193" w:rsidP="002E130B">
    <w:pPr>
      <w:tabs>
        <w:tab w:val="center" w:pos="4395"/>
        <w:tab w:val="right" w:pos="8640"/>
      </w:tabs>
      <w:spacing w:after="0"/>
      <w:jc w:val="left"/>
      <w:rPr>
        <w:rFonts w:eastAsia="Times New Roman"/>
        <w:sz w:val="16"/>
        <w:szCs w:val="16"/>
        <w:lang w:eastAsia="en-US"/>
      </w:rPr>
    </w:pPr>
    <w:r w:rsidRPr="00332F84">
      <w:rPr>
        <w:rFonts w:eastAsia="Times New Roman"/>
        <w:sz w:val="16"/>
        <w:szCs w:val="16"/>
        <w:lang w:eastAsia="en-US"/>
      </w:rPr>
      <w:fldChar w:fldCharType="begin"/>
    </w:r>
    <w:r w:rsidRPr="00332F84">
      <w:rPr>
        <w:rFonts w:eastAsia="Times New Roman"/>
        <w:sz w:val="16"/>
        <w:szCs w:val="16"/>
        <w:lang w:eastAsia="en-US"/>
      </w:rPr>
      <w:instrText xml:space="preserve"> PAGE </w:instrText>
    </w:r>
    <w:r w:rsidRPr="00332F84">
      <w:rPr>
        <w:rFonts w:eastAsia="Times New Roman"/>
        <w:sz w:val="16"/>
        <w:szCs w:val="16"/>
        <w:lang w:eastAsia="en-US"/>
      </w:rPr>
      <w:fldChar w:fldCharType="separate"/>
    </w:r>
    <w:r w:rsidR="00A83023">
      <w:rPr>
        <w:rFonts w:eastAsia="Times New Roman"/>
        <w:noProof/>
        <w:sz w:val="16"/>
        <w:szCs w:val="16"/>
        <w:lang w:eastAsia="en-US"/>
      </w:rPr>
      <w:t>20</w:t>
    </w:r>
    <w:r w:rsidRPr="00332F84">
      <w:rPr>
        <w:rFonts w:eastAsia="Times New Roman"/>
        <w:sz w:val="16"/>
        <w:szCs w:val="16"/>
        <w:lang w:eastAsia="en-US"/>
      </w:rPr>
      <w:fldChar w:fldCharType="end"/>
    </w:r>
    <w:r w:rsidRPr="00332F84">
      <w:rPr>
        <w:rFonts w:eastAsia="Times New Roman"/>
        <w:sz w:val="16"/>
        <w:szCs w:val="16"/>
        <w:lang w:eastAsia="en-US"/>
      </w:rPr>
      <w:tab/>
    </w:r>
    <w:r>
      <w:rPr>
        <w:rFonts w:eastAsia="Times New Roman"/>
        <w:sz w:val="16"/>
        <w:szCs w:val="16"/>
        <w:lang w:eastAsia="en-US"/>
      </w:rPr>
      <w:t>Catalogue of Nautical Products</w:t>
    </w:r>
    <w:r w:rsidRPr="00332F84">
      <w:rPr>
        <w:rFonts w:eastAsia="Times New Roman"/>
        <w:sz w:val="16"/>
        <w:szCs w:val="16"/>
        <w:lang w:eastAsia="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A80B63" w14:textId="46512DE6" w:rsidR="002F5193" w:rsidRPr="002E130B" w:rsidRDefault="002F5193" w:rsidP="002E130B">
    <w:pPr>
      <w:tabs>
        <w:tab w:val="center" w:pos="4395"/>
        <w:tab w:val="right" w:pos="8931"/>
      </w:tabs>
      <w:spacing w:after="0"/>
      <w:rPr>
        <w:rFonts w:eastAsia="Times New Roman"/>
        <w:sz w:val="16"/>
        <w:szCs w:val="16"/>
        <w:lang w:eastAsia="en-US"/>
      </w:rPr>
    </w:pPr>
    <w:r>
      <w:rPr>
        <w:rFonts w:eastAsia="Times New Roman"/>
        <w:sz w:val="16"/>
        <w:szCs w:val="16"/>
        <w:lang w:eastAsia="en-US"/>
      </w:rPr>
      <w:tab/>
      <w:t>Catalogue of Nautical Products</w:t>
    </w:r>
    <w:r w:rsidRPr="00A94A07">
      <w:rPr>
        <w:rFonts w:eastAsia="Times New Roman"/>
        <w:sz w:val="16"/>
        <w:szCs w:val="16"/>
        <w:lang w:eastAsia="en-US"/>
      </w:rPr>
      <w:tab/>
    </w:r>
    <w:r w:rsidRPr="00A94A07">
      <w:rPr>
        <w:rFonts w:eastAsia="Times New Roman"/>
        <w:sz w:val="16"/>
        <w:szCs w:val="16"/>
        <w:lang w:eastAsia="en-US"/>
      </w:rPr>
      <w:fldChar w:fldCharType="begin"/>
    </w:r>
    <w:r w:rsidRPr="00A94A07">
      <w:rPr>
        <w:rFonts w:eastAsia="Times New Roman"/>
        <w:sz w:val="16"/>
        <w:szCs w:val="16"/>
        <w:lang w:eastAsia="en-US"/>
      </w:rPr>
      <w:instrText xml:space="preserve"> PAGE </w:instrText>
    </w:r>
    <w:r w:rsidRPr="00A94A07">
      <w:rPr>
        <w:rFonts w:eastAsia="Times New Roman"/>
        <w:sz w:val="16"/>
        <w:szCs w:val="16"/>
        <w:lang w:eastAsia="en-US"/>
      </w:rPr>
      <w:fldChar w:fldCharType="separate"/>
    </w:r>
    <w:r w:rsidR="00A83023">
      <w:rPr>
        <w:rFonts w:eastAsia="Times New Roman"/>
        <w:noProof/>
        <w:sz w:val="16"/>
        <w:szCs w:val="16"/>
        <w:lang w:eastAsia="en-US"/>
      </w:rPr>
      <w:t>23</w:t>
    </w:r>
    <w:r w:rsidRPr="00A94A07">
      <w:rPr>
        <w:rFonts w:eastAsia="Times New Roman"/>
        <w:sz w:val="16"/>
        <w:szCs w:val="16"/>
        <w:lang w:eastAsia="en-U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9ED4D9" w14:textId="77777777" w:rsidR="002F5193" w:rsidRDefault="002F5193" w:rsidP="00A174B6">
    <w:pPr>
      <w:pStyle w:val="Header"/>
      <w:spacing w:after="240" w:line="240" w:lineRule="auto"/>
    </w:pPr>
  </w:p>
  <w:p w14:paraId="40708BC8" w14:textId="77777777" w:rsidR="002F5193" w:rsidRDefault="002F5193" w:rsidP="00A174B6">
    <w:pPr>
      <w:pStyle w:val="Header"/>
      <w:spacing w:after="24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46503A" w14:textId="77777777" w:rsidR="002F5193" w:rsidRPr="00487533" w:rsidRDefault="002F5193" w:rsidP="0048753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7C5E15" w14:textId="412C6749" w:rsidR="002F5193" w:rsidRPr="00332F84" w:rsidRDefault="002F5193" w:rsidP="00100672">
    <w:pPr>
      <w:tabs>
        <w:tab w:val="center" w:pos="6946"/>
      </w:tabs>
      <w:spacing w:after="0"/>
      <w:jc w:val="left"/>
      <w:rPr>
        <w:rFonts w:eastAsia="Times New Roman"/>
        <w:sz w:val="16"/>
        <w:szCs w:val="16"/>
        <w:lang w:eastAsia="en-US"/>
      </w:rPr>
    </w:pPr>
    <w:r w:rsidRPr="00332F84">
      <w:rPr>
        <w:rFonts w:eastAsia="Times New Roman"/>
        <w:sz w:val="16"/>
        <w:szCs w:val="16"/>
        <w:lang w:eastAsia="en-US"/>
      </w:rPr>
      <w:fldChar w:fldCharType="begin"/>
    </w:r>
    <w:r w:rsidRPr="00332F84">
      <w:rPr>
        <w:rFonts w:eastAsia="Times New Roman"/>
        <w:sz w:val="16"/>
        <w:szCs w:val="16"/>
        <w:lang w:eastAsia="en-US"/>
      </w:rPr>
      <w:instrText xml:space="preserve"> PAGE </w:instrText>
    </w:r>
    <w:r w:rsidRPr="00332F84">
      <w:rPr>
        <w:rFonts w:eastAsia="Times New Roman"/>
        <w:sz w:val="16"/>
        <w:szCs w:val="16"/>
        <w:lang w:eastAsia="en-US"/>
      </w:rPr>
      <w:fldChar w:fldCharType="separate"/>
    </w:r>
    <w:r w:rsidR="00A83023">
      <w:rPr>
        <w:rFonts w:eastAsia="Times New Roman"/>
        <w:noProof/>
        <w:sz w:val="16"/>
        <w:szCs w:val="16"/>
        <w:lang w:eastAsia="en-US"/>
      </w:rPr>
      <w:t>44</w:t>
    </w:r>
    <w:r w:rsidRPr="00332F84">
      <w:rPr>
        <w:rFonts w:eastAsia="Times New Roman"/>
        <w:sz w:val="16"/>
        <w:szCs w:val="16"/>
        <w:lang w:eastAsia="en-US"/>
      </w:rPr>
      <w:fldChar w:fldCharType="end"/>
    </w:r>
    <w:r w:rsidRPr="00332F84">
      <w:rPr>
        <w:rFonts w:eastAsia="Times New Roman"/>
        <w:sz w:val="16"/>
        <w:szCs w:val="16"/>
        <w:lang w:eastAsia="en-US"/>
      </w:rPr>
      <w:tab/>
    </w:r>
    <w:r>
      <w:rPr>
        <w:rFonts w:eastAsia="Times New Roman"/>
        <w:sz w:val="16"/>
        <w:szCs w:val="16"/>
        <w:lang w:eastAsia="en-US"/>
      </w:rPr>
      <w:t>Catalogue of Nautical Products</w:t>
    </w:r>
    <w:r w:rsidRPr="00332F84">
      <w:rPr>
        <w:rFonts w:eastAsia="Times New Roman"/>
        <w:sz w:val="16"/>
        <w:szCs w:val="16"/>
        <w:lang w:eastAsia="en-US"/>
      </w:rPr>
      <w:tab/>
    </w:r>
  </w:p>
  <w:p w14:paraId="6C31EF84" w14:textId="77777777" w:rsidR="002F5193" w:rsidRPr="00332F84" w:rsidRDefault="002F5193" w:rsidP="00332F84">
    <w:pPr>
      <w:pStyle w:val="Header"/>
      <w:ind w:right="360"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F4E367" w14:textId="2CF786B9" w:rsidR="002F5193" w:rsidRPr="00A94A07" w:rsidRDefault="002F5193" w:rsidP="00A0366A">
    <w:pPr>
      <w:tabs>
        <w:tab w:val="center" w:pos="6946"/>
        <w:tab w:val="right" w:pos="13892"/>
      </w:tabs>
      <w:spacing w:after="0"/>
      <w:rPr>
        <w:rFonts w:eastAsia="Times New Roman"/>
        <w:sz w:val="16"/>
        <w:szCs w:val="16"/>
        <w:lang w:eastAsia="en-US"/>
      </w:rPr>
    </w:pPr>
    <w:r>
      <w:rPr>
        <w:rFonts w:eastAsia="Times New Roman"/>
        <w:sz w:val="16"/>
        <w:szCs w:val="16"/>
        <w:lang w:eastAsia="en-US"/>
      </w:rPr>
      <w:tab/>
    </w:r>
    <w:r w:rsidRPr="00D85B4C">
      <w:rPr>
        <w:rFonts w:eastAsia="Times New Roman"/>
        <w:sz w:val="16"/>
        <w:szCs w:val="16"/>
        <w:lang w:eastAsia="en-US"/>
      </w:rPr>
      <w:t>Catalogue of Nautical Products</w:t>
    </w:r>
    <w:r w:rsidRPr="00A94A07">
      <w:rPr>
        <w:rFonts w:eastAsia="Times New Roman"/>
        <w:sz w:val="16"/>
        <w:szCs w:val="16"/>
        <w:lang w:eastAsia="en-US"/>
      </w:rPr>
      <w:tab/>
    </w:r>
    <w:r w:rsidRPr="00A94A07">
      <w:rPr>
        <w:rFonts w:eastAsia="Times New Roman"/>
        <w:sz w:val="16"/>
        <w:szCs w:val="16"/>
        <w:lang w:eastAsia="en-US"/>
      </w:rPr>
      <w:fldChar w:fldCharType="begin"/>
    </w:r>
    <w:r w:rsidRPr="00A94A07">
      <w:rPr>
        <w:rFonts w:eastAsia="Times New Roman"/>
        <w:sz w:val="16"/>
        <w:szCs w:val="16"/>
        <w:lang w:eastAsia="en-US"/>
      </w:rPr>
      <w:instrText xml:space="preserve"> PAGE </w:instrText>
    </w:r>
    <w:r w:rsidRPr="00A94A07">
      <w:rPr>
        <w:rFonts w:eastAsia="Times New Roman"/>
        <w:sz w:val="16"/>
        <w:szCs w:val="16"/>
        <w:lang w:eastAsia="en-US"/>
      </w:rPr>
      <w:fldChar w:fldCharType="separate"/>
    </w:r>
    <w:r w:rsidR="00A83023">
      <w:rPr>
        <w:rFonts w:eastAsia="Times New Roman"/>
        <w:noProof/>
        <w:sz w:val="16"/>
        <w:szCs w:val="16"/>
        <w:lang w:eastAsia="en-US"/>
      </w:rPr>
      <w:t>43</w:t>
    </w:r>
    <w:r w:rsidRPr="00A94A07">
      <w:rPr>
        <w:rFonts w:eastAsia="Times New Roman"/>
        <w:sz w:val="16"/>
        <w:szCs w:val="16"/>
        <w:lang w:eastAsia="en-US"/>
      </w:rPr>
      <w:fldChar w:fldCharType="end"/>
    </w:r>
  </w:p>
  <w:p w14:paraId="52C4B312" w14:textId="77777777" w:rsidR="002F5193" w:rsidRPr="00A94A07" w:rsidRDefault="002F5193" w:rsidP="00A94A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5BEAAE5C"/>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6" w15:restartNumberingAfterBreak="0">
    <w:nsid w:val="0B0440F3"/>
    <w:multiLevelType w:val="hybridMultilevel"/>
    <w:tmpl w:val="699CE274"/>
    <w:lvl w:ilvl="0" w:tplc="980EF0F4">
      <w:start w:val="1"/>
      <w:numFmt w:val="decimal"/>
      <w:lvlText w:val="%1)"/>
      <w:lvlJc w:val="left"/>
      <w:pPr>
        <w:ind w:left="560" w:hanging="360"/>
      </w:pPr>
      <w:rPr>
        <w:rFonts w:hint="default"/>
      </w:rPr>
    </w:lvl>
    <w:lvl w:ilvl="1" w:tplc="04090019" w:tentative="1">
      <w:start w:val="1"/>
      <w:numFmt w:val="upp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upp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upperLetter"/>
      <w:lvlText w:val="%8."/>
      <w:lvlJc w:val="left"/>
      <w:pPr>
        <w:ind w:left="3720" w:hanging="440"/>
      </w:pPr>
    </w:lvl>
    <w:lvl w:ilvl="8" w:tplc="0409001B" w:tentative="1">
      <w:start w:val="1"/>
      <w:numFmt w:val="lowerRoman"/>
      <w:lvlText w:val="%9."/>
      <w:lvlJc w:val="right"/>
      <w:pPr>
        <w:ind w:left="4160" w:hanging="440"/>
      </w:pPr>
    </w:lvl>
  </w:abstractNum>
  <w:abstractNum w:abstractNumId="7" w15:restartNumberingAfterBreak="0">
    <w:nsid w:val="11603C7E"/>
    <w:multiLevelType w:val="hybridMultilevel"/>
    <w:tmpl w:val="F00C8408"/>
    <w:lvl w:ilvl="0" w:tplc="AF967E2E">
      <w:numFmt w:val="bullet"/>
      <w:lvlText w:val=""/>
      <w:lvlJc w:val="left"/>
      <w:pPr>
        <w:ind w:left="766" w:hanging="284"/>
      </w:pPr>
      <w:rPr>
        <w:rFonts w:hint="default"/>
        <w:w w:val="99"/>
        <w:lang w:val="en-US" w:eastAsia="en-US" w:bidi="ar-SA"/>
      </w:rPr>
    </w:lvl>
    <w:lvl w:ilvl="1" w:tplc="090C4EAA">
      <w:numFmt w:val="bullet"/>
      <w:lvlText w:val=""/>
      <w:lvlJc w:val="left"/>
      <w:pPr>
        <w:ind w:left="979" w:hanging="360"/>
      </w:pPr>
      <w:rPr>
        <w:rFonts w:ascii="Symbol" w:eastAsia="Symbol" w:hAnsi="Symbol" w:cs="Symbol" w:hint="default"/>
        <w:w w:val="99"/>
        <w:sz w:val="20"/>
        <w:szCs w:val="20"/>
        <w:lang w:val="en-US" w:eastAsia="en-US" w:bidi="ar-SA"/>
      </w:rPr>
    </w:lvl>
    <w:lvl w:ilvl="2" w:tplc="1EC86608">
      <w:numFmt w:val="bullet"/>
      <w:lvlText w:val="•"/>
      <w:lvlJc w:val="left"/>
      <w:pPr>
        <w:ind w:left="1982" w:hanging="360"/>
      </w:pPr>
      <w:rPr>
        <w:rFonts w:hint="default"/>
        <w:lang w:val="en-US" w:eastAsia="en-US" w:bidi="ar-SA"/>
      </w:rPr>
    </w:lvl>
    <w:lvl w:ilvl="3" w:tplc="DF4ADEE0">
      <w:numFmt w:val="bullet"/>
      <w:lvlText w:val="•"/>
      <w:lvlJc w:val="left"/>
      <w:pPr>
        <w:ind w:left="2985" w:hanging="360"/>
      </w:pPr>
      <w:rPr>
        <w:rFonts w:hint="default"/>
        <w:lang w:val="en-US" w:eastAsia="en-US" w:bidi="ar-SA"/>
      </w:rPr>
    </w:lvl>
    <w:lvl w:ilvl="4" w:tplc="BF048E8C">
      <w:numFmt w:val="bullet"/>
      <w:lvlText w:val="•"/>
      <w:lvlJc w:val="left"/>
      <w:pPr>
        <w:ind w:left="3988" w:hanging="360"/>
      </w:pPr>
      <w:rPr>
        <w:rFonts w:hint="default"/>
        <w:lang w:val="en-US" w:eastAsia="en-US" w:bidi="ar-SA"/>
      </w:rPr>
    </w:lvl>
    <w:lvl w:ilvl="5" w:tplc="2D0A1FBE">
      <w:numFmt w:val="bullet"/>
      <w:lvlText w:val="•"/>
      <w:lvlJc w:val="left"/>
      <w:pPr>
        <w:ind w:left="4991" w:hanging="360"/>
      </w:pPr>
      <w:rPr>
        <w:rFonts w:hint="default"/>
        <w:lang w:val="en-US" w:eastAsia="en-US" w:bidi="ar-SA"/>
      </w:rPr>
    </w:lvl>
    <w:lvl w:ilvl="6" w:tplc="1884DCFA">
      <w:numFmt w:val="bullet"/>
      <w:lvlText w:val="•"/>
      <w:lvlJc w:val="left"/>
      <w:pPr>
        <w:ind w:left="5994" w:hanging="360"/>
      </w:pPr>
      <w:rPr>
        <w:rFonts w:hint="default"/>
        <w:lang w:val="en-US" w:eastAsia="en-US" w:bidi="ar-SA"/>
      </w:rPr>
    </w:lvl>
    <w:lvl w:ilvl="7" w:tplc="EB18BC2C">
      <w:numFmt w:val="bullet"/>
      <w:lvlText w:val="•"/>
      <w:lvlJc w:val="left"/>
      <w:pPr>
        <w:ind w:left="6997" w:hanging="360"/>
      </w:pPr>
      <w:rPr>
        <w:rFonts w:hint="default"/>
        <w:lang w:val="en-US" w:eastAsia="en-US" w:bidi="ar-SA"/>
      </w:rPr>
    </w:lvl>
    <w:lvl w:ilvl="8" w:tplc="682262EA">
      <w:numFmt w:val="bullet"/>
      <w:lvlText w:val="•"/>
      <w:lvlJc w:val="left"/>
      <w:pPr>
        <w:ind w:left="8000" w:hanging="360"/>
      </w:pPr>
      <w:rPr>
        <w:rFonts w:hint="default"/>
        <w:lang w:val="en-US" w:eastAsia="en-US" w:bidi="ar-SA"/>
      </w:rPr>
    </w:lvl>
  </w:abstractNum>
  <w:abstractNum w:abstractNumId="8" w15:restartNumberingAfterBreak="0">
    <w:nsid w:val="253E0534"/>
    <w:multiLevelType w:val="hybridMultilevel"/>
    <w:tmpl w:val="0106B35C"/>
    <w:lvl w:ilvl="0" w:tplc="09BCD100">
      <w:numFmt w:val="bullet"/>
      <w:lvlText w:val=""/>
      <w:lvlJc w:val="left"/>
      <w:pPr>
        <w:ind w:left="880" w:hanging="440"/>
      </w:pPr>
      <w:rPr>
        <w:rFonts w:ascii="Symbol" w:eastAsia="Symbol" w:hAnsi="Symbol" w:cs="Symbol" w:hint="default"/>
        <w:w w:val="99"/>
        <w:sz w:val="20"/>
        <w:szCs w:val="20"/>
        <w:lang w:val="en-US" w:eastAsia="en-US" w:bidi="ar-SA"/>
      </w:rPr>
    </w:lvl>
    <w:lvl w:ilvl="1" w:tplc="62887578">
      <w:numFmt w:val="bullet"/>
      <w:lvlText w:val="o"/>
      <w:lvlJc w:val="left"/>
      <w:pPr>
        <w:ind w:left="1320" w:hanging="440"/>
      </w:pPr>
      <w:rPr>
        <w:rFonts w:ascii="Courier New" w:eastAsia="Courier New" w:hAnsi="Courier New" w:cs="Courier New" w:hint="default"/>
        <w:w w:val="99"/>
        <w:sz w:val="20"/>
        <w:szCs w:val="20"/>
        <w:lang w:val="en-US" w:eastAsia="en-US" w:bidi="ar-SA"/>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9" w15:restartNumberingAfterBreak="0">
    <w:nsid w:val="25BE2656"/>
    <w:multiLevelType w:val="hybridMultilevel"/>
    <w:tmpl w:val="CA20BE7A"/>
    <w:lvl w:ilvl="0" w:tplc="09BCD100">
      <w:numFmt w:val="bullet"/>
      <w:lvlText w:val=""/>
      <w:lvlJc w:val="left"/>
      <w:pPr>
        <w:ind w:left="880" w:hanging="440"/>
      </w:pPr>
      <w:rPr>
        <w:rFonts w:ascii="Symbol" w:eastAsia="Symbol" w:hAnsi="Symbol" w:cs="Symbol" w:hint="default"/>
        <w:w w:val="99"/>
        <w:sz w:val="20"/>
        <w:szCs w:val="20"/>
        <w:lang w:val="en-US" w:eastAsia="en-US" w:bidi="ar-S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0" w15:restartNumberingAfterBreak="0">
    <w:nsid w:val="293A5307"/>
    <w:multiLevelType w:val="multilevel"/>
    <w:tmpl w:val="DFDEFC1E"/>
    <w:lvl w:ilvl="0">
      <w:start w:val="1"/>
      <w:numFmt w:val="decimal"/>
      <w:pStyle w:val="Heading1"/>
      <w:lvlText w:val="%1"/>
      <w:lvlJc w:val="left"/>
      <w:pPr>
        <w:tabs>
          <w:tab w:val="num" w:pos="567"/>
        </w:tabs>
        <w:ind w:left="567" w:hanging="567"/>
      </w:pPr>
      <w:rPr>
        <w:rFonts w:ascii="Arial Bold" w:hAnsi="Arial Bold" w:hint="default"/>
        <w:b/>
        <w:i w:val="0"/>
        <w:caps w:val="0"/>
        <w:strike w:val="0"/>
        <w:dstrike w:val="0"/>
        <w:vanish w:val="0"/>
        <w:color w:val="auto"/>
        <w:sz w:val="24"/>
        <w:vertAlign w:val="baseline"/>
      </w:rPr>
    </w:lvl>
    <w:lvl w:ilvl="1">
      <w:start w:val="1"/>
      <w:numFmt w:val="decimal"/>
      <w:pStyle w:val="Heading2"/>
      <w:lvlText w:val="%1.%2"/>
      <w:lvlJc w:val="left"/>
      <w:pPr>
        <w:tabs>
          <w:tab w:val="num" w:pos="709"/>
        </w:tabs>
        <w:ind w:left="709" w:hanging="709"/>
      </w:pPr>
      <w:rPr>
        <w:rFonts w:ascii="Arial Bold" w:hAnsi="Arial Bold" w:hint="default"/>
        <w:b/>
        <w:i w:val="0"/>
        <w:caps w:val="0"/>
        <w:strike w:val="0"/>
        <w:dstrike w:val="0"/>
        <w:vanish w:val="0"/>
        <w:color w:val="auto"/>
        <w:sz w:val="22"/>
        <w:vertAlign w:val="baseline"/>
      </w:rPr>
    </w:lvl>
    <w:lvl w:ilvl="2">
      <w:start w:val="1"/>
      <w:numFmt w:val="decimal"/>
      <w:pStyle w:val="Heading3"/>
      <w:lvlText w:val="%1.%2.%3"/>
      <w:lvlJc w:val="left"/>
      <w:pPr>
        <w:tabs>
          <w:tab w:val="num" w:pos="851"/>
        </w:tabs>
        <w:ind w:left="851" w:hanging="851"/>
      </w:pPr>
      <w:rPr>
        <w:rFonts w:ascii="Arial Bold" w:hAnsi="Arial Bold" w:hint="default"/>
        <w:b/>
        <w:i w:val="0"/>
        <w:caps w:val="0"/>
        <w:strike w:val="0"/>
        <w:dstrike w:val="0"/>
        <w:vanish w:val="0"/>
        <w:color w:val="auto"/>
        <w:sz w:val="20"/>
        <w:vertAlign w:val="baseline"/>
      </w:rPr>
    </w:lvl>
    <w:lvl w:ilvl="3">
      <w:start w:val="1"/>
      <w:numFmt w:val="decimal"/>
      <w:pStyle w:val="Heading4"/>
      <w:lvlText w:val="%1.%2.%3.%4"/>
      <w:lvlJc w:val="left"/>
      <w:pPr>
        <w:tabs>
          <w:tab w:val="num" w:pos="992"/>
        </w:tabs>
        <w:ind w:left="992" w:hanging="992"/>
      </w:pPr>
      <w:rPr>
        <w:rFonts w:ascii="Arial Bold" w:hAnsi="Arial Bold" w:hint="default"/>
        <w:b/>
        <w:i w:val="0"/>
        <w:caps w:val="0"/>
        <w:strike w:val="0"/>
        <w:dstrike w:val="0"/>
        <w:vanish w:val="0"/>
        <w:sz w:val="20"/>
        <w:vertAlign w:val="baseli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2B5F1E21"/>
    <w:multiLevelType w:val="hybridMultilevel"/>
    <w:tmpl w:val="5DFE71B8"/>
    <w:lvl w:ilvl="0" w:tplc="09BCD100">
      <w:numFmt w:val="bullet"/>
      <w:lvlText w:val=""/>
      <w:lvlJc w:val="left"/>
      <w:pPr>
        <w:ind w:left="880" w:hanging="440"/>
      </w:pPr>
      <w:rPr>
        <w:rFonts w:ascii="Symbol" w:eastAsia="Symbol" w:hAnsi="Symbol" w:cs="Symbol" w:hint="default"/>
        <w:w w:val="99"/>
        <w:sz w:val="20"/>
        <w:szCs w:val="20"/>
        <w:lang w:val="en-US" w:eastAsia="en-US" w:bidi="ar-S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2" w15:restartNumberingAfterBreak="0">
    <w:nsid w:val="33AC7EB8"/>
    <w:multiLevelType w:val="multilevel"/>
    <w:tmpl w:val="AC64227E"/>
    <w:lvl w:ilvl="0">
      <w:start w:val="1"/>
      <w:numFmt w:val="decimal"/>
      <w:pStyle w:val="Bibliography1"/>
      <w:lvlText w:val="B%1"/>
      <w:lvlJc w:val="left"/>
      <w:pPr>
        <w:tabs>
          <w:tab w:val="num" w:pos="432"/>
        </w:tabs>
        <w:ind w:left="432" w:hanging="432"/>
      </w:pPr>
      <w:rPr>
        <w:rFonts w:cs="Times New Roman" w:hint="default"/>
        <w:b/>
        <w:bCs w:val="0"/>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ListContinue2"/>
      <w:lvlText w:val="B%1.%2"/>
      <w:lvlJc w:val="left"/>
      <w:pPr>
        <w:tabs>
          <w:tab w:val="num" w:pos="450"/>
        </w:tabs>
        <w:ind w:left="90" w:hanging="90"/>
      </w:pPr>
      <w:rPr>
        <w:rFonts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ListContinue3"/>
      <w:lvlText w:val="B%1.%2.%3"/>
      <w:lvlJc w:val="left"/>
      <w:pPr>
        <w:tabs>
          <w:tab w:val="num" w:pos="720"/>
        </w:tabs>
        <w:ind w:left="0" w:firstLine="0"/>
      </w:pPr>
      <w:rPr>
        <w:rFonts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B%1.%2.%3.%4"/>
      <w:lvlJc w:val="left"/>
      <w:pPr>
        <w:tabs>
          <w:tab w:val="num" w:pos="1080"/>
        </w:tabs>
        <w:ind w:left="0" w:firstLine="0"/>
      </w:pPr>
      <w:rPr>
        <w:rFonts w:hint="default"/>
        <w:b/>
        <w:i w:val="0"/>
      </w:rPr>
    </w:lvl>
    <w:lvl w:ilvl="4">
      <w:start w:val="1"/>
      <w:numFmt w:val="decimal"/>
      <w:lvlText w:val="B%1.%2.%3.%4.%5"/>
      <w:lvlJc w:val="left"/>
      <w:pPr>
        <w:tabs>
          <w:tab w:val="num" w:pos="1901"/>
        </w:tabs>
        <w:ind w:left="1900" w:hanging="1900"/>
      </w:pPr>
      <w:rPr>
        <w:rFonts w:hint="default"/>
        <w:b/>
        <w:i w:val="0"/>
      </w:rPr>
    </w:lvl>
    <w:lvl w:ilvl="5">
      <w:start w:val="1"/>
      <w:numFmt w:val="decimal"/>
      <w:lvlText w:val="B%1.%2.%3.%4.%5.%6"/>
      <w:lvlJc w:val="left"/>
      <w:pPr>
        <w:tabs>
          <w:tab w:val="num" w:pos="1440"/>
        </w:tabs>
        <w:ind w:left="0" w:firstLine="0"/>
      </w:pPr>
      <w:rPr>
        <w:rFonts w:hint="default"/>
        <w:b/>
        <w:i w:val="0"/>
      </w:rPr>
    </w:lvl>
    <w:lvl w:ilvl="6">
      <w:start w:val="1"/>
      <w:numFmt w:val="decimal"/>
      <w:lvlText w:val="%1.%2.%3.%4.%5.%6.%7"/>
      <w:lvlJc w:val="left"/>
      <w:pPr>
        <w:tabs>
          <w:tab w:val="num" w:pos="1440"/>
        </w:tabs>
        <w:ind w:left="0" w:firstLine="0"/>
      </w:pPr>
      <w:rPr>
        <w:rFonts w:hint="default"/>
      </w:rPr>
    </w:lvl>
    <w:lvl w:ilvl="7">
      <w:start w:val="1"/>
      <w:numFmt w:val="decimal"/>
      <w:lvlText w:val="%1.%2.%3.%4.%5.%6.%7.%8"/>
      <w:lvlJc w:val="left"/>
      <w:pPr>
        <w:tabs>
          <w:tab w:val="num" w:pos="1800"/>
        </w:tabs>
        <w:ind w:left="0" w:firstLine="0"/>
      </w:pPr>
      <w:rPr>
        <w:rFonts w:hint="default"/>
      </w:rPr>
    </w:lvl>
    <w:lvl w:ilvl="8">
      <w:start w:val="1"/>
      <w:numFmt w:val="decimal"/>
      <w:lvlText w:val="%1.%2.%3.%4.%5.%6.%7.%8.%9"/>
      <w:lvlJc w:val="left"/>
      <w:pPr>
        <w:tabs>
          <w:tab w:val="num" w:pos="1800"/>
        </w:tabs>
        <w:ind w:left="0" w:firstLine="0"/>
      </w:pPr>
      <w:rPr>
        <w:rFonts w:hint="default"/>
      </w:rPr>
    </w:lvl>
  </w:abstractNum>
  <w:abstractNum w:abstractNumId="13" w15:restartNumberingAfterBreak="0">
    <w:nsid w:val="387D4433"/>
    <w:multiLevelType w:val="multilevel"/>
    <w:tmpl w:val="EF029DE6"/>
    <w:name w:val="heading"/>
    <w:lvl w:ilvl="0">
      <w:start w:val="1"/>
      <w:numFmt w:val="bullet"/>
      <w:pStyle w:val="ANNEX"/>
      <w:lvlText w:val=""/>
      <w:lvlJc w:val="left"/>
      <w:pPr>
        <w:ind w:left="400" w:hanging="400"/>
      </w:pPr>
      <w:rPr>
        <w:rFonts w:ascii="Symbol" w:hAnsi="Symbol"/>
      </w:rPr>
    </w:lvl>
    <w:lvl w:ilvl="1">
      <w:start w:val="1"/>
      <w:numFmt w:val="bullet"/>
      <w:pStyle w:val="a2"/>
      <w:lvlText w:val=""/>
      <w:lvlJc w:val="left"/>
      <w:pPr>
        <w:ind w:left="800" w:hanging="400"/>
      </w:pPr>
      <w:rPr>
        <w:rFonts w:ascii="Symbol" w:hAnsi="Symbol"/>
      </w:rPr>
    </w:lvl>
    <w:lvl w:ilvl="2">
      <w:start w:val="1"/>
      <w:numFmt w:val="bullet"/>
      <w:pStyle w:val="a3"/>
      <w:lvlText w:val=""/>
      <w:lvlJc w:val="left"/>
      <w:pPr>
        <w:ind w:left="1200" w:hanging="400"/>
      </w:pPr>
      <w:rPr>
        <w:rFonts w:ascii="Symbol" w:hAnsi="Symbol"/>
      </w:rPr>
    </w:lvl>
    <w:lvl w:ilvl="3">
      <w:start w:val="1"/>
      <w:numFmt w:val="bullet"/>
      <w:pStyle w:val="a4"/>
      <w:lvlText w:val=""/>
      <w:lvlJc w:val="left"/>
      <w:pPr>
        <w:ind w:left="1600" w:hanging="400"/>
      </w:pPr>
      <w:rPr>
        <w:rFonts w:ascii="Symbol" w:hAnsi="Symbol"/>
      </w:rPr>
    </w:lvl>
    <w:lvl w:ilvl="4">
      <w:start w:val="1"/>
      <w:numFmt w:val="none"/>
      <w:pStyle w:val="a5"/>
      <w:suff w:val="nothing"/>
      <w:lvlText w:val=""/>
      <w:lvlJc w:val="left"/>
      <w:pPr>
        <w:ind w:left="0" w:firstLine="0"/>
      </w:pPr>
    </w:lvl>
    <w:lvl w:ilvl="5">
      <w:start w:val="1"/>
      <w:numFmt w:val="none"/>
      <w:pStyle w:val="a6"/>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15:restartNumberingAfterBreak="0">
    <w:nsid w:val="3A463DAB"/>
    <w:multiLevelType w:val="hybridMultilevel"/>
    <w:tmpl w:val="B78CE4BC"/>
    <w:lvl w:ilvl="0" w:tplc="09BCD100">
      <w:numFmt w:val="bullet"/>
      <w:lvlText w:val=""/>
      <w:lvlJc w:val="left"/>
      <w:pPr>
        <w:ind w:left="880" w:hanging="440"/>
      </w:pPr>
      <w:rPr>
        <w:rFonts w:ascii="Symbol" w:eastAsia="Symbol" w:hAnsi="Symbol" w:cs="Symbol" w:hint="default"/>
        <w:w w:val="99"/>
        <w:sz w:val="20"/>
        <w:szCs w:val="20"/>
        <w:lang w:val="en-US" w:eastAsia="en-US" w:bidi="ar-S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5" w15:restartNumberingAfterBreak="0">
    <w:nsid w:val="47CA4D3D"/>
    <w:multiLevelType w:val="hybridMultilevel"/>
    <w:tmpl w:val="4BAC52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D4D3590"/>
    <w:multiLevelType w:val="hybridMultilevel"/>
    <w:tmpl w:val="B7C46F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5355CA9"/>
    <w:multiLevelType w:val="hybridMultilevel"/>
    <w:tmpl w:val="DC1E2652"/>
    <w:lvl w:ilvl="0" w:tplc="D812A83E">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8" w15:restartNumberingAfterBreak="0">
    <w:nsid w:val="69A94FA5"/>
    <w:multiLevelType w:val="hybridMultilevel"/>
    <w:tmpl w:val="4FA01002"/>
    <w:lvl w:ilvl="0" w:tplc="C2A01A38">
      <w:start w:val="1"/>
      <w:numFmt w:val="upperLetter"/>
      <w:pStyle w:val="Annex0"/>
      <w:lvlText w:val="Anne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B21A83"/>
    <w:multiLevelType w:val="hybridMultilevel"/>
    <w:tmpl w:val="FA8207BA"/>
    <w:lvl w:ilvl="0" w:tplc="C966CCA8">
      <w:start w:val="1"/>
      <w:numFmt w:val="decimal"/>
      <w:lvlText w:val="%1)"/>
      <w:lvlJc w:val="left"/>
      <w:pPr>
        <w:ind w:left="3780" w:hanging="360"/>
      </w:pPr>
      <w:rPr>
        <w:rFonts w:hint="default"/>
      </w:rPr>
    </w:lvl>
    <w:lvl w:ilvl="1" w:tplc="04090019" w:tentative="1">
      <w:start w:val="1"/>
      <w:numFmt w:val="upperLetter"/>
      <w:lvlText w:val="%2."/>
      <w:lvlJc w:val="left"/>
      <w:pPr>
        <w:ind w:left="4300" w:hanging="440"/>
      </w:pPr>
    </w:lvl>
    <w:lvl w:ilvl="2" w:tplc="0409001B" w:tentative="1">
      <w:start w:val="1"/>
      <w:numFmt w:val="lowerRoman"/>
      <w:lvlText w:val="%3."/>
      <w:lvlJc w:val="right"/>
      <w:pPr>
        <w:ind w:left="4740" w:hanging="440"/>
      </w:pPr>
    </w:lvl>
    <w:lvl w:ilvl="3" w:tplc="0409000F" w:tentative="1">
      <w:start w:val="1"/>
      <w:numFmt w:val="decimal"/>
      <w:lvlText w:val="%4."/>
      <w:lvlJc w:val="left"/>
      <w:pPr>
        <w:ind w:left="5180" w:hanging="440"/>
      </w:pPr>
    </w:lvl>
    <w:lvl w:ilvl="4" w:tplc="04090019" w:tentative="1">
      <w:start w:val="1"/>
      <w:numFmt w:val="upperLetter"/>
      <w:lvlText w:val="%5."/>
      <w:lvlJc w:val="left"/>
      <w:pPr>
        <w:ind w:left="5620" w:hanging="440"/>
      </w:pPr>
    </w:lvl>
    <w:lvl w:ilvl="5" w:tplc="0409001B" w:tentative="1">
      <w:start w:val="1"/>
      <w:numFmt w:val="lowerRoman"/>
      <w:lvlText w:val="%6."/>
      <w:lvlJc w:val="right"/>
      <w:pPr>
        <w:ind w:left="6060" w:hanging="440"/>
      </w:pPr>
    </w:lvl>
    <w:lvl w:ilvl="6" w:tplc="0409000F" w:tentative="1">
      <w:start w:val="1"/>
      <w:numFmt w:val="decimal"/>
      <w:lvlText w:val="%7."/>
      <w:lvlJc w:val="left"/>
      <w:pPr>
        <w:ind w:left="6500" w:hanging="440"/>
      </w:pPr>
    </w:lvl>
    <w:lvl w:ilvl="7" w:tplc="04090019" w:tentative="1">
      <w:start w:val="1"/>
      <w:numFmt w:val="upperLetter"/>
      <w:lvlText w:val="%8."/>
      <w:lvlJc w:val="left"/>
      <w:pPr>
        <w:ind w:left="6940" w:hanging="440"/>
      </w:pPr>
    </w:lvl>
    <w:lvl w:ilvl="8" w:tplc="0409001B" w:tentative="1">
      <w:start w:val="1"/>
      <w:numFmt w:val="lowerRoman"/>
      <w:lvlText w:val="%9."/>
      <w:lvlJc w:val="right"/>
      <w:pPr>
        <w:ind w:left="7380" w:hanging="440"/>
      </w:pPr>
    </w:lvl>
  </w:abstractNum>
  <w:abstractNum w:abstractNumId="20" w15:restartNumberingAfterBreak="0">
    <w:nsid w:val="73DE6279"/>
    <w:multiLevelType w:val="hybridMultilevel"/>
    <w:tmpl w:val="2E1C4890"/>
    <w:lvl w:ilvl="0" w:tplc="2B5CCFF0">
      <w:numFmt w:val="bullet"/>
      <w:lvlText w:val=""/>
      <w:lvlJc w:val="left"/>
      <w:pPr>
        <w:ind w:left="766" w:hanging="284"/>
      </w:pPr>
      <w:rPr>
        <w:rFonts w:ascii="Symbol" w:eastAsia="Symbol" w:hAnsi="Symbol" w:cs="Symbol" w:hint="default"/>
        <w:w w:val="99"/>
        <w:sz w:val="20"/>
        <w:szCs w:val="20"/>
        <w:lang w:val="en-US" w:eastAsia="en-US" w:bidi="ar-SA"/>
      </w:rPr>
    </w:lvl>
    <w:lvl w:ilvl="1" w:tplc="AACE1B4E">
      <w:numFmt w:val="bullet"/>
      <w:lvlText w:val="•"/>
      <w:lvlJc w:val="left"/>
      <w:pPr>
        <w:ind w:left="1684" w:hanging="284"/>
      </w:pPr>
      <w:rPr>
        <w:rFonts w:hint="default"/>
        <w:lang w:val="en-US" w:eastAsia="en-US" w:bidi="ar-SA"/>
      </w:rPr>
    </w:lvl>
    <w:lvl w:ilvl="2" w:tplc="DE364AD6">
      <w:numFmt w:val="bullet"/>
      <w:lvlText w:val="•"/>
      <w:lvlJc w:val="left"/>
      <w:pPr>
        <w:ind w:left="2609" w:hanging="284"/>
      </w:pPr>
      <w:rPr>
        <w:rFonts w:hint="default"/>
        <w:lang w:val="en-US" w:eastAsia="en-US" w:bidi="ar-SA"/>
      </w:rPr>
    </w:lvl>
    <w:lvl w:ilvl="3" w:tplc="4B1A8DA0">
      <w:numFmt w:val="bullet"/>
      <w:lvlText w:val="•"/>
      <w:lvlJc w:val="left"/>
      <w:pPr>
        <w:ind w:left="3533" w:hanging="284"/>
      </w:pPr>
      <w:rPr>
        <w:rFonts w:hint="default"/>
        <w:lang w:val="en-US" w:eastAsia="en-US" w:bidi="ar-SA"/>
      </w:rPr>
    </w:lvl>
    <w:lvl w:ilvl="4" w:tplc="D4C086FE">
      <w:numFmt w:val="bullet"/>
      <w:lvlText w:val="•"/>
      <w:lvlJc w:val="left"/>
      <w:pPr>
        <w:ind w:left="4458" w:hanging="284"/>
      </w:pPr>
      <w:rPr>
        <w:rFonts w:hint="default"/>
        <w:lang w:val="en-US" w:eastAsia="en-US" w:bidi="ar-SA"/>
      </w:rPr>
    </w:lvl>
    <w:lvl w:ilvl="5" w:tplc="3D3209F8">
      <w:numFmt w:val="bullet"/>
      <w:lvlText w:val="•"/>
      <w:lvlJc w:val="left"/>
      <w:pPr>
        <w:ind w:left="5383" w:hanging="284"/>
      </w:pPr>
      <w:rPr>
        <w:rFonts w:hint="default"/>
        <w:lang w:val="en-US" w:eastAsia="en-US" w:bidi="ar-SA"/>
      </w:rPr>
    </w:lvl>
    <w:lvl w:ilvl="6" w:tplc="D398F4C6">
      <w:numFmt w:val="bullet"/>
      <w:lvlText w:val="•"/>
      <w:lvlJc w:val="left"/>
      <w:pPr>
        <w:ind w:left="6307" w:hanging="284"/>
      </w:pPr>
      <w:rPr>
        <w:rFonts w:hint="default"/>
        <w:lang w:val="en-US" w:eastAsia="en-US" w:bidi="ar-SA"/>
      </w:rPr>
    </w:lvl>
    <w:lvl w:ilvl="7" w:tplc="153E4568">
      <w:numFmt w:val="bullet"/>
      <w:lvlText w:val="•"/>
      <w:lvlJc w:val="left"/>
      <w:pPr>
        <w:ind w:left="7232" w:hanging="284"/>
      </w:pPr>
      <w:rPr>
        <w:rFonts w:hint="default"/>
        <w:lang w:val="en-US" w:eastAsia="en-US" w:bidi="ar-SA"/>
      </w:rPr>
    </w:lvl>
    <w:lvl w:ilvl="8" w:tplc="305A56B4">
      <w:numFmt w:val="bullet"/>
      <w:lvlText w:val="•"/>
      <w:lvlJc w:val="left"/>
      <w:pPr>
        <w:ind w:left="8157" w:hanging="284"/>
      </w:pPr>
      <w:rPr>
        <w:rFonts w:hint="default"/>
        <w:lang w:val="en-US" w:eastAsia="en-US" w:bidi="ar-SA"/>
      </w:rPr>
    </w:lvl>
  </w:abstractNum>
  <w:abstractNum w:abstractNumId="21" w15:restartNumberingAfterBreak="0">
    <w:nsid w:val="740F220E"/>
    <w:multiLevelType w:val="hybridMultilevel"/>
    <w:tmpl w:val="9A66BFB0"/>
    <w:lvl w:ilvl="0" w:tplc="1992668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2" w15:restartNumberingAfterBreak="0">
    <w:nsid w:val="78867A29"/>
    <w:multiLevelType w:val="hybridMultilevel"/>
    <w:tmpl w:val="6BF27B30"/>
    <w:lvl w:ilvl="0" w:tplc="210ABE4E">
      <w:start w:val="8"/>
      <w:numFmt w:val="decimal"/>
      <w:lvlText w:val="%1"/>
      <w:lvlJc w:val="left"/>
      <w:pPr>
        <w:ind w:left="557" w:hanging="358"/>
      </w:pPr>
      <w:rPr>
        <w:rFonts w:ascii="Arial" w:eastAsia="Arial" w:hAnsi="Arial" w:cs="Arial" w:hint="default"/>
        <w:b/>
        <w:bCs/>
        <w:w w:val="99"/>
        <w:sz w:val="24"/>
        <w:szCs w:val="24"/>
        <w:lang w:val="en-US" w:eastAsia="en-US" w:bidi="ar-SA"/>
      </w:rPr>
    </w:lvl>
    <w:lvl w:ilvl="1" w:tplc="310C2568">
      <w:numFmt w:val="bullet"/>
      <w:lvlText w:val=""/>
      <w:lvlJc w:val="left"/>
      <w:pPr>
        <w:ind w:left="766" w:hanging="284"/>
      </w:pPr>
      <w:rPr>
        <w:rFonts w:ascii="Symbol" w:eastAsia="Symbol" w:hAnsi="Symbol" w:cs="Symbol" w:hint="default"/>
        <w:w w:val="99"/>
        <w:sz w:val="20"/>
        <w:szCs w:val="20"/>
        <w:lang w:val="en-US" w:eastAsia="en-US" w:bidi="ar-SA"/>
      </w:rPr>
    </w:lvl>
    <w:lvl w:ilvl="2" w:tplc="7F2093D2">
      <w:numFmt w:val="bullet"/>
      <w:lvlText w:val="o"/>
      <w:lvlJc w:val="left"/>
      <w:pPr>
        <w:ind w:left="1332" w:hanging="281"/>
      </w:pPr>
      <w:rPr>
        <w:rFonts w:ascii="Courier New" w:eastAsia="Courier New" w:hAnsi="Courier New" w:cs="Courier New" w:hint="default"/>
        <w:w w:val="99"/>
        <w:sz w:val="20"/>
        <w:szCs w:val="20"/>
        <w:lang w:val="en-US" w:eastAsia="en-US" w:bidi="ar-SA"/>
      </w:rPr>
    </w:lvl>
    <w:lvl w:ilvl="3" w:tplc="63FAEC26">
      <w:numFmt w:val="bullet"/>
      <w:lvlText w:val="•"/>
      <w:lvlJc w:val="left"/>
      <w:pPr>
        <w:ind w:left="2423" w:hanging="281"/>
      </w:pPr>
      <w:rPr>
        <w:rFonts w:hint="default"/>
        <w:lang w:val="en-US" w:eastAsia="en-US" w:bidi="ar-SA"/>
      </w:rPr>
    </w:lvl>
    <w:lvl w:ilvl="4" w:tplc="1CD205D2">
      <w:numFmt w:val="bullet"/>
      <w:lvlText w:val="•"/>
      <w:lvlJc w:val="left"/>
      <w:pPr>
        <w:ind w:left="3506" w:hanging="281"/>
      </w:pPr>
      <w:rPr>
        <w:rFonts w:hint="default"/>
        <w:lang w:val="en-US" w:eastAsia="en-US" w:bidi="ar-SA"/>
      </w:rPr>
    </w:lvl>
    <w:lvl w:ilvl="5" w:tplc="A832004E">
      <w:numFmt w:val="bullet"/>
      <w:lvlText w:val="•"/>
      <w:lvlJc w:val="left"/>
      <w:pPr>
        <w:ind w:left="4589" w:hanging="281"/>
      </w:pPr>
      <w:rPr>
        <w:rFonts w:hint="default"/>
        <w:lang w:val="en-US" w:eastAsia="en-US" w:bidi="ar-SA"/>
      </w:rPr>
    </w:lvl>
    <w:lvl w:ilvl="6" w:tplc="266665C0">
      <w:numFmt w:val="bullet"/>
      <w:lvlText w:val="•"/>
      <w:lvlJc w:val="left"/>
      <w:pPr>
        <w:ind w:left="5673" w:hanging="281"/>
      </w:pPr>
      <w:rPr>
        <w:rFonts w:hint="default"/>
        <w:lang w:val="en-US" w:eastAsia="en-US" w:bidi="ar-SA"/>
      </w:rPr>
    </w:lvl>
    <w:lvl w:ilvl="7" w:tplc="13562AF0">
      <w:numFmt w:val="bullet"/>
      <w:lvlText w:val="•"/>
      <w:lvlJc w:val="left"/>
      <w:pPr>
        <w:ind w:left="6756" w:hanging="281"/>
      </w:pPr>
      <w:rPr>
        <w:rFonts w:hint="default"/>
        <w:lang w:val="en-US" w:eastAsia="en-US" w:bidi="ar-SA"/>
      </w:rPr>
    </w:lvl>
    <w:lvl w:ilvl="8" w:tplc="C2188BD6">
      <w:numFmt w:val="bullet"/>
      <w:lvlText w:val="•"/>
      <w:lvlJc w:val="left"/>
      <w:pPr>
        <w:ind w:left="7839" w:hanging="281"/>
      </w:pPr>
      <w:rPr>
        <w:rFonts w:hint="default"/>
        <w:lang w:val="en-US" w:eastAsia="en-US" w:bidi="ar-SA"/>
      </w:rPr>
    </w:lvl>
  </w:abstractNum>
  <w:abstractNum w:abstractNumId="23" w15:restartNumberingAfterBreak="0">
    <w:nsid w:val="7AE879EF"/>
    <w:multiLevelType w:val="hybridMultilevel"/>
    <w:tmpl w:val="CAFA845E"/>
    <w:lvl w:ilvl="0" w:tplc="09BCD100">
      <w:numFmt w:val="bullet"/>
      <w:lvlText w:val=""/>
      <w:lvlJc w:val="left"/>
      <w:pPr>
        <w:ind w:left="880" w:hanging="440"/>
      </w:pPr>
      <w:rPr>
        <w:rFonts w:ascii="Symbol" w:eastAsia="Symbol" w:hAnsi="Symbol" w:cs="Symbol" w:hint="default"/>
        <w:w w:val="99"/>
        <w:sz w:val="20"/>
        <w:szCs w:val="20"/>
        <w:lang w:val="en-US" w:eastAsia="en-US" w:bidi="ar-S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769815762">
    <w:abstractNumId w:val="12"/>
  </w:num>
  <w:num w:numId="2" w16cid:durableId="213010418">
    <w:abstractNumId w:val="5"/>
  </w:num>
  <w:num w:numId="3" w16cid:durableId="229539724">
    <w:abstractNumId w:val="4"/>
  </w:num>
  <w:num w:numId="4" w16cid:durableId="515118649">
    <w:abstractNumId w:val="3"/>
  </w:num>
  <w:num w:numId="5" w16cid:durableId="1498183434">
    <w:abstractNumId w:val="2"/>
  </w:num>
  <w:num w:numId="6" w16cid:durableId="1228997965">
    <w:abstractNumId w:val="1"/>
  </w:num>
  <w:num w:numId="7" w16cid:durableId="645863311">
    <w:abstractNumId w:val="0"/>
  </w:num>
  <w:num w:numId="8" w16cid:durableId="1519927627">
    <w:abstractNumId w:val="13"/>
  </w:num>
  <w:num w:numId="9" w16cid:durableId="1456098597">
    <w:abstractNumId w:val="15"/>
  </w:num>
  <w:num w:numId="10" w16cid:durableId="900333706">
    <w:abstractNumId w:val="10"/>
  </w:num>
  <w:num w:numId="11" w16cid:durableId="2039964939">
    <w:abstractNumId w:val="18"/>
  </w:num>
  <w:num w:numId="12" w16cid:durableId="59834758">
    <w:abstractNumId w:val="19"/>
  </w:num>
  <w:num w:numId="13" w16cid:durableId="1193155040">
    <w:abstractNumId w:val="8"/>
  </w:num>
  <w:num w:numId="14" w16cid:durableId="1442263564">
    <w:abstractNumId w:val="9"/>
  </w:num>
  <w:num w:numId="15" w16cid:durableId="196309869">
    <w:abstractNumId w:val="22"/>
  </w:num>
  <w:num w:numId="16" w16cid:durableId="1937667702">
    <w:abstractNumId w:val="11"/>
  </w:num>
  <w:num w:numId="17" w16cid:durableId="687874869">
    <w:abstractNumId w:val="14"/>
  </w:num>
  <w:num w:numId="18" w16cid:durableId="819074128">
    <w:abstractNumId w:val="7"/>
  </w:num>
  <w:num w:numId="19" w16cid:durableId="352848638">
    <w:abstractNumId w:val="6"/>
  </w:num>
  <w:num w:numId="20" w16cid:durableId="1273169294">
    <w:abstractNumId w:val="17"/>
  </w:num>
  <w:num w:numId="21" w16cid:durableId="537158502">
    <w:abstractNumId w:val="21"/>
  </w:num>
  <w:num w:numId="22" w16cid:durableId="1417826587">
    <w:abstractNumId w:val="23"/>
  </w:num>
  <w:num w:numId="23" w16cid:durableId="829180454">
    <w:abstractNumId w:val="20"/>
  </w:num>
  <w:num w:numId="24" w16cid:durableId="207673408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42765399">
    <w:abstractNumId w:val="10"/>
  </w:num>
  <w:num w:numId="26" w16cid:durableId="318658269">
    <w:abstractNumId w:val="10"/>
  </w:num>
  <w:num w:numId="27" w16cid:durableId="582956053">
    <w:abstractNumId w:val="10"/>
  </w:num>
  <w:num w:numId="28" w16cid:durableId="580454402">
    <w:abstractNumId w:val="10"/>
  </w:num>
  <w:num w:numId="29" w16cid:durableId="409233575">
    <w:abstractNumId w:val="10"/>
  </w:num>
  <w:num w:numId="30" w16cid:durableId="1909657277">
    <w:abstractNumId w:val="10"/>
  </w:num>
  <w:num w:numId="31" w16cid:durableId="169611727">
    <w:abstractNumId w:val="10"/>
  </w:num>
  <w:num w:numId="32" w16cid:durableId="81475919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7577378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541211245">
    <w:abstractNumId w:val="10"/>
  </w:num>
  <w:num w:numId="35" w16cid:durableId="1920942067">
    <w:abstractNumId w:val="16"/>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Engström Stefan">
    <w15:presenceInfo w15:providerId="AD" w15:userId="S::Stefan.Engstrom@traficom.fi::439cc3aa-d8c6-4b22-8657-95f0aea6ef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340"/>
  <w:hyphenationZone w:val="425"/>
  <w:evenAndOddHeaders/>
  <w:drawingGridHorizontalSpacing w:val="100"/>
  <w:displayHorizontalDrawingGridEvery w:val="0"/>
  <w:displayVerticalDrawingGridEvery w:val="0"/>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533"/>
    <w:rsid w:val="000005A4"/>
    <w:rsid w:val="00002094"/>
    <w:rsid w:val="00002426"/>
    <w:rsid w:val="00004989"/>
    <w:rsid w:val="000049AF"/>
    <w:rsid w:val="00004B50"/>
    <w:rsid w:val="000052AD"/>
    <w:rsid w:val="000052BD"/>
    <w:rsid w:val="00005A78"/>
    <w:rsid w:val="0000728E"/>
    <w:rsid w:val="0001166A"/>
    <w:rsid w:val="000140DB"/>
    <w:rsid w:val="00014234"/>
    <w:rsid w:val="000158F8"/>
    <w:rsid w:val="00021149"/>
    <w:rsid w:val="00021383"/>
    <w:rsid w:val="00021A37"/>
    <w:rsid w:val="00023A60"/>
    <w:rsid w:val="00024499"/>
    <w:rsid w:val="00024A4C"/>
    <w:rsid w:val="000270FF"/>
    <w:rsid w:val="00027661"/>
    <w:rsid w:val="00027A8C"/>
    <w:rsid w:val="00027CA6"/>
    <w:rsid w:val="00030D72"/>
    <w:rsid w:val="00031CBC"/>
    <w:rsid w:val="0003240A"/>
    <w:rsid w:val="00032F22"/>
    <w:rsid w:val="00035108"/>
    <w:rsid w:val="0003528A"/>
    <w:rsid w:val="000356FA"/>
    <w:rsid w:val="00035C11"/>
    <w:rsid w:val="000362EB"/>
    <w:rsid w:val="00036B75"/>
    <w:rsid w:val="000379ED"/>
    <w:rsid w:val="0004063A"/>
    <w:rsid w:val="000408D5"/>
    <w:rsid w:val="00040E13"/>
    <w:rsid w:val="000419AB"/>
    <w:rsid w:val="00042241"/>
    <w:rsid w:val="000428BC"/>
    <w:rsid w:val="00044EF9"/>
    <w:rsid w:val="00044FEE"/>
    <w:rsid w:val="000454EF"/>
    <w:rsid w:val="00045F4B"/>
    <w:rsid w:val="00046E0A"/>
    <w:rsid w:val="00047037"/>
    <w:rsid w:val="00047474"/>
    <w:rsid w:val="00047F6B"/>
    <w:rsid w:val="00050202"/>
    <w:rsid w:val="000509BA"/>
    <w:rsid w:val="0005119E"/>
    <w:rsid w:val="000533B5"/>
    <w:rsid w:val="00053ABB"/>
    <w:rsid w:val="0005492C"/>
    <w:rsid w:val="0005510C"/>
    <w:rsid w:val="000563DC"/>
    <w:rsid w:val="00056ECE"/>
    <w:rsid w:val="00060957"/>
    <w:rsid w:val="00061407"/>
    <w:rsid w:val="00061CED"/>
    <w:rsid w:val="000620F8"/>
    <w:rsid w:val="0006482A"/>
    <w:rsid w:val="000649ED"/>
    <w:rsid w:val="00064E25"/>
    <w:rsid w:val="000662A8"/>
    <w:rsid w:val="00066C10"/>
    <w:rsid w:val="00066C71"/>
    <w:rsid w:val="00070080"/>
    <w:rsid w:val="00071706"/>
    <w:rsid w:val="00071D8B"/>
    <w:rsid w:val="000747B3"/>
    <w:rsid w:val="00074995"/>
    <w:rsid w:val="00074A15"/>
    <w:rsid w:val="000750E4"/>
    <w:rsid w:val="00075928"/>
    <w:rsid w:val="0007602E"/>
    <w:rsid w:val="00076077"/>
    <w:rsid w:val="00076A6D"/>
    <w:rsid w:val="000771BD"/>
    <w:rsid w:val="000772C2"/>
    <w:rsid w:val="000773A9"/>
    <w:rsid w:val="0008096E"/>
    <w:rsid w:val="00080EBB"/>
    <w:rsid w:val="000820FF"/>
    <w:rsid w:val="00082FFA"/>
    <w:rsid w:val="00083C67"/>
    <w:rsid w:val="00084C3B"/>
    <w:rsid w:val="00084D76"/>
    <w:rsid w:val="000854BF"/>
    <w:rsid w:val="00087A13"/>
    <w:rsid w:val="00090219"/>
    <w:rsid w:val="00090B67"/>
    <w:rsid w:val="00094BD5"/>
    <w:rsid w:val="00097E2B"/>
    <w:rsid w:val="000A060C"/>
    <w:rsid w:val="000A0B2E"/>
    <w:rsid w:val="000A1840"/>
    <w:rsid w:val="000A1874"/>
    <w:rsid w:val="000A1A45"/>
    <w:rsid w:val="000A1AC7"/>
    <w:rsid w:val="000A292E"/>
    <w:rsid w:val="000A457A"/>
    <w:rsid w:val="000A45DF"/>
    <w:rsid w:val="000A5062"/>
    <w:rsid w:val="000A5915"/>
    <w:rsid w:val="000A60E9"/>
    <w:rsid w:val="000A61BE"/>
    <w:rsid w:val="000A6853"/>
    <w:rsid w:val="000A6CF6"/>
    <w:rsid w:val="000B2FB7"/>
    <w:rsid w:val="000B39E5"/>
    <w:rsid w:val="000B3F82"/>
    <w:rsid w:val="000B40A1"/>
    <w:rsid w:val="000B640E"/>
    <w:rsid w:val="000B7185"/>
    <w:rsid w:val="000B7BFA"/>
    <w:rsid w:val="000C00A8"/>
    <w:rsid w:val="000C109C"/>
    <w:rsid w:val="000C2038"/>
    <w:rsid w:val="000C2C7C"/>
    <w:rsid w:val="000C609E"/>
    <w:rsid w:val="000C7798"/>
    <w:rsid w:val="000C7A81"/>
    <w:rsid w:val="000C7B98"/>
    <w:rsid w:val="000D0422"/>
    <w:rsid w:val="000D052B"/>
    <w:rsid w:val="000D187A"/>
    <w:rsid w:val="000D23CA"/>
    <w:rsid w:val="000D38E5"/>
    <w:rsid w:val="000D40A6"/>
    <w:rsid w:val="000D4197"/>
    <w:rsid w:val="000D6280"/>
    <w:rsid w:val="000D652B"/>
    <w:rsid w:val="000D6C52"/>
    <w:rsid w:val="000D7925"/>
    <w:rsid w:val="000D7C94"/>
    <w:rsid w:val="000E033C"/>
    <w:rsid w:val="000E1DFD"/>
    <w:rsid w:val="000E212A"/>
    <w:rsid w:val="000E551F"/>
    <w:rsid w:val="000E5BAC"/>
    <w:rsid w:val="000E5DA7"/>
    <w:rsid w:val="000E6258"/>
    <w:rsid w:val="000E78BB"/>
    <w:rsid w:val="000F06D2"/>
    <w:rsid w:val="000F094B"/>
    <w:rsid w:val="000F0F20"/>
    <w:rsid w:val="000F21D3"/>
    <w:rsid w:val="000F2AEA"/>
    <w:rsid w:val="000F3C94"/>
    <w:rsid w:val="000F4707"/>
    <w:rsid w:val="000F6A4D"/>
    <w:rsid w:val="000F7B9F"/>
    <w:rsid w:val="000F7C0E"/>
    <w:rsid w:val="000F7D2C"/>
    <w:rsid w:val="000F7F7E"/>
    <w:rsid w:val="00100367"/>
    <w:rsid w:val="001004B0"/>
    <w:rsid w:val="00100672"/>
    <w:rsid w:val="00100A96"/>
    <w:rsid w:val="00101207"/>
    <w:rsid w:val="00101EF2"/>
    <w:rsid w:val="00103764"/>
    <w:rsid w:val="0010463A"/>
    <w:rsid w:val="00105679"/>
    <w:rsid w:val="001056D7"/>
    <w:rsid w:val="0010600C"/>
    <w:rsid w:val="001073C7"/>
    <w:rsid w:val="00107959"/>
    <w:rsid w:val="001100A3"/>
    <w:rsid w:val="00110125"/>
    <w:rsid w:val="00110BF6"/>
    <w:rsid w:val="00111A20"/>
    <w:rsid w:val="001130BF"/>
    <w:rsid w:val="00114143"/>
    <w:rsid w:val="00114F4F"/>
    <w:rsid w:val="00117EF5"/>
    <w:rsid w:val="00120A87"/>
    <w:rsid w:val="001212E4"/>
    <w:rsid w:val="00121682"/>
    <w:rsid w:val="0012194F"/>
    <w:rsid w:val="00121999"/>
    <w:rsid w:val="001221F6"/>
    <w:rsid w:val="001226F3"/>
    <w:rsid w:val="00122B61"/>
    <w:rsid w:val="0012717F"/>
    <w:rsid w:val="00130453"/>
    <w:rsid w:val="00132312"/>
    <w:rsid w:val="00132692"/>
    <w:rsid w:val="0013337E"/>
    <w:rsid w:val="0013352C"/>
    <w:rsid w:val="00133B7A"/>
    <w:rsid w:val="00133E56"/>
    <w:rsid w:val="00134179"/>
    <w:rsid w:val="00134DF5"/>
    <w:rsid w:val="001353B0"/>
    <w:rsid w:val="00135D06"/>
    <w:rsid w:val="00136303"/>
    <w:rsid w:val="00136C12"/>
    <w:rsid w:val="001373D4"/>
    <w:rsid w:val="00137605"/>
    <w:rsid w:val="00137902"/>
    <w:rsid w:val="001408A5"/>
    <w:rsid w:val="00140947"/>
    <w:rsid w:val="00140A32"/>
    <w:rsid w:val="00141486"/>
    <w:rsid w:val="00141BA0"/>
    <w:rsid w:val="00142616"/>
    <w:rsid w:val="001431C3"/>
    <w:rsid w:val="00143BA6"/>
    <w:rsid w:val="00143BFC"/>
    <w:rsid w:val="00143D25"/>
    <w:rsid w:val="00143F82"/>
    <w:rsid w:val="00144C2B"/>
    <w:rsid w:val="00147600"/>
    <w:rsid w:val="0014792C"/>
    <w:rsid w:val="00147EE5"/>
    <w:rsid w:val="00147F07"/>
    <w:rsid w:val="0015093B"/>
    <w:rsid w:val="00150B63"/>
    <w:rsid w:val="00150CEE"/>
    <w:rsid w:val="00150F18"/>
    <w:rsid w:val="001516CA"/>
    <w:rsid w:val="00152A33"/>
    <w:rsid w:val="001534F8"/>
    <w:rsid w:val="00153A11"/>
    <w:rsid w:val="00153BB5"/>
    <w:rsid w:val="00153D38"/>
    <w:rsid w:val="0015421F"/>
    <w:rsid w:val="00154D64"/>
    <w:rsid w:val="00155444"/>
    <w:rsid w:val="00156BE3"/>
    <w:rsid w:val="001573C4"/>
    <w:rsid w:val="001600AF"/>
    <w:rsid w:val="00160109"/>
    <w:rsid w:val="00160E0F"/>
    <w:rsid w:val="00161D51"/>
    <w:rsid w:val="001622F6"/>
    <w:rsid w:val="00162D7E"/>
    <w:rsid w:val="001648C9"/>
    <w:rsid w:val="001650A1"/>
    <w:rsid w:val="00166373"/>
    <w:rsid w:val="00167621"/>
    <w:rsid w:val="00167C2F"/>
    <w:rsid w:val="00171C07"/>
    <w:rsid w:val="001723C4"/>
    <w:rsid w:val="001732FE"/>
    <w:rsid w:val="00173519"/>
    <w:rsid w:val="00173A22"/>
    <w:rsid w:val="001742A9"/>
    <w:rsid w:val="0017483B"/>
    <w:rsid w:val="00175254"/>
    <w:rsid w:val="00175CD1"/>
    <w:rsid w:val="00180410"/>
    <w:rsid w:val="0018141E"/>
    <w:rsid w:val="00181D02"/>
    <w:rsid w:val="0018245A"/>
    <w:rsid w:val="00182E82"/>
    <w:rsid w:val="001831A5"/>
    <w:rsid w:val="001833FC"/>
    <w:rsid w:val="00183503"/>
    <w:rsid w:val="00186CF4"/>
    <w:rsid w:val="0019003C"/>
    <w:rsid w:val="001922CE"/>
    <w:rsid w:val="00192A1C"/>
    <w:rsid w:val="00193704"/>
    <w:rsid w:val="00193B0E"/>
    <w:rsid w:val="001944BA"/>
    <w:rsid w:val="00194B2D"/>
    <w:rsid w:val="00196583"/>
    <w:rsid w:val="001967A7"/>
    <w:rsid w:val="0019692E"/>
    <w:rsid w:val="001A0261"/>
    <w:rsid w:val="001A0BEA"/>
    <w:rsid w:val="001A26D0"/>
    <w:rsid w:val="001A272F"/>
    <w:rsid w:val="001A296F"/>
    <w:rsid w:val="001A2E9A"/>
    <w:rsid w:val="001A37DE"/>
    <w:rsid w:val="001A3F1B"/>
    <w:rsid w:val="001A5953"/>
    <w:rsid w:val="001A5C72"/>
    <w:rsid w:val="001A5DE3"/>
    <w:rsid w:val="001A6B2A"/>
    <w:rsid w:val="001B03BC"/>
    <w:rsid w:val="001B0CCC"/>
    <w:rsid w:val="001B11E9"/>
    <w:rsid w:val="001B121A"/>
    <w:rsid w:val="001B1989"/>
    <w:rsid w:val="001B3B69"/>
    <w:rsid w:val="001B3C96"/>
    <w:rsid w:val="001B48C3"/>
    <w:rsid w:val="001B4929"/>
    <w:rsid w:val="001B582C"/>
    <w:rsid w:val="001B5C3A"/>
    <w:rsid w:val="001B65FC"/>
    <w:rsid w:val="001B6CF0"/>
    <w:rsid w:val="001B77E4"/>
    <w:rsid w:val="001C0933"/>
    <w:rsid w:val="001C1487"/>
    <w:rsid w:val="001C153A"/>
    <w:rsid w:val="001C1A1A"/>
    <w:rsid w:val="001C1EB1"/>
    <w:rsid w:val="001C2735"/>
    <w:rsid w:val="001C2B4C"/>
    <w:rsid w:val="001C36F9"/>
    <w:rsid w:val="001C4298"/>
    <w:rsid w:val="001C445F"/>
    <w:rsid w:val="001C554E"/>
    <w:rsid w:val="001C6D85"/>
    <w:rsid w:val="001C7A1B"/>
    <w:rsid w:val="001D010B"/>
    <w:rsid w:val="001D03BF"/>
    <w:rsid w:val="001D13B7"/>
    <w:rsid w:val="001D16C1"/>
    <w:rsid w:val="001D24A5"/>
    <w:rsid w:val="001D3233"/>
    <w:rsid w:val="001D36D7"/>
    <w:rsid w:val="001D444C"/>
    <w:rsid w:val="001D44F5"/>
    <w:rsid w:val="001D502D"/>
    <w:rsid w:val="001D57C7"/>
    <w:rsid w:val="001D5E90"/>
    <w:rsid w:val="001D602F"/>
    <w:rsid w:val="001D6C60"/>
    <w:rsid w:val="001D72FF"/>
    <w:rsid w:val="001D74D7"/>
    <w:rsid w:val="001D7688"/>
    <w:rsid w:val="001E1E04"/>
    <w:rsid w:val="001E2A80"/>
    <w:rsid w:val="001E2E6B"/>
    <w:rsid w:val="001E36E0"/>
    <w:rsid w:val="001E4A4E"/>
    <w:rsid w:val="001E4C2C"/>
    <w:rsid w:val="001E561A"/>
    <w:rsid w:val="001E6822"/>
    <w:rsid w:val="001E78CA"/>
    <w:rsid w:val="001F0D95"/>
    <w:rsid w:val="001F1025"/>
    <w:rsid w:val="001F127D"/>
    <w:rsid w:val="001F1625"/>
    <w:rsid w:val="001F365E"/>
    <w:rsid w:val="001F420C"/>
    <w:rsid w:val="001F4712"/>
    <w:rsid w:val="001F5CFB"/>
    <w:rsid w:val="001F6336"/>
    <w:rsid w:val="001F644E"/>
    <w:rsid w:val="001F6538"/>
    <w:rsid w:val="001F6653"/>
    <w:rsid w:val="002006DA"/>
    <w:rsid w:val="00201203"/>
    <w:rsid w:val="00201653"/>
    <w:rsid w:val="00201FDD"/>
    <w:rsid w:val="002041B2"/>
    <w:rsid w:val="00205D9B"/>
    <w:rsid w:val="00205DF7"/>
    <w:rsid w:val="002072EF"/>
    <w:rsid w:val="00210A5D"/>
    <w:rsid w:val="00210A7B"/>
    <w:rsid w:val="00210B75"/>
    <w:rsid w:val="00211B9A"/>
    <w:rsid w:val="00213A2E"/>
    <w:rsid w:val="00214C45"/>
    <w:rsid w:val="00220030"/>
    <w:rsid w:val="00221A42"/>
    <w:rsid w:val="00222523"/>
    <w:rsid w:val="00222A71"/>
    <w:rsid w:val="00222B05"/>
    <w:rsid w:val="002243FE"/>
    <w:rsid w:val="00224E0D"/>
    <w:rsid w:val="00225EDC"/>
    <w:rsid w:val="00227018"/>
    <w:rsid w:val="00227314"/>
    <w:rsid w:val="00231260"/>
    <w:rsid w:val="00231652"/>
    <w:rsid w:val="00231701"/>
    <w:rsid w:val="00233A0D"/>
    <w:rsid w:val="00235EBB"/>
    <w:rsid w:val="00236586"/>
    <w:rsid w:val="002368D1"/>
    <w:rsid w:val="00236BA9"/>
    <w:rsid w:val="0024045C"/>
    <w:rsid w:val="0024149F"/>
    <w:rsid w:val="00241642"/>
    <w:rsid w:val="00241991"/>
    <w:rsid w:val="00242613"/>
    <w:rsid w:val="00243BFF"/>
    <w:rsid w:val="00243D40"/>
    <w:rsid w:val="00244B6E"/>
    <w:rsid w:val="0024555D"/>
    <w:rsid w:val="00245982"/>
    <w:rsid w:val="00245B09"/>
    <w:rsid w:val="00245FEC"/>
    <w:rsid w:val="00247CD3"/>
    <w:rsid w:val="002508CB"/>
    <w:rsid w:val="00252585"/>
    <w:rsid w:val="00252719"/>
    <w:rsid w:val="00252AD4"/>
    <w:rsid w:val="002531E5"/>
    <w:rsid w:val="00253B2B"/>
    <w:rsid w:val="002540DB"/>
    <w:rsid w:val="0025415A"/>
    <w:rsid w:val="002566AD"/>
    <w:rsid w:val="002569FD"/>
    <w:rsid w:val="00256F95"/>
    <w:rsid w:val="00262E95"/>
    <w:rsid w:val="00262EA5"/>
    <w:rsid w:val="002633A4"/>
    <w:rsid w:val="002638CA"/>
    <w:rsid w:val="00264018"/>
    <w:rsid w:val="00264204"/>
    <w:rsid w:val="00264749"/>
    <w:rsid w:val="0026480D"/>
    <w:rsid w:val="00264BE3"/>
    <w:rsid w:val="00264BFF"/>
    <w:rsid w:val="00265471"/>
    <w:rsid w:val="002654A1"/>
    <w:rsid w:val="0026555A"/>
    <w:rsid w:val="002665C8"/>
    <w:rsid w:val="002668F6"/>
    <w:rsid w:val="00266912"/>
    <w:rsid w:val="00266D5F"/>
    <w:rsid w:val="00271679"/>
    <w:rsid w:val="00271C89"/>
    <w:rsid w:val="00272B0A"/>
    <w:rsid w:val="00274403"/>
    <w:rsid w:val="0027508E"/>
    <w:rsid w:val="002754DA"/>
    <w:rsid w:val="002757C1"/>
    <w:rsid w:val="00275BDD"/>
    <w:rsid w:val="00275F91"/>
    <w:rsid w:val="00276364"/>
    <w:rsid w:val="00276FB3"/>
    <w:rsid w:val="002775EF"/>
    <w:rsid w:val="00281322"/>
    <w:rsid w:val="002814EB"/>
    <w:rsid w:val="002817C0"/>
    <w:rsid w:val="002825BD"/>
    <w:rsid w:val="002828BE"/>
    <w:rsid w:val="00282CE8"/>
    <w:rsid w:val="00283D4B"/>
    <w:rsid w:val="002843D4"/>
    <w:rsid w:val="002844A3"/>
    <w:rsid w:val="00285D42"/>
    <w:rsid w:val="002875C5"/>
    <w:rsid w:val="00287A70"/>
    <w:rsid w:val="00290AE5"/>
    <w:rsid w:val="00290B09"/>
    <w:rsid w:val="00291098"/>
    <w:rsid w:val="00291179"/>
    <w:rsid w:val="00292079"/>
    <w:rsid w:val="00292B85"/>
    <w:rsid w:val="00292FF6"/>
    <w:rsid w:val="00293329"/>
    <w:rsid w:val="002944F7"/>
    <w:rsid w:val="00294706"/>
    <w:rsid w:val="002957CE"/>
    <w:rsid w:val="002A0111"/>
    <w:rsid w:val="002A08CE"/>
    <w:rsid w:val="002A0B3E"/>
    <w:rsid w:val="002A0D41"/>
    <w:rsid w:val="002A21AC"/>
    <w:rsid w:val="002A23D3"/>
    <w:rsid w:val="002A4496"/>
    <w:rsid w:val="002A5945"/>
    <w:rsid w:val="002A709C"/>
    <w:rsid w:val="002A77E9"/>
    <w:rsid w:val="002A7A97"/>
    <w:rsid w:val="002A7C0E"/>
    <w:rsid w:val="002B03C6"/>
    <w:rsid w:val="002B06B8"/>
    <w:rsid w:val="002B09FD"/>
    <w:rsid w:val="002B0C43"/>
    <w:rsid w:val="002B1D5F"/>
    <w:rsid w:val="002B3FDC"/>
    <w:rsid w:val="002B44E8"/>
    <w:rsid w:val="002B545A"/>
    <w:rsid w:val="002B6122"/>
    <w:rsid w:val="002B6C27"/>
    <w:rsid w:val="002B7F17"/>
    <w:rsid w:val="002C0D81"/>
    <w:rsid w:val="002C12E9"/>
    <w:rsid w:val="002C36EC"/>
    <w:rsid w:val="002C5D6F"/>
    <w:rsid w:val="002C6BEE"/>
    <w:rsid w:val="002D032B"/>
    <w:rsid w:val="002D1458"/>
    <w:rsid w:val="002D1560"/>
    <w:rsid w:val="002D179D"/>
    <w:rsid w:val="002D27A8"/>
    <w:rsid w:val="002D2F79"/>
    <w:rsid w:val="002D3282"/>
    <w:rsid w:val="002D3E10"/>
    <w:rsid w:val="002D5102"/>
    <w:rsid w:val="002D53A2"/>
    <w:rsid w:val="002D53B8"/>
    <w:rsid w:val="002D614D"/>
    <w:rsid w:val="002D6278"/>
    <w:rsid w:val="002D6A39"/>
    <w:rsid w:val="002E130B"/>
    <w:rsid w:val="002E1973"/>
    <w:rsid w:val="002E1CB8"/>
    <w:rsid w:val="002E2409"/>
    <w:rsid w:val="002E2BD9"/>
    <w:rsid w:val="002E3248"/>
    <w:rsid w:val="002E3606"/>
    <w:rsid w:val="002E390A"/>
    <w:rsid w:val="002E3CDA"/>
    <w:rsid w:val="002E4F2B"/>
    <w:rsid w:val="002E67AB"/>
    <w:rsid w:val="002E6F40"/>
    <w:rsid w:val="002F035B"/>
    <w:rsid w:val="002F053B"/>
    <w:rsid w:val="002F191E"/>
    <w:rsid w:val="002F3B43"/>
    <w:rsid w:val="002F4185"/>
    <w:rsid w:val="002F484A"/>
    <w:rsid w:val="002F5193"/>
    <w:rsid w:val="002F5B89"/>
    <w:rsid w:val="002F63C8"/>
    <w:rsid w:val="002F6670"/>
    <w:rsid w:val="002F69A9"/>
    <w:rsid w:val="002F6A0C"/>
    <w:rsid w:val="002F6C64"/>
    <w:rsid w:val="003000DC"/>
    <w:rsid w:val="00300898"/>
    <w:rsid w:val="00301519"/>
    <w:rsid w:val="0030169C"/>
    <w:rsid w:val="00302A97"/>
    <w:rsid w:val="00303687"/>
    <w:rsid w:val="00303A1F"/>
    <w:rsid w:val="00304AF7"/>
    <w:rsid w:val="00305BF5"/>
    <w:rsid w:val="003079DC"/>
    <w:rsid w:val="0031002D"/>
    <w:rsid w:val="00311A75"/>
    <w:rsid w:val="00312DE4"/>
    <w:rsid w:val="00313828"/>
    <w:rsid w:val="00313AE8"/>
    <w:rsid w:val="003145B4"/>
    <w:rsid w:val="00314E5C"/>
    <w:rsid w:val="00314EF9"/>
    <w:rsid w:val="00320009"/>
    <w:rsid w:val="00320664"/>
    <w:rsid w:val="003209F0"/>
    <w:rsid w:val="00320C38"/>
    <w:rsid w:val="00321141"/>
    <w:rsid w:val="00321EB2"/>
    <w:rsid w:val="0032261C"/>
    <w:rsid w:val="00324223"/>
    <w:rsid w:val="00324E3F"/>
    <w:rsid w:val="00325F61"/>
    <w:rsid w:val="00326116"/>
    <w:rsid w:val="0032631A"/>
    <w:rsid w:val="00326970"/>
    <w:rsid w:val="003275BF"/>
    <w:rsid w:val="0032786B"/>
    <w:rsid w:val="00327DCB"/>
    <w:rsid w:val="00330739"/>
    <w:rsid w:val="00330823"/>
    <w:rsid w:val="003314F4"/>
    <w:rsid w:val="00331771"/>
    <w:rsid w:val="00332578"/>
    <w:rsid w:val="003328B3"/>
    <w:rsid w:val="00332F84"/>
    <w:rsid w:val="00334111"/>
    <w:rsid w:val="0033412D"/>
    <w:rsid w:val="003341A0"/>
    <w:rsid w:val="0033594C"/>
    <w:rsid w:val="00335DA9"/>
    <w:rsid w:val="00336114"/>
    <w:rsid w:val="00336B2A"/>
    <w:rsid w:val="00337617"/>
    <w:rsid w:val="003378F5"/>
    <w:rsid w:val="003418B7"/>
    <w:rsid w:val="00341B46"/>
    <w:rsid w:val="00341BA8"/>
    <w:rsid w:val="00343DA6"/>
    <w:rsid w:val="00344184"/>
    <w:rsid w:val="00344884"/>
    <w:rsid w:val="003461F1"/>
    <w:rsid w:val="003476EF"/>
    <w:rsid w:val="003477BE"/>
    <w:rsid w:val="00347E4D"/>
    <w:rsid w:val="00347FF8"/>
    <w:rsid w:val="0035004D"/>
    <w:rsid w:val="0035120F"/>
    <w:rsid w:val="003518B2"/>
    <w:rsid w:val="00352BAA"/>
    <w:rsid w:val="00352D40"/>
    <w:rsid w:val="003532F0"/>
    <w:rsid w:val="00353636"/>
    <w:rsid w:val="003538E5"/>
    <w:rsid w:val="003545D9"/>
    <w:rsid w:val="00355F16"/>
    <w:rsid w:val="0035657C"/>
    <w:rsid w:val="00356B01"/>
    <w:rsid w:val="00357869"/>
    <w:rsid w:val="00361CD6"/>
    <w:rsid w:val="0036222C"/>
    <w:rsid w:val="0036424C"/>
    <w:rsid w:val="003646A0"/>
    <w:rsid w:val="003648EA"/>
    <w:rsid w:val="00366C42"/>
    <w:rsid w:val="0036793D"/>
    <w:rsid w:val="003701F0"/>
    <w:rsid w:val="003705F1"/>
    <w:rsid w:val="00371257"/>
    <w:rsid w:val="00373B4A"/>
    <w:rsid w:val="00375D4A"/>
    <w:rsid w:val="003767DD"/>
    <w:rsid w:val="00376CCF"/>
    <w:rsid w:val="003772C0"/>
    <w:rsid w:val="00377AF7"/>
    <w:rsid w:val="00381437"/>
    <w:rsid w:val="00382C0A"/>
    <w:rsid w:val="00382CC5"/>
    <w:rsid w:val="00383305"/>
    <w:rsid w:val="003834B3"/>
    <w:rsid w:val="003835F3"/>
    <w:rsid w:val="00386788"/>
    <w:rsid w:val="00387500"/>
    <w:rsid w:val="00387B2F"/>
    <w:rsid w:val="0039076C"/>
    <w:rsid w:val="00392DE2"/>
    <w:rsid w:val="00393BB1"/>
    <w:rsid w:val="0039480C"/>
    <w:rsid w:val="00394A4C"/>
    <w:rsid w:val="00394A5C"/>
    <w:rsid w:val="00396269"/>
    <w:rsid w:val="00397329"/>
    <w:rsid w:val="003978CE"/>
    <w:rsid w:val="003A07B5"/>
    <w:rsid w:val="003A0A6B"/>
    <w:rsid w:val="003A0FC7"/>
    <w:rsid w:val="003A144A"/>
    <w:rsid w:val="003A1BE9"/>
    <w:rsid w:val="003A2A5C"/>
    <w:rsid w:val="003A2A67"/>
    <w:rsid w:val="003A2A93"/>
    <w:rsid w:val="003A2D3B"/>
    <w:rsid w:val="003A2F0A"/>
    <w:rsid w:val="003A2F9F"/>
    <w:rsid w:val="003A48E9"/>
    <w:rsid w:val="003A552C"/>
    <w:rsid w:val="003A58E5"/>
    <w:rsid w:val="003A7C02"/>
    <w:rsid w:val="003A7C25"/>
    <w:rsid w:val="003B0C74"/>
    <w:rsid w:val="003B26B2"/>
    <w:rsid w:val="003B31D6"/>
    <w:rsid w:val="003B3D93"/>
    <w:rsid w:val="003B4A5F"/>
    <w:rsid w:val="003B4A9A"/>
    <w:rsid w:val="003B53C2"/>
    <w:rsid w:val="003B54BD"/>
    <w:rsid w:val="003B5ACD"/>
    <w:rsid w:val="003B6E33"/>
    <w:rsid w:val="003B7E19"/>
    <w:rsid w:val="003C0AD2"/>
    <w:rsid w:val="003C161E"/>
    <w:rsid w:val="003C1FC0"/>
    <w:rsid w:val="003C306F"/>
    <w:rsid w:val="003C37CA"/>
    <w:rsid w:val="003C4934"/>
    <w:rsid w:val="003C60E1"/>
    <w:rsid w:val="003C635B"/>
    <w:rsid w:val="003C637C"/>
    <w:rsid w:val="003C6471"/>
    <w:rsid w:val="003C6D01"/>
    <w:rsid w:val="003C7801"/>
    <w:rsid w:val="003D073E"/>
    <w:rsid w:val="003D0F80"/>
    <w:rsid w:val="003D107E"/>
    <w:rsid w:val="003D1324"/>
    <w:rsid w:val="003D1865"/>
    <w:rsid w:val="003D2B95"/>
    <w:rsid w:val="003D2F70"/>
    <w:rsid w:val="003D493D"/>
    <w:rsid w:val="003D5B98"/>
    <w:rsid w:val="003D6ACB"/>
    <w:rsid w:val="003D7DFE"/>
    <w:rsid w:val="003E02B8"/>
    <w:rsid w:val="003E0954"/>
    <w:rsid w:val="003E16EF"/>
    <w:rsid w:val="003E2A65"/>
    <w:rsid w:val="003E4117"/>
    <w:rsid w:val="003E474A"/>
    <w:rsid w:val="003E4959"/>
    <w:rsid w:val="003E6A70"/>
    <w:rsid w:val="003F1004"/>
    <w:rsid w:val="003F2876"/>
    <w:rsid w:val="003F29EC"/>
    <w:rsid w:val="003F4112"/>
    <w:rsid w:val="003F517B"/>
    <w:rsid w:val="003F588A"/>
    <w:rsid w:val="003F5FC2"/>
    <w:rsid w:val="003F6D64"/>
    <w:rsid w:val="003F73F5"/>
    <w:rsid w:val="003F7A4A"/>
    <w:rsid w:val="00400092"/>
    <w:rsid w:val="00401EBD"/>
    <w:rsid w:val="00402840"/>
    <w:rsid w:val="004038CC"/>
    <w:rsid w:val="004046AE"/>
    <w:rsid w:val="0040471E"/>
    <w:rsid w:val="00405FA9"/>
    <w:rsid w:val="004060BE"/>
    <w:rsid w:val="00406A03"/>
    <w:rsid w:val="00407363"/>
    <w:rsid w:val="00407F9C"/>
    <w:rsid w:val="004105B4"/>
    <w:rsid w:val="00410AB5"/>
    <w:rsid w:val="00411210"/>
    <w:rsid w:val="004119AD"/>
    <w:rsid w:val="00412761"/>
    <w:rsid w:val="00412768"/>
    <w:rsid w:val="00413210"/>
    <w:rsid w:val="00413C9B"/>
    <w:rsid w:val="00413DED"/>
    <w:rsid w:val="00413F19"/>
    <w:rsid w:val="00414CC4"/>
    <w:rsid w:val="004153A3"/>
    <w:rsid w:val="00415594"/>
    <w:rsid w:val="00415CAE"/>
    <w:rsid w:val="0041637F"/>
    <w:rsid w:val="00416C61"/>
    <w:rsid w:val="00417334"/>
    <w:rsid w:val="004179BB"/>
    <w:rsid w:val="00420F36"/>
    <w:rsid w:val="00422891"/>
    <w:rsid w:val="0042446D"/>
    <w:rsid w:val="00425034"/>
    <w:rsid w:val="0042503C"/>
    <w:rsid w:val="00425BC8"/>
    <w:rsid w:val="00425D19"/>
    <w:rsid w:val="00426236"/>
    <w:rsid w:val="004262FA"/>
    <w:rsid w:val="00426EE5"/>
    <w:rsid w:val="00427969"/>
    <w:rsid w:val="004279CC"/>
    <w:rsid w:val="00427C24"/>
    <w:rsid w:val="00427C26"/>
    <w:rsid w:val="00427FF9"/>
    <w:rsid w:val="00430C85"/>
    <w:rsid w:val="004314CB"/>
    <w:rsid w:val="00431A2B"/>
    <w:rsid w:val="00431CFD"/>
    <w:rsid w:val="00432524"/>
    <w:rsid w:val="00433B8E"/>
    <w:rsid w:val="00434709"/>
    <w:rsid w:val="00434B3A"/>
    <w:rsid w:val="00434F0E"/>
    <w:rsid w:val="00435222"/>
    <w:rsid w:val="00435297"/>
    <w:rsid w:val="004353CA"/>
    <w:rsid w:val="00435540"/>
    <w:rsid w:val="004355CA"/>
    <w:rsid w:val="0043600D"/>
    <w:rsid w:val="00436292"/>
    <w:rsid w:val="00436C86"/>
    <w:rsid w:val="0043765C"/>
    <w:rsid w:val="00437CDA"/>
    <w:rsid w:val="00437F4B"/>
    <w:rsid w:val="004406E8"/>
    <w:rsid w:val="00440F83"/>
    <w:rsid w:val="00441E36"/>
    <w:rsid w:val="004446AD"/>
    <w:rsid w:val="00444887"/>
    <w:rsid w:val="00445973"/>
    <w:rsid w:val="004478B9"/>
    <w:rsid w:val="00447C88"/>
    <w:rsid w:val="00450410"/>
    <w:rsid w:val="004504B9"/>
    <w:rsid w:val="00451DB0"/>
    <w:rsid w:val="00452843"/>
    <w:rsid w:val="00452FCE"/>
    <w:rsid w:val="0045468E"/>
    <w:rsid w:val="00455409"/>
    <w:rsid w:val="004558E8"/>
    <w:rsid w:val="00455D8C"/>
    <w:rsid w:val="00455F2D"/>
    <w:rsid w:val="0045681D"/>
    <w:rsid w:val="00460870"/>
    <w:rsid w:val="00460AB4"/>
    <w:rsid w:val="004612AB"/>
    <w:rsid w:val="00461A20"/>
    <w:rsid w:val="00462731"/>
    <w:rsid w:val="00462A3F"/>
    <w:rsid w:val="004636EE"/>
    <w:rsid w:val="00463BBC"/>
    <w:rsid w:val="00464355"/>
    <w:rsid w:val="004664EF"/>
    <w:rsid w:val="00466C59"/>
    <w:rsid w:val="00467133"/>
    <w:rsid w:val="00467386"/>
    <w:rsid w:val="004700A3"/>
    <w:rsid w:val="00470A32"/>
    <w:rsid w:val="0047172A"/>
    <w:rsid w:val="00471D07"/>
    <w:rsid w:val="00471E71"/>
    <w:rsid w:val="00472514"/>
    <w:rsid w:val="00472C9C"/>
    <w:rsid w:val="00473CFA"/>
    <w:rsid w:val="004742B6"/>
    <w:rsid w:val="00474629"/>
    <w:rsid w:val="00474D60"/>
    <w:rsid w:val="00474EA0"/>
    <w:rsid w:val="00475045"/>
    <w:rsid w:val="00475411"/>
    <w:rsid w:val="00475F98"/>
    <w:rsid w:val="00476436"/>
    <w:rsid w:val="004764B3"/>
    <w:rsid w:val="0047703A"/>
    <w:rsid w:val="00477521"/>
    <w:rsid w:val="0047756A"/>
    <w:rsid w:val="00477BF7"/>
    <w:rsid w:val="00480832"/>
    <w:rsid w:val="004809FC"/>
    <w:rsid w:val="004819B8"/>
    <w:rsid w:val="00481CAF"/>
    <w:rsid w:val="00481EF7"/>
    <w:rsid w:val="00481F12"/>
    <w:rsid w:val="00482177"/>
    <w:rsid w:val="00482632"/>
    <w:rsid w:val="004831E9"/>
    <w:rsid w:val="00483EC1"/>
    <w:rsid w:val="00483FBD"/>
    <w:rsid w:val="0048415B"/>
    <w:rsid w:val="00484369"/>
    <w:rsid w:val="004844E7"/>
    <w:rsid w:val="00485B28"/>
    <w:rsid w:val="004862C2"/>
    <w:rsid w:val="00486A97"/>
    <w:rsid w:val="00486AC3"/>
    <w:rsid w:val="00486CD7"/>
    <w:rsid w:val="0048728D"/>
    <w:rsid w:val="00487533"/>
    <w:rsid w:val="004878A6"/>
    <w:rsid w:val="0048791D"/>
    <w:rsid w:val="004911E1"/>
    <w:rsid w:val="004917C8"/>
    <w:rsid w:val="0049205C"/>
    <w:rsid w:val="00492FFC"/>
    <w:rsid w:val="0049565D"/>
    <w:rsid w:val="004956DB"/>
    <w:rsid w:val="0049589C"/>
    <w:rsid w:val="00495D5E"/>
    <w:rsid w:val="004962DE"/>
    <w:rsid w:val="0049639C"/>
    <w:rsid w:val="00497150"/>
    <w:rsid w:val="004976E0"/>
    <w:rsid w:val="00497CA0"/>
    <w:rsid w:val="004A104F"/>
    <w:rsid w:val="004A131E"/>
    <w:rsid w:val="004A1BD9"/>
    <w:rsid w:val="004A1EEB"/>
    <w:rsid w:val="004A27AC"/>
    <w:rsid w:val="004A3B52"/>
    <w:rsid w:val="004A3CFB"/>
    <w:rsid w:val="004A420A"/>
    <w:rsid w:val="004A4AF0"/>
    <w:rsid w:val="004A5CF1"/>
    <w:rsid w:val="004B1DAB"/>
    <w:rsid w:val="004B20D2"/>
    <w:rsid w:val="004B21FD"/>
    <w:rsid w:val="004B244F"/>
    <w:rsid w:val="004B316D"/>
    <w:rsid w:val="004B342C"/>
    <w:rsid w:val="004B3BA0"/>
    <w:rsid w:val="004B45C2"/>
    <w:rsid w:val="004B4F77"/>
    <w:rsid w:val="004B59B1"/>
    <w:rsid w:val="004B5AC5"/>
    <w:rsid w:val="004B62A9"/>
    <w:rsid w:val="004B62F9"/>
    <w:rsid w:val="004B630D"/>
    <w:rsid w:val="004B63A3"/>
    <w:rsid w:val="004B67F0"/>
    <w:rsid w:val="004B6A2F"/>
    <w:rsid w:val="004C1112"/>
    <w:rsid w:val="004C175E"/>
    <w:rsid w:val="004C1EB7"/>
    <w:rsid w:val="004C2C3C"/>
    <w:rsid w:val="004C3429"/>
    <w:rsid w:val="004C4856"/>
    <w:rsid w:val="004C502E"/>
    <w:rsid w:val="004C53D6"/>
    <w:rsid w:val="004C6407"/>
    <w:rsid w:val="004C71B1"/>
    <w:rsid w:val="004C75F8"/>
    <w:rsid w:val="004D0264"/>
    <w:rsid w:val="004D02F7"/>
    <w:rsid w:val="004D032C"/>
    <w:rsid w:val="004D07CF"/>
    <w:rsid w:val="004D1F36"/>
    <w:rsid w:val="004D51AB"/>
    <w:rsid w:val="004D5744"/>
    <w:rsid w:val="004D6435"/>
    <w:rsid w:val="004D6516"/>
    <w:rsid w:val="004D6A96"/>
    <w:rsid w:val="004D6C42"/>
    <w:rsid w:val="004D7A06"/>
    <w:rsid w:val="004D7C79"/>
    <w:rsid w:val="004E0C28"/>
    <w:rsid w:val="004E193B"/>
    <w:rsid w:val="004E1D1D"/>
    <w:rsid w:val="004E22F9"/>
    <w:rsid w:val="004E33BE"/>
    <w:rsid w:val="004E3ADB"/>
    <w:rsid w:val="004E3C59"/>
    <w:rsid w:val="004E3EB2"/>
    <w:rsid w:val="004E3EDD"/>
    <w:rsid w:val="004E4930"/>
    <w:rsid w:val="004E4FDF"/>
    <w:rsid w:val="004E5569"/>
    <w:rsid w:val="004E56F8"/>
    <w:rsid w:val="004E5DC5"/>
    <w:rsid w:val="004E682A"/>
    <w:rsid w:val="004F0A90"/>
    <w:rsid w:val="004F0FA2"/>
    <w:rsid w:val="004F12BF"/>
    <w:rsid w:val="004F1822"/>
    <w:rsid w:val="004F1B4A"/>
    <w:rsid w:val="004F2541"/>
    <w:rsid w:val="004F4646"/>
    <w:rsid w:val="004F4EF5"/>
    <w:rsid w:val="004F5817"/>
    <w:rsid w:val="004F6781"/>
    <w:rsid w:val="004F6D40"/>
    <w:rsid w:val="004F71C4"/>
    <w:rsid w:val="00500883"/>
    <w:rsid w:val="005028B2"/>
    <w:rsid w:val="00502A48"/>
    <w:rsid w:val="00503238"/>
    <w:rsid w:val="00503357"/>
    <w:rsid w:val="00503E95"/>
    <w:rsid w:val="00503FEF"/>
    <w:rsid w:val="0050407F"/>
    <w:rsid w:val="00505402"/>
    <w:rsid w:val="00505F42"/>
    <w:rsid w:val="00506BA4"/>
    <w:rsid w:val="00507C95"/>
    <w:rsid w:val="00511F60"/>
    <w:rsid w:val="00512E48"/>
    <w:rsid w:val="00513F44"/>
    <w:rsid w:val="00514ADD"/>
    <w:rsid w:val="00520189"/>
    <w:rsid w:val="0052124D"/>
    <w:rsid w:val="00521AD0"/>
    <w:rsid w:val="00521E4E"/>
    <w:rsid w:val="0052201F"/>
    <w:rsid w:val="00522452"/>
    <w:rsid w:val="005237A9"/>
    <w:rsid w:val="00524B4E"/>
    <w:rsid w:val="005251DF"/>
    <w:rsid w:val="005255C0"/>
    <w:rsid w:val="005264EE"/>
    <w:rsid w:val="00526B13"/>
    <w:rsid w:val="00527703"/>
    <w:rsid w:val="00527C36"/>
    <w:rsid w:val="00527EDD"/>
    <w:rsid w:val="00532975"/>
    <w:rsid w:val="00533DDD"/>
    <w:rsid w:val="005355B4"/>
    <w:rsid w:val="00536406"/>
    <w:rsid w:val="005364FE"/>
    <w:rsid w:val="00536BE2"/>
    <w:rsid w:val="0053701F"/>
    <w:rsid w:val="0053708D"/>
    <w:rsid w:val="0053719B"/>
    <w:rsid w:val="00537689"/>
    <w:rsid w:val="0054056C"/>
    <w:rsid w:val="00541645"/>
    <w:rsid w:val="00542924"/>
    <w:rsid w:val="0054360D"/>
    <w:rsid w:val="0054384C"/>
    <w:rsid w:val="00545912"/>
    <w:rsid w:val="0054652A"/>
    <w:rsid w:val="00546561"/>
    <w:rsid w:val="005507F9"/>
    <w:rsid w:val="00550C63"/>
    <w:rsid w:val="0055115B"/>
    <w:rsid w:val="00551280"/>
    <w:rsid w:val="00552313"/>
    <w:rsid w:val="00552D83"/>
    <w:rsid w:val="00553CAE"/>
    <w:rsid w:val="00554DE8"/>
    <w:rsid w:val="00554F78"/>
    <w:rsid w:val="00555400"/>
    <w:rsid w:val="00556F1C"/>
    <w:rsid w:val="005571F4"/>
    <w:rsid w:val="005601BD"/>
    <w:rsid w:val="005609D8"/>
    <w:rsid w:val="00561650"/>
    <w:rsid w:val="00561696"/>
    <w:rsid w:val="00561D1D"/>
    <w:rsid w:val="00562707"/>
    <w:rsid w:val="0056283F"/>
    <w:rsid w:val="00562AA8"/>
    <w:rsid w:val="005636E1"/>
    <w:rsid w:val="00564480"/>
    <w:rsid w:val="005646DC"/>
    <w:rsid w:val="005651FF"/>
    <w:rsid w:val="0056560E"/>
    <w:rsid w:val="005667BD"/>
    <w:rsid w:val="00567193"/>
    <w:rsid w:val="00567A63"/>
    <w:rsid w:val="00567D7F"/>
    <w:rsid w:val="00570A10"/>
    <w:rsid w:val="00570D40"/>
    <w:rsid w:val="00570EF2"/>
    <w:rsid w:val="005715D8"/>
    <w:rsid w:val="005723CA"/>
    <w:rsid w:val="00576258"/>
    <w:rsid w:val="00576A52"/>
    <w:rsid w:val="005770C2"/>
    <w:rsid w:val="005772BA"/>
    <w:rsid w:val="00580BED"/>
    <w:rsid w:val="00580D6D"/>
    <w:rsid w:val="00581A41"/>
    <w:rsid w:val="00581AE1"/>
    <w:rsid w:val="00581D86"/>
    <w:rsid w:val="0058225F"/>
    <w:rsid w:val="0058324B"/>
    <w:rsid w:val="00584527"/>
    <w:rsid w:val="00584796"/>
    <w:rsid w:val="00584E45"/>
    <w:rsid w:val="00585CE9"/>
    <w:rsid w:val="005866F2"/>
    <w:rsid w:val="005874A4"/>
    <w:rsid w:val="0058762E"/>
    <w:rsid w:val="005909AC"/>
    <w:rsid w:val="005909CE"/>
    <w:rsid w:val="005909EF"/>
    <w:rsid w:val="0059152F"/>
    <w:rsid w:val="00591A56"/>
    <w:rsid w:val="005928CA"/>
    <w:rsid w:val="00593BFB"/>
    <w:rsid w:val="005952AB"/>
    <w:rsid w:val="00595A33"/>
    <w:rsid w:val="005964F6"/>
    <w:rsid w:val="00596942"/>
    <w:rsid w:val="00596C59"/>
    <w:rsid w:val="00596CE7"/>
    <w:rsid w:val="00596E97"/>
    <w:rsid w:val="005975B2"/>
    <w:rsid w:val="00597DCF"/>
    <w:rsid w:val="005A040B"/>
    <w:rsid w:val="005A157C"/>
    <w:rsid w:val="005A1812"/>
    <w:rsid w:val="005A24CE"/>
    <w:rsid w:val="005A30FF"/>
    <w:rsid w:val="005A38BE"/>
    <w:rsid w:val="005A543B"/>
    <w:rsid w:val="005A5EDF"/>
    <w:rsid w:val="005A6D13"/>
    <w:rsid w:val="005A717D"/>
    <w:rsid w:val="005B06F8"/>
    <w:rsid w:val="005B1040"/>
    <w:rsid w:val="005B24EC"/>
    <w:rsid w:val="005B4A20"/>
    <w:rsid w:val="005B5D87"/>
    <w:rsid w:val="005B5EA8"/>
    <w:rsid w:val="005B66E2"/>
    <w:rsid w:val="005B6BF9"/>
    <w:rsid w:val="005B7153"/>
    <w:rsid w:val="005C05FC"/>
    <w:rsid w:val="005C17E8"/>
    <w:rsid w:val="005C1DB9"/>
    <w:rsid w:val="005C26E0"/>
    <w:rsid w:val="005C3A22"/>
    <w:rsid w:val="005C41B3"/>
    <w:rsid w:val="005C4B44"/>
    <w:rsid w:val="005C5532"/>
    <w:rsid w:val="005C6F14"/>
    <w:rsid w:val="005C7B04"/>
    <w:rsid w:val="005C7C89"/>
    <w:rsid w:val="005D0276"/>
    <w:rsid w:val="005D0907"/>
    <w:rsid w:val="005D09CF"/>
    <w:rsid w:val="005D0AEE"/>
    <w:rsid w:val="005D0F86"/>
    <w:rsid w:val="005D4FB7"/>
    <w:rsid w:val="005D6D39"/>
    <w:rsid w:val="005D7AEC"/>
    <w:rsid w:val="005D7B18"/>
    <w:rsid w:val="005E0678"/>
    <w:rsid w:val="005E12F2"/>
    <w:rsid w:val="005E1463"/>
    <w:rsid w:val="005E1594"/>
    <w:rsid w:val="005E27CA"/>
    <w:rsid w:val="005E2C69"/>
    <w:rsid w:val="005E30A4"/>
    <w:rsid w:val="005E3DD7"/>
    <w:rsid w:val="005E4F4E"/>
    <w:rsid w:val="005E5ABF"/>
    <w:rsid w:val="005E62F8"/>
    <w:rsid w:val="005E65EE"/>
    <w:rsid w:val="005E6D54"/>
    <w:rsid w:val="005E7D3D"/>
    <w:rsid w:val="005E7E9B"/>
    <w:rsid w:val="005E7EAD"/>
    <w:rsid w:val="005F0237"/>
    <w:rsid w:val="005F0964"/>
    <w:rsid w:val="005F2E54"/>
    <w:rsid w:val="005F2EB3"/>
    <w:rsid w:val="005F3C5A"/>
    <w:rsid w:val="005F3C65"/>
    <w:rsid w:val="005F3DE4"/>
    <w:rsid w:val="005F45E6"/>
    <w:rsid w:val="005F4689"/>
    <w:rsid w:val="005F479C"/>
    <w:rsid w:val="005F5014"/>
    <w:rsid w:val="005F5DED"/>
    <w:rsid w:val="005F6B6E"/>
    <w:rsid w:val="005F727F"/>
    <w:rsid w:val="00600A62"/>
    <w:rsid w:val="00601131"/>
    <w:rsid w:val="00601ED3"/>
    <w:rsid w:val="006022BC"/>
    <w:rsid w:val="00602AA3"/>
    <w:rsid w:val="00603834"/>
    <w:rsid w:val="00603CD5"/>
    <w:rsid w:val="00603D1E"/>
    <w:rsid w:val="0060525E"/>
    <w:rsid w:val="00605C43"/>
    <w:rsid w:val="00605FF5"/>
    <w:rsid w:val="00606127"/>
    <w:rsid w:val="00606372"/>
    <w:rsid w:val="006065FC"/>
    <w:rsid w:val="00606816"/>
    <w:rsid w:val="006073E9"/>
    <w:rsid w:val="00607B1C"/>
    <w:rsid w:val="00607D7B"/>
    <w:rsid w:val="00607F8F"/>
    <w:rsid w:val="006101E5"/>
    <w:rsid w:val="0061073F"/>
    <w:rsid w:val="00610EEE"/>
    <w:rsid w:val="00611133"/>
    <w:rsid w:val="00611BC3"/>
    <w:rsid w:val="0061224F"/>
    <w:rsid w:val="006135B3"/>
    <w:rsid w:val="00613C3A"/>
    <w:rsid w:val="00614402"/>
    <w:rsid w:val="00614DDB"/>
    <w:rsid w:val="006162D3"/>
    <w:rsid w:val="00616826"/>
    <w:rsid w:val="006169FA"/>
    <w:rsid w:val="006171D2"/>
    <w:rsid w:val="00621922"/>
    <w:rsid w:val="006220E0"/>
    <w:rsid w:val="006236E2"/>
    <w:rsid w:val="006237AC"/>
    <w:rsid w:val="00624835"/>
    <w:rsid w:val="0062491D"/>
    <w:rsid w:val="00624EFB"/>
    <w:rsid w:val="00626AB0"/>
    <w:rsid w:val="00627E6D"/>
    <w:rsid w:val="006311D6"/>
    <w:rsid w:val="00631719"/>
    <w:rsid w:val="0063188E"/>
    <w:rsid w:val="006320A5"/>
    <w:rsid w:val="00632B92"/>
    <w:rsid w:val="006341EA"/>
    <w:rsid w:val="0063471E"/>
    <w:rsid w:val="00634FD7"/>
    <w:rsid w:val="006367B2"/>
    <w:rsid w:val="00636916"/>
    <w:rsid w:val="00636B49"/>
    <w:rsid w:val="0063776E"/>
    <w:rsid w:val="006378E0"/>
    <w:rsid w:val="00640F73"/>
    <w:rsid w:val="00642E84"/>
    <w:rsid w:val="006435C5"/>
    <w:rsid w:val="00643F8B"/>
    <w:rsid w:val="00644D0C"/>
    <w:rsid w:val="00645287"/>
    <w:rsid w:val="00645E46"/>
    <w:rsid w:val="00646137"/>
    <w:rsid w:val="0064660B"/>
    <w:rsid w:val="006469BC"/>
    <w:rsid w:val="006478D8"/>
    <w:rsid w:val="006479C7"/>
    <w:rsid w:val="00647B66"/>
    <w:rsid w:val="00647FD9"/>
    <w:rsid w:val="00650B9C"/>
    <w:rsid w:val="00651266"/>
    <w:rsid w:val="00651591"/>
    <w:rsid w:val="00653752"/>
    <w:rsid w:val="00653B23"/>
    <w:rsid w:val="0065442D"/>
    <w:rsid w:val="00655399"/>
    <w:rsid w:val="0065570C"/>
    <w:rsid w:val="00655C2A"/>
    <w:rsid w:val="00657C12"/>
    <w:rsid w:val="00657DCC"/>
    <w:rsid w:val="00662056"/>
    <w:rsid w:val="0066308B"/>
    <w:rsid w:val="00663A80"/>
    <w:rsid w:val="00664716"/>
    <w:rsid w:val="006658CE"/>
    <w:rsid w:val="00666457"/>
    <w:rsid w:val="00666E30"/>
    <w:rsid w:val="00666E69"/>
    <w:rsid w:val="006671F2"/>
    <w:rsid w:val="0066779F"/>
    <w:rsid w:val="00667CEE"/>
    <w:rsid w:val="00667E51"/>
    <w:rsid w:val="00670962"/>
    <w:rsid w:val="00670C83"/>
    <w:rsid w:val="00671257"/>
    <w:rsid w:val="006722AC"/>
    <w:rsid w:val="0067242F"/>
    <w:rsid w:val="00672546"/>
    <w:rsid w:val="006746E3"/>
    <w:rsid w:val="00675C48"/>
    <w:rsid w:val="0067677B"/>
    <w:rsid w:val="006767ED"/>
    <w:rsid w:val="00676DA1"/>
    <w:rsid w:val="00676DE5"/>
    <w:rsid w:val="0067722B"/>
    <w:rsid w:val="0067767A"/>
    <w:rsid w:val="00681769"/>
    <w:rsid w:val="0068575B"/>
    <w:rsid w:val="00685918"/>
    <w:rsid w:val="0068617C"/>
    <w:rsid w:val="00686588"/>
    <w:rsid w:val="00686B0C"/>
    <w:rsid w:val="00686DEC"/>
    <w:rsid w:val="00690B1E"/>
    <w:rsid w:val="00690C31"/>
    <w:rsid w:val="0069190F"/>
    <w:rsid w:val="00691DA9"/>
    <w:rsid w:val="006927BB"/>
    <w:rsid w:val="006942D7"/>
    <w:rsid w:val="00695BA2"/>
    <w:rsid w:val="0069705A"/>
    <w:rsid w:val="006970ED"/>
    <w:rsid w:val="00697473"/>
    <w:rsid w:val="006A1896"/>
    <w:rsid w:val="006A22FA"/>
    <w:rsid w:val="006A306A"/>
    <w:rsid w:val="006A32A8"/>
    <w:rsid w:val="006A42EE"/>
    <w:rsid w:val="006A4CBD"/>
    <w:rsid w:val="006A522B"/>
    <w:rsid w:val="006A62E0"/>
    <w:rsid w:val="006A6FBA"/>
    <w:rsid w:val="006A77B8"/>
    <w:rsid w:val="006B021C"/>
    <w:rsid w:val="006B0BCD"/>
    <w:rsid w:val="006B11A8"/>
    <w:rsid w:val="006B1E82"/>
    <w:rsid w:val="006B1FAD"/>
    <w:rsid w:val="006B5ABD"/>
    <w:rsid w:val="006B654D"/>
    <w:rsid w:val="006B72EC"/>
    <w:rsid w:val="006C0461"/>
    <w:rsid w:val="006C04CC"/>
    <w:rsid w:val="006C0D25"/>
    <w:rsid w:val="006C0EB8"/>
    <w:rsid w:val="006C1341"/>
    <w:rsid w:val="006C34D9"/>
    <w:rsid w:val="006C3572"/>
    <w:rsid w:val="006C438A"/>
    <w:rsid w:val="006C47F5"/>
    <w:rsid w:val="006C4C8D"/>
    <w:rsid w:val="006C4D84"/>
    <w:rsid w:val="006C5AB0"/>
    <w:rsid w:val="006C6885"/>
    <w:rsid w:val="006C7C5C"/>
    <w:rsid w:val="006D04FD"/>
    <w:rsid w:val="006D1611"/>
    <w:rsid w:val="006D1A75"/>
    <w:rsid w:val="006D1E6E"/>
    <w:rsid w:val="006D21D4"/>
    <w:rsid w:val="006D30F8"/>
    <w:rsid w:val="006D3F0D"/>
    <w:rsid w:val="006D4D42"/>
    <w:rsid w:val="006D5F84"/>
    <w:rsid w:val="006D782A"/>
    <w:rsid w:val="006D7DF3"/>
    <w:rsid w:val="006E02E7"/>
    <w:rsid w:val="006E0E6C"/>
    <w:rsid w:val="006E1B5E"/>
    <w:rsid w:val="006E20AA"/>
    <w:rsid w:val="006E345F"/>
    <w:rsid w:val="006E4207"/>
    <w:rsid w:val="006E4B8C"/>
    <w:rsid w:val="006E4C4E"/>
    <w:rsid w:val="006E77C5"/>
    <w:rsid w:val="006E78D9"/>
    <w:rsid w:val="006E7A46"/>
    <w:rsid w:val="006E7CBD"/>
    <w:rsid w:val="006F0777"/>
    <w:rsid w:val="006F0AD9"/>
    <w:rsid w:val="006F0D12"/>
    <w:rsid w:val="006F0EFF"/>
    <w:rsid w:val="006F19E2"/>
    <w:rsid w:val="006F1AC7"/>
    <w:rsid w:val="006F35AF"/>
    <w:rsid w:val="006F384D"/>
    <w:rsid w:val="006F3F69"/>
    <w:rsid w:val="006F482A"/>
    <w:rsid w:val="006F4E27"/>
    <w:rsid w:val="006F569D"/>
    <w:rsid w:val="006F5A66"/>
    <w:rsid w:val="006F5AA4"/>
    <w:rsid w:val="006F7019"/>
    <w:rsid w:val="006F72C0"/>
    <w:rsid w:val="006F742F"/>
    <w:rsid w:val="006F747B"/>
    <w:rsid w:val="006F79DA"/>
    <w:rsid w:val="006F7A93"/>
    <w:rsid w:val="0070077B"/>
    <w:rsid w:val="00700A00"/>
    <w:rsid w:val="007012E4"/>
    <w:rsid w:val="00703145"/>
    <w:rsid w:val="00703EC6"/>
    <w:rsid w:val="0070434D"/>
    <w:rsid w:val="00704544"/>
    <w:rsid w:val="007047E7"/>
    <w:rsid w:val="00705F09"/>
    <w:rsid w:val="00706483"/>
    <w:rsid w:val="00706616"/>
    <w:rsid w:val="00706D39"/>
    <w:rsid w:val="007070EA"/>
    <w:rsid w:val="0070790E"/>
    <w:rsid w:val="00707A32"/>
    <w:rsid w:val="00711B9B"/>
    <w:rsid w:val="007135EA"/>
    <w:rsid w:val="007137A3"/>
    <w:rsid w:val="00714148"/>
    <w:rsid w:val="00714291"/>
    <w:rsid w:val="00714972"/>
    <w:rsid w:val="00714C17"/>
    <w:rsid w:val="00715884"/>
    <w:rsid w:val="007173E7"/>
    <w:rsid w:val="00717694"/>
    <w:rsid w:val="00717CC8"/>
    <w:rsid w:val="00717E69"/>
    <w:rsid w:val="00721C5F"/>
    <w:rsid w:val="00722340"/>
    <w:rsid w:val="007227E9"/>
    <w:rsid w:val="00722B25"/>
    <w:rsid w:val="007237DF"/>
    <w:rsid w:val="00723C81"/>
    <w:rsid w:val="0072498E"/>
    <w:rsid w:val="00724D86"/>
    <w:rsid w:val="00724FEE"/>
    <w:rsid w:val="007259D3"/>
    <w:rsid w:val="00725F05"/>
    <w:rsid w:val="00726271"/>
    <w:rsid w:val="007262D6"/>
    <w:rsid w:val="00726BB3"/>
    <w:rsid w:val="00726BF8"/>
    <w:rsid w:val="00727124"/>
    <w:rsid w:val="0072788A"/>
    <w:rsid w:val="00727C26"/>
    <w:rsid w:val="00727D0E"/>
    <w:rsid w:val="00731C05"/>
    <w:rsid w:val="00731FB8"/>
    <w:rsid w:val="00732A62"/>
    <w:rsid w:val="00732C39"/>
    <w:rsid w:val="0073321F"/>
    <w:rsid w:val="0073434A"/>
    <w:rsid w:val="00735E3F"/>
    <w:rsid w:val="00736821"/>
    <w:rsid w:val="00737566"/>
    <w:rsid w:val="00737F4F"/>
    <w:rsid w:val="00740E6B"/>
    <w:rsid w:val="00741539"/>
    <w:rsid w:val="00741699"/>
    <w:rsid w:val="00741BA0"/>
    <w:rsid w:val="00741ED9"/>
    <w:rsid w:val="00742555"/>
    <w:rsid w:val="00743583"/>
    <w:rsid w:val="00743684"/>
    <w:rsid w:val="007438A2"/>
    <w:rsid w:val="00743C1A"/>
    <w:rsid w:val="00744D89"/>
    <w:rsid w:val="0074511D"/>
    <w:rsid w:val="0074549E"/>
    <w:rsid w:val="00745850"/>
    <w:rsid w:val="00746C7E"/>
    <w:rsid w:val="00746C86"/>
    <w:rsid w:val="0075109C"/>
    <w:rsid w:val="00751420"/>
    <w:rsid w:val="00752074"/>
    <w:rsid w:val="007529C6"/>
    <w:rsid w:val="00752F36"/>
    <w:rsid w:val="007537A6"/>
    <w:rsid w:val="007539C2"/>
    <w:rsid w:val="007547BF"/>
    <w:rsid w:val="00755C87"/>
    <w:rsid w:val="0075691C"/>
    <w:rsid w:val="00757EF4"/>
    <w:rsid w:val="00760110"/>
    <w:rsid w:val="007606DE"/>
    <w:rsid w:val="00761879"/>
    <w:rsid w:val="007622DD"/>
    <w:rsid w:val="00762A39"/>
    <w:rsid w:val="007630F2"/>
    <w:rsid w:val="007632F3"/>
    <w:rsid w:val="00763C0E"/>
    <w:rsid w:val="00763E32"/>
    <w:rsid w:val="007642D5"/>
    <w:rsid w:val="00764CE3"/>
    <w:rsid w:val="007651C5"/>
    <w:rsid w:val="00766268"/>
    <w:rsid w:val="0076682E"/>
    <w:rsid w:val="00767C4D"/>
    <w:rsid w:val="00770332"/>
    <w:rsid w:val="00771675"/>
    <w:rsid w:val="007731E9"/>
    <w:rsid w:val="00774F94"/>
    <w:rsid w:val="007766D4"/>
    <w:rsid w:val="007767D1"/>
    <w:rsid w:val="0077716C"/>
    <w:rsid w:val="007773BF"/>
    <w:rsid w:val="00777D5D"/>
    <w:rsid w:val="0078009A"/>
    <w:rsid w:val="00780142"/>
    <w:rsid w:val="00780885"/>
    <w:rsid w:val="007812B0"/>
    <w:rsid w:val="00782138"/>
    <w:rsid w:val="00782D42"/>
    <w:rsid w:val="00784B70"/>
    <w:rsid w:val="00786774"/>
    <w:rsid w:val="00786CE5"/>
    <w:rsid w:val="00786DC2"/>
    <w:rsid w:val="00787252"/>
    <w:rsid w:val="00790CFF"/>
    <w:rsid w:val="00790E32"/>
    <w:rsid w:val="00791F27"/>
    <w:rsid w:val="00791F46"/>
    <w:rsid w:val="007926A1"/>
    <w:rsid w:val="00794272"/>
    <w:rsid w:val="00795884"/>
    <w:rsid w:val="00795D30"/>
    <w:rsid w:val="00795F00"/>
    <w:rsid w:val="00796C2C"/>
    <w:rsid w:val="007979B9"/>
    <w:rsid w:val="007A181F"/>
    <w:rsid w:val="007A1915"/>
    <w:rsid w:val="007A1C19"/>
    <w:rsid w:val="007A319A"/>
    <w:rsid w:val="007A358F"/>
    <w:rsid w:val="007A3792"/>
    <w:rsid w:val="007A3B50"/>
    <w:rsid w:val="007A3DD6"/>
    <w:rsid w:val="007A3F1A"/>
    <w:rsid w:val="007A4F78"/>
    <w:rsid w:val="007A54FD"/>
    <w:rsid w:val="007A68D7"/>
    <w:rsid w:val="007A6D45"/>
    <w:rsid w:val="007A6E14"/>
    <w:rsid w:val="007B0388"/>
    <w:rsid w:val="007B08D0"/>
    <w:rsid w:val="007B1407"/>
    <w:rsid w:val="007B1BF0"/>
    <w:rsid w:val="007B2909"/>
    <w:rsid w:val="007B34D4"/>
    <w:rsid w:val="007B3E18"/>
    <w:rsid w:val="007B3E5A"/>
    <w:rsid w:val="007B4746"/>
    <w:rsid w:val="007B4A6B"/>
    <w:rsid w:val="007B5400"/>
    <w:rsid w:val="007B597D"/>
    <w:rsid w:val="007B68BF"/>
    <w:rsid w:val="007B7337"/>
    <w:rsid w:val="007C0CF4"/>
    <w:rsid w:val="007C13EE"/>
    <w:rsid w:val="007C1591"/>
    <w:rsid w:val="007C2003"/>
    <w:rsid w:val="007C260A"/>
    <w:rsid w:val="007C29A0"/>
    <w:rsid w:val="007C2F8D"/>
    <w:rsid w:val="007C3513"/>
    <w:rsid w:val="007C3756"/>
    <w:rsid w:val="007C39AF"/>
    <w:rsid w:val="007C40DC"/>
    <w:rsid w:val="007C4A38"/>
    <w:rsid w:val="007C5738"/>
    <w:rsid w:val="007C57CA"/>
    <w:rsid w:val="007C620E"/>
    <w:rsid w:val="007C6250"/>
    <w:rsid w:val="007C691C"/>
    <w:rsid w:val="007C6BA7"/>
    <w:rsid w:val="007C6F33"/>
    <w:rsid w:val="007D0B01"/>
    <w:rsid w:val="007D0EBD"/>
    <w:rsid w:val="007D1C0F"/>
    <w:rsid w:val="007D238B"/>
    <w:rsid w:val="007D2A64"/>
    <w:rsid w:val="007D2E52"/>
    <w:rsid w:val="007D2E77"/>
    <w:rsid w:val="007D4B10"/>
    <w:rsid w:val="007D4CFE"/>
    <w:rsid w:val="007D5132"/>
    <w:rsid w:val="007D546E"/>
    <w:rsid w:val="007D664F"/>
    <w:rsid w:val="007D6ACA"/>
    <w:rsid w:val="007D7039"/>
    <w:rsid w:val="007D7CDF"/>
    <w:rsid w:val="007E0807"/>
    <w:rsid w:val="007E080B"/>
    <w:rsid w:val="007E1AB9"/>
    <w:rsid w:val="007E21EF"/>
    <w:rsid w:val="007E26B2"/>
    <w:rsid w:val="007E35BD"/>
    <w:rsid w:val="007E3A77"/>
    <w:rsid w:val="007E3E63"/>
    <w:rsid w:val="007E426E"/>
    <w:rsid w:val="007E5B56"/>
    <w:rsid w:val="007E60FC"/>
    <w:rsid w:val="007E6E88"/>
    <w:rsid w:val="007F1898"/>
    <w:rsid w:val="007F205C"/>
    <w:rsid w:val="007F228B"/>
    <w:rsid w:val="007F3A42"/>
    <w:rsid w:val="007F3C62"/>
    <w:rsid w:val="007F4433"/>
    <w:rsid w:val="007F44B9"/>
    <w:rsid w:val="007F4AAD"/>
    <w:rsid w:val="007F4D8E"/>
    <w:rsid w:val="007F55C1"/>
    <w:rsid w:val="007F6622"/>
    <w:rsid w:val="00800F5C"/>
    <w:rsid w:val="0080166D"/>
    <w:rsid w:val="00801793"/>
    <w:rsid w:val="008018B3"/>
    <w:rsid w:val="00801D6F"/>
    <w:rsid w:val="00802B39"/>
    <w:rsid w:val="00804080"/>
    <w:rsid w:val="00810BCD"/>
    <w:rsid w:val="00811ADB"/>
    <w:rsid w:val="00813182"/>
    <w:rsid w:val="0081342D"/>
    <w:rsid w:val="00813819"/>
    <w:rsid w:val="00813B3D"/>
    <w:rsid w:val="00814981"/>
    <w:rsid w:val="00815DA9"/>
    <w:rsid w:val="00816736"/>
    <w:rsid w:val="008169B5"/>
    <w:rsid w:val="008208B6"/>
    <w:rsid w:val="00821697"/>
    <w:rsid w:val="00821F77"/>
    <w:rsid w:val="008222B1"/>
    <w:rsid w:val="008233BF"/>
    <w:rsid w:val="008238A3"/>
    <w:rsid w:val="0082440D"/>
    <w:rsid w:val="00824F84"/>
    <w:rsid w:val="008262E3"/>
    <w:rsid w:val="00826546"/>
    <w:rsid w:val="00826E7E"/>
    <w:rsid w:val="00827146"/>
    <w:rsid w:val="0082721C"/>
    <w:rsid w:val="00827D83"/>
    <w:rsid w:val="00830365"/>
    <w:rsid w:val="00830A02"/>
    <w:rsid w:val="00830C78"/>
    <w:rsid w:val="008320EA"/>
    <w:rsid w:val="0083245F"/>
    <w:rsid w:val="00832762"/>
    <w:rsid w:val="00832ABB"/>
    <w:rsid w:val="00833E38"/>
    <w:rsid w:val="00833FCA"/>
    <w:rsid w:val="0083446A"/>
    <w:rsid w:val="00835796"/>
    <w:rsid w:val="00835C8B"/>
    <w:rsid w:val="008362DF"/>
    <w:rsid w:val="0083670E"/>
    <w:rsid w:val="00837C3F"/>
    <w:rsid w:val="00837EF7"/>
    <w:rsid w:val="0084015C"/>
    <w:rsid w:val="0084188A"/>
    <w:rsid w:val="00841E79"/>
    <w:rsid w:val="00842F0F"/>
    <w:rsid w:val="008432CF"/>
    <w:rsid w:val="00843F99"/>
    <w:rsid w:val="0084533D"/>
    <w:rsid w:val="0084633F"/>
    <w:rsid w:val="00846F6A"/>
    <w:rsid w:val="00847437"/>
    <w:rsid w:val="0085045B"/>
    <w:rsid w:val="008508D8"/>
    <w:rsid w:val="00850B9B"/>
    <w:rsid w:val="00851026"/>
    <w:rsid w:val="008520DA"/>
    <w:rsid w:val="0085261B"/>
    <w:rsid w:val="00852B38"/>
    <w:rsid w:val="00852DE3"/>
    <w:rsid w:val="00852FBF"/>
    <w:rsid w:val="0085348B"/>
    <w:rsid w:val="00853EFA"/>
    <w:rsid w:val="0085670D"/>
    <w:rsid w:val="00856D9E"/>
    <w:rsid w:val="00857747"/>
    <w:rsid w:val="0086161A"/>
    <w:rsid w:val="00861EED"/>
    <w:rsid w:val="00862E9C"/>
    <w:rsid w:val="008632EA"/>
    <w:rsid w:val="0086359A"/>
    <w:rsid w:val="0086365C"/>
    <w:rsid w:val="008647FE"/>
    <w:rsid w:val="00865299"/>
    <w:rsid w:val="008658ED"/>
    <w:rsid w:val="00866C61"/>
    <w:rsid w:val="00866DFE"/>
    <w:rsid w:val="008672B2"/>
    <w:rsid w:val="00867A20"/>
    <w:rsid w:val="0087071B"/>
    <w:rsid w:val="0087182A"/>
    <w:rsid w:val="008729A9"/>
    <w:rsid w:val="00873016"/>
    <w:rsid w:val="0087321D"/>
    <w:rsid w:val="00873B0B"/>
    <w:rsid w:val="0087428C"/>
    <w:rsid w:val="00874FCB"/>
    <w:rsid w:val="008755D3"/>
    <w:rsid w:val="008757B5"/>
    <w:rsid w:val="008762E6"/>
    <w:rsid w:val="0087643D"/>
    <w:rsid w:val="00876496"/>
    <w:rsid w:val="00876ABB"/>
    <w:rsid w:val="008776C3"/>
    <w:rsid w:val="00877AB0"/>
    <w:rsid w:val="0088116D"/>
    <w:rsid w:val="008818E2"/>
    <w:rsid w:val="00881BFF"/>
    <w:rsid w:val="00881C9E"/>
    <w:rsid w:val="00881D5E"/>
    <w:rsid w:val="008823A4"/>
    <w:rsid w:val="00882E7A"/>
    <w:rsid w:val="008830DB"/>
    <w:rsid w:val="00884EAD"/>
    <w:rsid w:val="0088639D"/>
    <w:rsid w:val="00886441"/>
    <w:rsid w:val="00886739"/>
    <w:rsid w:val="00886882"/>
    <w:rsid w:val="00886895"/>
    <w:rsid w:val="008869C0"/>
    <w:rsid w:val="00887C3F"/>
    <w:rsid w:val="00890158"/>
    <w:rsid w:val="0089258D"/>
    <w:rsid w:val="00893BFF"/>
    <w:rsid w:val="0089533D"/>
    <w:rsid w:val="00896826"/>
    <w:rsid w:val="0089686B"/>
    <w:rsid w:val="0089688E"/>
    <w:rsid w:val="008A1B7D"/>
    <w:rsid w:val="008A2F00"/>
    <w:rsid w:val="008A33BC"/>
    <w:rsid w:val="008A33E1"/>
    <w:rsid w:val="008A37B9"/>
    <w:rsid w:val="008A39B9"/>
    <w:rsid w:val="008A452D"/>
    <w:rsid w:val="008A48A2"/>
    <w:rsid w:val="008A4DE1"/>
    <w:rsid w:val="008A5191"/>
    <w:rsid w:val="008A5275"/>
    <w:rsid w:val="008A53C3"/>
    <w:rsid w:val="008A587C"/>
    <w:rsid w:val="008B0151"/>
    <w:rsid w:val="008B01A3"/>
    <w:rsid w:val="008B07C6"/>
    <w:rsid w:val="008B09BD"/>
    <w:rsid w:val="008B16AC"/>
    <w:rsid w:val="008B1C18"/>
    <w:rsid w:val="008B21CD"/>
    <w:rsid w:val="008B2A31"/>
    <w:rsid w:val="008B3E9B"/>
    <w:rsid w:val="008B554E"/>
    <w:rsid w:val="008B6D8B"/>
    <w:rsid w:val="008B6DA7"/>
    <w:rsid w:val="008B7C57"/>
    <w:rsid w:val="008B7F54"/>
    <w:rsid w:val="008C13B6"/>
    <w:rsid w:val="008C4F5A"/>
    <w:rsid w:val="008C5B1C"/>
    <w:rsid w:val="008C60E2"/>
    <w:rsid w:val="008C65F7"/>
    <w:rsid w:val="008D041D"/>
    <w:rsid w:val="008D07AF"/>
    <w:rsid w:val="008D0CDF"/>
    <w:rsid w:val="008D0DAD"/>
    <w:rsid w:val="008D13B7"/>
    <w:rsid w:val="008D15BA"/>
    <w:rsid w:val="008D2269"/>
    <w:rsid w:val="008D22FB"/>
    <w:rsid w:val="008D27A6"/>
    <w:rsid w:val="008D29EB"/>
    <w:rsid w:val="008D3C9E"/>
    <w:rsid w:val="008D4272"/>
    <w:rsid w:val="008D42DA"/>
    <w:rsid w:val="008D4534"/>
    <w:rsid w:val="008D47AA"/>
    <w:rsid w:val="008D49AA"/>
    <w:rsid w:val="008D6043"/>
    <w:rsid w:val="008D6BB4"/>
    <w:rsid w:val="008E007D"/>
    <w:rsid w:val="008E090F"/>
    <w:rsid w:val="008E14BA"/>
    <w:rsid w:val="008E1AA1"/>
    <w:rsid w:val="008E215F"/>
    <w:rsid w:val="008E22AC"/>
    <w:rsid w:val="008E27DD"/>
    <w:rsid w:val="008E2BEC"/>
    <w:rsid w:val="008E2FC2"/>
    <w:rsid w:val="008E38A3"/>
    <w:rsid w:val="008E3CDC"/>
    <w:rsid w:val="008E4B09"/>
    <w:rsid w:val="008E4CD9"/>
    <w:rsid w:val="008E56B7"/>
    <w:rsid w:val="008E735F"/>
    <w:rsid w:val="008E7585"/>
    <w:rsid w:val="008F11F4"/>
    <w:rsid w:val="008F13DD"/>
    <w:rsid w:val="008F2532"/>
    <w:rsid w:val="008F270F"/>
    <w:rsid w:val="008F30C6"/>
    <w:rsid w:val="008F455E"/>
    <w:rsid w:val="008F47C6"/>
    <w:rsid w:val="008F4C16"/>
    <w:rsid w:val="008F5D78"/>
    <w:rsid w:val="008F5E91"/>
    <w:rsid w:val="008F5E9B"/>
    <w:rsid w:val="008F653A"/>
    <w:rsid w:val="008F747A"/>
    <w:rsid w:val="008F7F95"/>
    <w:rsid w:val="00900FD3"/>
    <w:rsid w:val="009018E7"/>
    <w:rsid w:val="00901EF4"/>
    <w:rsid w:val="00902352"/>
    <w:rsid w:val="009027CB"/>
    <w:rsid w:val="00902E20"/>
    <w:rsid w:val="0090324E"/>
    <w:rsid w:val="00903FFC"/>
    <w:rsid w:val="00905016"/>
    <w:rsid w:val="009054AD"/>
    <w:rsid w:val="009056B6"/>
    <w:rsid w:val="009063C9"/>
    <w:rsid w:val="0090684E"/>
    <w:rsid w:val="0090718C"/>
    <w:rsid w:val="00907638"/>
    <w:rsid w:val="009077C5"/>
    <w:rsid w:val="00907F57"/>
    <w:rsid w:val="00910A01"/>
    <w:rsid w:val="0091220D"/>
    <w:rsid w:val="00912820"/>
    <w:rsid w:val="00912B16"/>
    <w:rsid w:val="0091338B"/>
    <w:rsid w:val="00913907"/>
    <w:rsid w:val="00915364"/>
    <w:rsid w:val="009164AD"/>
    <w:rsid w:val="009168ED"/>
    <w:rsid w:val="00917B42"/>
    <w:rsid w:val="009200C8"/>
    <w:rsid w:val="00920A30"/>
    <w:rsid w:val="00920D30"/>
    <w:rsid w:val="009220A1"/>
    <w:rsid w:val="0092352C"/>
    <w:rsid w:val="00924088"/>
    <w:rsid w:val="00924C76"/>
    <w:rsid w:val="00925C13"/>
    <w:rsid w:val="0092720F"/>
    <w:rsid w:val="00930CBD"/>
    <w:rsid w:val="00931793"/>
    <w:rsid w:val="00932694"/>
    <w:rsid w:val="009332CB"/>
    <w:rsid w:val="00934C8B"/>
    <w:rsid w:val="009375FD"/>
    <w:rsid w:val="00940146"/>
    <w:rsid w:val="00940571"/>
    <w:rsid w:val="00940FF1"/>
    <w:rsid w:val="00941F24"/>
    <w:rsid w:val="00943359"/>
    <w:rsid w:val="00943F89"/>
    <w:rsid w:val="00944870"/>
    <w:rsid w:val="00944DC9"/>
    <w:rsid w:val="00944FA6"/>
    <w:rsid w:val="00946E46"/>
    <w:rsid w:val="00947C6C"/>
    <w:rsid w:val="009517CB"/>
    <w:rsid w:val="009518BD"/>
    <w:rsid w:val="009522FD"/>
    <w:rsid w:val="0095344B"/>
    <w:rsid w:val="0095385C"/>
    <w:rsid w:val="00954169"/>
    <w:rsid w:val="009542C8"/>
    <w:rsid w:val="009544BA"/>
    <w:rsid w:val="00954D96"/>
    <w:rsid w:val="00955071"/>
    <w:rsid w:val="00956024"/>
    <w:rsid w:val="0095681D"/>
    <w:rsid w:val="0095723B"/>
    <w:rsid w:val="00957893"/>
    <w:rsid w:val="009604D5"/>
    <w:rsid w:val="00960CE5"/>
    <w:rsid w:val="0096181F"/>
    <w:rsid w:val="00962062"/>
    <w:rsid w:val="009629AC"/>
    <w:rsid w:val="009629B2"/>
    <w:rsid w:val="00964087"/>
    <w:rsid w:val="00964583"/>
    <w:rsid w:val="00964842"/>
    <w:rsid w:val="00966098"/>
    <w:rsid w:val="00966FFB"/>
    <w:rsid w:val="00967397"/>
    <w:rsid w:val="009674E2"/>
    <w:rsid w:val="00970DE3"/>
    <w:rsid w:val="00971793"/>
    <w:rsid w:val="00972855"/>
    <w:rsid w:val="009738B0"/>
    <w:rsid w:val="00973D02"/>
    <w:rsid w:val="00973D5B"/>
    <w:rsid w:val="00973F74"/>
    <w:rsid w:val="0097402F"/>
    <w:rsid w:val="009745B2"/>
    <w:rsid w:val="00974DCF"/>
    <w:rsid w:val="00975884"/>
    <w:rsid w:val="00977CCB"/>
    <w:rsid w:val="00977DB7"/>
    <w:rsid w:val="00980D02"/>
    <w:rsid w:val="00981085"/>
    <w:rsid w:val="00981F39"/>
    <w:rsid w:val="00982CA1"/>
    <w:rsid w:val="00982DCD"/>
    <w:rsid w:val="00982ED6"/>
    <w:rsid w:val="00983CF2"/>
    <w:rsid w:val="00984902"/>
    <w:rsid w:val="00984B3B"/>
    <w:rsid w:val="00984D5A"/>
    <w:rsid w:val="00985081"/>
    <w:rsid w:val="00985AEC"/>
    <w:rsid w:val="009876A6"/>
    <w:rsid w:val="00987E97"/>
    <w:rsid w:val="00987EBB"/>
    <w:rsid w:val="0099162E"/>
    <w:rsid w:val="00992A88"/>
    <w:rsid w:val="00992FFD"/>
    <w:rsid w:val="0099363A"/>
    <w:rsid w:val="0099463A"/>
    <w:rsid w:val="00994AEA"/>
    <w:rsid w:val="00994AFD"/>
    <w:rsid w:val="00995B94"/>
    <w:rsid w:val="00995DD9"/>
    <w:rsid w:val="00995E2B"/>
    <w:rsid w:val="0099653D"/>
    <w:rsid w:val="00997885"/>
    <w:rsid w:val="009A0204"/>
    <w:rsid w:val="009A0269"/>
    <w:rsid w:val="009A05FD"/>
    <w:rsid w:val="009A083D"/>
    <w:rsid w:val="009A0AF4"/>
    <w:rsid w:val="009A23AB"/>
    <w:rsid w:val="009A29D0"/>
    <w:rsid w:val="009A2A61"/>
    <w:rsid w:val="009A3121"/>
    <w:rsid w:val="009A3175"/>
    <w:rsid w:val="009A3F22"/>
    <w:rsid w:val="009A4816"/>
    <w:rsid w:val="009A48F7"/>
    <w:rsid w:val="009A50E1"/>
    <w:rsid w:val="009A5994"/>
    <w:rsid w:val="009A5C48"/>
    <w:rsid w:val="009A5DA1"/>
    <w:rsid w:val="009A6901"/>
    <w:rsid w:val="009B04BE"/>
    <w:rsid w:val="009B0F0F"/>
    <w:rsid w:val="009B2F93"/>
    <w:rsid w:val="009B304C"/>
    <w:rsid w:val="009B35AA"/>
    <w:rsid w:val="009B554B"/>
    <w:rsid w:val="009B5573"/>
    <w:rsid w:val="009B5EC8"/>
    <w:rsid w:val="009B6653"/>
    <w:rsid w:val="009B6C1A"/>
    <w:rsid w:val="009B7338"/>
    <w:rsid w:val="009C0C9A"/>
    <w:rsid w:val="009C2482"/>
    <w:rsid w:val="009C2786"/>
    <w:rsid w:val="009C2874"/>
    <w:rsid w:val="009C2F97"/>
    <w:rsid w:val="009C3EF1"/>
    <w:rsid w:val="009C424C"/>
    <w:rsid w:val="009C4842"/>
    <w:rsid w:val="009C5537"/>
    <w:rsid w:val="009C5E3F"/>
    <w:rsid w:val="009C6163"/>
    <w:rsid w:val="009C6346"/>
    <w:rsid w:val="009C6937"/>
    <w:rsid w:val="009C6FF3"/>
    <w:rsid w:val="009D00F0"/>
    <w:rsid w:val="009D06A3"/>
    <w:rsid w:val="009D0A53"/>
    <w:rsid w:val="009D0DAC"/>
    <w:rsid w:val="009D1539"/>
    <w:rsid w:val="009D159A"/>
    <w:rsid w:val="009D1BE3"/>
    <w:rsid w:val="009D2184"/>
    <w:rsid w:val="009D3FF7"/>
    <w:rsid w:val="009D43A7"/>
    <w:rsid w:val="009D5DE0"/>
    <w:rsid w:val="009D5EBF"/>
    <w:rsid w:val="009D6080"/>
    <w:rsid w:val="009D60B0"/>
    <w:rsid w:val="009D690F"/>
    <w:rsid w:val="009D6B6B"/>
    <w:rsid w:val="009D74E3"/>
    <w:rsid w:val="009E0B02"/>
    <w:rsid w:val="009E1885"/>
    <w:rsid w:val="009E36CE"/>
    <w:rsid w:val="009E44DE"/>
    <w:rsid w:val="009E4CFA"/>
    <w:rsid w:val="009E525E"/>
    <w:rsid w:val="009E5EE1"/>
    <w:rsid w:val="009E66AF"/>
    <w:rsid w:val="009E7689"/>
    <w:rsid w:val="009F0E60"/>
    <w:rsid w:val="009F0F1A"/>
    <w:rsid w:val="009F1311"/>
    <w:rsid w:val="009F1DED"/>
    <w:rsid w:val="009F29A0"/>
    <w:rsid w:val="009F3870"/>
    <w:rsid w:val="009F4447"/>
    <w:rsid w:val="009F4FDF"/>
    <w:rsid w:val="009F5BFC"/>
    <w:rsid w:val="009F60A0"/>
    <w:rsid w:val="009F613A"/>
    <w:rsid w:val="009F7443"/>
    <w:rsid w:val="00A030A1"/>
    <w:rsid w:val="00A035C3"/>
    <w:rsid w:val="00A0366A"/>
    <w:rsid w:val="00A0426D"/>
    <w:rsid w:val="00A0539D"/>
    <w:rsid w:val="00A0541A"/>
    <w:rsid w:val="00A0577E"/>
    <w:rsid w:val="00A058DC"/>
    <w:rsid w:val="00A06AC1"/>
    <w:rsid w:val="00A06BEE"/>
    <w:rsid w:val="00A0702A"/>
    <w:rsid w:val="00A0789A"/>
    <w:rsid w:val="00A07E0A"/>
    <w:rsid w:val="00A101DB"/>
    <w:rsid w:val="00A109B7"/>
    <w:rsid w:val="00A11031"/>
    <w:rsid w:val="00A11044"/>
    <w:rsid w:val="00A11D1F"/>
    <w:rsid w:val="00A122D9"/>
    <w:rsid w:val="00A124E8"/>
    <w:rsid w:val="00A12ABC"/>
    <w:rsid w:val="00A138C1"/>
    <w:rsid w:val="00A15250"/>
    <w:rsid w:val="00A15405"/>
    <w:rsid w:val="00A157B1"/>
    <w:rsid w:val="00A15821"/>
    <w:rsid w:val="00A15E77"/>
    <w:rsid w:val="00A16A44"/>
    <w:rsid w:val="00A16DD5"/>
    <w:rsid w:val="00A174B6"/>
    <w:rsid w:val="00A20823"/>
    <w:rsid w:val="00A20F1A"/>
    <w:rsid w:val="00A21710"/>
    <w:rsid w:val="00A217FA"/>
    <w:rsid w:val="00A21B52"/>
    <w:rsid w:val="00A23B0E"/>
    <w:rsid w:val="00A23B13"/>
    <w:rsid w:val="00A24138"/>
    <w:rsid w:val="00A25574"/>
    <w:rsid w:val="00A25DC9"/>
    <w:rsid w:val="00A261E8"/>
    <w:rsid w:val="00A30BA1"/>
    <w:rsid w:val="00A318B0"/>
    <w:rsid w:val="00A32389"/>
    <w:rsid w:val="00A34411"/>
    <w:rsid w:val="00A3545D"/>
    <w:rsid w:val="00A35465"/>
    <w:rsid w:val="00A359CF"/>
    <w:rsid w:val="00A40C04"/>
    <w:rsid w:val="00A40D1B"/>
    <w:rsid w:val="00A413CF"/>
    <w:rsid w:val="00A41992"/>
    <w:rsid w:val="00A436D0"/>
    <w:rsid w:val="00A436DF"/>
    <w:rsid w:val="00A44EE6"/>
    <w:rsid w:val="00A45F38"/>
    <w:rsid w:val="00A4795A"/>
    <w:rsid w:val="00A51C2B"/>
    <w:rsid w:val="00A52B28"/>
    <w:rsid w:val="00A547FC"/>
    <w:rsid w:val="00A54C5C"/>
    <w:rsid w:val="00A54C6F"/>
    <w:rsid w:val="00A554C2"/>
    <w:rsid w:val="00A55654"/>
    <w:rsid w:val="00A55CB2"/>
    <w:rsid w:val="00A55D1D"/>
    <w:rsid w:val="00A562C0"/>
    <w:rsid w:val="00A563FE"/>
    <w:rsid w:val="00A57D35"/>
    <w:rsid w:val="00A6014F"/>
    <w:rsid w:val="00A604C1"/>
    <w:rsid w:val="00A609A4"/>
    <w:rsid w:val="00A60DA0"/>
    <w:rsid w:val="00A60DA4"/>
    <w:rsid w:val="00A6104B"/>
    <w:rsid w:val="00A61408"/>
    <w:rsid w:val="00A61E22"/>
    <w:rsid w:val="00A63413"/>
    <w:rsid w:val="00A63D71"/>
    <w:rsid w:val="00A64803"/>
    <w:rsid w:val="00A64A96"/>
    <w:rsid w:val="00A650D4"/>
    <w:rsid w:val="00A65BFF"/>
    <w:rsid w:val="00A65DB1"/>
    <w:rsid w:val="00A663C5"/>
    <w:rsid w:val="00A66635"/>
    <w:rsid w:val="00A66F25"/>
    <w:rsid w:val="00A6719A"/>
    <w:rsid w:val="00A67E04"/>
    <w:rsid w:val="00A70464"/>
    <w:rsid w:val="00A70B17"/>
    <w:rsid w:val="00A715E0"/>
    <w:rsid w:val="00A722D1"/>
    <w:rsid w:val="00A7230B"/>
    <w:rsid w:val="00A736A7"/>
    <w:rsid w:val="00A7557B"/>
    <w:rsid w:val="00A75F69"/>
    <w:rsid w:val="00A76FDC"/>
    <w:rsid w:val="00A80C4C"/>
    <w:rsid w:val="00A8118A"/>
    <w:rsid w:val="00A8190F"/>
    <w:rsid w:val="00A83023"/>
    <w:rsid w:val="00A852D2"/>
    <w:rsid w:val="00A85E33"/>
    <w:rsid w:val="00A85E90"/>
    <w:rsid w:val="00A8609E"/>
    <w:rsid w:val="00A87102"/>
    <w:rsid w:val="00A87F5E"/>
    <w:rsid w:val="00A90599"/>
    <w:rsid w:val="00A90DFF"/>
    <w:rsid w:val="00A91037"/>
    <w:rsid w:val="00A91C35"/>
    <w:rsid w:val="00A91F76"/>
    <w:rsid w:val="00A92533"/>
    <w:rsid w:val="00A92EEB"/>
    <w:rsid w:val="00A94296"/>
    <w:rsid w:val="00A94A07"/>
    <w:rsid w:val="00A96695"/>
    <w:rsid w:val="00A968B7"/>
    <w:rsid w:val="00A968CA"/>
    <w:rsid w:val="00A974AE"/>
    <w:rsid w:val="00AA0B98"/>
    <w:rsid w:val="00AA10F5"/>
    <w:rsid w:val="00AA120E"/>
    <w:rsid w:val="00AA1861"/>
    <w:rsid w:val="00AA2C7F"/>
    <w:rsid w:val="00AA35A8"/>
    <w:rsid w:val="00AA38A3"/>
    <w:rsid w:val="00AA4E0A"/>
    <w:rsid w:val="00AA4EEE"/>
    <w:rsid w:val="00AA555B"/>
    <w:rsid w:val="00AA5787"/>
    <w:rsid w:val="00AB1569"/>
    <w:rsid w:val="00AB1980"/>
    <w:rsid w:val="00AB19CC"/>
    <w:rsid w:val="00AB1B2E"/>
    <w:rsid w:val="00AB2C52"/>
    <w:rsid w:val="00AB2D71"/>
    <w:rsid w:val="00AB35C8"/>
    <w:rsid w:val="00AB3D81"/>
    <w:rsid w:val="00AB63BA"/>
    <w:rsid w:val="00AB6486"/>
    <w:rsid w:val="00AB697F"/>
    <w:rsid w:val="00AB6A93"/>
    <w:rsid w:val="00AB73FF"/>
    <w:rsid w:val="00AC02C8"/>
    <w:rsid w:val="00AC08F3"/>
    <w:rsid w:val="00AC0D79"/>
    <w:rsid w:val="00AC1E5F"/>
    <w:rsid w:val="00AC271B"/>
    <w:rsid w:val="00AC2813"/>
    <w:rsid w:val="00AC41D1"/>
    <w:rsid w:val="00AC441E"/>
    <w:rsid w:val="00AC4424"/>
    <w:rsid w:val="00AC48C2"/>
    <w:rsid w:val="00AC4B9C"/>
    <w:rsid w:val="00AC4C6E"/>
    <w:rsid w:val="00AC61F9"/>
    <w:rsid w:val="00AC620F"/>
    <w:rsid w:val="00AC657D"/>
    <w:rsid w:val="00AC7100"/>
    <w:rsid w:val="00AC7B41"/>
    <w:rsid w:val="00AD0B45"/>
    <w:rsid w:val="00AD0DCA"/>
    <w:rsid w:val="00AD4C2D"/>
    <w:rsid w:val="00AD5E25"/>
    <w:rsid w:val="00AD7BB1"/>
    <w:rsid w:val="00AD7C43"/>
    <w:rsid w:val="00AE0212"/>
    <w:rsid w:val="00AE186B"/>
    <w:rsid w:val="00AE2E09"/>
    <w:rsid w:val="00AE47E5"/>
    <w:rsid w:val="00AE4A6F"/>
    <w:rsid w:val="00AE4B5B"/>
    <w:rsid w:val="00AE4BAC"/>
    <w:rsid w:val="00AE52AA"/>
    <w:rsid w:val="00AE5FD5"/>
    <w:rsid w:val="00AE7BD3"/>
    <w:rsid w:val="00AF1419"/>
    <w:rsid w:val="00AF1ABD"/>
    <w:rsid w:val="00AF25C9"/>
    <w:rsid w:val="00AF303C"/>
    <w:rsid w:val="00AF313F"/>
    <w:rsid w:val="00AF3862"/>
    <w:rsid w:val="00AF4C69"/>
    <w:rsid w:val="00AF5955"/>
    <w:rsid w:val="00AF7683"/>
    <w:rsid w:val="00AF7F44"/>
    <w:rsid w:val="00B0200B"/>
    <w:rsid w:val="00B04390"/>
    <w:rsid w:val="00B04F02"/>
    <w:rsid w:val="00B056AE"/>
    <w:rsid w:val="00B05E7E"/>
    <w:rsid w:val="00B0624F"/>
    <w:rsid w:val="00B07510"/>
    <w:rsid w:val="00B109EE"/>
    <w:rsid w:val="00B11FD7"/>
    <w:rsid w:val="00B1317C"/>
    <w:rsid w:val="00B14A1E"/>
    <w:rsid w:val="00B14E7D"/>
    <w:rsid w:val="00B151ED"/>
    <w:rsid w:val="00B1567B"/>
    <w:rsid w:val="00B16EDD"/>
    <w:rsid w:val="00B17869"/>
    <w:rsid w:val="00B20023"/>
    <w:rsid w:val="00B2172E"/>
    <w:rsid w:val="00B23831"/>
    <w:rsid w:val="00B243B4"/>
    <w:rsid w:val="00B246B9"/>
    <w:rsid w:val="00B24992"/>
    <w:rsid w:val="00B2652B"/>
    <w:rsid w:val="00B26A89"/>
    <w:rsid w:val="00B27737"/>
    <w:rsid w:val="00B30654"/>
    <w:rsid w:val="00B30D9C"/>
    <w:rsid w:val="00B311EA"/>
    <w:rsid w:val="00B31A65"/>
    <w:rsid w:val="00B31AF1"/>
    <w:rsid w:val="00B32946"/>
    <w:rsid w:val="00B3315D"/>
    <w:rsid w:val="00B33531"/>
    <w:rsid w:val="00B3510F"/>
    <w:rsid w:val="00B356C5"/>
    <w:rsid w:val="00B35750"/>
    <w:rsid w:val="00B36124"/>
    <w:rsid w:val="00B366A1"/>
    <w:rsid w:val="00B36913"/>
    <w:rsid w:val="00B3727B"/>
    <w:rsid w:val="00B379A1"/>
    <w:rsid w:val="00B37FF5"/>
    <w:rsid w:val="00B413FE"/>
    <w:rsid w:val="00B41B97"/>
    <w:rsid w:val="00B41FBA"/>
    <w:rsid w:val="00B4247F"/>
    <w:rsid w:val="00B4329F"/>
    <w:rsid w:val="00B436FA"/>
    <w:rsid w:val="00B43C7A"/>
    <w:rsid w:val="00B44931"/>
    <w:rsid w:val="00B45624"/>
    <w:rsid w:val="00B45CCF"/>
    <w:rsid w:val="00B46EB8"/>
    <w:rsid w:val="00B473D3"/>
    <w:rsid w:val="00B50285"/>
    <w:rsid w:val="00B5169D"/>
    <w:rsid w:val="00B5195B"/>
    <w:rsid w:val="00B519DF"/>
    <w:rsid w:val="00B52C23"/>
    <w:rsid w:val="00B548C3"/>
    <w:rsid w:val="00B54C94"/>
    <w:rsid w:val="00B563A8"/>
    <w:rsid w:val="00B568E0"/>
    <w:rsid w:val="00B56D57"/>
    <w:rsid w:val="00B573F2"/>
    <w:rsid w:val="00B5769F"/>
    <w:rsid w:val="00B60643"/>
    <w:rsid w:val="00B60B7B"/>
    <w:rsid w:val="00B6258D"/>
    <w:rsid w:val="00B62D3E"/>
    <w:rsid w:val="00B63173"/>
    <w:rsid w:val="00B63CF5"/>
    <w:rsid w:val="00B654AE"/>
    <w:rsid w:val="00B65A22"/>
    <w:rsid w:val="00B6627C"/>
    <w:rsid w:val="00B66BE3"/>
    <w:rsid w:val="00B6705D"/>
    <w:rsid w:val="00B71833"/>
    <w:rsid w:val="00B72868"/>
    <w:rsid w:val="00B754B2"/>
    <w:rsid w:val="00B76AE9"/>
    <w:rsid w:val="00B7777D"/>
    <w:rsid w:val="00B77832"/>
    <w:rsid w:val="00B81F3D"/>
    <w:rsid w:val="00B82002"/>
    <w:rsid w:val="00B821FE"/>
    <w:rsid w:val="00B8324F"/>
    <w:rsid w:val="00B8413D"/>
    <w:rsid w:val="00B857D3"/>
    <w:rsid w:val="00B859DD"/>
    <w:rsid w:val="00B85CE6"/>
    <w:rsid w:val="00B87784"/>
    <w:rsid w:val="00B87BDF"/>
    <w:rsid w:val="00B900DF"/>
    <w:rsid w:val="00B90CDF"/>
    <w:rsid w:val="00B91140"/>
    <w:rsid w:val="00B911CA"/>
    <w:rsid w:val="00B92617"/>
    <w:rsid w:val="00B953DD"/>
    <w:rsid w:val="00B9644D"/>
    <w:rsid w:val="00B9712B"/>
    <w:rsid w:val="00B97755"/>
    <w:rsid w:val="00BA05FF"/>
    <w:rsid w:val="00BA0681"/>
    <w:rsid w:val="00BA06A7"/>
    <w:rsid w:val="00BA14C4"/>
    <w:rsid w:val="00BA161A"/>
    <w:rsid w:val="00BA1F7E"/>
    <w:rsid w:val="00BA461B"/>
    <w:rsid w:val="00BA4CCC"/>
    <w:rsid w:val="00BA5868"/>
    <w:rsid w:val="00BA5A7D"/>
    <w:rsid w:val="00BA5ED9"/>
    <w:rsid w:val="00BA68AA"/>
    <w:rsid w:val="00BA6F41"/>
    <w:rsid w:val="00BA7A85"/>
    <w:rsid w:val="00BB03A0"/>
    <w:rsid w:val="00BB0421"/>
    <w:rsid w:val="00BB06A1"/>
    <w:rsid w:val="00BB10F5"/>
    <w:rsid w:val="00BB1DC2"/>
    <w:rsid w:val="00BB2205"/>
    <w:rsid w:val="00BB24D9"/>
    <w:rsid w:val="00BB3F3D"/>
    <w:rsid w:val="00BB50A7"/>
    <w:rsid w:val="00BB6AB0"/>
    <w:rsid w:val="00BB6B3E"/>
    <w:rsid w:val="00BB7845"/>
    <w:rsid w:val="00BC0EDB"/>
    <w:rsid w:val="00BC11F8"/>
    <w:rsid w:val="00BC123E"/>
    <w:rsid w:val="00BC1244"/>
    <w:rsid w:val="00BC1360"/>
    <w:rsid w:val="00BC141A"/>
    <w:rsid w:val="00BC1A74"/>
    <w:rsid w:val="00BC2CFE"/>
    <w:rsid w:val="00BC3F06"/>
    <w:rsid w:val="00BC461F"/>
    <w:rsid w:val="00BC498A"/>
    <w:rsid w:val="00BC512D"/>
    <w:rsid w:val="00BC524F"/>
    <w:rsid w:val="00BC5957"/>
    <w:rsid w:val="00BC5A83"/>
    <w:rsid w:val="00BC5EEE"/>
    <w:rsid w:val="00BC6CAF"/>
    <w:rsid w:val="00BC7152"/>
    <w:rsid w:val="00BC7541"/>
    <w:rsid w:val="00BC7EE0"/>
    <w:rsid w:val="00BD04E8"/>
    <w:rsid w:val="00BD0CC1"/>
    <w:rsid w:val="00BD0D70"/>
    <w:rsid w:val="00BD0DB1"/>
    <w:rsid w:val="00BD1CEF"/>
    <w:rsid w:val="00BD2706"/>
    <w:rsid w:val="00BD2CA8"/>
    <w:rsid w:val="00BD2D3F"/>
    <w:rsid w:val="00BD2FBF"/>
    <w:rsid w:val="00BD3678"/>
    <w:rsid w:val="00BD4E88"/>
    <w:rsid w:val="00BD6164"/>
    <w:rsid w:val="00BD641B"/>
    <w:rsid w:val="00BD6E35"/>
    <w:rsid w:val="00BE067A"/>
    <w:rsid w:val="00BE0766"/>
    <w:rsid w:val="00BE2C8F"/>
    <w:rsid w:val="00BE441F"/>
    <w:rsid w:val="00BE5490"/>
    <w:rsid w:val="00BE5A47"/>
    <w:rsid w:val="00BE5C84"/>
    <w:rsid w:val="00BE65BA"/>
    <w:rsid w:val="00BE6A92"/>
    <w:rsid w:val="00BE6F50"/>
    <w:rsid w:val="00BE7E1B"/>
    <w:rsid w:val="00BF0CF6"/>
    <w:rsid w:val="00BF0DA3"/>
    <w:rsid w:val="00BF0FEF"/>
    <w:rsid w:val="00BF254A"/>
    <w:rsid w:val="00BF25EA"/>
    <w:rsid w:val="00BF2DB0"/>
    <w:rsid w:val="00BF3324"/>
    <w:rsid w:val="00BF371F"/>
    <w:rsid w:val="00BF3B1E"/>
    <w:rsid w:val="00BF3E27"/>
    <w:rsid w:val="00BF4308"/>
    <w:rsid w:val="00BF44F5"/>
    <w:rsid w:val="00BF51D5"/>
    <w:rsid w:val="00BF5385"/>
    <w:rsid w:val="00BF57B8"/>
    <w:rsid w:val="00BF6FA3"/>
    <w:rsid w:val="00BF7B93"/>
    <w:rsid w:val="00BF7E35"/>
    <w:rsid w:val="00C0076C"/>
    <w:rsid w:val="00C00FF8"/>
    <w:rsid w:val="00C01910"/>
    <w:rsid w:val="00C02E4B"/>
    <w:rsid w:val="00C03009"/>
    <w:rsid w:val="00C036DB"/>
    <w:rsid w:val="00C049E1"/>
    <w:rsid w:val="00C04B45"/>
    <w:rsid w:val="00C056A7"/>
    <w:rsid w:val="00C05ACF"/>
    <w:rsid w:val="00C062FA"/>
    <w:rsid w:val="00C062FB"/>
    <w:rsid w:val="00C06457"/>
    <w:rsid w:val="00C06F73"/>
    <w:rsid w:val="00C109A7"/>
    <w:rsid w:val="00C118B9"/>
    <w:rsid w:val="00C13555"/>
    <w:rsid w:val="00C13C44"/>
    <w:rsid w:val="00C144BF"/>
    <w:rsid w:val="00C14682"/>
    <w:rsid w:val="00C146B1"/>
    <w:rsid w:val="00C14F9E"/>
    <w:rsid w:val="00C153E1"/>
    <w:rsid w:val="00C159C7"/>
    <w:rsid w:val="00C15DD3"/>
    <w:rsid w:val="00C16271"/>
    <w:rsid w:val="00C16647"/>
    <w:rsid w:val="00C16688"/>
    <w:rsid w:val="00C16724"/>
    <w:rsid w:val="00C177B7"/>
    <w:rsid w:val="00C17DAF"/>
    <w:rsid w:val="00C20865"/>
    <w:rsid w:val="00C21A73"/>
    <w:rsid w:val="00C21FDE"/>
    <w:rsid w:val="00C22A70"/>
    <w:rsid w:val="00C22BF4"/>
    <w:rsid w:val="00C241CD"/>
    <w:rsid w:val="00C2443E"/>
    <w:rsid w:val="00C24470"/>
    <w:rsid w:val="00C2477E"/>
    <w:rsid w:val="00C247C0"/>
    <w:rsid w:val="00C26966"/>
    <w:rsid w:val="00C27BF1"/>
    <w:rsid w:val="00C30471"/>
    <w:rsid w:val="00C30C2A"/>
    <w:rsid w:val="00C318AA"/>
    <w:rsid w:val="00C3245E"/>
    <w:rsid w:val="00C33149"/>
    <w:rsid w:val="00C3427E"/>
    <w:rsid w:val="00C342BE"/>
    <w:rsid w:val="00C34621"/>
    <w:rsid w:val="00C35CF1"/>
    <w:rsid w:val="00C36E4E"/>
    <w:rsid w:val="00C37644"/>
    <w:rsid w:val="00C37CC7"/>
    <w:rsid w:val="00C40B8C"/>
    <w:rsid w:val="00C40C44"/>
    <w:rsid w:val="00C40DA9"/>
    <w:rsid w:val="00C43218"/>
    <w:rsid w:val="00C439C0"/>
    <w:rsid w:val="00C43B21"/>
    <w:rsid w:val="00C43CD4"/>
    <w:rsid w:val="00C43F8D"/>
    <w:rsid w:val="00C45349"/>
    <w:rsid w:val="00C4745F"/>
    <w:rsid w:val="00C478D3"/>
    <w:rsid w:val="00C50640"/>
    <w:rsid w:val="00C511CA"/>
    <w:rsid w:val="00C51D13"/>
    <w:rsid w:val="00C527BD"/>
    <w:rsid w:val="00C5321E"/>
    <w:rsid w:val="00C53830"/>
    <w:rsid w:val="00C53B69"/>
    <w:rsid w:val="00C54713"/>
    <w:rsid w:val="00C60C82"/>
    <w:rsid w:val="00C61687"/>
    <w:rsid w:val="00C61F76"/>
    <w:rsid w:val="00C623C0"/>
    <w:rsid w:val="00C62468"/>
    <w:rsid w:val="00C63791"/>
    <w:rsid w:val="00C651A1"/>
    <w:rsid w:val="00C651F6"/>
    <w:rsid w:val="00C702E2"/>
    <w:rsid w:val="00C70393"/>
    <w:rsid w:val="00C703FD"/>
    <w:rsid w:val="00C709B1"/>
    <w:rsid w:val="00C713B0"/>
    <w:rsid w:val="00C7226E"/>
    <w:rsid w:val="00C72706"/>
    <w:rsid w:val="00C7307A"/>
    <w:rsid w:val="00C73824"/>
    <w:rsid w:val="00C73851"/>
    <w:rsid w:val="00C73F6A"/>
    <w:rsid w:val="00C7400B"/>
    <w:rsid w:val="00C7413F"/>
    <w:rsid w:val="00C7440B"/>
    <w:rsid w:val="00C746B8"/>
    <w:rsid w:val="00C75ED5"/>
    <w:rsid w:val="00C77347"/>
    <w:rsid w:val="00C77516"/>
    <w:rsid w:val="00C77B34"/>
    <w:rsid w:val="00C80314"/>
    <w:rsid w:val="00C8160E"/>
    <w:rsid w:val="00C82A6D"/>
    <w:rsid w:val="00C82CC7"/>
    <w:rsid w:val="00C8430B"/>
    <w:rsid w:val="00C84540"/>
    <w:rsid w:val="00C84A2B"/>
    <w:rsid w:val="00C84C43"/>
    <w:rsid w:val="00C84E68"/>
    <w:rsid w:val="00C85C3B"/>
    <w:rsid w:val="00C8653E"/>
    <w:rsid w:val="00C86D10"/>
    <w:rsid w:val="00C87117"/>
    <w:rsid w:val="00C872E6"/>
    <w:rsid w:val="00C90886"/>
    <w:rsid w:val="00C90C17"/>
    <w:rsid w:val="00C92C5E"/>
    <w:rsid w:val="00C92F80"/>
    <w:rsid w:val="00C931F2"/>
    <w:rsid w:val="00C94BCC"/>
    <w:rsid w:val="00C95437"/>
    <w:rsid w:val="00C95E28"/>
    <w:rsid w:val="00C97F0E"/>
    <w:rsid w:val="00CA006B"/>
    <w:rsid w:val="00CA051E"/>
    <w:rsid w:val="00CA0B32"/>
    <w:rsid w:val="00CA1871"/>
    <w:rsid w:val="00CA1B2D"/>
    <w:rsid w:val="00CA3790"/>
    <w:rsid w:val="00CA4746"/>
    <w:rsid w:val="00CA48A4"/>
    <w:rsid w:val="00CA4FEA"/>
    <w:rsid w:val="00CA5DA4"/>
    <w:rsid w:val="00CA67CB"/>
    <w:rsid w:val="00CA6AE1"/>
    <w:rsid w:val="00CA6C68"/>
    <w:rsid w:val="00CA7042"/>
    <w:rsid w:val="00CB0B93"/>
    <w:rsid w:val="00CB0C91"/>
    <w:rsid w:val="00CB1676"/>
    <w:rsid w:val="00CB24EC"/>
    <w:rsid w:val="00CB2ECE"/>
    <w:rsid w:val="00CB2F9E"/>
    <w:rsid w:val="00CB3BF3"/>
    <w:rsid w:val="00CB3E12"/>
    <w:rsid w:val="00CB423F"/>
    <w:rsid w:val="00CB56BC"/>
    <w:rsid w:val="00CB661B"/>
    <w:rsid w:val="00CC0732"/>
    <w:rsid w:val="00CC1A07"/>
    <w:rsid w:val="00CC1D0E"/>
    <w:rsid w:val="00CC1F95"/>
    <w:rsid w:val="00CC38AB"/>
    <w:rsid w:val="00CC3D66"/>
    <w:rsid w:val="00CC4246"/>
    <w:rsid w:val="00CC580B"/>
    <w:rsid w:val="00CC640E"/>
    <w:rsid w:val="00CC64FB"/>
    <w:rsid w:val="00CC6652"/>
    <w:rsid w:val="00CC6A43"/>
    <w:rsid w:val="00CC6C92"/>
    <w:rsid w:val="00CC6D6B"/>
    <w:rsid w:val="00CC6EAF"/>
    <w:rsid w:val="00CD0A4E"/>
    <w:rsid w:val="00CD0B85"/>
    <w:rsid w:val="00CD11B7"/>
    <w:rsid w:val="00CD2565"/>
    <w:rsid w:val="00CD3954"/>
    <w:rsid w:val="00CD4C66"/>
    <w:rsid w:val="00CD4DF3"/>
    <w:rsid w:val="00CD52EA"/>
    <w:rsid w:val="00CD54C0"/>
    <w:rsid w:val="00CD5BCF"/>
    <w:rsid w:val="00CD70BD"/>
    <w:rsid w:val="00CE0ACC"/>
    <w:rsid w:val="00CE0CBC"/>
    <w:rsid w:val="00CE10FA"/>
    <w:rsid w:val="00CE15D6"/>
    <w:rsid w:val="00CE267F"/>
    <w:rsid w:val="00CE2C34"/>
    <w:rsid w:val="00CE4E2C"/>
    <w:rsid w:val="00CE4F4F"/>
    <w:rsid w:val="00CE50B9"/>
    <w:rsid w:val="00CE531B"/>
    <w:rsid w:val="00CE5635"/>
    <w:rsid w:val="00CE581F"/>
    <w:rsid w:val="00CE65F6"/>
    <w:rsid w:val="00CF0B94"/>
    <w:rsid w:val="00CF17BC"/>
    <w:rsid w:val="00CF25AD"/>
    <w:rsid w:val="00CF2D46"/>
    <w:rsid w:val="00CF3A0D"/>
    <w:rsid w:val="00CF3A8C"/>
    <w:rsid w:val="00CF5256"/>
    <w:rsid w:val="00CF5510"/>
    <w:rsid w:val="00CF6DB1"/>
    <w:rsid w:val="00CF7A3F"/>
    <w:rsid w:val="00D00582"/>
    <w:rsid w:val="00D00E6B"/>
    <w:rsid w:val="00D01920"/>
    <w:rsid w:val="00D01CB3"/>
    <w:rsid w:val="00D02008"/>
    <w:rsid w:val="00D025A8"/>
    <w:rsid w:val="00D02C6B"/>
    <w:rsid w:val="00D0523C"/>
    <w:rsid w:val="00D0524F"/>
    <w:rsid w:val="00D052AA"/>
    <w:rsid w:val="00D057CA"/>
    <w:rsid w:val="00D06912"/>
    <w:rsid w:val="00D069CF"/>
    <w:rsid w:val="00D06F18"/>
    <w:rsid w:val="00D077B8"/>
    <w:rsid w:val="00D07E87"/>
    <w:rsid w:val="00D101A9"/>
    <w:rsid w:val="00D1033B"/>
    <w:rsid w:val="00D103BE"/>
    <w:rsid w:val="00D1063F"/>
    <w:rsid w:val="00D1080A"/>
    <w:rsid w:val="00D10B10"/>
    <w:rsid w:val="00D1137A"/>
    <w:rsid w:val="00D11385"/>
    <w:rsid w:val="00D121AB"/>
    <w:rsid w:val="00D138A3"/>
    <w:rsid w:val="00D14C79"/>
    <w:rsid w:val="00D14D02"/>
    <w:rsid w:val="00D1527E"/>
    <w:rsid w:val="00D155A5"/>
    <w:rsid w:val="00D16690"/>
    <w:rsid w:val="00D16A56"/>
    <w:rsid w:val="00D17428"/>
    <w:rsid w:val="00D17744"/>
    <w:rsid w:val="00D179FC"/>
    <w:rsid w:val="00D20014"/>
    <w:rsid w:val="00D20CB6"/>
    <w:rsid w:val="00D20CD5"/>
    <w:rsid w:val="00D20D05"/>
    <w:rsid w:val="00D22B24"/>
    <w:rsid w:val="00D2376B"/>
    <w:rsid w:val="00D23E16"/>
    <w:rsid w:val="00D24C85"/>
    <w:rsid w:val="00D25FD2"/>
    <w:rsid w:val="00D27C0A"/>
    <w:rsid w:val="00D3046D"/>
    <w:rsid w:val="00D3282C"/>
    <w:rsid w:val="00D33C3B"/>
    <w:rsid w:val="00D357B5"/>
    <w:rsid w:val="00D35AFC"/>
    <w:rsid w:val="00D37B9D"/>
    <w:rsid w:val="00D40E29"/>
    <w:rsid w:val="00D40F87"/>
    <w:rsid w:val="00D41D2C"/>
    <w:rsid w:val="00D43A81"/>
    <w:rsid w:val="00D43DD0"/>
    <w:rsid w:val="00D4411A"/>
    <w:rsid w:val="00D45029"/>
    <w:rsid w:val="00D45167"/>
    <w:rsid w:val="00D465D8"/>
    <w:rsid w:val="00D476E7"/>
    <w:rsid w:val="00D4786F"/>
    <w:rsid w:val="00D51A19"/>
    <w:rsid w:val="00D52012"/>
    <w:rsid w:val="00D5234F"/>
    <w:rsid w:val="00D53376"/>
    <w:rsid w:val="00D5479A"/>
    <w:rsid w:val="00D55317"/>
    <w:rsid w:val="00D55E00"/>
    <w:rsid w:val="00D57614"/>
    <w:rsid w:val="00D5799A"/>
    <w:rsid w:val="00D579C7"/>
    <w:rsid w:val="00D601F9"/>
    <w:rsid w:val="00D6169A"/>
    <w:rsid w:val="00D61A83"/>
    <w:rsid w:val="00D61E75"/>
    <w:rsid w:val="00D6283A"/>
    <w:rsid w:val="00D62903"/>
    <w:rsid w:val="00D63FE7"/>
    <w:rsid w:val="00D677D9"/>
    <w:rsid w:val="00D7007E"/>
    <w:rsid w:val="00D71AB2"/>
    <w:rsid w:val="00D723E5"/>
    <w:rsid w:val="00D72AA5"/>
    <w:rsid w:val="00D732F2"/>
    <w:rsid w:val="00D73322"/>
    <w:rsid w:val="00D73449"/>
    <w:rsid w:val="00D73CA5"/>
    <w:rsid w:val="00D74E27"/>
    <w:rsid w:val="00D75A6C"/>
    <w:rsid w:val="00D76437"/>
    <w:rsid w:val="00D76D1E"/>
    <w:rsid w:val="00D77B90"/>
    <w:rsid w:val="00D77EBA"/>
    <w:rsid w:val="00D807AC"/>
    <w:rsid w:val="00D81309"/>
    <w:rsid w:val="00D81A77"/>
    <w:rsid w:val="00D82E52"/>
    <w:rsid w:val="00D8326B"/>
    <w:rsid w:val="00D8341D"/>
    <w:rsid w:val="00D83461"/>
    <w:rsid w:val="00D83513"/>
    <w:rsid w:val="00D8373D"/>
    <w:rsid w:val="00D84727"/>
    <w:rsid w:val="00D85B4C"/>
    <w:rsid w:val="00D86403"/>
    <w:rsid w:val="00D876E4"/>
    <w:rsid w:val="00D91F52"/>
    <w:rsid w:val="00D91FD9"/>
    <w:rsid w:val="00D92175"/>
    <w:rsid w:val="00D92A68"/>
    <w:rsid w:val="00D9588F"/>
    <w:rsid w:val="00D9628D"/>
    <w:rsid w:val="00D963CF"/>
    <w:rsid w:val="00D97B37"/>
    <w:rsid w:val="00DA15CD"/>
    <w:rsid w:val="00DA1EBD"/>
    <w:rsid w:val="00DA2561"/>
    <w:rsid w:val="00DA28F9"/>
    <w:rsid w:val="00DA2A39"/>
    <w:rsid w:val="00DA45B7"/>
    <w:rsid w:val="00DA4B97"/>
    <w:rsid w:val="00DA526E"/>
    <w:rsid w:val="00DA5F87"/>
    <w:rsid w:val="00DA7867"/>
    <w:rsid w:val="00DB035D"/>
    <w:rsid w:val="00DB062C"/>
    <w:rsid w:val="00DB0A9E"/>
    <w:rsid w:val="00DB0CEF"/>
    <w:rsid w:val="00DB152A"/>
    <w:rsid w:val="00DB21C3"/>
    <w:rsid w:val="00DB303A"/>
    <w:rsid w:val="00DB352E"/>
    <w:rsid w:val="00DB3E3F"/>
    <w:rsid w:val="00DB4117"/>
    <w:rsid w:val="00DB4D64"/>
    <w:rsid w:val="00DB4DBD"/>
    <w:rsid w:val="00DB58FA"/>
    <w:rsid w:val="00DC0D79"/>
    <w:rsid w:val="00DC1871"/>
    <w:rsid w:val="00DC30AD"/>
    <w:rsid w:val="00DD0D2A"/>
    <w:rsid w:val="00DD105A"/>
    <w:rsid w:val="00DD1D8B"/>
    <w:rsid w:val="00DD2245"/>
    <w:rsid w:val="00DD252C"/>
    <w:rsid w:val="00DD2960"/>
    <w:rsid w:val="00DD30D1"/>
    <w:rsid w:val="00DD454E"/>
    <w:rsid w:val="00DD4ADB"/>
    <w:rsid w:val="00DD4CC3"/>
    <w:rsid w:val="00DD4E7B"/>
    <w:rsid w:val="00DD4FF3"/>
    <w:rsid w:val="00DD721F"/>
    <w:rsid w:val="00DD7223"/>
    <w:rsid w:val="00DE06C8"/>
    <w:rsid w:val="00DE2145"/>
    <w:rsid w:val="00DE2A2C"/>
    <w:rsid w:val="00DE2CCD"/>
    <w:rsid w:val="00DE2E44"/>
    <w:rsid w:val="00DE40CC"/>
    <w:rsid w:val="00DE48FB"/>
    <w:rsid w:val="00DE5025"/>
    <w:rsid w:val="00DE528B"/>
    <w:rsid w:val="00DE609B"/>
    <w:rsid w:val="00DF2199"/>
    <w:rsid w:val="00DF2F1C"/>
    <w:rsid w:val="00DF37B3"/>
    <w:rsid w:val="00DF3FBB"/>
    <w:rsid w:val="00DF65A1"/>
    <w:rsid w:val="00DF7FD4"/>
    <w:rsid w:val="00E00423"/>
    <w:rsid w:val="00E00D88"/>
    <w:rsid w:val="00E01560"/>
    <w:rsid w:val="00E019D3"/>
    <w:rsid w:val="00E02643"/>
    <w:rsid w:val="00E0368C"/>
    <w:rsid w:val="00E03C76"/>
    <w:rsid w:val="00E04650"/>
    <w:rsid w:val="00E04C40"/>
    <w:rsid w:val="00E0596B"/>
    <w:rsid w:val="00E060FF"/>
    <w:rsid w:val="00E10145"/>
    <w:rsid w:val="00E103A4"/>
    <w:rsid w:val="00E117D1"/>
    <w:rsid w:val="00E14FAE"/>
    <w:rsid w:val="00E1500C"/>
    <w:rsid w:val="00E15E29"/>
    <w:rsid w:val="00E16647"/>
    <w:rsid w:val="00E17E4E"/>
    <w:rsid w:val="00E20252"/>
    <w:rsid w:val="00E20E4B"/>
    <w:rsid w:val="00E21FA9"/>
    <w:rsid w:val="00E23725"/>
    <w:rsid w:val="00E23BF7"/>
    <w:rsid w:val="00E24A27"/>
    <w:rsid w:val="00E265AE"/>
    <w:rsid w:val="00E26EE8"/>
    <w:rsid w:val="00E27585"/>
    <w:rsid w:val="00E30C36"/>
    <w:rsid w:val="00E31874"/>
    <w:rsid w:val="00E33B2E"/>
    <w:rsid w:val="00E34FB5"/>
    <w:rsid w:val="00E35764"/>
    <w:rsid w:val="00E357CF"/>
    <w:rsid w:val="00E36261"/>
    <w:rsid w:val="00E36334"/>
    <w:rsid w:val="00E36E63"/>
    <w:rsid w:val="00E36F48"/>
    <w:rsid w:val="00E3702A"/>
    <w:rsid w:val="00E3743E"/>
    <w:rsid w:val="00E4047D"/>
    <w:rsid w:val="00E41D53"/>
    <w:rsid w:val="00E42944"/>
    <w:rsid w:val="00E429E8"/>
    <w:rsid w:val="00E4324C"/>
    <w:rsid w:val="00E43CD3"/>
    <w:rsid w:val="00E44B56"/>
    <w:rsid w:val="00E44CF0"/>
    <w:rsid w:val="00E45B0F"/>
    <w:rsid w:val="00E474A1"/>
    <w:rsid w:val="00E47640"/>
    <w:rsid w:val="00E47BC6"/>
    <w:rsid w:val="00E518C8"/>
    <w:rsid w:val="00E52681"/>
    <w:rsid w:val="00E53AAE"/>
    <w:rsid w:val="00E53B68"/>
    <w:rsid w:val="00E544DC"/>
    <w:rsid w:val="00E56415"/>
    <w:rsid w:val="00E56970"/>
    <w:rsid w:val="00E56AED"/>
    <w:rsid w:val="00E608E0"/>
    <w:rsid w:val="00E60C26"/>
    <w:rsid w:val="00E61348"/>
    <w:rsid w:val="00E6196E"/>
    <w:rsid w:val="00E6209E"/>
    <w:rsid w:val="00E6308B"/>
    <w:rsid w:val="00E632C5"/>
    <w:rsid w:val="00E634B6"/>
    <w:rsid w:val="00E63546"/>
    <w:rsid w:val="00E638C1"/>
    <w:rsid w:val="00E64555"/>
    <w:rsid w:val="00E64FB2"/>
    <w:rsid w:val="00E65251"/>
    <w:rsid w:val="00E654EF"/>
    <w:rsid w:val="00E65858"/>
    <w:rsid w:val="00E662AD"/>
    <w:rsid w:val="00E67350"/>
    <w:rsid w:val="00E678EB"/>
    <w:rsid w:val="00E7102E"/>
    <w:rsid w:val="00E71041"/>
    <w:rsid w:val="00E714F5"/>
    <w:rsid w:val="00E7189A"/>
    <w:rsid w:val="00E74189"/>
    <w:rsid w:val="00E75C7A"/>
    <w:rsid w:val="00E75E03"/>
    <w:rsid w:val="00E76505"/>
    <w:rsid w:val="00E76D09"/>
    <w:rsid w:val="00E77762"/>
    <w:rsid w:val="00E8022A"/>
    <w:rsid w:val="00E812AD"/>
    <w:rsid w:val="00E81DFA"/>
    <w:rsid w:val="00E82FC7"/>
    <w:rsid w:val="00E831A7"/>
    <w:rsid w:val="00E83228"/>
    <w:rsid w:val="00E83E2E"/>
    <w:rsid w:val="00E83F20"/>
    <w:rsid w:val="00E8406A"/>
    <w:rsid w:val="00E84496"/>
    <w:rsid w:val="00E8497F"/>
    <w:rsid w:val="00E8674A"/>
    <w:rsid w:val="00E8744B"/>
    <w:rsid w:val="00E906F0"/>
    <w:rsid w:val="00E90A64"/>
    <w:rsid w:val="00E90E70"/>
    <w:rsid w:val="00E91188"/>
    <w:rsid w:val="00E92215"/>
    <w:rsid w:val="00E92F09"/>
    <w:rsid w:val="00E9348D"/>
    <w:rsid w:val="00E939EF"/>
    <w:rsid w:val="00E93E3A"/>
    <w:rsid w:val="00E948A7"/>
    <w:rsid w:val="00E9539E"/>
    <w:rsid w:val="00E9571A"/>
    <w:rsid w:val="00E95C19"/>
    <w:rsid w:val="00E96129"/>
    <w:rsid w:val="00E97164"/>
    <w:rsid w:val="00E97464"/>
    <w:rsid w:val="00E975E4"/>
    <w:rsid w:val="00E97B9A"/>
    <w:rsid w:val="00EA0C98"/>
    <w:rsid w:val="00EA3F49"/>
    <w:rsid w:val="00EA49BB"/>
    <w:rsid w:val="00EA4AB2"/>
    <w:rsid w:val="00EA4F82"/>
    <w:rsid w:val="00EA6F65"/>
    <w:rsid w:val="00EB2B7C"/>
    <w:rsid w:val="00EB31EA"/>
    <w:rsid w:val="00EB359F"/>
    <w:rsid w:val="00EB3657"/>
    <w:rsid w:val="00EB376F"/>
    <w:rsid w:val="00EB40C7"/>
    <w:rsid w:val="00EB46C8"/>
    <w:rsid w:val="00EB4BEB"/>
    <w:rsid w:val="00EB4FF9"/>
    <w:rsid w:val="00EB4FFE"/>
    <w:rsid w:val="00EB514C"/>
    <w:rsid w:val="00EB6591"/>
    <w:rsid w:val="00EB6638"/>
    <w:rsid w:val="00EB673C"/>
    <w:rsid w:val="00EB6ECC"/>
    <w:rsid w:val="00EB70E9"/>
    <w:rsid w:val="00EB7952"/>
    <w:rsid w:val="00EC0514"/>
    <w:rsid w:val="00EC1337"/>
    <w:rsid w:val="00EC2277"/>
    <w:rsid w:val="00EC23BC"/>
    <w:rsid w:val="00EC42EC"/>
    <w:rsid w:val="00EC4B04"/>
    <w:rsid w:val="00EC547F"/>
    <w:rsid w:val="00EC5D12"/>
    <w:rsid w:val="00EC611C"/>
    <w:rsid w:val="00EC75AD"/>
    <w:rsid w:val="00EC76BF"/>
    <w:rsid w:val="00ED0783"/>
    <w:rsid w:val="00ED08FD"/>
    <w:rsid w:val="00ED1181"/>
    <w:rsid w:val="00ED1A61"/>
    <w:rsid w:val="00ED2241"/>
    <w:rsid w:val="00ED2CEB"/>
    <w:rsid w:val="00ED586A"/>
    <w:rsid w:val="00ED5B79"/>
    <w:rsid w:val="00ED6037"/>
    <w:rsid w:val="00ED6538"/>
    <w:rsid w:val="00EE14C8"/>
    <w:rsid w:val="00EE19A6"/>
    <w:rsid w:val="00EE1BDD"/>
    <w:rsid w:val="00EE305F"/>
    <w:rsid w:val="00EE3862"/>
    <w:rsid w:val="00EE4229"/>
    <w:rsid w:val="00EE433F"/>
    <w:rsid w:val="00EE68FE"/>
    <w:rsid w:val="00EE6B50"/>
    <w:rsid w:val="00EF018C"/>
    <w:rsid w:val="00EF1AC1"/>
    <w:rsid w:val="00EF46EC"/>
    <w:rsid w:val="00EF53A8"/>
    <w:rsid w:val="00EF5EEA"/>
    <w:rsid w:val="00EF643D"/>
    <w:rsid w:val="00EF70CB"/>
    <w:rsid w:val="00EF7A4D"/>
    <w:rsid w:val="00F000C4"/>
    <w:rsid w:val="00F00C0D"/>
    <w:rsid w:val="00F00C88"/>
    <w:rsid w:val="00F00C9F"/>
    <w:rsid w:val="00F016A4"/>
    <w:rsid w:val="00F01929"/>
    <w:rsid w:val="00F01D09"/>
    <w:rsid w:val="00F02136"/>
    <w:rsid w:val="00F0503A"/>
    <w:rsid w:val="00F052CA"/>
    <w:rsid w:val="00F05E0C"/>
    <w:rsid w:val="00F07155"/>
    <w:rsid w:val="00F071E7"/>
    <w:rsid w:val="00F073CC"/>
    <w:rsid w:val="00F07F77"/>
    <w:rsid w:val="00F11393"/>
    <w:rsid w:val="00F11C40"/>
    <w:rsid w:val="00F121EC"/>
    <w:rsid w:val="00F12E8C"/>
    <w:rsid w:val="00F16EA8"/>
    <w:rsid w:val="00F215CD"/>
    <w:rsid w:val="00F21B80"/>
    <w:rsid w:val="00F21C94"/>
    <w:rsid w:val="00F21FA9"/>
    <w:rsid w:val="00F25C8A"/>
    <w:rsid w:val="00F27574"/>
    <w:rsid w:val="00F27D32"/>
    <w:rsid w:val="00F27DE7"/>
    <w:rsid w:val="00F30384"/>
    <w:rsid w:val="00F31618"/>
    <w:rsid w:val="00F319A3"/>
    <w:rsid w:val="00F325B5"/>
    <w:rsid w:val="00F3284D"/>
    <w:rsid w:val="00F329BC"/>
    <w:rsid w:val="00F32E61"/>
    <w:rsid w:val="00F33797"/>
    <w:rsid w:val="00F3395C"/>
    <w:rsid w:val="00F33DC2"/>
    <w:rsid w:val="00F36409"/>
    <w:rsid w:val="00F3650C"/>
    <w:rsid w:val="00F36CD1"/>
    <w:rsid w:val="00F375CE"/>
    <w:rsid w:val="00F37C18"/>
    <w:rsid w:val="00F37DBC"/>
    <w:rsid w:val="00F43CB1"/>
    <w:rsid w:val="00F43DE3"/>
    <w:rsid w:val="00F442BA"/>
    <w:rsid w:val="00F44879"/>
    <w:rsid w:val="00F450B7"/>
    <w:rsid w:val="00F46721"/>
    <w:rsid w:val="00F4682B"/>
    <w:rsid w:val="00F47A2B"/>
    <w:rsid w:val="00F50086"/>
    <w:rsid w:val="00F5012F"/>
    <w:rsid w:val="00F50621"/>
    <w:rsid w:val="00F506B5"/>
    <w:rsid w:val="00F50954"/>
    <w:rsid w:val="00F53391"/>
    <w:rsid w:val="00F540F7"/>
    <w:rsid w:val="00F54DD2"/>
    <w:rsid w:val="00F55031"/>
    <w:rsid w:val="00F5503C"/>
    <w:rsid w:val="00F55B36"/>
    <w:rsid w:val="00F55BF1"/>
    <w:rsid w:val="00F55F99"/>
    <w:rsid w:val="00F5614B"/>
    <w:rsid w:val="00F579E4"/>
    <w:rsid w:val="00F60601"/>
    <w:rsid w:val="00F6158C"/>
    <w:rsid w:val="00F61956"/>
    <w:rsid w:val="00F61C52"/>
    <w:rsid w:val="00F627A8"/>
    <w:rsid w:val="00F631A0"/>
    <w:rsid w:val="00F63672"/>
    <w:rsid w:val="00F63940"/>
    <w:rsid w:val="00F63AE2"/>
    <w:rsid w:val="00F63F5C"/>
    <w:rsid w:val="00F648A1"/>
    <w:rsid w:val="00F65828"/>
    <w:rsid w:val="00F66945"/>
    <w:rsid w:val="00F677AD"/>
    <w:rsid w:val="00F67B2D"/>
    <w:rsid w:val="00F70001"/>
    <w:rsid w:val="00F717EF"/>
    <w:rsid w:val="00F71900"/>
    <w:rsid w:val="00F71D1D"/>
    <w:rsid w:val="00F72019"/>
    <w:rsid w:val="00F72661"/>
    <w:rsid w:val="00F7267C"/>
    <w:rsid w:val="00F726EB"/>
    <w:rsid w:val="00F7302E"/>
    <w:rsid w:val="00F73215"/>
    <w:rsid w:val="00F7324F"/>
    <w:rsid w:val="00F73EB5"/>
    <w:rsid w:val="00F741EE"/>
    <w:rsid w:val="00F74B1A"/>
    <w:rsid w:val="00F7512C"/>
    <w:rsid w:val="00F7563F"/>
    <w:rsid w:val="00F759A4"/>
    <w:rsid w:val="00F759EE"/>
    <w:rsid w:val="00F75BD8"/>
    <w:rsid w:val="00F75BD9"/>
    <w:rsid w:val="00F76A60"/>
    <w:rsid w:val="00F76AE1"/>
    <w:rsid w:val="00F773A0"/>
    <w:rsid w:val="00F804F6"/>
    <w:rsid w:val="00F81734"/>
    <w:rsid w:val="00F83577"/>
    <w:rsid w:val="00F84270"/>
    <w:rsid w:val="00F84B3B"/>
    <w:rsid w:val="00F84BAD"/>
    <w:rsid w:val="00F854EF"/>
    <w:rsid w:val="00F8580C"/>
    <w:rsid w:val="00F85D5F"/>
    <w:rsid w:val="00F85D6A"/>
    <w:rsid w:val="00F90D24"/>
    <w:rsid w:val="00F939F2"/>
    <w:rsid w:val="00F949A2"/>
    <w:rsid w:val="00F960EF"/>
    <w:rsid w:val="00FA0624"/>
    <w:rsid w:val="00FA17B7"/>
    <w:rsid w:val="00FA1AD1"/>
    <w:rsid w:val="00FA21C4"/>
    <w:rsid w:val="00FA2718"/>
    <w:rsid w:val="00FA2C2E"/>
    <w:rsid w:val="00FA3682"/>
    <w:rsid w:val="00FA459E"/>
    <w:rsid w:val="00FA46AF"/>
    <w:rsid w:val="00FA4921"/>
    <w:rsid w:val="00FA4EC4"/>
    <w:rsid w:val="00FA5B0F"/>
    <w:rsid w:val="00FA703D"/>
    <w:rsid w:val="00FA7489"/>
    <w:rsid w:val="00FA7B6A"/>
    <w:rsid w:val="00FB0737"/>
    <w:rsid w:val="00FB0F33"/>
    <w:rsid w:val="00FB3980"/>
    <w:rsid w:val="00FB4271"/>
    <w:rsid w:val="00FB48D8"/>
    <w:rsid w:val="00FB4B49"/>
    <w:rsid w:val="00FB54AB"/>
    <w:rsid w:val="00FB58F1"/>
    <w:rsid w:val="00FB791E"/>
    <w:rsid w:val="00FB7B5D"/>
    <w:rsid w:val="00FC0385"/>
    <w:rsid w:val="00FC081E"/>
    <w:rsid w:val="00FC084A"/>
    <w:rsid w:val="00FC09BC"/>
    <w:rsid w:val="00FC1021"/>
    <w:rsid w:val="00FC110E"/>
    <w:rsid w:val="00FC16A7"/>
    <w:rsid w:val="00FC294B"/>
    <w:rsid w:val="00FC31A1"/>
    <w:rsid w:val="00FC53B4"/>
    <w:rsid w:val="00FC6153"/>
    <w:rsid w:val="00FD0D8D"/>
    <w:rsid w:val="00FD1A64"/>
    <w:rsid w:val="00FD27C0"/>
    <w:rsid w:val="00FD2DE8"/>
    <w:rsid w:val="00FD32DF"/>
    <w:rsid w:val="00FD33A8"/>
    <w:rsid w:val="00FD75E5"/>
    <w:rsid w:val="00FD7C74"/>
    <w:rsid w:val="00FE09AB"/>
    <w:rsid w:val="00FE1F96"/>
    <w:rsid w:val="00FE26C2"/>
    <w:rsid w:val="00FE2E0C"/>
    <w:rsid w:val="00FE3691"/>
    <w:rsid w:val="00FE4B4C"/>
    <w:rsid w:val="00FE4EBF"/>
    <w:rsid w:val="00FE76F9"/>
    <w:rsid w:val="00FF13ED"/>
    <w:rsid w:val="00FF1559"/>
    <w:rsid w:val="00FF17CE"/>
    <w:rsid w:val="00FF1F3A"/>
    <w:rsid w:val="00FF2643"/>
    <w:rsid w:val="00FF2645"/>
    <w:rsid w:val="00FF26F3"/>
    <w:rsid w:val="00FF2CA8"/>
    <w:rsid w:val="00FF4151"/>
    <w:rsid w:val="00FF431B"/>
    <w:rsid w:val="00FF534E"/>
    <w:rsid w:val="00FF5E44"/>
    <w:rsid w:val="00FF5F51"/>
    <w:rsid w:val="00FF6266"/>
    <w:rsid w:val="00FF6AD4"/>
    <w:rsid w:val="00FF6FD3"/>
    <w:rsid w:val="00FF7DCD"/>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7E0F575D"/>
  <w15:chartTrackingRefBased/>
  <w15:docId w15:val="{06BB29D1-D015-4B62-87C2-00A4EEB57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MS Mincho" w:hAnsi="Arial" w:cs="Arial"/>
        <w:lang w:val="en-US" w:eastAsia="ko-K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uiPriority="0"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0269"/>
    <w:pPr>
      <w:spacing w:after="120"/>
      <w:jc w:val="both"/>
    </w:pPr>
    <w:rPr>
      <w:szCs w:val="22"/>
    </w:rPr>
  </w:style>
  <w:style w:type="paragraph" w:styleId="Heading1">
    <w:name w:val="heading 1"/>
    <w:basedOn w:val="Normal"/>
    <w:next w:val="Normal"/>
    <w:link w:val="Heading1Char"/>
    <w:qFormat/>
    <w:rsid w:val="00C5321E"/>
    <w:pPr>
      <w:keepNext/>
      <w:numPr>
        <w:numId w:val="10"/>
      </w:numPr>
      <w:tabs>
        <w:tab w:val="clear" w:pos="567"/>
        <w:tab w:val="left" w:pos="400"/>
        <w:tab w:val="left" w:pos="560"/>
      </w:tabs>
      <w:suppressAutoHyphens/>
      <w:spacing w:before="120" w:after="200"/>
      <w:outlineLvl w:val="0"/>
    </w:pPr>
    <w:rPr>
      <w:b/>
      <w:bCs/>
      <w:sz w:val="24"/>
    </w:rPr>
  </w:style>
  <w:style w:type="paragraph" w:styleId="Heading2">
    <w:name w:val="heading 2"/>
    <w:basedOn w:val="Heading1"/>
    <w:next w:val="Normal"/>
    <w:link w:val="Heading2Char"/>
    <w:qFormat/>
    <w:rsid w:val="007A6D45"/>
    <w:pPr>
      <w:numPr>
        <w:ilvl w:val="1"/>
      </w:numPr>
      <w:tabs>
        <w:tab w:val="clear" w:pos="400"/>
        <w:tab w:val="clear" w:pos="560"/>
        <w:tab w:val="clear" w:pos="709"/>
        <w:tab w:val="left" w:pos="540"/>
        <w:tab w:val="left" w:pos="700"/>
      </w:tabs>
      <w:outlineLvl w:val="1"/>
    </w:pPr>
    <w:rPr>
      <w:sz w:val="22"/>
    </w:rPr>
  </w:style>
  <w:style w:type="paragraph" w:styleId="Heading3">
    <w:name w:val="heading 3"/>
    <w:basedOn w:val="Heading1"/>
    <w:next w:val="Normal"/>
    <w:link w:val="Heading3Char"/>
    <w:qFormat/>
    <w:rsid w:val="002540DB"/>
    <w:pPr>
      <w:numPr>
        <w:ilvl w:val="2"/>
      </w:numPr>
      <w:tabs>
        <w:tab w:val="clear" w:pos="400"/>
        <w:tab w:val="clear" w:pos="560"/>
        <w:tab w:val="left" w:pos="660"/>
        <w:tab w:val="left" w:pos="880"/>
      </w:tabs>
      <w:spacing w:after="120"/>
      <w:jc w:val="left"/>
      <w:outlineLvl w:val="2"/>
    </w:pPr>
    <w:rPr>
      <w:sz w:val="20"/>
    </w:rPr>
  </w:style>
  <w:style w:type="paragraph" w:styleId="Heading4">
    <w:name w:val="heading 4"/>
    <w:basedOn w:val="Heading3"/>
    <w:next w:val="Normal"/>
    <w:link w:val="Heading4Char"/>
    <w:qFormat/>
    <w:rsid w:val="009A0269"/>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pPr>
      <w:numPr>
        <w:ilvl w:val="4"/>
      </w:numPr>
      <w:tabs>
        <w:tab w:val="clear" w:pos="940"/>
        <w:tab w:val="clear" w:pos="1140"/>
        <w:tab w:val="clear" w:pos="1360"/>
      </w:tabs>
      <w:outlineLvl w:val="4"/>
    </w:pPr>
  </w:style>
  <w:style w:type="paragraph" w:styleId="Heading6">
    <w:name w:val="heading 6"/>
    <w:basedOn w:val="Heading5"/>
    <w:next w:val="Normal"/>
    <w:link w:val="Heading6Char"/>
    <w:qFormat/>
    <w:pPr>
      <w:numPr>
        <w:ilvl w:val="5"/>
      </w:numPr>
      <w:outlineLvl w:val="5"/>
    </w:pPr>
  </w:style>
  <w:style w:type="paragraph" w:styleId="Heading7">
    <w:name w:val="heading 7"/>
    <w:basedOn w:val="Heading6"/>
    <w:next w:val="Normal"/>
    <w:link w:val="Heading7Char"/>
    <w:qFormat/>
    <w:pPr>
      <w:numPr>
        <w:ilvl w:val="6"/>
      </w:numPr>
      <w:outlineLvl w:val="6"/>
    </w:pPr>
  </w:style>
  <w:style w:type="paragraph" w:styleId="Heading8">
    <w:name w:val="heading 8"/>
    <w:basedOn w:val="Heading6"/>
    <w:next w:val="Normal"/>
    <w:link w:val="Heading8Char"/>
    <w:qFormat/>
    <w:pPr>
      <w:numPr>
        <w:ilvl w:val="7"/>
      </w:numPr>
      <w:outlineLvl w:val="7"/>
    </w:pPr>
  </w:style>
  <w:style w:type="paragraph" w:styleId="Heading9">
    <w:name w:val="heading 9"/>
    <w:basedOn w:val="Heading6"/>
    <w:next w:val="Normal"/>
    <w:link w:val="Heading9Char"/>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Heading2"/>
    <w:next w:val="Normal"/>
    <w:pPr>
      <w:numPr>
        <w:numId w:val="8"/>
      </w:numPr>
      <w:tabs>
        <w:tab w:val="clear" w:pos="540"/>
        <w:tab w:val="num" w:pos="360"/>
        <w:tab w:val="left" w:pos="500"/>
        <w:tab w:val="left" w:pos="720"/>
      </w:tabs>
      <w:spacing w:before="270" w:line="270" w:lineRule="exact"/>
      <w:ind w:left="0" w:firstLine="0"/>
    </w:pPr>
    <w:rPr>
      <w:sz w:val="24"/>
    </w:rPr>
  </w:style>
  <w:style w:type="paragraph" w:customStyle="1" w:styleId="a3">
    <w:name w:val="a3"/>
    <w:basedOn w:val="Heading3"/>
    <w:next w:val="Normal"/>
    <w:pPr>
      <w:numPr>
        <w:numId w:val="8"/>
      </w:numPr>
      <w:tabs>
        <w:tab w:val="clear" w:pos="660"/>
        <w:tab w:val="left" w:pos="640"/>
        <w:tab w:val="num" w:pos="720"/>
      </w:tabs>
      <w:spacing w:line="250" w:lineRule="exact"/>
      <w:ind w:left="0" w:firstLine="0"/>
    </w:pPr>
    <w:rPr>
      <w:sz w:val="22"/>
    </w:rPr>
  </w:style>
  <w:style w:type="paragraph" w:customStyle="1" w:styleId="a4">
    <w:name w:val="a4"/>
    <w:basedOn w:val="Heading4"/>
    <w:next w:val="Normal"/>
    <w:pPr>
      <w:numPr>
        <w:numId w:val="8"/>
      </w:numPr>
      <w:tabs>
        <w:tab w:val="clear" w:pos="940"/>
        <w:tab w:val="clear" w:pos="1140"/>
        <w:tab w:val="clear" w:pos="1360"/>
        <w:tab w:val="left" w:pos="880"/>
        <w:tab w:val="num" w:pos="1080"/>
      </w:tabs>
      <w:ind w:left="0" w:firstLine="0"/>
    </w:pPr>
  </w:style>
  <w:style w:type="paragraph" w:customStyle="1" w:styleId="a5">
    <w:name w:val="a5"/>
    <w:basedOn w:val="Heading5"/>
    <w:next w:val="Normal"/>
    <w:pPr>
      <w:numPr>
        <w:numId w:val="8"/>
      </w:numPr>
      <w:tabs>
        <w:tab w:val="num" w:pos="1080"/>
        <w:tab w:val="left" w:pos="1140"/>
        <w:tab w:val="left" w:pos="1360"/>
      </w:tabs>
    </w:pPr>
  </w:style>
  <w:style w:type="paragraph" w:customStyle="1" w:styleId="a6">
    <w:name w:val="a6"/>
    <w:basedOn w:val="Heading6"/>
    <w:next w:val="Normal"/>
    <w:pPr>
      <w:numPr>
        <w:numId w:val="8"/>
      </w:numPr>
      <w:tabs>
        <w:tab w:val="left" w:pos="1140"/>
        <w:tab w:val="left" w:pos="1360"/>
        <w:tab w:val="num" w:pos="1440"/>
      </w:tabs>
    </w:pPr>
  </w:style>
  <w:style w:type="paragraph" w:customStyle="1" w:styleId="ANNEX">
    <w:name w:val="ANNEX"/>
    <w:basedOn w:val="Normal"/>
    <w:next w:val="Normal"/>
    <w:pPr>
      <w:keepNext/>
      <w:pageBreakBefore/>
      <w:numPr>
        <w:numId w:val="8"/>
      </w:numPr>
      <w:spacing w:after="760" w:line="310" w:lineRule="exact"/>
      <w:ind w:left="0" w:firstLine="0"/>
      <w:jc w:val="center"/>
      <w:outlineLvl w:val="0"/>
    </w:pPr>
    <w:rPr>
      <w:b/>
      <w:sz w:val="28"/>
    </w:rPr>
  </w:style>
  <w:style w:type="paragraph" w:customStyle="1" w:styleId="ANNEXN">
    <w:name w:val="ANNEXN"/>
    <w:basedOn w:val="ANNEX"/>
    <w:next w:val="Normal"/>
    <w:pPr>
      <w:numPr>
        <w:numId w:val="0"/>
      </w:numPr>
    </w:pPr>
  </w:style>
  <w:style w:type="paragraph" w:customStyle="1" w:styleId="ANNEXZ">
    <w:name w:val="ANNEXZ"/>
    <w:basedOn w:val="ANNEX"/>
    <w:next w:val="Normal"/>
    <w:pPr>
      <w:numPr>
        <w:numId w:val="0"/>
      </w:numPr>
    </w:pPr>
  </w:style>
  <w:style w:type="paragraph" w:customStyle="1" w:styleId="Bibliography1">
    <w:name w:val="Bibliography1"/>
    <w:basedOn w:val="Normal"/>
    <w:pPr>
      <w:numPr>
        <w:numId w:val="1"/>
      </w:numPr>
      <w:tabs>
        <w:tab w:val="left" w:pos="660"/>
      </w:tabs>
    </w:pPr>
  </w:style>
  <w:style w:type="paragraph" w:styleId="BlockText">
    <w:name w:val="Block Text"/>
    <w:basedOn w:val="Normal"/>
    <w:pPr>
      <w:ind w:left="1440" w:right="1440"/>
    </w:pPr>
  </w:style>
  <w:style w:type="paragraph" w:styleId="BodyText">
    <w:name w:val="Body Text"/>
    <w:basedOn w:val="Normal"/>
    <w:pPr>
      <w:spacing w:before="60" w:after="60" w:line="210" w:lineRule="atLeast"/>
    </w:pPr>
    <w:rPr>
      <w:sz w:val="18"/>
    </w:rPr>
  </w:style>
  <w:style w:type="paragraph" w:styleId="BodyText2">
    <w:name w:val="Body Text 2"/>
    <w:basedOn w:val="Normal"/>
    <w:link w:val="BodyText2Char"/>
    <w:uiPriority w:val="99"/>
    <w:pPr>
      <w:spacing w:before="60" w:after="60" w:line="190" w:lineRule="atLeast"/>
    </w:pPr>
    <w:rPr>
      <w:sz w:val="16"/>
    </w:rPr>
  </w:style>
  <w:style w:type="paragraph" w:styleId="BodyText3">
    <w:name w:val="Body Text 3"/>
    <w:basedOn w:val="Normal"/>
    <w:link w:val="BodyText3Char"/>
    <w:uiPriority w:val="99"/>
    <w:pPr>
      <w:spacing w:before="60" w:after="60" w:line="170" w:lineRule="atLeast"/>
    </w:pPr>
    <w:rPr>
      <w:sz w:val="14"/>
    </w:rPr>
  </w:style>
  <w:style w:type="paragraph" w:styleId="BodyTextFirstIndent">
    <w:name w:val="Body Text First Indent"/>
    <w:basedOn w:val="BodyText"/>
    <w:pPr>
      <w:spacing w:before="0" w:after="120"/>
      <w:ind w:firstLine="210"/>
    </w:pPr>
  </w:style>
  <w:style w:type="paragraph" w:styleId="BodyTextIndent">
    <w:name w:val="Body Text Indent"/>
    <w:basedOn w:val="Normal"/>
    <w:link w:val="BodyTextIndentChar"/>
    <w:uiPriority w:val="99"/>
    <w:pPr>
      <w:ind w:left="283"/>
    </w:pPr>
  </w:style>
  <w:style w:type="paragraph" w:styleId="BodyTextFirstIndent2">
    <w:name w:val="Body Text First Indent 2"/>
    <w:basedOn w:val="Normal"/>
    <w:pPr>
      <w:ind w:firstLine="210"/>
    </w:pPr>
  </w:style>
  <w:style w:type="paragraph" w:styleId="BodyTextIndent2">
    <w:name w:val="Body Text Indent 2"/>
    <w:basedOn w:val="Normal"/>
    <w:link w:val="BodyTextIndent2Char"/>
    <w:uiPriority w:val="99"/>
    <w:pPr>
      <w:spacing w:line="480" w:lineRule="auto"/>
      <w:ind w:left="283"/>
    </w:pPr>
  </w:style>
  <w:style w:type="paragraph" w:styleId="BodyTextIndent3">
    <w:name w:val="Body Text Indent 3"/>
    <w:basedOn w:val="Normal"/>
    <w:pPr>
      <w:ind w:left="283"/>
    </w:pPr>
    <w:rPr>
      <w:sz w:val="16"/>
    </w:rPr>
  </w:style>
  <w:style w:type="paragraph" w:styleId="Caption">
    <w:name w:val="caption"/>
    <w:basedOn w:val="Normal"/>
    <w:next w:val="Normal"/>
    <w:qFormat/>
    <w:pPr>
      <w:spacing w:before="120"/>
    </w:pPr>
    <w:rPr>
      <w:b/>
    </w:rPr>
  </w:style>
  <w:style w:type="paragraph" w:styleId="Closing">
    <w:name w:val="Closing"/>
    <w:basedOn w:val="Normal"/>
    <w:pPr>
      <w:ind w:left="4252"/>
    </w:pPr>
  </w:style>
  <w:style w:type="character" w:styleId="CommentReference">
    <w:name w:val="annotation reference"/>
    <w:uiPriority w:val="99"/>
    <w:rPr>
      <w:noProof w:val="0"/>
      <w:sz w:val="16"/>
      <w:lang w:val="fr-FR"/>
    </w:rPr>
  </w:style>
  <w:style w:type="paragraph" w:styleId="CommentText">
    <w:name w:val="annotation text"/>
    <w:basedOn w:val="Normal"/>
    <w:link w:val="CommentTextChar"/>
    <w:uiPriority w:val="99"/>
  </w:style>
  <w:style w:type="paragraph" w:styleId="Date">
    <w:name w:val="Date"/>
    <w:basedOn w:val="Normal"/>
    <w:next w:val="Normal"/>
  </w:style>
  <w:style w:type="paragraph" w:customStyle="1" w:styleId="Definition">
    <w:name w:val="Definition"/>
    <w:basedOn w:val="Normal"/>
    <w:next w:val="Normal"/>
  </w:style>
  <w:style w:type="character" w:customStyle="1" w:styleId="Defterms">
    <w:name w:val="Defterms"/>
    <w:rPr>
      <w:noProof w:val="0"/>
      <w:color w:val="auto"/>
      <w:lang w:val="fr-FR"/>
    </w:rPr>
  </w:style>
  <w:style w:type="paragraph" w:customStyle="1" w:styleId="dl">
    <w:name w:val="dl"/>
    <w:basedOn w:val="Normal"/>
    <w:pPr>
      <w:ind w:left="800" w:hanging="400"/>
    </w:pPr>
  </w:style>
  <w:style w:type="paragraph" w:styleId="DocumentMap">
    <w:name w:val="Document Map"/>
    <w:basedOn w:val="Normal"/>
    <w:semiHidden/>
    <w:pPr>
      <w:shd w:val="clear" w:color="auto" w:fill="000080"/>
    </w:pPr>
    <w:rPr>
      <w:rFonts w:ascii="Tahoma" w:hAnsi="Tahoma"/>
    </w:rPr>
  </w:style>
  <w:style w:type="character" w:styleId="Emphasis">
    <w:name w:val="Emphasis"/>
    <w:qFormat/>
    <w:rPr>
      <w:i/>
      <w:noProof w:val="0"/>
      <w:lang w:val="fr-FR"/>
    </w:rPr>
  </w:style>
  <w:style w:type="character" w:styleId="EndnoteReference">
    <w:name w:val="endnote reference"/>
    <w:semiHidden/>
    <w:rPr>
      <w:noProof w:val="0"/>
      <w:vertAlign w:val="superscript"/>
      <w:lang w:val="fr-FR"/>
    </w:rPr>
  </w:style>
  <w:style w:type="paragraph" w:styleId="EndnoteText">
    <w:name w:val="endnote text"/>
    <w:basedOn w:val="Normal"/>
    <w:semiHidden/>
  </w:style>
  <w:style w:type="paragraph" w:styleId="EnvelopeAddress">
    <w:name w:val="envelope address"/>
    <w:basedOn w:val="Normal"/>
    <w:pPr>
      <w:framePr w:w="7938" w:h="1985" w:hRule="exact" w:hSpace="141" w:wrap="auto" w:hAnchor="page" w:xAlign="center" w:yAlign="bottom"/>
      <w:ind w:left="2835"/>
    </w:pPr>
    <w:rPr>
      <w:sz w:val="24"/>
    </w:rPr>
  </w:style>
  <w:style w:type="paragraph" w:styleId="EnvelopeReturn">
    <w:name w:val="envelope return"/>
    <w:basedOn w:val="Normal"/>
  </w:style>
  <w:style w:type="paragraph" w:customStyle="1" w:styleId="Example">
    <w:name w:val="Example"/>
    <w:basedOn w:val="Normal"/>
    <w:next w:val="Normal"/>
    <w:pPr>
      <w:tabs>
        <w:tab w:val="left" w:pos="1360"/>
      </w:tabs>
      <w:spacing w:line="210" w:lineRule="atLeast"/>
    </w:pPr>
    <w:rPr>
      <w:sz w:val="18"/>
    </w:rPr>
  </w:style>
  <w:style w:type="character" w:customStyle="1" w:styleId="ExtXref">
    <w:name w:val="ExtXref"/>
    <w:rPr>
      <w:noProof w:val="0"/>
      <w:color w:val="auto"/>
      <w:lang w:val="fr-FR"/>
    </w:rPr>
  </w:style>
  <w:style w:type="paragraph" w:customStyle="1" w:styleId="Figurefootnote">
    <w:name w:val="Figure footnote"/>
    <w:basedOn w:val="Normal"/>
    <w:pPr>
      <w:keepNext/>
      <w:tabs>
        <w:tab w:val="left" w:pos="340"/>
      </w:tabs>
      <w:spacing w:after="60" w:line="210" w:lineRule="atLeast"/>
    </w:pPr>
    <w:rPr>
      <w:sz w:val="18"/>
    </w:rPr>
  </w:style>
  <w:style w:type="paragraph" w:customStyle="1" w:styleId="Figuretitle">
    <w:name w:val="Figure title"/>
    <w:basedOn w:val="Normal"/>
    <w:next w:val="Normal"/>
    <w:pPr>
      <w:suppressAutoHyphens/>
      <w:spacing w:before="220" w:after="220"/>
      <w:jc w:val="center"/>
    </w:pPr>
    <w:rPr>
      <w:b/>
    </w:rPr>
  </w:style>
  <w:style w:type="character" w:styleId="FollowedHyperlink">
    <w:name w:val="FollowedHyperlink"/>
    <w:rPr>
      <w:noProof w:val="0"/>
      <w:color w:val="800080"/>
      <w:u w:val="single"/>
      <w:lang w:val="fr-FR"/>
    </w:rPr>
  </w:style>
  <w:style w:type="paragraph" w:styleId="Footer">
    <w:name w:val="footer"/>
    <w:basedOn w:val="Normal"/>
    <w:link w:val="FooterChar"/>
    <w:uiPriority w:val="99"/>
    <w:pPr>
      <w:spacing w:after="0" w:line="220" w:lineRule="exact"/>
    </w:pPr>
  </w:style>
  <w:style w:type="character" w:styleId="FootnoteReference">
    <w:name w:val="footnote reference"/>
    <w:semiHidden/>
    <w:rPr>
      <w:noProof/>
      <w:position w:val="6"/>
      <w:sz w:val="16"/>
      <w:vertAlign w:val="baseline"/>
      <w:lang w:val="fr-FR"/>
    </w:rPr>
  </w:style>
  <w:style w:type="paragraph" w:styleId="FootnoteText">
    <w:name w:val="footnote text"/>
    <w:basedOn w:val="Normal"/>
    <w:semiHidden/>
    <w:pPr>
      <w:tabs>
        <w:tab w:val="left" w:pos="340"/>
      </w:tabs>
      <w:spacing w:line="210" w:lineRule="atLeast"/>
    </w:pPr>
    <w:rPr>
      <w:sz w:val="18"/>
    </w:rPr>
  </w:style>
  <w:style w:type="paragraph" w:customStyle="1" w:styleId="Foreword">
    <w:name w:val="Foreword"/>
    <w:basedOn w:val="Normal"/>
    <w:next w:val="Normal"/>
    <w:rPr>
      <w:color w:val="0000FF"/>
    </w:rPr>
  </w:style>
  <w:style w:type="paragraph" w:customStyle="1" w:styleId="Formula">
    <w:name w:val="Formula"/>
    <w:basedOn w:val="Normal"/>
    <w:next w:val="Normal"/>
    <w:pPr>
      <w:tabs>
        <w:tab w:val="right" w:pos="9752"/>
      </w:tabs>
      <w:spacing w:after="220"/>
      <w:ind w:left="403"/>
      <w:jc w:val="left"/>
    </w:pPr>
  </w:style>
  <w:style w:type="paragraph" w:styleId="Header">
    <w:name w:val="header"/>
    <w:basedOn w:val="Normal"/>
    <w:link w:val="HeaderChar"/>
    <w:uiPriority w:val="99"/>
    <w:pPr>
      <w:spacing w:after="740" w:line="220" w:lineRule="exact"/>
    </w:pPr>
    <w:rPr>
      <w:b/>
      <w:sz w:val="22"/>
    </w:rPr>
  </w:style>
  <w:style w:type="character" w:styleId="Hyperlink">
    <w:name w:val="Hyperlink"/>
    <w:uiPriority w:val="99"/>
    <w:rPr>
      <w:noProof w:val="0"/>
      <w:color w:val="0000FF"/>
      <w:u w:val="single"/>
      <w:lang w:val="fr-FR"/>
    </w:rPr>
  </w:style>
  <w:style w:type="paragraph" w:styleId="Index1">
    <w:name w:val="index 1"/>
    <w:basedOn w:val="Normal"/>
    <w:semiHidden/>
    <w:pPr>
      <w:spacing w:after="0" w:line="210" w:lineRule="atLeast"/>
      <w:ind w:left="142" w:hanging="142"/>
      <w:jc w:val="left"/>
    </w:pPr>
    <w:rPr>
      <w:b/>
      <w:sz w:val="18"/>
    </w:rPr>
  </w:style>
  <w:style w:type="paragraph" w:styleId="Index2">
    <w:name w:val="index 2"/>
    <w:basedOn w:val="Normal"/>
    <w:next w:val="Normal"/>
    <w:autoRedefine/>
    <w:semiHidden/>
    <w:pPr>
      <w:spacing w:line="210" w:lineRule="atLeast"/>
      <w:ind w:left="600" w:hanging="200"/>
    </w:pPr>
    <w:rPr>
      <w:b/>
      <w:sz w:val="18"/>
    </w:rPr>
  </w:style>
  <w:style w:type="paragraph" w:styleId="Index3">
    <w:name w:val="index 3"/>
    <w:basedOn w:val="Normal"/>
    <w:next w:val="Normal"/>
    <w:autoRedefine/>
    <w:semiHidden/>
    <w:pPr>
      <w:spacing w:line="220" w:lineRule="atLeast"/>
      <w:ind w:left="600" w:hanging="200"/>
    </w:pPr>
    <w:rPr>
      <w:b/>
    </w:rPr>
  </w:style>
  <w:style w:type="paragraph" w:styleId="Index4">
    <w:name w:val="index 4"/>
    <w:basedOn w:val="Normal"/>
    <w:next w:val="Normal"/>
    <w:autoRedefine/>
    <w:semiHidden/>
    <w:pPr>
      <w:spacing w:line="220" w:lineRule="atLeast"/>
      <w:ind w:left="800" w:hanging="200"/>
    </w:pPr>
    <w:rPr>
      <w:b/>
    </w:rPr>
  </w:style>
  <w:style w:type="paragraph" w:styleId="Index5">
    <w:name w:val="index 5"/>
    <w:basedOn w:val="Normal"/>
    <w:next w:val="Normal"/>
    <w:autoRedefine/>
    <w:semiHidden/>
    <w:pPr>
      <w:spacing w:line="220" w:lineRule="atLeast"/>
      <w:ind w:left="1000" w:hanging="200"/>
    </w:pPr>
    <w:rPr>
      <w:b/>
    </w:rPr>
  </w:style>
  <w:style w:type="paragraph" w:styleId="Index6">
    <w:name w:val="index 6"/>
    <w:basedOn w:val="Normal"/>
    <w:next w:val="Normal"/>
    <w:autoRedefine/>
    <w:semiHidden/>
    <w:pPr>
      <w:spacing w:line="220" w:lineRule="atLeast"/>
      <w:ind w:left="1200" w:hanging="200"/>
    </w:pPr>
    <w:rPr>
      <w:b/>
    </w:rPr>
  </w:style>
  <w:style w:type="paragraph" w:styleId="Index7">
    <w:name w:val="index 7"/>
    <w:basedOn w:val="Normal"/>
    <w:next w:val="Normal"/>
    <w:autoRedefine/>
    <w:semiHidden/>
    <w:pPr>
      <w:spacing w:line="220" w:lineRule="atLeast"/>
      <w:ind w:left="1400" w:hanging="200"/>
    </w:pPr>
    <w:rPr>
      <w:b/>
    </w:rPr>
  </w:style>
  <w:style w:type="paragraph" w:styleId="Index8">
    <w:name w:val="index 8"/>
    <w:basedOn w:val="Normal"/>
    <w:next w:val="Normal"/>
    <w:autoRedefine/>
    <w:semiHidden/>
    <w:pPr>
      <w:spacing w:line="220" w:lineRule="atLeast"/>
      <w:ind w:left="1600" w:hanging="200"/>
    </w:pPr>
    <w:rPr>
      <w:b/>
    </w:rPr>
  </w:style>
  <w:style w:type="paragraph" w:styleId="Index9">
    <w:name w:val="index 9"/>
    <w:basedOn w:val="Normal"/>
    <w:next w:val="Normal"/>
    <w:autoRedefine/>
    <w:semiHidden/>
    <w:pPr>
      <w:spacing w:line="220" w:lineRule="atLeast"/>
      <w:ind w:left="1800" w:hanging="200"/>
    </w:pPr>
    <w:rPr>
      <w:b/>
    </w:rPr>
  </w:style>
  <w:style w:type="paragraph" w:styleId="IndexHeading">
    <w:name w:val="index heading"/>
    <w:basedOn w:val="Normal"/>
    <w:next w:val="Index1"/>
    <w:semiHidden/>
    <w:pPr>
      <w:keepNext/>
      <w:spacing w:before="400" w:after="210"/>
      <w:jc w:val="center"/>
    </w:pPr>
  </w:style>
  <w:style w:type="paragraph" w:customStyle="1" w:styleId="Introduction">
    <w:name w:val="Introduction"/>
    <w:basedOn w:val="Normal"/>
    <w:next w:val="Normal"/>
    <w:pPr>
      <w:keepNext/>
      <w:pageBreakBefore/>
      <w:tabs>
        <w:tab w:val="left" w:pos="400"/>
      </w:tabs>
      <w:suppressAutoHyphens/>
      <w:spacing w:before="960" w:after="310" w:line="310" w:lineRule="exact"/>
      <w:jc w:val="left"/>
    </w:pPr>
    <w:rPr>
      <w:b/>
      <w:sz w:val="28"/>
    </w:rPr>
  </w:style>
  <w:style w:type="character" w:styleId="LineNumber">
    <w:name w:val="line number"/>
    <w:rPr>
      <w:noProof w:val="0"/>
      <w:lang w:val="fr-FR"/>
    </w:r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Bullet">
    <w:name w:val="List Bullet"/>
    <w:basedOn w:val="Normal"/>
    <w:autoRedefine/>
    <w:pPr>
      <w:tabs>
        <w:tab w:val="num" w:pos="360"/>
      </w:tabs>
      <w:ind w:left="360" w:hanging="360"/>
    </w:pPr>
  </w:style>
  <w:style w:type="paragraph" w:styleId="ListBullet2">
    <w:name w:val="List Bullet 2"/>
    <w:basedOn w:val="Normal"/>
    <w:autoRedefine/>
    <w:pPr>
      <w:tabs>
        <w:tab w:val="num" w:pos="643"/>
      </w:tabs>
      <w:ind w:left="643" w:hanging="360"/>
    </w:pPr>
  </w:style>
  <w:style w:type="paragraph" w:styleId="ListBullet3">
    <w:name w:val="List Bullet 3"/>
    <w:basedOn w:val="Normal"/>
    <w:autoRedefine/>
    <w:pPr>
      <w:tabs>
        <w:tab w:val="num" w:pos="926"/>
      </w:tabs>
      <w:ind w:left="926" w:hanging="360"/>
    </w:pPr>
  </w:style>
  <w:style w:type="paragraph" w:styleId="ListBullet4">
    <w:name w:val="List Bullet 4"/>
    <w:basedOn w:val="Normal"/>
    <w:autoRedefine/>
    <w:pPr>
      <w:tabs>
        <w:tab w:val="num" w:pos="1209"/>
      </w:tabs>
      <w:ind w:left="1209" w:hanging="360"/>
    </w:pPr>
  </w:style>
  <w:style w:type="paragraph" w:styleId="ListBullet5">
    <w:name w:val="List Bullet 5"/>
    <w:basedOn w:val="Normal"/>
    <w:autoRedefine/>
    <w:pPr>
      <w:numPr>
        <w:numId w:val="2"/>
      </w:numPr>
      <w:tabs>
        <w:tab w:val="clear" w:pos="360"/>
        <w:tab w:val="num" w:pos="1492"/>
      </w:tabs>
      <w:ind w:left="1492"/>
    </w:pPr>
  </w:style>
  <w:style w:type="paragraph" w:styleId="ListContinue">
    <w:name w:val="List Continue"/>
    <w:basedOn w:val="Normal"/>
    <w:pPr>
      <w:tabs>
        <w:tab w:val="left" w:pos="400"/>
      </w:tabs>
      <w:ind w:left="400" w:hanging="400"/>
    </w:pPr>
  </w:style>
  <w:style w:type="paragraph" w:styleId="ListContinue2">
    <w:name w:val="List Continue 2"/>
    <w:basedOn w:val="ListContinue"/>
    <w:pPr>
      <w:numPr>
        <w:ilvl w:val="1"/>
        <w:numId w:val="1"/>
      </w:numPr>
      <w:tabs>
        <w:tab w:val="clear" w:pos="400"/>
        <w:tab w:val="left" w:pos="800"/>
      </w:tabs>
    </w:pPr>
  </w:style>
  <w:style w:type="paragraph" w:styleId="ListContinue3">
    <w:name w:val="List Continue 3"/>
    <w:basedOn w:val="ListContinue"/>
    <w:pPr>
      <w:numPr>
        <w:ilvl w:val="2"/>
        <w:numId w:val="1"/>
      </w:numPr>
      <w:tabs>
        <w:tab w:val="clear" w:pos="400"/>
        <w:tab w:val="left" w:pos="1200"/>
      </w:tabs>
    </w:pPr>
  </w:style>
  <w:style w:type="paragraph" w:styleId="ListContinue4">
    <w:name w:val="List Continue 4"/>
    <w:basedOn w:val="ListContinue"/>
    <w:pPr>
      <w:numPr>
        <w:ilvl w:val="3"/>
        <w:numId w:val="3"/>
      </w:numPr>
      <w:tabs>
        <w:tab w:val="clear" w:pos="360"/>
        <w:tab w:val="clear" w:pos="400"/>
        <w:tab w:val="left" w:pos="1600"/>
      </w:tabs>
      <w:ind w:left="1600" w:hanging="400"/>
    </w:pPr>
  </w:style>
  <w:style w:type="paragraph" w:styleId="ListContinue5">
    <w:name w:val="List Continue 5"/>
    <w:basedOn w:val="Normal"/>
    <w:pPr>
      <w:ind w:left="1415"/>
    </w:pPr>
  </w:style>
  <w:style w:type="paragraph" w:styleId="ListNumber">
    <w:name w:val="List Number"/>
    <w:basedOn w:val="Normal"/>
    <w:pPr>
      <w:numPr>
        <w:numId w:val="4"/>
      </w:numPr>
      <w:tabs>
        <w:tab w:val="clear" w:pos="643"/>
        <w:tab w:val="left" w:pos="400"/>
      </w:tabs>
      <w:ind w:left="400" w:hanging="400"/>
    </w:pPr>
  </w:style>
  <w:style w:type="paragraph" w:styleId="ListNumber2">
    <w:name w:val="List Number 2"/>
    <w:basedOn w:val="Normal"/>
    <w:pPr>
      <w:numPr>
        <w:ilvl w:val="1"/>
        <w:numId w:val="5"/>
      </w:numPr>
      <w:tabs>
        <w:tab w:val="clear" w:pos="926"/>
        <w:tab w:val="left" w:pos="800"/>
      </w:tabs>
      <w:ind w:left="800" w:hanging="400"/>
    </w:pPr>
  </w:style>
  <w:style w:type="paragraph" w:styleId="ListNumber3">
    <w:name w:val="List Number 3"/>
    <w:basedOn w:val="Normal"/>
    <w:pPr>
      <w:numPr>
        <w:ilvl w:val="2"/>
        <w:numId w:val="6"/>
      </w:numPr>
      <w:tabs>
        <w:tab w:val="clear" w:pos="1209"/>
        <w:tab w:val="left" w:pos="1200"/>
      </w:tabs>
      <w:ind w:left="1200" w:hanging="400"/>
    </w:pPr>
  </w:style>
  <w:style w:type="paragraph" w:styleId="ListNumber4">
    <w:name w:val="List Number 4"/>
    <w:basedOn w:val="Normal"/>
    <w:pPr>
      <w:numPr>
        <w:ilvl w:val="3"/>
        <w:numId w:val="7"/>
      </w:numPr>
      <w:tabs>
        <w:tab w:val="clear" w:pos="1492"/>
        <w:tab w:val="left" w:pos="1600"/>
      </w:tabs>
      <w:ind w:left="1600" w:hanging="400"/>
    </w:pPr>
  </w:style>
  <w:style w:type="paragraph" w:styleId="ListNumber5">
    <w:name w:val="List Number 5"/>
    <w:basedOn w:val="Normal"/>
    <w:pPr>
      <w:tabs>
        <w:tab w:val="num" w:pos="1492"/>
      </w:tabs>
      <w:ind w:left="1492" w:hanging="36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szCs w:val="22"/>
      <w:lang w:val="en-GB" w:eastAsia="ja-JP"/>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MSDNFR">
    <w:name w:val="MSDNFR"/>
    <w:basedOn w:val="Normal"/>
    <w:next w:val="Normal"/>
    <w:pPr>
      <w:spacing w:line="220" w:lineRule="atLeast"/>
    </w:pPr>
    <w:rPr>
      <w:color w:val="0000FF"/>
    </w:rPr>
  </w:style>
  <w:style w:type="paragraph" w:customStyle="1" w:styleId="na2">
    <w:name w:val="na2"/>
    <w:basedOn w:val="a2"/>
    <w:next w:val="Normal"/>
    <w:pPr>
      <w:numPr>
        <w:ilvl w:val="0"/>
        <w:numId w:val="0"/>
      </w:numPr>
    </w:pPr>
  </w:style>
  <w:style w:type="paragraph" w:customStyle="1" w:styleId="na3">
    <w:name w:val="na3"/>
    <w:basedOn w:val="a3"/>
    <w:next w:val="Normal"/>
    <w:pPr>
      <w:numPr>
        <w:ilvl w:val="0"/>
        <w:numId w:val="0"/>
      </w:numPr>
    </w:pPr>
  </w:style>
  <w:style w:type="paragraph" w:customStyle="1" w:styleId="na4">
    <w:name w:val="na4"/>
    <w:basedOn w:val="a4"/>
    <w:next w:val="Normal"/>
    <w:pPr>
      <w:numPr>
        <w:ilvl w:val="0"/>
        <w:numId w:val="0"/>
      </w:numPr>
      <w:tabs>
        <w:tab w:val="left" w:pos="1060"/>
      </w:tabs>
    </w:pPr>
  </w:style>
  <w:style w:type="paragraph" w:customStyle="1" w:styleId="na5">
    <w:name w:val="na5"/>
    <w:basedOn w:val="a5"/>
    <w:next w:val="Normal"/>
    <w:pPr>
      <w:numPr>
        <w:ilvl w:val="0"/>
        <w:numId w:val="0"/>
      </w:numPr>
    </w:pPr>
  </w:style>
  <w:style w:type="paragraph" w:customStyle="1" w:styleId="na6">
    <w:name w:val="na6"/>
    <w:basedOn w:val="a6"/>
    <w:next w:val="Normal"/>
    <w:pPr>
      <w:numPr>
        <w:ilvl w:val="0"/>
        <w:numId w:val="0"/>
      </w:numPr>
    </w:pPr>
  </w:style>
  <w:style w:type="paragraph" w:styleId="NormalIndent">
    <w:name w:val="Normal Indent"/>
    <w:basedOn w:val="Normal"/>
    <w:pPr>
      <w:ind w:left="708"/>
    </w:pPr>
  </w:style>
  <w:style w:type="paragraph" w:customStyle="1" w:styleId="Note">
    <w:name w:val="Note"/>
    <w:basedOn w:val="Normal"/>
    <w:next w:val="Normal"/>
    <w:pPr>
      <w:tabs>
        <w:tab w:val="left" w:pos="960"/>
      </w:tabs>
      <w:spacing w:line="210" w:lineRule="atLeast"/>
    </w:pPr>
    <w:rPr>
      <w:sz w:val="18"/>
    </w:rPr>
  </w:style>
  <w:style w:type="paragraph" w:styleId="NoteHeading">
    <w:name w:val="Note Heading"/>
    <w:basedOn w:val="Normal"/>
    <w:next w:val="Normal"/>
  </w:style>
  <w:style w:type="paragraph" w:customStyle="1" w:styleId="p2">
    <w:name w:val="p2"/>
    <w:basedOn w:val="Normal"/>
    <w:next w:val="Normal"/>
    <w:pPr>
      <w:tabs>
        <w:tab w:val="left" w:pos="560"/>
      </w:tabs>
    </w:pPr>
  </w:style>
  <w:style w:type="paragraph" w:customStyle="1" w:styleId="p3">
    <w:name w:val="p3"/>
    <w:basedOn w:val="Normal"/>
    <w:next w:val="Normal"/>
    <w:pPr>
      <w:tabs>
        <w:tab w:val="left" w:pos="720"/>
      </w:tabs>
    </w:pPr>
  </w:style>
  <w:style w:type="paragraph" w:customStyle="1" w:styleId="p4">
    <w:name w:val="p4"/>
    <w:basedOn w:val="Normal"/>
    <w:next w:val="Normal"/>
    <w:pPr>
      <w:tabs>
        <w:tab w:val="left" w:pos="1100"/>
      </w:tabs>
    </w:pPr>
  </w:style>
  <w:style w:type="paragraph" w:customStyle="1" w:styleId="p5">
    <w:name w:val="p5"/>
    <w:basedOn w:val="Normal"/>
    <w:next w:val="Normal"/>
    <w:pPr>
      <w:tabs>
        <w:tab w:val="left" w:pos="1100"/>
      </w:tabs>
    </w:pPr>
  </w:style>
  <w:style w:type="paragraph" w:customStyle="1" w:styleId="p6">
    <w:name w:val="p6"/>
    <w:basedOn w:val="Normal"/>
    <w:next w:val="Normal"/>
    <w:pPr>
      <w:tabs>
        <w:tab w:val="left" w:pos="1440"/>
      </w:tabs>
    </w:pPr>
  </w:style>
  <w:style w:type="character" w:styleId="PageNumber">
    <w:name w:val="page number"/>
    <w:rPr>
      <w:noProof w:val="0"/>
      <w:lang w:val="fr-FR"/>
    </w:rPr>
  </w:style>
  <w:style w:type="paragraph" w:styleId="PlainText">
    <w:name w:val="Plain Text"/>
    <w:basedOn w:val="Normal"/>
    <w:rPr>
      <w:rFonts w:ascii="Courier New" w:hAnsi="Courier New"/>
    </w:rPr>
  </w:style>
  <w:style w:type="paragraph" w:customStyle="1" w:styleId="RefNorm">
    <w:name w:val="RefNorm"/>
    <w:basedOn w:val="Normal"/>
    <w:next w:val="Normal"/>
  </w:style>
  <w:style w:type="paragraph" w:styleId="Salutation">
    <w:name w:val="Salutation"/>
    <w:basedOn w:val="Normal"/>
    <w:next w:val="Normal"/>
  </w:style>
  <w:style w:type="paragraph" w:styleId="Signature">
    <w:name w:val="Signature"/>
    <w:basedOn w:val="Normal"/>
    <w:pPr>
      <w:ind w:left="4252"/>
    </w:pPr>
  </w:style>
  <w:style w:type="paragraph" w:customStyle="1" w:styleId="Special">
    <w:name w:val="Special"/>
    <w:basedOn w:val="Normal"/>
    <w:next w:val="Normal"/>
  </w:style>
  <w:style w:type="character" w:styleId="Strong">
    <w:name w:val="Strong"/>
    <w:uiPriority w:val="22"/>
    <w:qFormat/>
    <w:rPr>
      <w:b/>
      <w:noProof w:val="0"/>
      <w:lang w:val="fr-FR"/>
    </w:rPr>
  </w:style>
  <w:style w:type="paragraph" w:styleId="Subtitle">
    <w:name w:val="Subtitle"/>
    <w:basedOn w:val="Normal"/>
    <w:qFormat/>
    <w:pPr>
      <w:spacing w:after="60"/>
      <w:jc w:val="center"/>
      <w:outlineLvl w:val="1"/>
    </w:pPr>
    <w:rPr>
      <w:sz w:val="24"/>
    </w:rPr>
  </w:style>
  <w:style w:type="paragraph" w:customStyle="1" w:styleId="Tablefootnote">
    <w:name w:val="Table footnote"/>
    <w:basedOn w:val="Normal"/>
    <w:pPr>
      <w:tabs>
        <w:tab w:val="left" w:pos="340"/>
      </w:tabs>
      <w:spacing w:before="60" w:after="60" w:line="190" w:lineRule="atLeast"/>
    </w:pPr>
    <w:rPr>
      <w:sz w:val="16"/>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customStyle="1" w:styleId="Tabletitle">
    <w:name w:val="Table title"/>
    <w:basedOn w:val="Normal"/>
    <w:next w:val="Normal"/>
    <w:pPr>
      <w:keepNext/>
      <w:suppressAutoHyphens/>
      <w:spacing w:before="120" w:line="230" w:lineRule="exact"/>
      <w:jc w:val="center"/>
    </w:pPr>
    <w:rPr>
      <w:b/>
    </w:rPr>
  </w:style>
  <w:style w:type="character" w:customStyle="1" w:styleId="TableFootNoteXref">
    <w:name w:val="TableFootNoteXref"/>
    <w:rPr>
      <w:noProof/>
      <w:position w:val="6"/>
      <w:sz w:val="14"/>
      <w:lang w:val="fr-FR"/>
    </w:rPr>
  </w:style>
  <w:style w:type="paragraph" w:customStyle="1" w:styleId="Terms">
    <w:name w:val="Term(s)"/>
    <w:basedOn w:val="Normal"/>
    <w:next w:val="Definition"/>
    <w:pPr>
      <w:keepNext/>
      <w:suppressAutoHyphens/>
      <w:spacing w:after="0"/>
      <w:jc w:val="left"/>
    </w:pPr>
    <w:rPr>
      <w:b/>
    </w:rPr>
  </w:style>
  <w:style w:type="paragraph" w:customStyle="1" w:styleId="TermNum">
    <w:name w:val="TermNum"/>
    <w:basedOn w:val="Normal"/>
    <w:next w:val="Terms"/>
    <w:pPr>
      <w:keepNext/>
      <w:spacing w:after="0"/>
    </w:pPr>
    <w:rPr>
      <w:b/>
    </w:rPr>
  </w:style>
  <w:style w:type="paragraph" w:styleId="Title">
    <w:name w:val="Title"/>
    <w:basedOn w:val="Normal"/>
    <w:qFormat/>
    <w:rsid w:val="003C1FC0"/>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paragraph" w:styleId="TOAHeading">
    <w:name w:val="toa heading"/>
    <w:basedOn w:val="Normal"/>
    <w:next w:val="Normal"/>
    <w:semiHidden/>
    <w:pPr>
      <w:spacing w:before="120"/>
    </w:pPr>
    <w:rPr>
      <w:b/>
      <w:sz w:val="24"/>
    </w:rPr>
  </w:style>
  <w:style w:type="paragraph" w:styleId="TOC1">
    <w:name w:val="toc 1"/>
    <w:basedOn w:val="Normal"/>
    <w:next w:val="Normal"/>
    <w:uiPriority w:val="39"/>
    <w:rsid w:val="00DF7FD4"/>
    <w:pPr>
      <w:tabs>
        <w:tab w:val="left" w:pos="720"/>
        <w:tab w:val="right" w:leader="dot" w:pos="9752"/>
      </w:tabs>
      <w:suppressAutoHyphens/>
      <w:spacing w:before="120" w:after="0"/>
      <w:ind w:left="720" w:right="500" w:hanging="720"/>
      <w:jc w:val="left"/>
    </w:pPr>
    <w:rPr>
      <w:rFonts w:eastAsia="Arial"/>
      <w:b/>
    </w:rPr>
  </w:style>
  <w:style w:type="paragraph" w:styleId="TOC2">
    <w:name w:val="toc 2"/>
    <w:basedOn w:val="TOC1"/>
    <w:next w:val="Normal"/>
    <w:uiPriority w:val="39"/>
    <w:pPr>
      <w:spacing w:before="0"/>
    </w:pPr>
  </w:style>
  <w:style w:type="paragraph" w:styleId="TOC3">
    <w:name w:val="toc 3"/>
    <w:basedOn w:val="TOC2"/>
    <w:next w:val="Normal"/>
    <w:uiPriority w:val="39"/>
  </w:style>
  <w:style w:type="paragraph" w:styleId="TOC4">
    <w:name w:val="toc 4"/>
    <w:basedOn w:val="TOC2"/>
    <w:next w:val="Normal"/>
    <w:semiHidden/>
    <w:pPr>
      <w:tabs>
        <w:tab w:val="clear" w:pos="720"/>
        <w:tab w:val="left" w:pos="1140"/>
      </w:tabs>
      <w:ind w:left="1140" w:hanging="1140"/>
    </w:pPr>
  </w:style>
  <w:style w:type="paragraph" w:styleId="TOC5">
    <w:name w:val="toc 5"/>
    <w:basedOn w:val="TOC4"/>
    <w:next w:val="Normal"/>
    <w:semiHidden/>
  </w:style>
  <w:style w:type="paragraph" w:styleId="TOC6">
    <w:name w:val="toc 6"/>
    <w:basedOn w:val="TOC4"/>
    <w:next w:val="Normal"/>
    <w:semiHidden/>
    <w:pPr>
      <w:tabs>
        <w:tab w:val="clear" w:pos="1140"/>
        <w:tab w:val="left" w:pos="1440"/>
      </w:tabs>
      <w:ind w:left="1440" w:hanging="1440"/>
    </w:pPr>
  </w:style>
  <w:style w:type="paragraph" w:styleId="TOC7">
    <w:name w:val="toc 7"/>
    <w:basedOn w:val="TOC4"/>
    <w:next w:val="Normal"/>
    <w:semiHidden/>
    <w:pPr>
      <w:tabs>
        <w:tab w:val="clear" w:pos="1140"/>
        <w:tab w:val="left" w:pos="1440"/>
      </w:tabs>
      <w:ind w:left="1440" w:hanging="1440"/>
    </w:pPr>
  </w:style>
  <w:style w:type="paragraph" w:styleId="TOC8">
    <w:name w:val="toc 8"/>
    <w:basedOn w:val="TOC4"/>
    <w:next w:val="Normal"/>
    <w:semiHidden/>
    <w:pPr>
      <w:tabs>
        <w:tab w:val="clear" w:pos="1140"/>
        <w:tab w:val="left" w:pos="1440"/>
      </w:tabs>
      <w:ind w:left="1440" w:hanging="1440"/>
    </w:pPr>
  </w:style>
  <w:style w:type="paragraph" w:styleId="TOC9">
    <w:name w:val="toc 9"/>
    <w:basedOn w:val="TOC1"/>
    <w:next w:val="Normal"/>
    <w:semiHidden/>
    <w:pPr>
      <w:tabs>
        <w:tab w:val="clear" w:pos="720"/>
      </w:tabs>
      <w:ind w:left="0" w:firstLine="0"/>
    </w:pPr>
  </w:style>
  <w:style w:type="paragraph" w:customStyle="1" w:styleId="zzBiblio">
    <w:name w:val="zzBiblio"/>
    <w:basedOn w:val="Normal"/>
    <w:next w:val="Bibliography1"/>
    <w:pPr>
      <w:pageBreakBefore/>
      <w:spacing w:after="760" w:line="310" w:lineRule="exact"/>
      <w:jc w:val="center"/>
    </w:pPr>
    <w:rPr>
      <w:b/>
      <w:sz w:val="28"/>
    </w:rPr>
  </w:style>
  <w:style w:type="paragraph" w:customStyle="1" w:styleId="zzContents">
    <w:name w:val="zzContents"/>
    <w:basedOn w:val="Introduction"/>
    <w:next w:val="TOC1"/>
    <w:pPr>
      <w:tabs>
        <w:tab w:val="clear" w:pos="400"/>
      </w:tabs>
    </w:pPr>
  </w:style>
  <w:style w:type="paragraph" w:customStyle="1" w:styleId="zzCopyright">
    <w:name w:val="zzCopyright"/>
    <w:basedOn w:val="Normal"/>
    <w:next w:val="Normal"/>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pPr>
      <w:spacing w:after="220"/>
      <w:jc w:val="right"/>
    </w:pPr>
    <w:rPr>
      <w:b/>
      <w:color w:val="000000"/>
      <w:sz w:val="24"/>
    </w:rPr>
  </w:style>
  <w:style w:type="paragraph" w:customStyle="1" w:styleId="zzForeword">
    <w:name w:val="zzForeword"/>
    <w:basedOn w:val="Introduction"/>
    <w:next w:val="Normal"/>
    <w:pPr>
      <w:tabs>
        <w:tab w:val="clear" w:pos="400"/>
      </w:tabs>
    </w:pPr>
    <w:rPr>
      <w:color w:val="0000FF"/>
    </w:rPr>
  </w:style>
  <w:style w:type="paragraph" w:customStyle="1" w:styleId="zzHelp">
    <w:name w:val="zzHelp"/>
    <w:basedOn w:val="Normal"/>
    <w:rPr>
      <w:color w:val="008000"/>
    </w:rPr>
  </w:style>
  <w:style w:type="paragraph" w:customStyle="1" w:styleId="zzIndex">
    <w:name w:val="zzIndex"/>
    <w:basedOn w:val="zzBiblio"/>
    <w:next w:val="IndexHeading"/>
  </w:style>
  <w:style w:type="paragraph" w:customStyle="1" w:styleId="zzLc5">
    <w:name w:val="zzLc5"/>
    <w:basedOn w:val="Normal"/>
    <w:next w:val="Normal"/>
    <w:pPr>
      <w:jc w:val="left"/>
    </w:pPr>
  </w:style>
  <w:style w:type="paragraph" w:customStyle="1" w:styleId="zzLc6">
    <w:name w:val="zzLc6"/>
    <w:basedOn w:val="Normal"/>
    <w:next w:val="Normal"/>
    <w:pPr>
      <w:jc w:val="left"/>
    </w:pPr>
  </w:style>
  <w:style w:type="paragraph" w:customStyle="1" w:styleId="zzLn5">
    <w:name w:val="zzLn5"/>
    <w:basedOn w:val="Normal"/>
    <w:next w:val="Normal"/>
    <w:pPr>
      <w:jc w:val="left"/>
    </w:pPr>
  </w:style>
  <w:style w:type="paragraph" w:customStyle="1" w:styleId="zzLn6">
    <w:name w:val="zzLn6"/>
    <w:basedOn w:val="Normal"/>
    <w:next w:val="Normal"/>
    <w:pPr>
      <w:jc w:val="left"/>
    </w:pPr>
  </w:style>
  <w:style w:type="paragraph" w:customStyle="1" w:styleId="zzSTDTitle">
    <w:name w:val="zzSTDTitle"/>
    <w:basedOn w:val="Normal"/>
    <w:next w:val="Normal"/>
    <w:pPr>
      <w:suppressAutoHyphens/>
      <w:spacing w:before="400" w:after="760" w:line="350" w:lineRule="exact"/>
      <w:jc w:val="left"/>
    </w:pPr>
    <w:rPr>
      <w:b/>
      <w:color w:val="0000FF"/>
      <w:sz w:val="32"/>
    </w:rPr>
  </w:style>
  <w:style w:type="paragraph" w:styleId="BalloonText">
    <w:name w:val="Balloon Text"/>
    <w:basedOn w:val="Normal"/>
    <w:link w:val="BalloonTextChar"/>
    <w:uiPriority w:val="99"/>
    <w:semiHidden/>
    <w:rsid w:val="00BB50A7"/>
    <w:rPr>
      <w:rFonts w:ascii="Tahoma" w:hAnsi="Tahoma"/>
      <w:sz w:val="16"/>
      <w:szCs w:val="16"/>
    </w:rPr>
  </w:style>
  <w:style w:type="paragraph" w:customStyle="1" w:styleId="Tabletext10">
    <w:name w:val="Table text (10)"/>
    <w:basedOn w:val="Normal"/>
    <w:pPr>
      <w:spacing w:before="60" w:after="60"/>
    </w:pPr>
  </w:style>
  <w:style w:type="paragraph" w:customStyle="1" w:styleId="Tabletext9">
    <w:name w:val="Table text (9)"/>
    <w:basedOn w:val="Normal"/>
    <w:pPr>
      <w:spacing w:before="60" w:after="60" w:line="210" w:lineRule="atLeast"/>
    </w:pPr>
    <w:rPr>
      <w:sz w:val="18"/>
    </w:rPr>
  </w:style>
  <w:style w:type="paragraph" w:customStyle="1" w:styleId="Tabletext8">
    <w:name w:val="Table text (8)"/>
    <w:basedOn w:val="Normal"/>
    <w:pPr>
      <w:spacing w:before="60" w:after="60" w:line="190" w:lineRule="atLeast"/>
    </w:pPr>
    <w:rPr>
      <w:sz w:val="16"/>
    </w:rPr>
  </w:style>
  <w:style w:type="paragraph" w:customStyle="1" w:styleId="Tabletext7">
    <w:name w:val="Table text (7)"/>
    <w:basedOn w:val="Normal"/>
    <w:pPr>
      <w:spacing w:before="60" w:after="60" w:line="170" w:lineRule="atLeast"/>
    </w:pPr>
    <w:rPr>
      <w:sz w:val="14"/>
    </w:rPr>
  </w:style>
  <w:style w:type="paragraph" w:customStyle="1" w:styleId="Tabletext">
    <w:name w:val="Table text"/>
    <w:rsid w:val="000049AF"/>
    <w:rPr>
      <w:rFonts w:ascii="Helvetica" w:eastAsia="Times New Roman" w:hAnsi="Helvetica"/>
      <w:sz w:val="16"/>
      <w:szCs w:val="16"/>
      <w:lang w:val="en-GB" w:eastAsia="en-US"/>
    </w:rPr>
  </w:style>
  <w:style w:type="paragraph" w:customStyle="1" w:styleId="Default">
    <w:name w:val="Default"/>
    <w:rsid w:val="00014234"/>
    <w:pPr>
      <w:autoSpaceDE w:val="0"/>
      <w:autoSpaceDN w:val="0"/>
      <w:adjustRightInd w:val="0"/>
    </w:pPr>
    <w:rPr>
      <w:rFonts w:eastAsia="Times New Roman"/>
      <w:color w:val="000000"/>
      <w:sz w:val="24"/>
      <w:szCs w:val="24"/>
      <w:lang w:eastAsia="en-US"/>
    </w:rPr>
  </w:style>
  <w:style w:type="paragraph" w:styleId="CommentSubject">
    <w:name w:val="annotation subject"/>
    <w:basedOn w:val="CommentText"/>
    <w:next w:val="CommentText"/>
    <w:link w:val="CommentSubjectChar"/>
    <w:uiPriority w:val="99"/>
    <w:semiHidden/>
    <w:rsid w:val="00014234"/>
    <w:rPr>
      <w:b/>
      <w:bCs/>
    </w:rPr>
  </w:style>
  <w:style w:type="table" w:styleId="TableGrid">
    <w:name w:val="Table Grid"/>
    <w:basedOn w:val="TableNormal"/>
    <w:uiPriority w:val="59"/>
    <w:rsid w:val="00D121AB"/>
    <w:pPr>
      <w:spacing w:after="240" w:line="23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ttr-list">
    <w:name w:val="attr-list"/>
    <w:rsid w:val="0095385C"/>
  </w:style>
  <w:style w:type="paragraph" w:styleId="NormalWeb">
    <w:name w:val="Normal (Web)"/>
    <w:basedOn w:val="Normal"/>
    <w:link w:val="NormalWebChar"/>
    <w:uiPriority w:val="99"/>
    <w:rsid w:val="00944FA6"/>
    <w:pPr>
      <w:spacing w:before="100" w:beforeAutospacing="1" w:after="100" w:afterAutospacing="1"/>
      <w:jc w:val="left"/>
    </w:pPr>
    <w:rPr>
      <w:rFonts w:ascii="Times New Roman" w:eastAsia="Times New Roman" w:hAnsi="Times New Roman"/>
      <w:sz w:val="24"/>
      <w:szCs w:val="24"/>
      <w:lang w:eastAsia="en-GB"/>
    </w:rPr>
  </w:style>
  <w:style w:type="paragraph" w:customStyle="1" w:styleId="NormalWeb1">
    <w:name w:val="Normal (Web)1"/>
    <w:basedOn w:val="Normal"/>
    <w:rsid w:val="00CE2C34"/>
    <w:pPr>
      <w:spacing w:after="0"/>
      <w:jc w:val="left"/>
    </w:pPr>
    <w:rPr>
      <w:rFonts w:ascii="Times New Roman" w:eastAsia="Times New Roman" w:hAnsi="Times New Roman"/>
      <w:sz w:val="24"/>
      <w:szCs w:val="24"/>
      <w:lang w:eastAsia="en-US"/>
    </w:rPr>
  </w:style>
  <w:style w:type="paragraph" w:customStyle="1" w:styleId="NoSpacing2">
    <w:name w:val="No Spacing2"/>
    <w:aliases w:val="Code"/>
    <w:qFormat/>
    <w:rsid w:val="007B7337"/>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pPr>
    <w:rPr>
      <w:rFonts w:ascii="Courier New" w:eastAsia="Times New Roman" w:hAnsi="Courier New"/>
      <w:noProof/>
      <w:snapToGrid w:val="0"/>
      <w:szCs w:val="22"/>
      <w:lang w:val="en-GB" w:eastAsia="en-US"/>
    </w:rPr>
  </w:style>
  <w:style w:type="paragraph" w:customStyle="1" w:styleId="Small">
    <w:name w:val="Small"/>
    <w:basedOn w:val="Normal"/>
    <w:qFormat/>
    <w:rsid w:val="00E02643"/>
    <w:pPr>
      <w:widowControl w:val="0"/>
      <w:spacing w:before="20" w:after="0"/>
      <w:jc w:val="left"/>
    </w:pPr>
    <w:rPr>
      <w:rFonts w:eastAsia="Times New Roman"/>
      <w:snapToGrid w:val="0"/>
      <w:sz w:val="16"/>
      <w:szCs w:val="16"/>
      <w:lang w:eastAsia="en-US"/>
    </w:rPr>
  </w:style>
  <w:style w:type="paragraph" w:styleId="Revision">
    <w:name w:val="Revision"/>
    <w:hidden/>
    <w:uiPriority w:val="99"/>
    <w:semiHidden/>
    <w:rsid w:val="00460870"/>
    <w:rPr>
      <w:szCs w:val="22"/>
      <w:lang w:val="en-GB" w:eastAsia="ja-JP"/>
    </w:rPr>
  </w:style>
  <w:style w:type="paragraph" w:styleId="ListParagraph">
    <w:name w:val="List Paragraph"/>
    <w:basedOn w:val="Normal"/>
    <w:uiPriority w:val="34"/>
    <w:qFormat/>
    <w:rsid w:val="007C13EE"/>
    <w:pPr>
      <w:ind w:left="720"/>
    </w:pPr>
  </w:style>
  <w:style w:type="paragraph" w:customStyle="1" w:styleId="Figuretitle2">
    <w:name w:val="Figure title2"/>
    <w:basedOn w:val="Normal"/>
    <w:next w:val="Normal"/>
    <w:rsid w:val="009D6080"/>
    <w:pPr>
      <w:suppressAutoHyphens/>
      <w:spacing w:before="220" w:after="220"/>
      <w:jc w:val="center"/>
    </w:pPr>
    <w:rPr>
      <w:b/>
      <w:lang w:val="de-DE" w:eastAsia="ar-SA"/>
    </w:rPr>
  </w:style>
  <w:style w:type="paragraph" w:customStyle="1" w:styleId="ISOComments">
    <w:name w:val="ISO_Comments"/>
    <w:basedOn w:val="Normal"/>
    <w:rsid w:val="0056560E"/>
    <w:pPr>
      <w:spacing w:before="210" w:after="0" w:line="210" w:lineRule="exact"/>
      <w:jc w:val="left"/>
    </w:pPr>
    <w:rPr>
      <w:rFonts w:eastAsia="Times New Roman"/>
      <w:sz w:val="18"/>
      <w:lang w:eastAsia="en-US"/>
    </w:rPr>
  </w:style>
  <w:style w:type="paragraph" w:customStyle="1" w:styleId="ISOChange">
    <w:name w:val="ISO_Change"/>
    <w:basedOn w:val="Normal"/>
    <w:rsid w:val="0056560E"/>
    <w:pPr>
      <w:spacing w:before="210" w:after="0" w:line="210" w:lineRule="exact"/>
      <w:jc w:val="left"/>
    </w:pPr>
    <w:rPr>
      <w:rFonts w:eastAsia="Times New Roman"/>
      <w:sz w:val="18"/>
      <w:lang w:eastAsia="en-US"/>
    </w:rPr>
  </w:style>
  <w:style w:type="paragraph" w:customStyle="1" w:styleId="NoSpacing1">
    <w:name w:val="No Spacing1"/>
    <w:qFormat/>
    <w:rsid w:val="003B6E33"/>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pPr>
    <w:rPr>
      <w:rFonts w:ascii="Courier New" w:eastAsia="Arial" w:hAnsi="Courier New"/>
      <w:szCs w:val="22"/>
      <w:lang w:val="en-GB" w:eastAsia="ar-SA"/>
    </w:rPr>
  </w:style>
  <w:style w:type="character" w:customStyle="1" w:styleId="CommentTextChar">
    <w:name w:val="Comment Text Char"/>
    <w:link w:val="CommentText"/>
    <w:uiPriority w:val="99"/>
    <w:rsid w:val="00A75F69"/>
    <w:rPr>
      <w:rFonts w:ascii="Arial" w:hAnsi="Arial"/>
      <w:lang w:val="en-GB" w:eastAsia="ja-JP"/>
    </w:rPr>
  </w:style>
  <w:style w:type="paragraph" w:customStyle="1" w:styleId="Firstparagraph">
    <w:name w:val="First paragraph"/>
    <w:basedOn w:val="Normal"/>
    <w:next w:val="Normal"/>
    <w:rsid w:val="00A85E33"/>
    <w:pPr>
      <w:overflowPunct w:val="0"/>
      <w:autoSpaceDE w:val="0"/>
      <w:autoSpaceDN w:val="0"/>
      <w:adjustRightInd w:val="0"/>
      <w:spacing w:after="0" w:line="260" w:lineRule="exact"/>
      <w:textAlignment w:val="baseline"/>
    </w:pPr>
    <w:rPr>
      <w:rFonts w:ascii="Times New Roman" w:eastAsia="Times New Roman" w:hAnsi="Times New Roman"/>
      <w:sz w:val="24"/>
      <w:lang w:eastAsia="en-US"/>
    </w:rPr>
  </w:style>
  <w:style w:type="paragraph" w:customStyle="1" w:styleId="ISOSecretObservations">
    <w:name w:val="ISO_Secret_Observations"/>
    <w:basedOn w:val="Normal"/>
    <w:rsid w:val="006E77C5"/>
    <w:pPr>
      <w:spacing w:before="210" w:after="0" w:line="210" w:lineRule="exact"/>
      <w:jc w:val="left"/>
    </w:pPr>
    <w:rPr>
      <w:rFonts w:eastAsia="Times New Roman"/>
      <w:sz w:val="18"/>
      <w:lang w:eastAsia="en-US"/>
    </w:rPr>
  </w:style>
  <w:style w:type="paragraph" w:customStyle="1" w:styleId="subpara">
    <w:name w:val="sub para"/>
    <w:basedOn w:val="Normal"/>
    <w:rsid w:val="00A65BFF"/>
    <w:pPr>
      <w:spacing w:before="60" w:after="60"/>
      <w:ind w:left="1134" w:right="794" w:hanging="567"/>
    </w:pPr>
    <w:rPr>
      <w:rFonts w:ascii="Arial Narrow" w:eastAsia="Times New Roman" w:hAnsi="Arial Narrow"/>
      <w:sz w:val="22"/>
      <w:lang w:val="en-AU" w:eastAsia="en-US"/>
    </w:rPr>
  </w:style>
  <w:style w:type="character" w:customStyle="1" w:styleId="Heading3Char">
    <w:name w:val="Heading 3 Char"/>
    <w:link w:val="Heading3"/>
    <w:rsid w:val="002540DB"/>
    <w:rPr>
      <w:b/>
      <w:bCs/>
      <w:szCs w:val="22"/>
    </w:rPr>
  </w:style>
  <w:style w:type="character" w:customStyle="1" w:styleId="Heading4Char">
    <w:name w:val="Heading 4 Char"/>
    <w:link w:val="Heading4"/>
    <w:rsid w:val="009A0269"/>
    <w:rPr>
      <w:b/>
      <w:bCs/>
      <w:szCs w:val="22"/>
    </w:rPr>
  </w:style>
  <w:style w:type="paragraph" w:styleId="NoSpacing">
    <w:name w:val="No Spacing"/>
    <w:uiPriority w:val="1"/>
    <w:qFormat/>
    <w:rsid w:val="00541645"/>
    <w:pPr>
      <w:jc w:val="both"/>
    </w:pPr>
    <w:rPr>
      <w:szCs w:val="22"/>
      <w:lang w:val="en-GB" w:eastAsia="ja-JP"/>
    </w:rPr>
  </w:style>
  <w:style w:type="paragraph" w:styleId="TOCHeading">
    <w:name w:val="TOC Heading"/>
    <w:basedOn w:val="Heading1"/>
    <w:next w:val="Normal"/>
    <w:uiPriority w:val="39"/>
    <w:unhideWhenUsed/>
    <w:qFormat/>
    <w:rsid w:val="00E56415"/>
    <w:pPr>
      <w:numPr>
        <w:numId w:val="0"/>
      </w:numPr>
      <w:tabs>
        <w:tab w:val="clear" w:pos="400"/>
        <w:tab w:val="left" w:pos="560"/>
      </w:tabs>
      <w:suppressAutoHyphens w:val="0"/>
      <w:spacing w:before="240" w:after="60" w:line="230" w:lineRule="atLeast"/>
      <w:outlineLvl w:val="9"/>
    </w:pPr>
    <w:rPr>
      <w:rFonts w:ascii="Cambria" w:eastAsia="Times New Roman" w:hAnsi="Cambria"/>
      <w:kern w:val="32"/>
      <w:sz w:val="32"/>
      <w:szCs w:val="32"/>
    </w:rPr>
  </w:style>
  <w:style w:type="character" w:customStyle="1" w:styleId="NumberingSymbols">
    <w:name w:val="Numbering Symbols"/>
    <w:rsid w:val="00E56415"/>
  </w:style>
  <w:style w:type="paragraph" w:customStyle="1" w:styleId="Caption1">
    <w:name w:val="Caption1"/>
    <w:basedOn w:val="Normal"/>
    <w:rsid w:val="00E56415"/>
    <w:pPr>
      <w:widowControl w:val="0"/>
      <w:suppressLineNumbers/>
      <w:suppressAutoHyphens/>
      <w:spacing w:before="120"/>
      <w:jc w:val="left"/>
    </w:pPr>
    <w:rPr>
      <w:rFonts w:eastAsia="Arial" w:cs="Tahoma"/>
      <w:i/>
      <w:iCs/>
    </w:rPr>
  </w:style>
  <w:style w:type="paragraph" w:customStyle="1" w:styleId="Index">
    <w:name w:val="Index"/>
    <w:basedOn w:val="Normal"/>
    <w:rsid w:val="00E56415"/>
    <w:pPr>
      <w:widowControl w:val="0"/>
      <w:suppressLineNumbers/>
      <w:suppressAutoHyphens/>
      <w:spacing w:after="0"/>
      <w:jc w:val="left"/>
    </w:pPr>
    <w:rPr>
      <w:rFonts w:eastAsia="Arial" w:cs="Tahoma"/>
    </w:rPr>
  </w:style>
  <w:style w:type="character" w:customStyle="1" w:styleId="Heading2Char">
    <w:name w:val="Heading 2 Char"/>
    <w:link w:val="Heading2"/>
    <w:rsid w:val="007A6D45"/>
    <w:rPr>
      <w:b/>
      <w:bCs/>
      <w:sz w:val="22"/>
      <w:szCs w:val="22"/>
    </w:rPr>
  </w:style>
  <w:style w:type="character" w:customStyle="1" w:styleId="Heading1Char">
    <w:name w:val="Heading 1 Char"/>
    <w:link w:val="Heading1"/>
    <w:rsid w:val="00C5321E"/>
    <w:rPr>
      <w:b/>
      <w:bCs/>
      <w:sz w:val="24"/>
      <w:szCs w:val="22"/>
    </w:rPr>
  </w:style>
  <w:style w:type="character" w:customStyle="1" w:styleId="BalloonTextChar">
    <w:name w:val="Balloon Text Char"/>
    <w:link w:val="BalloonText"/>
    <w:uiPriority w:val="99"/>
    <w:semiHidden/>
    <w:rsid w:val="00E56415"/>
    <w:rPr>
      <w:rFonts w:ascii="Tahoma" w:hAnsi="Tahoma" w:cs="Tahoma"/>
      <w:sz w:val="16"/>
      <w:szCs w:val="16"/>
      <w:lang w:val="en-GB" w:eastAsia="ja-JP"/>
    </w:rPr>
  </w:style>
  <w:style w:type="character" w:customStyle="1" w:styleId="BodyTextIndentChar">
    <w:name w:val="Body Text Indent Char"/>
    <w:link w:val="BodyTextIndent"/>
    <w:uiPriority w:val="99"/>
    <w:rsid w:val="00E56415"/>
    <w:rPr>
      <w:rFonts w:ascii="Arial" w:hAnsi="Arial"/>
      <w:lang w:val="en-GB" w:eastAsia="ja-JP"/>
    </w:rPr>
  </w:style>
  <w:style w:type="character" w:customStyle="1" w:styleId="HeaderChar">
    <w:name w:val="Header Char"/>
    <w:link w:val="Header"/>
    <w:uiPriority w:val="99"/>
    <w:rsid w:val="00E56415"/>
    <w:rPr>
      <w:rFonts w:ascii="Arial" w:hAnsi="Arial"/>
      <w:b/>
      <w:sz w:val="22"/>
      <w:lang w:val="en-GB" w:eastAsia="ja-JP"/>
    </w:rPr>
  </w:style>
  <w:style w:type="character" w:customStyle="1" w:styleId="CommentSubjectChar">
    <w:name w:val="Comment Subject Char"/>
    <w:link w:val="CommentSubject"/>
    <w:uiPriority w:val="99"/>
    <w:semiHidden/>
    <w:rsid w:val="00E56415"/>
    <w:rPr>
      <w:rFonts w:ascii="Arial" w:hAnsi="Arial"/>
      <w:b/>
      <w:bCs/>
      <w:lang w:val="en-GB" w:eastAsia="ja-JP"/>
    </w:rPr>
  </w:style>
  <w:style w:type="character" w:customStyle="1" w:styleId="BodyText2Char">
    <w:name w:val="Body Text 2 Char"/>
    <w:link w:val="BodyText2"/>
    <w:uiPriority w:val="99"/>
    <w:rsid w:val="00E56415"/>
    <w:rPr>
      <w:rFonts w:ascii="Arial" w:hAnsi="Arial"/>
      <w:sz w:val="16"/>
      <w:lang w:val="en-GB" w:eastAsia="ja-JP"/>
    </w:rPr>
  </w:style>
  <w:style w:type="character" w:customStyle="1" w:styleId="Heading5Char">
    <w:name w:val="Heading 5 Char"/>
    <w:link w:val="Heading5"/>
    <w:rsid w:val="00E56415"/>
    <w:rPr>
      <w:rFonts w:ascii="Arial" w:hAnsi="Arial"/>
      <w:b/>
      <w:bCs/>
      <w:lang w:val="en-GB" w:eastAsia="ja-JP"/>
    </w:rPr>
  </w:style>
  <w:style w:type="character" w:customStyle="1" w:styleId="Heading6Char">
    <w:name w:val="Heading 6 Char"/>
    <w:link w:val="Heading6"/>
    <w:rsid w:val="00E56415"/>
    <w:rPr>
      <w:rFonts w:ascii="Arial" w:hAnsi="Arial"/>
      <w:b/>
      <w:bCs/>
      <w:lang w:val="en-GB" w:eastAsia="ja-JP"/>
    </w:rPr>
  </w:style>
  <w:style w:type="character" w:customStyle="1" w:styleId="Heading7Char">
    <w:name w:val="Heading 7 Char"/>
    <w:link w:val="Heading7"/>
    <w:rsid w:val="00E56415"/>
    <w:rPr>
      <w:rFonts w:ascii="Arial" w:hAnsi="Arial"/>
      <w:b/>
      <w:bCs/>
      <w:lang w:val="en-GB" w:eastAsia="ja-JP"/>
    </w:rPr>
  </w:style>
  <w:style w:type="character" w:customStyle="1" w:styleId="Heading8Char">
    <w:name w:val="Heading 8 Char"/>
    <w:link w:val="Heading8"/>
    <w:rsid w:val="00E56415"/>
    <w:rPr>
      <w:rFonts w:ascii="Arial" w:hAnsi="Arial"/>
      <w:b/>
      <w:bCs/>
      <w:lang w:val="en-GB" w:eastAsia="ja-JP"/>
    </w:rPr>
  </w:style>
  <w:style w:type="character" w:customStyle="1" w:styleId="Heading9Char">
    <w:name w:val="Heading 9 Char"/>
    <w:link w:val="Heading9"/>
    <w:rsid w:val="00E56415"/>
    <w:rPr>
      <w:rFonts w:ascii="Arial" w:hAnsi="Arial"/>
      <w:b/>
      <w:bCs/>
      <w:lang w:val="en-GB" w:eastAsia="ja-JP"/>
    </w:rPr>
  </w:style>
  <w:style w:type="character" w:customStyle="1" w:styleId="BodyTextIndent2Char">
    <w:name w:val="Body Text Indent 2 Char"/>
    <w:link w:val="BodyTextIndent2"/>
    <w:uiPriority w:val="99"/>
    <w:rsid w:val="00E56415"/>
    <w:rPr>
      <w:rFonts w:ascii="Arial" w:hAnsi="Arial"/>
      <w:lang w:val="en-GB" w:eastAsia="ja-JP"/>
    </w:rPr>
  </w:style>
  <w:style w:type="character" w:customStyle="1" w:styleId="BodyText3Char">
    <w:name w:val="Body Text 3 Char"/>
    <w:link w:val="BodyText3"/>
    <w:uiPriority w:val="99"/>
    <w:rsid w:val="00E56415"/>
    <w:rPr>
      <w:rFonts w:ascii="Arial" w:hAnsi="Arial"/>
      <w:sz w:val="14"/>
      <w:lang w:val="en-GB" w:eastAsia="ja-JP"/>
    </w:rPr>
  </w:style>
  <w:style w:type="paragraph" w:customStyle="1" w:styleId="quotedtext">
    <w:name w:val="quoted text"/>
    <w:basedOn w:val="Normal"/>
    <w:rsid w:val="00E56415"/>
    <w:pPr>
      <w:spacing w:before="60" w:after="60"/>
      <w:ind w:left="1134" w:right="1134" w:hanging="567"/>
    </w:pPr>
    <w:rPr>
      <w:rFonts w:ascii="Times New Roman" w:eastAsia="Times New Roman" w:hAnsi="Times New Roman"/>
      <w:i/>
      <w:lang w:val="en-AU" w:eastAsia="fr-FR"/>
    </w:rPr>
  </w:style>
  <w:style w:type="character" w:customStyle="1" w:styleId="FooterChar">
    <w:name w:val="Footer Char"/>
    <w:link w:val="Footer"/>
    <w:uiPriority w:val="99"/>
    <w:rsid w:val="00E56415"/>
    <w:rPr>
      <w:rFonts w:ascii="Arial" w:hAnsi="Arial"/>
      <w:lang w:val="en-GB" w:eastAsia="ja-JP"/>
    </w:rPr>
  </w:style>
  <w:style w:type="character" w:customStyle="1" w:styleId="ipa1">
    <w:name w:val="ipa1"/>
    <w:rsid w:val="00E56415"/>
    <w:rPr>
      <w:rFonts w:ascii="Arial Unicode MS" w:eastAsia="Arial Unicode MS" w:hAnsi="Arial Unicode MS" w:cs="Arial Unicode MS" w:hint="eastAsia"/>
    </w:rPr>
  </w:style>
  <w:style w:type="character" w:customStyle="1" w:styleId="NormalWebChar">
    <w:name w:val="Normal (Web) Char"/>
    <w:link w:val="NormalWeb"/>
    <w:uiPriority w:val="99"/>
    <w:rsid w:val="00561650"/>
    <w:rPr>
      <w:rFonts w:eastAsia="Times New Roman"/>
      <w:sz w:val="24"/>
      <w:szCs w:val="24"/>
      <w:lang w:val="en-GB" w:eastAsia="en-GB"/>
    </w:rPr>
  </w:style>
  <w:style w:type="paragraph" w:styleId="Bibliography">
    <w:name w:val="Bibliography"/>
    <w:basedOn w:val="Normal"/>
    <w:next w:val="Normal"/>
    <w:uiPriority w:val="37"/>
    <w:semiHidden/>
    <w:unhideWhenUsed/>
    <w:rsid w:val="00241642"/>
  </w:style>
  <w:style w:type="paragraph" w:styleId="E-mailSignature">
    <w:name w:val="E-mail Signature"/>
    <w:basedOn w:val="Normal"/>
    <w:link w:val="E-mailSignatureChar"/>
    <w:uiPriority w:val="99"/>
    <w:semiHidden/>
    <w:unhideWhenUsed/>
    <w:rsid w:val="00241642"/>
  </w:style>
  <w:style w:type="character" w:customStyle="1" w:styleId="E-mailSignatureChar">
    <w:name w:val="E-mail Signature Char"/>
    <w:link w:val="E-mailSignature"/>
    <w:uiPriority w:val="99"/>
    <w:semiHidden/>
    <w:rsid w:val="00241642"/>
    <w:rPr>
      <w:rFonts w:ascii="Arial" w:hAnsi="Arial"/>
      <w:lang w:val="en-GB" w:eastAsia="ja-JP"/>
    </w:rPr>
  </w:style>
  <w:style w:type="paragraph" w:styleId="HTMLAddress">
    <w:name w:val="HTML Address"/>
    <w:basedOn w:val="Normal"/>
    <w:link w:val="HTMLAddressChar"/>
    <w:uiPriority w:val="99"/>
    <w:semiHidden/>
    <w:unhideWhenUsed/>
    <w:rsid w:val="00241642"/>
    <w:rPr>
      <w:i/>
      <w:iCs/>
    </w:rPr>
  </w:style>
  <w:style w:type="character" w:customStyle="1" w:styleId="HTMLAddressChar">
    <w:name w:val="HTML Address Char"/>
    <w:link w:val="HTMLAddress"/>
    <w:uiPriority w:val="99"/>
    <w:semiHidden/>
    <w:rsid w:val="00241642"/>
    <w:rPr>
      <w:rFonts w:ascii="Arial" w:hAnsi="Arial"/>
      <w:i/>
      <w:iCs/>
      <w:lang w:val="en-GB" w:eastAsia="ja-JP"/>
    </w:rPr>
  </w:style>
  <w:style w:type="paragraph" w:styleId="HTMLPreformatted">
    <w:name w:val="HTML Preformatted"/>
    <w:basedOn w:val="Normal"/>
    <w:link w:val="HTMLPreformattedChar"/>
    <w:uiPriority w:val="99"/>
    <w:semiHidden/>
    <w:unhideWhenUsed/>
    <w:rsid w:val="00241642"/>
    <w:rPr>
      <w:rFonts w:ascii="Courier New" w:hAnsi="Courier New"/>
    </w:rPr>
  </w:style>
  <w:style w:type="character" w:customStyle="1" w:styleId="HTMLPreformattedChar">
    <w:name w:val="HTML Preformatted Char"/>
    <w:link w:val="HTMLPreformatted"/>
    <w:uiPriority w:val="99"/>
    <w:semiHidden/>
    <w:rsid w:val="00241642"/>
    <w:rPr>
      <w:rFonts w:ascii="Courier New" w:hAnsi="Courier New" w:cs="Courier New"/>
      <w:lang w:val="en-GB" w:eastAsia="ja-JP"/>
    </w:rPr>
  </w:style>
  <w:style w:type="paragraph" w:styleId="IntenseQuote">
    <w:name w:val="Intense Quote"/>
    <w:basedOn w:val="Normal"/>
    <w:next w:val="Normal"/>
    <w:link w:val="IntenseQuoteChar"/>
    <w:uiPriority w:val="30"/>
    <w:qFormat/>
    <w:rsid w:val="00241642"/>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241642"/>
    <w:rPr>
      <w:rFonts w:ascii="Arial" w:hAnsi="Arial"/>
      <w:b/>
      <w:bCs/>
      <w:i/>
      <w:iCs/>
      <w:color w:val="4F81BD"/>
      <w:lang w:val="en-GB" w:eastAsia="ja-JP"/>
    </w:rPr>
  </w:style>
  <w:style w:type="paragraph" w:styleId="Quote">
    <w:name w:val="Quote"/>
    <w:basedOn w:val="Normal"/>
    <w:next w:val="Normal"/>
    <w:link w:val="QuoteChar"/>
    <w:uiPriority w:val="29"/>
    <w:qFormat/>
    <w:rsid w:val="00241642"/>
    <w:rPr>
      <w:i/>
      <w:iCs/>
      <w:color w:val="000000"/>
    </w:rPr>
  </w:style>
  <w:style w:type="character" w:customStyle="1" w:styleId="QuoteChar">
    <w:name w:val="Quote Char"/>
    <w:link w:val="Quote"/>
    <w:uiPriority w:val="29"/>
    <w:rsid w:val="00241642"/>
    <w:rPr>
      <w:rFonts w:ascii="Arial" w:hAnsi="Arial"/>
      <w:i/>
      <w:iCs/>
      <w:color w:val="000000"/>
      <w:lang w:val="en-GB" w:eastAsia="ja-JP"/>
    </w:rPr>
  </w:style>
  <w:style w:type="paragraph" w:customStyle="1" w:styleId="publishedby">
    <w:name w:val="published by"/>
    <w:basedOn w:val="Normal"/>
    <w:link w:val="publishedbyChar"/>
    <w:qFormat/>
    <w:rsid w:val="003C1FC0"/>
    <w:pPr>
      <w:tabs>
        <w:tab w:val="center" w:pos="4514"/>
        <w:tab w:val="left" w:pos="5040"/>
        <w:tab w:val="left" w:pos="5760"/>
        <w:tab w:val="left" w:pos="6480"/>
        <w:tab w:val="left" w:pos="7200"/>
        <w:tab w:val="left" w:pos="7920"/>
        <w:tab w:val="left" w:pos="8640"/>
      </w:tabs>
      <w:spacing w:after="0"/>
      <w:outlineLvl w:val="0"/>
    </w:pPr>
    <w:rPr>
      <w:b/>
    </w:rPr>
  </w:style>
  <w:style w:type="paragraph" w:customStyle="1" w:styleId="note0">
    <w:name w:val="note"/>
    <w:basedOn w:val="Normal"/>
    <w:link w:val="noteChar"/>
    <w:qFormat/>
    <w:rsid w:val="003C1FC0"/>
    <w:rPr>
      <w:i/>
      <w:color w:val="FF0000"/>
    </w:rPr>
  </w:style>
  <w:style w:type="character" w:customStyle="1" w:styleId="publishedbyChar">
    <w:name w:val="published by Char"/>
    <w:link w:val="publishedby"/>
    <w:rsid w:val="003C1FC0"/>
    <w:rPr>
      <w:rFonts w:ascii="Arial" w:hAnsi="Arial"/>
      <w:b/>
      <w:lang w:val="en-GB" w:eastAsia="ja-JP"/>
    </w:rPr>
  </w:style>
  <w:style w:type="paragraph" w:customStyle="1" w:styleId="Label1">
    <w:name w:val="Label1"/>
    <w:basedOn w:val="Normal"/>
    <w:link w:val="Label1Char"/>
    <w:qFormat/>
    <w:rsid w:val="003C1FC0"/>
    <w:pPr>
      <w:autoSpaceDE w:val="0"/>
      <w:autoSpaceDN w:val="0"/>
      <w:adjustRightInd w:val="0"/>
      <w:spacing w:after="0" w:line="480" w:lineRule="auto"/>
      <w:ind w:left="1695" w:hanging="1695"/>
    </w:pPr>
    <w:rPr>
      <w:b/>
      <w:sz w:val="22"/>
    </w:rPr>
  </w:style>
  <w:style w:type="character" w:customStyle="1" w:styleId="noteChar">
    <w:name w:val="note Char"/>
    <w:link w:val="note0"/>
    <w:rsid w:val="003C1FC0"/>
    <w:rPr>
      <w:rFonts w:ascii="Arial" w:hAnsi="Arial"/>
      <w:i/>
      <w:color w:val="FF0000"/>
      <w:lang w:val="en-GB" w:eastAsia="ja-JP"/>
    </w:rPr>
  </w:style>
  <w:style w:type="paragraph" w:customStyle="1" w:styleId="Label2">
    <w:name w:val="Label2"/>
    <w:basedOn w:val="Normal"/>
    <w:link w:val="Label2Char"/>
    <w:qFormat/>
    <w:rsid w:val="003C1FC0"/>
    <w:pPr>
      <w:ind w:left="1360" w:firstLine="340"/>
    </w:pPr>
    <w:rPr>
      <w:b/>
    </w:rPr>
  </w:style>
  <w:style w:type="character" w:customStyle="1" w:styleId="Label1Char">
    <w:name w:val="Label1 Char"/>
    <w:link w:val="Label1"/>
    <w:rsid w:val="003C1FC0"/>
    <w:rPr>
      <w:rFonts w:ascii="Arial" w:hAnsi="Arial"/>
      <w:b/>
      <w:sz w:val="22"/>
      <w:szCs w:val="22"/>
      <w:lang w:val="en-GB" w:eastAsia="ja-JP"/>
    </w:rPr>
  </w:style>
  <w:style w:type="paragraph" w:customStyle="1" w:styleId="Labeldata">
    <w:name w:val="Label data"/>
    <w:basedOn w:val="Normal"/>
    <w:link w:val="LabeldataChar"/>
    <w:qFormat/>
    <w:rsid w:val="003C1FC0"/>
    <w:pPr>
      <w:autoSpaceDE w:val="0"/>
      <w:autoSpaceDN w:val="0"/>
      <w:adjustRightInd w:val="0"/>
      <w:spacing w:after="0"/>
    </w:pPr>
  </w:style>
  <w:style w:type="character" w:customStyle="1" w:styleId="Label2Char">
    <w:name w:val="Label2 Char"/>
    <w:link w:val="Label2"/>
    <w:rsid w:val="003C1FC0"/>
    <w:rPr>
      <w:rFonts w:ascii="Arial" w:hAnsi="Arial"/>
      <w:b/>
      <w:lang w:val="en-GB" w:eastAsia="ja-JP"/>
    </w:rPr>
  </w:style>
  <w:style w:type="paragraph" w:customStyle="1" w:styleId="Annex0">
    <w:name w:val="Annex"/>
    <w:basedOn w:val="Heading1"/>
    <w:link w:val="AnnexChar"/>
    <w:qFormat/>
    <w:rsid w:val="003C1FC0"/>
    <w:pPr>
      <w:numPr>
        <w:numId w:val="11"/>
      </w:numPr>
      <w:tabs>
        <w:tab w:val="left" w:pos="560"/>
      </w:tabs>
    </w:pPr>
    <w:rPr>
      <w:lang w:eastAsia="en-US"/>
    </w:rPr>
  </w:style>
  <w:style w:type="character" w:customStyle="1" w:styleId="LabeldataChar">
    <w:name w:val="Label data Char"/>
    <w:link w:val="Labeldata"/>
    <w:rsid w:val="003C1FC0"/>
    <w:rPr>
      <w:rFonts w:ascii="Arial" w:hAnsi="Arial"/>
      <w:lang w:val="en-GB" w:eastAsia="ja-JP"/>
    </w:rPr>
  </w:style>
  <w:style w:type="paragraph" w:customStyle="1" w:styleId="Annexsection">
    <w:name w:val="Annex section"/>
    <w:basedOn w:val="Heading2"/>
    <w:link w:val="AnnexsectionChar"/>
    <w:qFormat/>
    <w:rsid w:val="003C1FC0"/>
    <w:pPr>
      <w:numPr>
        <w:ilvl w:val="0"/>
        <w:numId w:val="0"/>
      </w:numPr>
      <w:jc w:val="left"/>
    </w:pPr>
    <w:rPr>
      <w:rFonts w:ascii="Arial Narrow" w:hAnsi="Arial Narrow"/>
      <w:sz w:val="20"/>
    </w:rPr>
  </w:style>
  <w:style w:type="character" w:customStyle="1" w:styleId="AnnexChar">
    <w:name w:val="Annex Char"/>
    <w:link w:val="Annex0"/>
    <w:rsid w:val="003C1FC0"/>
    <w:rPr>
      <w:rFonts w:ascii="Arial" w:hAnsi="Arial"/>
      <w:b/>
      <w:bCs/>
      <w:sz w:val="24"/>
      <w:lang w:val="en-GB" w:eastAsia="en-US"/>
    </w:rPr>
  </w:style>
  <w:style w:type="paragraph" w:customStyle="1" w:styleId="AppendixD2">
    <w:name w:val="Appendix D2"/>
    <w:autoRedefine/>
    <w:rsid w:val="00A663C5"/>
    <w:rPr>
      <w:b/>
      <w:szCs w:val="22"/>
      <w:lang w:val="en-GB" w:eastAsia="ar-SA"/>
    </w:rPr>
  </w:style>
  <w:style w:type="character" w:customStyle="1" w:styleId="AnnexsectionChar">
    <w:name w:val="Annex section Char"/>
    <w:link w:val="Annexsection"/>
    <w:rsid w:val="003C1FC0"/>
    <w:rPr>
      <w:rFonts w:ascii="Arial Narrow" w:hAnsi="Arial Narrow"/>
      <w:b/>
      <w:bCs/>
      <w:szCs w:val="22"/>
      <w:lang w:val="en-GB" w:eastAsia="ja-JP"/>
    </w:rPr>
  </w:style>
  <w:style w:type="paragraph" w:customStyle="1" w:styleId="Basisalinea">
    <w:name w:val="[Basisalinea]"/>
    <w:basedOn w:val="Normal"/>
    <w:uiPriority w:val="99"/>
    <w:rsid w:val="00DF37B3"/>
    <w:pPr>
      <w:autoSpaceDE w:val="0"/>
      <w:autoSpaceDN w:val="0"/>
      <w:adjustRightInd w:val="0"/>
      <w:spacing w:after="0" w:line="288" w:lineRule="auto"/>
      <w:jc w:val="left"/>
      <w:textAlignment w:val="center"/>
    </w:pPr>
    <w:rPr>
      <w:rFonts w:ascii="Times" w:eastAsia="Calibri" w:hAnsi="Times" w:cs="Times"/>
      <w:color w:val="000000"/>
      <w:sz w:val="24"/>
      <w:szCs w:val="24"/>
      <w:lang w:val="nl-NL" w:eastAsia="en-US"/>
    </w:rPr>
  </w:style>
  <w:style w:type="table" w:customStyle="1" w:styleId="TableNormal1">
    <w:name w:val="Table Normal1"/>
    <w:uiPriority w:val="2"/>
    <w:semiHidden/>
    <w:unhideWhenUsed/>
    <w:qFormat/>
    <w:rsid w:val="007D4CFE"/>
    <w:pPr>
      <w:widowControl w:val="0"/>
      <w:autoSpaceDE w:val="0"/>
      <w:autoSpaceDN w:val="0"/>
    </w:pPr>
    <w:rPr>
      <w:rFonts w:ascii="Calibri" w:eastAsia="Malgun Gothic" w:hAnsi="Calibr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D4CFE"/>
    <w:pPr>
      <w:widowControl w:val="0"/>
      <w:autoSpaceDE w:val="0"/>
      <w:autoSpaceDN w:val="0"/>
      <w:spacing w:before="59" w:after="0"/>
      <w:ind w:left="115"/>
      <w:jc w:val="left"/>
    </w:pPr>
    <w:rPr>
      <w:rFonts w:eastAsia="Arial"/>
      <w:sz w:val="22"/>
      <w:lang w:eastAsia="en-US"/>
    </w:rPr>
  </w:style>
  <w:style w:type="character" w:styleId="BookTitle">
    <w:name w:val="Book Title"/>
    <w:uiPriority w:val="33"/>
    <w:qFormat/>
    <w:rsid w:val="00E92F09"/>
    <w:rPr>
      <w:b/>
      <w:bCs/>
      <w:i/>
      <w:iCs/>
      <w:spacing w:val="5"/>
    </w:rPr>
  </w:style>
  <w:style w:type="numbering" w:customStyle="1" w:styleId="1">
    <w:name w:val="현재 목록1"/>
    <w:uiPriority w:val="99"/>
    <w:rsid w:val="009604D5"/>
  </w:style>
  <w:style w:type="character" w:styleId="SubtleReference">
    <w:name w:val="Subtle Reference"/>
    <w:uiPriority w:val="31"/>
    <w:qFormat/>
    <w:rsid w:val="00A968B7"/>
    <w:rPr>
      <w:smallCaps/>
      <w:color w:val="5A5A5A"/>
    </w:rPr>
  </w:style>
  <w:style w:type="character" w:customStyle="1" w:styleId="UnresolvedMention1">
    <w:name w:val="Unresolved Mention1"/>
    <w:uiPriority w:val="99"/>
    <w:semiHidden/>
    <w:unhideWhenUsed/>
    <w:rsid w:val="00F85D5F"/>
    <w:rPr>
      <w:color w:val="605E5C"/>
      <w:shd w:val="clear" w:color="auto" w:fill="E1DFDD"/>
    </w:rPr>
  </w:style>
  <w:style w:type="character" w:styleId="UnresolvedMention">
    <w:name w:val="Unresolved Mention"/>
    <w:basedOn w:val="DefaultParagraphFont"/>
    <w:uiPriority w:val="99"/>
    <w:semiHidden/>
    <w:unhideWhenUsed/>
    <w:rsid w:val="00D764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230563">
      <w:bodyDiv w:val="1"/>
      <w:marLeft w:val="0"/>
      <w:marRight w:val="0"/>
      <w:marTop w:val="0"/>
      <w:marBottom w:val="0"/>
      <w:divBdr>
        <w:top w:val="none" w:sz="0" w:space="0" w:color="auto"/>
        <w:left w:val="none" w:sz="0" w:space="0" w:color="auto"/>
        <w:bottom w:val="none" w:sz="0" w:space="0" w:color="auto"/>
        <w:right w:val="none" w:sz="0" w:space="0" w:color="auto"/>
      </w:divBdr>
    </w:div>
    <w:div w:id="144902192">
      <w:bodyDiv w:val="1"/>
      <w:marLeft w:val="0"/>
      <w:marRight w:val="0"/>
      <w:marTop w:val="0"/>
      <w:marBottom w:val="0"/>
      <w:divBdr>
        <w:top w:val="none" w:sz="0" w:space="0" w:color="auto"/>
        <w:left w:val="none" w:sz="0" w:space="0" w:color="auto"/>
        <w:bottom w:val="none" w:sz="0" w:space="0" w:color="auto"/>
        <w:right w:val="none" w:sz="0" w:space="0" w:color="auto"/>
      </w:divBdr>
      <w:divsChild>
        <w:div w:id="1875532169">
          <w:marLeft w:val="0"/>
          <w:marRight w:val="0"/>
          <w:marTop w:val="0"/>
          <w:marBottom w:val="0"/>
          <w:divBdr>
            <w:top w:val="none" w:sz="0" w:space="0" w:color="auto"/>
            <w:left w:val="none" w:sz="0" w:space="0" w:color="auto"/>
            <w:bottom w:val="none" w:sz="0" w:space="0" w:color="auto"/>
            <w:right w:val="none" w:sz="0" w:space="0" w:color="auto"/>
          </w:divBdr>
          <w:divsChild>
            <w:div w:id="1190145377">
              <w:marLeft w:val="0"/>
              <w:marRight w:val="0"/>
              <w:marTop w:val="0"/>
              <w:marBottom w:val="0"/>
              <w:divBdr>
                <w:top w:val="none" w:sz="0" w:space="0" w:color="auto"/>
                <w:left w:val="none" w:sz="0" w:space="0" w:color="auto"/>
                <w:bottom w:val="none" w:sz="0" w:space="0" w:color="auto"/>
                <w:right w:val="none" w:sz="0" w:space="0" w:color="auto"/>
              </w:divBdr>
              <w:divsChild>
                <w:div w:id="11230416">
                  <w:marLeft w:val="0"/>
                  <w:marRight w:val="0"/>
                  <w:marTop w:val="0"/>
                  <w:marBottom w:val="0"/>
                  <w:divBdr>
                    <w:top w:val="none" w:sz="0" w:space="0" w:color="auto"/>
                    <w:left w:val="none" w:sz="0" w:space="0" w:color="auto"/>
                    <w:bottom w:val="none" w:sz="0" w:space="0" w:color="auto"/>
                    <w:right w:val="none" w:sz="0" w:space="0" w:color="auto"/>
                  </w:divBdr>
                  <w:divsChild>
                    <w:div w:id="9049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948975">
      <w:bodyDiv w:val="1"/>
      <w:marLeft w:val="0"/>
      <w:marRight w:val="0"/>
      <w:marTop w:val="0"/>
      <w:marBottom w:val="0"/>
      <w:divBdr>
        <w:top w:val="none" w:sz="0" w:space="0" w:color="auto"/>
        <w:left w:val="none" w:sz="0" w:space="0" w:color="auto"/>
        <w:bottom w:val="none" w:sz="0" w:space="0" w:color="auto"/>
        <w:right w:val="none" w:sz="0" w:space="0" w:color="auto"/>
      </w:divBdr>
      <w:divsChild>
        <w:div w:id="1564368219">
          <w:marLeft w:val="0"/>
          <w:marRight w:val="0"/>
          <w:marTop w:val="0"/>
          <w:marBottom w:val="0"/>
          <w:divBdr>
            <w:top w:val="none" w:sz="0" w:space="0" w:color="auto"/>
            <w:left w:val="none" w:sz="0" w:space="0" w:color="auto"/>
            <w:bottom w:val="none" w:sz="0" w:space="0" w:color="auto"/>
            <w:right w:val="none" w:sz="0" w:space="0" w:color="auto"/>
          </w:divBdr>
          <w:divsChild>
            <w:div w:id="1752777248">
              <w:marLeft w:val="0"/>
              <w:marRight w:val="0"/>
              <w:marTop w:val="0"/>
              <w:marBottom w:val="0"/>
              <w:divBdr>
                <w:top w:val="none" w:sz="0" w:space="0" w:color="auto"/>
                <w:left w:val="none" w:sz="0" w:space="0" w:color="auto"/>
                <w:bottom w:val="none" w:sz="0" w:space="0" w:color="auto"/>
                <w:right w:val="none" w:sz="0" w:space="0" w:color="auto"/>
              </w:divBdr>
              <w:divsChild>
                <w:div w:id="1763527821">
                  <w:marLeft w:val="0"/>
                  <w:marRight w:val="0"/>
                  <w:marTop w:val="0"/>
                  <w:marBottom w:val="0"/>
                  <w:divBdr>
                    <w:top w:val="none" w:sz="0" w:space="0" w:color="auto"/>
                    <w:left w:val="none" w:sz="0" w:space="0" w:color="auto"/>
                    <w:bottom w:val="none" w:sz="0" w:space="0" w:color="auto"/>
                    <w:right w:val="none" w:sz="0" w:space="0" w:color="auto"/>
                  </w:divBdr>
                  <w:divsChild>
                    <w:div w:id="925310590">
                      <w:marLeft w:val="0"/>
                      <w:marRight w:val="0"/>
                      <w:marTop w:val="0"/>
                      <w:marBottom w:val="0"/>
                      <w:divBdr>
                        <w:top w:val="none" w:sz="0" w:space="0" w:color="auto"/>
                        <w:left w:val="none" w:sz="0" w:space="0" w:color="auto"/>
                        <w:bottom w:val="none" w:sz="0" w:space="0" w:color="auto"/>
                        <w:right w:val="none" w:sz="0" w:space="0" w:color="auto"/>
                      </w:divBdr>
                      <w:divsChild>
                        <w:div w:id="10647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2349986">
      <w:bodyDiv w:val="1"/>
      <w:marLeft w:val="0"/>
      <w:marRight w:val="0"/>
      <w:marTop w:val="0"/>
      <w:marBottom w:val="0"/>
      <w:divBdr>
        <w:top w:val="none" w:sz="0" w:space="0" w:color="auto"/>
        <w:left w:val="none" w:sz="0" w:space="0" w:color="auto"/>
        <w:bottom w:val="none" w:sz="0" w:space="0" w:color="auto"/>
        <w:right w:val="none" w:sz="0" w:space="0" w:color="auto"/>
      </w:divBdr>
    </w:div>
    <w:div w:id="319966052">
      <w:bodyDiv w:val="1"/>
      <w:marLeft w:val="0"/>
      <w:marRight w:val="0"/>
      <w:marTop w:val="0"/>
      <w:marBottom w:val="0"/>
      <w:divBdr>
        <w:top w:val="none" w:sz="0" w:space="0" w:color="auto"/>
        <w:left w:val="none" w:sz="0" w:space="0" w:color="auto"/>
        <w:bottom w:val="none" w:sz="0" w:space="0" w:color="auto"/>
        <w:right w:val="none" w:sz="0" w:space="0" w:color="auto"/>
      </w:divBdr>
    </w:div>
    <w:div w:id="331370359">
      <w:bodyDiv w:val="1"/>
      <w:marLeft w:val="0"/>
      <w:marRight w:val="0"/>
      <w:marTop w:val="0"/>
      <w:marBottom w:val="0"/>
      <w:divBdr>
        <w:top w:val="none" w:sz="0" w:space="0" w:color="auto"/>
        <w:left w:val="none" w:sz="0" w:space="0" w:color="auto"/>
        <w:bottom w:val="none" w:sz="0" w:space="0" w:color="auto"/>
        <w:right w:val="none" w:sz="0" w:space="0" w:color="auto"/>
      </w:divBdr>
    </w:div>
    <w:div w:id="537932043">
      <w:bodyDiv w:val="1"/>
      <w:marLeft w:val="0"/>
      <w:marRight w:val="0"/>
      <w:marTop w:val="0"/>
      <w:marBottom w:val="0"/>
      <w:divBdr>
        <w:top w:val="none" w:sz="0" w:space="0" w:color="auto"/>
        <w:left w:val="none" w:sz="0" w:space="0" w:color="auto"/>
        <w:bottom w:val="none" w:sz="0" w:space="0" w:color="auto"/>
        <w:right w:val="none" w:sz="0" w:space="0" w:color="auto"/>
      </w:divBdr>
    </w:div>
    <w:div w:id="569854507">
      <w:bodyDiv w:val="1"/>
      <w:marLeft w:val="0"/>
      <w:marRight w:val="0"/>
      <w:marTop w:val="0"/>
      <w:marBottom w:val="0"/>
      <w:divBdr>
        <w:top w:val="none" w:sz="0" w:space="0" w:color="auto"/>
        <w:left w:val="none" w:sz="0" w:space="0" w:color="auto"/>
        <w:bottom w:val="none" w:sz="0" w:space="0" w:color="auto"/>
        <w:right w:val="none" w:sz="0" w:space="0" w:color="auto"/>
      </w:divBdr>
    </w:div>
    <w:div w:id="600332247">
      <w:bodyDiv w:val="1"/>
      <w:marLeft w:val="0"/>
      <w:marRight w:val="0"/>
      <w:marTop w:val="0"/>
      <w:marBottom w:val="0"/>
      <w:divBdr>
        <w:top w:val="none" w:sz="0" w:space="0" w:color="auto"/>
        <w:left w:val="none" w:sz="0" w:space="0" w:color="auto"/>
        <w:bottom w:val="none" w:sz="0" w:space="0" w:color="auto"/>
        <w:right w:val="none" w:sz="0" w:space="0" w:color="auto"/>
      </w:divBdr>
      <w:divsChild>
        <w:div w:id="2106487160">
          <w:marLeft w:val="0"/>
          <w:marRight w:val="0"/>
          <w:marTop w:val="0"/>
          <w:marBottom w:val="0"/>
          <w:divBdr>
            <w:top w:val="none" w:sz="0" w:space="0" w:color="auto"/>
            <w:left w:val="none" w:sz="0" w:space="0" w:color="auto"/>
            <w:bottom w:val="none" w:sz="0" w:space="0" w:color="auto"/>
            <w:right w:val="none" w:sz="0" w:space="0" w:color="auto"/>
          </w:divBdr>
          <w:divsChild>
            <w:div w:id="852840136">
              <w:marLeft w:val="0"/>
              <w:marRight w:val="0"/>
              <w:marTop w:val="0"/>
              <w:marBottom w:val="0"/>
              <w:divBdr>
                <w:top w:val="none" w:sz="0" w:space="0" w:color="auto"/>
                <w:left w:val="none" w:sz="0" w:space="0" w:color="auto"/>
                <w:bottom w:val="none" w:sz="0" w:space="0" w:color="auto"/>
                <w:right w:val="none" w:sz="0" w:space="0" w:color="auto"/>
              </w:divBdr>
              <w:divsChild>
                <w:div w:id="970327579">
                  <w:marLeft w:val="0"/>
                  <w:marRight w:val="0"/>
                  <w:marTop w:val="0"/>
                  <w:marBottom w:val="0"/>
                  <w:divBdr>
                    <w:top w:val="none" w:sz="0" w:space="0" w:color="auto"/>
                    <w:left w:val="none" w:sz="0" w:space="0" w:color="auto"/>
                    <w:bottom w:val="none" w:sz="0" w:space="0" w:color="auto"/>
                    <w:right w:val="none" w:sz="0" w:space="0" w:color="auto"/>
                  </w:divBdr>
                  <w:divsChild>
                    <w:div w:id="1843427101">
                      <w:marLeft w:val="0"/>
                      <w:marRight w:val="0"/>
                      <w:marTop w:val="0"/>
                      <w:marBottom w:val="0"/>
                      <w:divBdr>
                        <w:top w:val="none" w:sz="0" w:space="0" w:color="auto"/>
                        <w:left w:val="none" w:sz="0" w:space="0" w:color="auto"/>
                        <w:bottom w:val="none" w:sz="0" w:space="0" w:color="auto"/>
                        <w:right w:val="none" w:sz="0" w:space="0" w:color="auto"/>
                      </w:divBdr>
                      <w:divsChild>
                        <w:div w:id="126376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166641">
      <w:bodyDiv w:val="1"/>
      <w:marLeft w:val="0"/>
      <w:marRight w:val="0"/>
      <w:marTop w:val="0"/>
      <w:marBottom w:val="0"/>
      <w:divBdr>
        <w:top w:val="none" w:sz="0" w:space="0" w:color="auto"/>
        <w:left w:val="none" w:sz="0" w:space="0" w:color="auto"/>
        <w:bottom w:val="none" w:sz="0" w:space="0" w:color="auto"/>
        <w:right w:val="none" w:sz="0" w:space="0" w:color="auto"/>
      </w:divBdr>
      <w:divsChild>
        <w:div w:id="452557787">
          <w:marLeft w:val="0"/>
          <w:marRight w:val="0"/>
          <w:marTop w:val="0"/>
          <w:marBottom w:val="0"/>
          <w:divBdr>
            <w:top w:val="none" w:sz="0" w:space="0" w:color="auto"/>
            <w:left w:val="none" w:sz="0" w:space="0" w:color="auto"/>
            <w:bottom w:val="none" w:sz="0" w:space="0" w:color="auto"/>
            <w:right w:val="none" w:sz="0" w:space="0" w:color="auto"/>
          </w:divBdr>
          <w:divsChild>
            <w:div w:id="688917482">
              <w:marLeft w:val="0"/>
              <w:marRight w:val="0"/>
              <w:marTop w:val="0"/>
              <w:marBottom w:val="0"/>
              <w:divBdr>
                <w:top w:val="none" w:sz="0" w:space="0" w:color="auto"/>
                <w:left w:val="none" w:sz="0" w:space="0" w:color="auto"/>
                <w:bottom w:val="none" w:sz="0" w:space="0" w:color="auto"/>
                <w:right w:val="none" w:sz="0" w:space="0" w:color="auto"/>
              </w:divBdr>
              <w:divsChild>
                <w:div w:id="1161627790">
                  <w:marLeft w:val="0"/>
                  <w:marRight w:val="0"/>
                  <w:marTop w:val="0"/>
                  <w:marBottom w:val="0"/>
                  <w:divBdr>
                    <w:top w:val="none" w:sz="0" w:space="0" w:color="auto"/>
                    <w:left w:val="none" w:sz="0" w:space="0" w:color="auto"/>
                    <w:bottom w:val="none" w:sz="0" w:space="0" w:color="auto"/>
                    <w:right w:val="none" w:sz="0" w:space="0" w:color="auto"/>
                  </w:divBdr>
                  <w:divsChild>
                    <w:div w:id="1105535794">
                      <w:marLeft w:val="0"/>
                      <w:marRight w:val="0"/>
                      <w:marTop w:val="0"/>
                      <w:marBottom w:val="0"/>
                      <w:divBdr>
                        <w:top w:val="none" w:sz="0" w:space="0" w:color="auto"/>
                        <w:left w:val="none" w:sz="0" w:space="0" w:color="auto"/>
                        <w:bottom w:val="none" w:sz="0" w:space="0" w:color="auto"/>
                        <w:right w:val="none" w:sz="0" w:space="0" w:color="auto"/>
                      </w:divBdr>
                      <w:divsChild>
                        <w:div w:id="1178275993">
                          <w:marLeft w:val="0"/>
                          <w:marRight w:val="0"/>
                          <w:marTop w:val="0"/>
                          <w:marBottom w:val="0"/>
                          <w:divBdr>
                            <w:top w:val="none" w:sz="0" w:space="0" w:color="auto"/>
                            <w:left w:val="none" w:sz="0" w:space="0" w:color="auto"/>
                            <w:bottom w:val="none" w:sz="0" w:space="0" w:color="auto"/>
                            <w:right w:val="none" w:sz="0" w:space="0" w:color="auto"/>
                          </w:divBdr>
                          <w:divsChild>
                            <w:div w:id="67692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3132710">
      <w:bodyDiv w:val="1"/>
      <w:marLeft w:val="0"/>
      <w:marRight w:val="0"/>
      <w:marTop w:val="0"/>
      <w:marBottom w:val="0"/>
      <w:divBdr>
        <w:top w:val="none" w:sz="0" w:space="0" w:color="auto"/>
        <w:left w:val="none" w:sz="0" w:space="0" w:color="auto"/>
        <w:bottom w:val="none" w:sz="0" w:space="0" w:color="auto"/>
        <w:right w:val="none" w:sz="0" w:space="0" w:color="auto"/>
      </w:divBdr>
    </w:div>
    <w:div w:id="865480424">
      <w:bodyDiv w:val="1"/>
      <w:marLeft w:val="0"/>
      <w:marRight w:val="0"/>
      <w:marTop w:val="0"/>
      <w:marBottom w:val="0"/>
      <w:divBdr>
        <w:top w:val="none" w:sz="0" w:space="0" w:color="auto"/>
        <w:left w:val="none" w:sz="0" w:space="0" w:color="auto"/>
        <w:bottom w:val="none" w:sz="0" w:space="0" w:color="auto"/>
        <w:right w:val="none" w:sz="0" w:space="0" w:color="auto"/>
      </w:divBdr>
    </w:div>
    <w:div w:id="870000833">
      <w:bodyDiv w:val="1"/>
      <w:marLeft w:val="0"/>
      <w:marRight w:val="0"/>
      <w:marTop w:val="0"/>
      <w:marBottom w:val="0"/>
      <w:divBdr>
        <w:top w:val="none" w:sz="0" w:space="0" w:color="auto"/>
        <w:left w:val="none" w:sz="0" w:space="0" w:color="auto"/>
        <w:bottom w:val="none" w:sz="0" w:space="0" w:color="auto"/>
        <w:right w:val="none" w:sz="0" w:space="0" w:color="auto"/>
      </w:divBdr>
    </w:div>
    <w:div w:id="895236993">
      <w:bodyDiv w:val="1"/>
      <w:marLeft w:val="0"/>
      <w:marRight w:val="0"/>
      <w:marTop w:val="0"/>
      <w:marBottom w:val="0"/>
      <w:divBdr>
        <w:top w:val="none" w:sz="0" w:space="0" w:color="auto"/>
        <w:left w:val="none" w:sz="0" w:space="0" w:color="auto"/>
        <w:bottom w:val="none" w:sz="0" w:space="0" w:color="auto"/>
        <w:right w:val="none" w:sz="0" w:space="0" w:color="auto"/>
      </w:divBdr>
    </w:div>
    <w:div w:id="913663797">
      <w:bodyDiv w:val="1"/>
      <w:marLeft w:val="0"/>
      <w:marRight w:val="0"/>
      <w:marTop w:val="0"/>
      <w:marBottom w:val="0"/>
      <w:divBdr>
        <w:top w:val="none" w:sz="0" w:space="0" w:color="auto"/>
        <w:left w:val="none" w:sz="0" w:space="0" w:color="auto"/>
        <w:bottom w:val="none" w:sz="0" w:space="0" w:color="auto"/>
        <w:right w:val="none" w:sz="0" w:space="0" w:color="auto"/>
      </w:divBdr>
    </w:div>
    <w:div w:id="1494418587">
      <w:bodyDiv w:val="1"/>
      <w:marLeft w:val="0"/>
      <w:marRight w:val="0"/>
      <w:marTop w:val="0"/>
      <w:marBottom w:val="0"/>
      <w:divBdr>
        <w:top w:val="none" w:sz="0" w:space="0" w:color="auto"/>
        <w:left w:val="none" w:sz="0" w:space="0" w:color="auto"/>
        <w:bottom w:val="none" w:sz="0" w:space="0" w:color="auto"/>
        <w:right w:val="none" w:sz="0" w:space="0" w:color="auto"/>
      </w:divBdr>
      <w:divsChild>
        <w:div w:id="917248474">
          <w:marLeft w:val="0"/>
          <w:marRight w:val="0"/>
          <w:marTop w:val="0"/>
          <w:marBottom w:val="0"/>
          <w:divBdr>
            <w:top w:val="none" w:sz="0" w:space="0" w:color="auto"/>
            <w:left w:val="none" w:sz="0" w:space="0" w:color="auto"/>
            <w:bottom w:val="none" w:sz="0" w:space="0" w:color="auto"/>
            <w:right w:val="none" w:sz="0" w:space="0" w:color="auto"/>
          </w:divBdr>
          <w:divsChild>
            <w:div w:id="1217935185">
              <w:marLeft w:val="0"/>
              <w:marRight w:val="0"/>
              <w:marTop w:val="0"/>
              <w:marBottom w:val="0"/>
              <w:divBdr>
                <w:top w:val="none" w:sz="0" w:space="0" w:color="auto"/>
                <w:left w:val="none" w:sz="0" w:space="0" w:color="auto"/>
                <w:bottom w:val="none" w:sz="0" w:space="0" w:color="auto"/>
                <w:right w:val="none" w:sz="0" w:space="0" w:color="auto"/>
              </w:divBdr>
              <w:divsChild>
                <w:div w:id="1819614896">
                  <w:marLeft w:val="0"/>
                  <w:marRight w:val="0"/>
                  <w:marTop w:val="0"/>
                  <w:marBottom w:val="0"/>
                  <w:divBdr>
                    <w:top w:val="none" w:sz="0" w:space="0" w:color="auto"/>
                    <w:left w:val="none" w:sz="0" w:space="0" w:color="auto"/>
                    <w:bottom w:val="none" w:sz="0" w:space="0" w:color="auto"/>
                    <w:right w:val="none" w:sz="0" w:space="0" w:color="auto"/>
                  </w:divBdr>
                  <w:divsChild>
                    <w:div w:id="1453356840">
                      <w:marLeft w:val="0"/>
                      <w:marRight w:val="0"/>
                      <w:marTop w:val="0"/>
                      <w:marBottom w:val="0"/>
                      <w:divBdr>
                        <w:top w:val="none" w:sz="0" w:space="0" w:color="auto"/>
                        <w:left w:val="none" w:sz="0" w:space="0" w:color="auto"/>
                        <w:bottom w:val="none" w:sz="0" w:space="0" w:color="auto"/>
                        <w:right w:val="none" w:sz="0" w:space="0" w:color="auto"/>
                      </w:divBdr>
                      <w:divsChild>
                        <w:div w:id="47155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1818560">
      <w:bodyDiv w:val="1"/>
      <w:marLeft w:val="0"/>
      <w:marRight w:val="0"/>
      <w:marTop w:val="0"/>
      <w:marBottom w:val="0"/>
      <w:divBdr>
        <w:top w:val="none" w:sz="0" w:space="0" w:color="auto"/>
        <w:left w:val="none" w:sz="0" w:space="0" w:color="auto"/>
        <w:bottom w:val="none" w:sz="0" w:space="0" w:color="auto"/>
        <w:right w:val="none" w:sz="0" w:space="0" w:color="auto"/>
      </w:divBdr>
      <w:divsChild>
        <w:div w:id="730931972">
          <w:marLeft w:val="0"/>
          <w:marRight w:val="0"/>
          <w:marTop w:val="0"/>
          <w:marBottom w:val="0"/>
          <w:divBdr>
            <w:top w:val="none" w:sz="0" w:space="0" w:color="auto"/>
            <w:left w:val="none" w:sz="0" w:space="0" w:color="auto"/>
            <w:bottom w:val="none" w:sz="0" w:space="0" w:color="auto"/>
            <w:right w:val="none" w:sz="0" w:space="0" w:color="auto"/>
          </w:divBdr>
          <w:divsChild>
            <w:div w:id="452989671">
              <w:marLeft w:val="0"/>
              <w:marRight w:val="0"/>
              <w:marTop w:val="0"/>
              <w:marBottom w:val="0"/>
              <w:divBdr>
                <w:top w:val="none" w:sz="0" w:space="0" w:color="auto"/>
                <w:left w:val="none" w:sz="0" w:space="0" w:color="auto"/>
                <w:bottom w:val="none" w:sz="0" w:space="0" w:color="auto"/>
                <w:right w:val="none" w:sz="0" w:space="0" w:color="auto"/>
              </w:divBdr>
              <w:divsChild>
                <w:div w:id="603735716">
                  <w:marLeft w:val="0"/>
                  <w:marRight w:val="0"/>
                  <w:marTop w:val="0"/>
                  <w:marBottom w:val="0"/>
                  <w:divBdr>
                    <w:top w:val="none" w:sz="0" w:space="0" w:color="auto"/>
                    <w:left w:val="none" w:sz="0" w:space="0" w:color="auto"/>
                    <w:bottom w:val="none" w:sz="0" w:space="0" w:color="auto"/>
                    <w:right w:val="none" w:sz="0" w:space="0" w:color="auto"/>
                  </w:divBdr>
                  <w:divsChild>
                    <w:div w:id="12126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862972">
      <w:bodyDiv w:val="1"/>
      <w:marLeft w:val="0"/>
      <w:marRight w:val="0"/>
      <w:marTop w:val="0"/>
      <w:marBottom w:val="0"/>
      <w:divBdr>
        <w:top w:val="none" w:sz="0" w:space="0" w:color="auto"/>
        <w:left w:val="none" w:sz="0" w:space="0" w:color="auto"/>
        <w:bottom w:val="none" w:sz="0" w:space="0" w:color="auto"/>
        <w:right w:val="none" w:sz="0" w:space="0" w:color="auto"/>
      </w:divBdr>
      <w:divsChild>
        <w:div w:id="9181565">
          <w:marLeft w:val="0"/>
          <w:marRight w:val="0"/>
          <w:marTop w:val="0"/>
          <w:marBottom w:val="0"/>
          <w:divBdr>
            <w:top w:val="none" w:sz="0" w:space="0" w:color="auto"/>
            <w:left w:val="none" w:sz="0" w:space="0" w:color="auto"/>
            <w:bottom w:val="none" w:sz="0" w:space="0" w:color="auto"/>
            <w:right w:val="none" w:sz="0" w:space="0" w:color="auto"/>
          </w:divBdr>
          <w:divsChild>
            <w:div w:id="1823233860">
              <w:marLeft w:val="0"/>
              <w:marRight w:val="0"/>
              <w:marTop w:val="0"/>
              <w:marBottom w:val="0"/>
              <w:divBdr>
                <w:top w:val="none" w:sz="0" w:space="0" w:color="auto"/>
                <w:left w:val="none" w:sz="0" w:space="0" w:color="auto"/>
                <w:bottom w:val="none" w:sz="0" w:space="0" w:color="auto"/>
                <w:right w:val="none" w:sz="0" w:space="0" w:color="auto"/>
              </w:divBdr>
              <w:divsChild>
                <w:div w:id="1891260678">
                  <w:marLeft w:val="0"/>
                  <w:marRight w:val="0"/>
                  <w:marTop w:val="0"/>
                  <w:marBottom w:val="0"/>
                  <w:divBdr>
                    <w:top w:val="none" w:sz="0" w:space="0" w:color="auto"/>
                    <w:left w:val="none" w:sz="0" w:space="0" w:color="auto"/>
                    <w:bottom w:val="none" w:sz="0" w:space="0" w:color="auto"/>
                    <w:right w:val="none" w:sz="0" w:space="0" w:color="auto"/>
                  </w:divBdr>
                  <w:divsChild>
                    <w:div w:id="1336036881">
                      <w:marLeft w:val="0"/>
                      <w:marRight w:val="0"/>
                      <w:marTop w:val="0"/>
                      <w:marBottom w:val="0"/>
                      <w:divBdr>
                        <w:top w:val="none" w:sz="0" w:space="0" w:color="auto"/>
                        <w:left w:val="none" w:sz="0" w:space="0" w:color="auto"/>
                        <w:bottom w:val="none" w:sz="0" w:space="0" w:color="auto"/>
                        <w:right w:val="none" w:sz="0" w:space="0" w:color="auto"/>
                      </w:divBdr>
                      <w:divsChild>
                        <w:div w:id="92572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4031716">
      <w:bodyDiv w:val="1"/>
      <w:marLeft w:val="0"/>
      <w:marRight w:val="0"/>
      <w:marTop w:val="0"/>
      <w:marBottom w:val="0"/>
      <w:divBdr>
        <w:top w:val="none" w:sz="0" w:space="0" w:color="auto"/>
        <w:left w:val="none" w:sz="0" w:space="0" w:color="auto"/>
        <w:bottom w:val="none" w:sz="0" w:space="0" w:color="auto"/>
        <w:right w:val="none" w:sz="0" w:space="0" w:color="auto"/>
      </w:divBdr>
    </w:div>
    <w:div w:id="1826436737">
      <w:bodyDiv w:val="1"/>
      <w:marLeft w:val="0"/>
      <w:marRight w:val="0"/>
      <w:marTop w:val="0"/>
      <w:marBottom w:val="0"/>
      <w:divBdr>
        <w:top w:val="none" w:sz="0" w:space="0" w:color="auto"/>
        <w:left w:val="none" w:sz="0" w:space="0" w:color="auto"/>
        <w:bottom w:val="none" w:sz="0" w:space="0" w:color="auto"/>
        <w:right w:val="none" w:sz="0" w:space="0" w:color="auto"/>
      </w:divBdr>
      <w:divsChild>
        <w:div w:id="1633946454">
          <w:marLeft w:val="0"/>
          <w:marRight w:val="0"/>
          <w:marTop w:val="0"/>
          <w:marBottom w:val="0"/>
          <w:divBdr>
            <w:top w:val="none" w:sz="0" w:space="0" w:color="auto"/>
            <w:left w:val="none" w:sz="0" w:space="0" w:color="auto"/>
            <w:bottom w:val="none" w:sz="0" w:space="0" w:color="auto"/>
            <w:right w:val="none" w:sz="0" w:space="0" w:color="auto"/>
          </w:divBdr>
          <w:divsChild>
            <w:div w:id="1402605638">
              <w:marLeft w:val="0"/>
              <w:marRight w:val="0"/>
              <w:marTop w:val="0"/>
              <w:marBottom w:val="0"/>
              <w:divBdr>
                <w:top w:val="none" w:sz="0" w:space="0" w:color="auto"/>
                <w:left w:val="none" w:sz="0" w:space="0" w:color="auto"/>
                <w:bottom w:val="none" w:sz="0" w:space="0" w:color="auto"/>
                <w:right w:val="none" w:sz="0" w:space="0" w:color="auto"/>
              </w:divBdr>
              <w:divsChild>
                <w:div w:id="689379882">
                  <w:marLeft w:val="0"/>
                  <w:marRight w:val="0"/>
                  <w:marTop w:val="0"/>
                  <w:marBottom w:val="0"/>
                  <w:divBdr>
                    <w:top w:val="none" w:sz="0" w:space="0" w:color="auto"/>
                    <w:left w:val="none" w:sz="0" w:space="0" w:color="auto"/>
                    <w:bottom w:val="none" w:sz="0" w:space="0" w:color="auto"/>
                    <w:right w:val="none" w:sz="0" w:space="0" w:color="auto"/>
                  </w:divBdr>
                  <w:divsChild>
                    <w:div w:id="766074701">
                      <w:marLeft w:val="0"/>
                      <w:marRight w:val="0"/>
                      <w:marTop w:val="0"/>
                      <w:marBottom w:val="0"/>
                      <w:divBdr>
                        <w:top w:val="none" w:sz="0" w:space="0" w:color="auto"/>
                        <w:left w:val="none" w:sz="0" w:space="0" w:color="auto"/>
                        <w:bottom w:val="none" w:sz="0" w:space="0" w:color="auto"/>
                        <w:right w:val="none" w:sz="0" w:space="0" w:color="auto"/>
                      </w:divBdr>
                      <w:divsChild>
                        <w:div w:id="182840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919949">
      <w:bodyDiv w:val="1"/>
      <w:marLeft w:val="0"/>
      <w:marRight w:val="0"/>
      <w:marTop w:val="0"/>
      <w:marBottom w:val="0"/>
      <w:divBdr>
        <w:top w:val="none" w:sz="0" w:space="0" w:color="auto"/>
        <w:left w:val="none" w:sz="0" w:space="0" w:color="auto"/>
        <w:bottom w:val="none" w:sz="0" w:space="0" w:color="auto"/>
        <w:right w:val="none" w:sz="0" w:space="0" w:color="auto"/>
      </w:divBdr>
    </w:div>
    <w:div w:id="1898127189">
      <w:bodyDiv w:val="1"/>
      <w:marLeft w:val="0"/>
      <w:marRight w:val="0"/>
      <w:marTop w:val="0"/>
      <w:marBottom w:val="0"/>
      <w:divBdr>
        <w:top w:val="none" w:sz="0" w:space="0" w:color="auto"/>
        <w:left w:val="none" w:sz="0" w:space="0" w:color="auto"/>
        <w:bottom w:val="none" w:sz="0" w:space="0" w:color="auto"/>
        <w:right w:val="none" w:sz="0" w:space="0" w:color="auto"/>
      </w:divBdr>
    </w:div>
    <w:div w:id="1908300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hyperlink" Target="https://registry.iho.int" TargetMode="External"/><Relationship Id="rId39" Type="http://schemas.openxmlformats.org/officeDocument/2006/relationships/header" Target="header5.xml"/><Relationship Id="rId21" Type="http://schemas.openxmlformats.org/officeDocument/2006/relationships/hyperlink" Target="https://iho.int" TargetMode="External"/><Relationship Id="rId34" Type="http://schemas.openxmlformats.org/officeDocument/2006/relationships/image" Target="media/image13.jpg"/><Relationship Id="rId42"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hyperlink" Target="http://www.epsg-registry.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hyperlink" Target="https://github.com/IHO-S100WG" TargetMode="External"/><Relationship Id="rId37" Type="http://schemas.openxmlformats.org/officeDocument/2006/relationships/header" Target="header4.xml"/><Relationship Id="rId40" Type="http://schemas.openxmlformats.org/officeDocument/2006/relationships/header" Target="header6.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footer" Target="footer4.xml"/><Relationship Id="rId10" Type="http://schemas.openxmlformats.org/officeDocument/2006/relationships/image" Target="media/image3.png"/><Relationship Id="rId19" Type="http://schemas.openxmlformats.org/officeDocument/2006/relationships/header" Target="header3.xml"/><Relationship Id="rId31" Type="http://schemas.openxmlformats.org/officeDocument/2006/relationships/hyperlink" Target="https://www.ogc.org" TargetMode="External"/><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wipo.int/treaties/en/ip/berne/trtdocs_wo001.html" TargetMode="External"/><Relationship Id="rId22" Type="http://schemas.openxmlformats.org/officeDocument/2006/relationships/image" Target="media/image7.png"/><Relationship Id="rId27" Type="http://schemas.openxmlformats.org/officeDocument/2006/relationships/hyperlink" Target="https://registry.iho.int/" TargetMode="External"/><Relationship Id="rId30" Type="http://schemas.openxmlformats.org/officeDocument/2006/relationships/hyperlink" Target="https://epsg.org/home.html" TargetMode="External"/><Relationship Id="rId35" Type="http://schemas.openxmlformats.org/officeDocument/2006/relationships/footer" Target="footer3.xm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0.png"/><Relationship Id="rId33" Type="http://schemas.openxmlformats.org/officeDocument/2006/relationships/image" Target="media/image12.png"/><Relationship Id="rId38" Type="http://schemas.openxmlformats.org/officeDocument/2006/relationships/footer" Target="footer5.xml"/><Relationship Id="rId20" Type="http://schemas.openxmlformats.org/officeDocument/2006/relationships/hyperlink" Target="mailto:info@iho.int" TargetMode="External"/><Relationship Id="rId41"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ulia.powell\My%20Documents\IHO%20TSMAD\S100%20Final%20Components\St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CE6D68-D57E-4B7A-9BB9-372B63670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Std</Template>
  <TotalTime>0</TotalTime>
  <Pages>44</Pages>
  <Words>12737</Words>
  <Characters>72601</Characters>
  <Application>Microsoft Office Word</Application>
  <DocSecurity>0</DocSecurity>
  <Lines>605</Lines>
  <Paragraphs>170</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ISO/IEC TC /SC  N</vt:lpstr>
      <vt:lpstr>ISO/IEC TC /SC  N</vt:lpstr>
    </vt:vector>
  </TitlesOfParts>
  <Company>afnor</Company>
  <LinksUpToDate>false</LinksUpToDate>
  <CharactersWithSpaces>85168</CharactersWithSpaces>
  <SharedDoc>false</SharedDoc>
  <HLinks>
    <vt:vector size="12" baseType="variant">
      <vt:variant>
        <vt:i4>6684718</vt:i4>
      </vt:variant>
      <vt:variant>
        <vt:i4>365</vt:i4>
      </vt:variant>
      <vt:variant>
        <vt:i4>0</vt:i4>
      </vt:variant>
      <vt:variant>
        <vt:i4>5</vt:i4>
      </vt:variant>
      <vt:variant>
        <vt:lpwstr>http://www.ogp.org.uk/</vt:lpwstr>
      </vt:variant>
      <vt:variant>
        <vt:lpwstr/>
      </vt:variant>
      <vt:variant>
        <vt:i4>1638415</vt:i4>
      </vt:variant>
      <vt:variant>
        <vt:i4>362</vt:i4>
      </vt:variant>
      <vt:variant>
        <vt:i4>0</vt:i4>
      </vt:variant>
      <vt:variant>
        <vt:i4>5</vt:i4>
      </vt:variant>
      <vt:variant>
        <vt:lpwstr>http://www.epsg-registry.org/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ISO/IEC TC /SC  N</dc:title>
  <dc:subject/>
  <dc:creator>Administrator</dc:creator>
  <cp:keywords/>
  <dc:description/>
  <cp:lastModifiedBy>Jeff Wootton</cp:lastModifiedBy>
  <cp:revision>401</cp:revision>
  <cp:lastPrinted>2025-01-31T09:33:00Z</cp:lastPrinted>
  <dcterms:created xsi:type="dcterms:W3CDTF">2025-01-31T09:31:00Z</dcterms:created>
  <dcterms:modified xsi:type="dcterms:W3CDTF">2025-04-24T12:19:00Z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Comment">
    <vt:lpwstr>Notes message registered by Wootton, Jeffrey (MR)(CIMG Charting Standards &amp; Specifications) on Wednesday, 6 January 2010 10:44:06 AM</vt:lpwstr>
  </property>
  <property fmtid="{D5CDD505-2E9C-101B-9397-08002B2CF9AE}" pid="3" name="Objective-CreationStamp">
    <vt:filetime>2010-01-06T10:44:30Z</vt:filetime>
  </property>
  <property fmtid="{D5CDD505-2E9C-101B-9397-08002B2CF9AE}" pid="4" name="Objective-Id">
    <vt:lpwstr>AA447525</vt:lpwstr>
  </property>
  <property fmtid="{D5CDD505-2E9C-101B-9397-08002B2CF9AE}" pid="5" name="Objective-IsApproved">
    <vt:lpwstr>No</vt:lpwstr>
  </property>
  <property fmtid="{D5CDD505-2E9C-101B-9397-08002B2CF9AE}" pid="6" name="Objective-IsPublished">
    <vt:lpwstr>Yes</vt:lpwstr>
  </property>
  <property fmtid="{D5CDD505-2E9C-101B-9397-08002B2CF9AE}" pid="7" name="Objective-DatePublished">
    <vt:filetime>2010-01-06T00:00:00Z</vt:filetime>
  </property>
  <property fmtid="{D5CDD505-2E9C-101B-9397-08002B2CF9AE}" pid="8" name="Objective-ModificationStamp">
    <vt:filetime>2010-01-11T08:53:39Z</vt:filetime>
  </property>
  <property fmtid="{D5CDD505-2E9C-101B-9397-08002B2CF9AE}" pid="9" name="Objective-Owner">
    <vt:lpwstr>Wootton, Jeffrey (MR)(CIMG Charting Standards &amp; Specifications)</vt:lpwstr>
  </property>
  <property fmtid="{D5CDD505-2E9C-101B-9397-08002B2CF9AE}" pid="10" name="Objective-Path">
    <vt:lpwstr>DRMS Global Folder - PROD:Defence Business Units:Navy:Strategic Command:Hydrography and Metoc Branch:HM BRANCH : Hydrography and Metoc Branch:01 HM Branch Corporate Files:4. Military and Maritime Geospatial Information Management:Charting Standards &amp; Spec</vt:lpwstr>
  </property>
  <property fmtid="{D5CDD505-2E9C-101B-9397-08002B2CF9AE}" pid="11" name="Objective-Parent">
    <vt:lpwstr>20100105 S-101 Product Specification 0.1_From Julia</vt:lpwstr>
  </property>
  <property fmtid="{D5CDD505-2E9C-101B-9397-08002B2CF9AE}" pid="12" name="Objective-State">
    <vt:lpwstr>Published</vt:lpwstr>
  </property>
  <property fmtid="{D5CDD505-2E9C-101B-9397-08002B2CF9AE}" pid="13" name="Objective-Title">
    <vt:lpwstr>20100105_5 S-101 ENC Product Specification draft 0.1 Dec 2009</vt:lpwstr>
  </property>
  <property fmtid="{D5CDD505-2E9C-101B-9397-08002B2CF9AE}" pid="14" name="Objective-Version">
    <vt:lpwstr>1.0</vt:lpwstr>
  </property>
  <property fmtid="{D5CDD505-2E9C-101B-9397-08002B2CF9AE}" pid="15" name="Objective-VersionComment">
    <vt:lpwstr>First version</vt:lpwstr>
  </property>
  <property fmtid="{D5CDD505-2E9C-101B-9397-08002B2CF9AE}" pid="16" name="Objective-VersionNumber">
    <vt:i4>1</vt:i4>
  </property>
  <property fmtid="{D5CDD505-2E9C-101B-9397-08002B2CF9AE}" pid="17" name="Objective-FileNumber">
    <vt:lpwstr>2007/2500278</vt:lpwstr>
  </property>
  <property fmtid="{D5CDD505-2E9C-101B-9397-08002B2CF9AE}" pid="18" name="Objective-Classification">
    <vt:lpwstr>Not classified</vt:lpwstr>
  </property>
  <property fmtid="{D5CDD505-2E9C-101B-9397-08002B2CF9AE}" pid="19" name="Objective-Caveats">
    <vt:lpwstr/>
  </property>
  <property fmtid="{D5CDD505-2E9C-101B-9397-08002B2CF9AE}" pid="20" name="GrammarlyDocumentId">
    <vt:lpwstr>c21f851ecb5058cc422cd1e0715a81238686c51d3bd896a47f9dbd00705a7852</vt:lpwstr>
  </property>
</Properties>
</file>